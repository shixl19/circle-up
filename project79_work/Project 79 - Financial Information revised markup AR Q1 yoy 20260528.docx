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ustomizations.xml" ContentType="application/vnd.ms-word.keyMapCustomization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C2E9C" w14:textId="38AFD5F3" w:rsidR="003416FA" w:rsidRPr="00DE4B8C" w:rsidRDefault="00563F18" w:rsidP="003416FA">
      <w:pPr>
        <w:pBdr>
          <w:top w:val="single" w:sz="5" w:space="2" w:color="221F20"/>
          <w:left w:val="single" w:sz="5" w:space="3" w:color="221F20"/>
          <w:bottom w:val="single" w:sz="5" w:space="2" w:color="221F20"/>
          <w:right w:val="single" w:sz="5" w:space="3" w:color="221F20"/>
        </w:pBdr>
        <w:shd w:val="solid" w:color="E6E7E7" w:fill="E6E7E7"/>
        <w:spacing w:after="240" w:line="240" w:lineRule="auto"/>
        <w:ind w:right="72" w:firstLine="720"/>
        <w:jc w:val="both"/>
        <w:textAlignment w:val="baseline"/>
        <w:rPr>
          <w:rFonts w:ascii="Times New Roman" w:hAnsi="Times New Roman" w:cs="Times New Roman"/>
          <w:i/>
          <w:color w:val="000000"/>
        </w:rPr>
      </w:pPr>
      <w:r w:rsidRPr="00563F18">
        <w:rPr>
          <w:rFonts w:ascii="Times New Roman" w:hAnsi="Times New Roman" w:cs="Times New Roman"/>
          <w:i/>
          <w:color w:val="000000"/>
        </w:rPr>
        <w:t xml:space="preserve">You should read the following discussion in conjunction with the consolidated financial statements and the notes thereto included in the Accountants' Report set out in Appendix I to this document, which have been prepared in accordance with IFRS Accounting Standards, and the selected historical financial information and operating data included elsewhere in this document. Our historical results do not necessarily indicate results expected for any future periods. The following discussion and analysis </w:t>
      </w:r>
      <w:proofErr w:type="gramStart"/>
      <w:r w:rsidRPr="00563F18">
        <w:rPr>
          <w:rFonts w:ascii="Times New Roman" w:hAnsi="Times New Roman" w:cs="Times New Roman"/>
          <w:i/>
          <w:color w:val="000000"/>
        </w:rPr>
        <w:t>contains</w:t>
      </w:r>
      <w:proofErr w:type="gramEnd"/>
      <w:r w:rsidRPr="00563F18">
        <w:rPr>
          <w:rFonts w:ascii="Times New Roman" w:hAnsi="Times New Roman" w:cs="Times New Roman"/>
          <w:i/>
          <w:color w:val="000000"/>
        </w:rPr>
        <w:t xml:space="preserve"> forward-looking statements that involve risks and uncertainties. Our actual results may differ from those anticipated in these forward-looking statements </w:t>
      </w:r>
      <w:proofErr w:type="gramStart"/>
      <w:r w:rsidRPr="00563F18">
        <w:rPr>
          <w:rFonts w:ascii="Times New Roman" w:hAnsi="Times New Roman" w:cs="Times New Roman"/>
          <w:i/>
          <w:color w:val="000000"/>
        </w:rPr>
        <w:t>as a result of</w:t>
      </w:r>
      <w:proofErr w:type="gramEnd"/>
      <w:r w:rsidRPr="00563F18">
        <w:rPr>
          <w:rFonts w:ascii="Times New Roman" w:hAnsi="Times New Roman" w:cs="Times New Roman"/>
          <w:i/>
          <w:color w:val="000000"/>
        </w:rPr>
        <w:t xml:space="preserve"> any number of factors, including those set forth in “Forward-looking Statements” and “Risk Factors.” In evaluating our business, you should carefully consider the information provided in “Risk Factors” in this document</w:t>
      </w:r>
      <w:r w:rsidR="003416FA" w:rsidRPr="00DE4B8C">
        <w:rPr>
          <w:rFonts w:ascii="Times New Roman" w:hAnsi="Times New Roman" w:cs="Times New Roman"/>
          <w:i/>
          <w:color w:val="000000"/>
        </w:rPr>
        <w:t>.</w:t>
      </w:r>
    </w:p>
    <w:p w14:paraId="2E05C98E" w14:textId="3AB2ED2E" w:rsidR="00AF2C30" w:rsidRDefault="007516D7" w:rsidP="00720E73">
      <w:pPr>
        <w:jc w:val="both"/>
        <w:outlineLvl w:val="0"/>
        <w:rPr>
          <w:rFonts w:ascii="Times New Roman" w:hAnsi="Times New Roman" w:cs="Times New Roman"/>
          <w:b/>
          <w:bCs/>
          <w:iCs/>
        </w:rPr>
      </w:pPr>
      <w:r w:rsidRPr="002D032B">
        <w:rPr>
          <w:rFonts w:ascii="Times New Roman" w:hAnsi="Times New Roman" w:cs="Times New Roman"/>
          <w:b/>
          <w:iCs/>
        </w:rPr>
        <w:t>OVERVIEW</w:t>
      </w:r>
      <w:r w:rsidR="009247E2">
        <w:rPr>
          <w:rFonts w:ascii="Times New Roman" w:hAnsi="Times New Roman" w:cs="Times New Roman" w:hint="eastAsia"/>
          <w:b/>
          <w:iCs/>
        </w:rPr>
        <w:t xml:space="preserve"> </w:t>
      </w:r>
    </w:p>
    <w:p w14:paraId="066483D8" w14:textId="7FA4F68C" w:rsidR="00563F18" w:rsidRPr="00563F18" w:rsidRDefault="00307E21" w:rsidP="00BA1B08">
      <w:pPr>
        <w:snapToGrid w:val="0"/>
        <w:spacing w:after="240" w:line="240" w:lineRule="auto"/>
        <w:ind w:firstLine="720"/>
        <w:jc w:val="both"/>
        <w:rPr>
          <w:rFonts w:ascii="Times New Roman" w:hAnsi="Times New Roman" w:cs="Times New Roman"/>
          <w:iCs/>
        </w:rPr>
      </w:pPr>
      <w:r>
        <w:rPr>
          <w:b w:val="0"/>
          <w:color w:val="002F6C"/>
        </w:rPr>
        <w:t>We are a Specialist Technology Company focusing on AI infrastructure and agentic model-serving technologies. During the Track Record Period, we were at an early commercialisation stage, with revenue beginning in the fourth quarter of 2024 and increasing substantially in 2025 and the three months ended March 31, 2026. We intend to apply for listing as a Pre-Commercial Company under Chapter 18C of the Listing Rules. Accordingly, investors should read this section together with the disclosures on our Specialist Technology Products, research and development activities, commercialisation progress, working capital, cash operating costs and R&amp;D expenditure set out in this document.</w:t>
      </w:r>
    </w:p>
    <w:p w14:paraId="29B8F351" w14:textId="48802083" w:rsidR="007C481E" w:rsidRPr="00401644" w:rsidRDefault="007C481E" w:rsidP="007C481E">
      <w:pPr>
        <w:jc w:val="both"/>
        <w:outlineLvl w:val="0"/>
        <w:rPr>
          <w:rFonts w:ascii="Times New Roman" w:hAnsi="Times New Roman" w:cs="Times New Roman"/>
          <w:b/>
          <w:i/>
        </w:rPr>
      </w:pPr>
      <w:r w:rsidRPr="002D032B">
        <w:rPr>
          <w:rFonts w:ascii="Times New Roman" w:hAnsi="Times New Roman" w:cs="Times New Roman"/>
          <w:b/>
          <w:iCs/>
        </w:rPr>
        <w:t>BASIS OF PRESENTATION</w:t>
      </w:r>
    </w:p>
    <w:p w14:paraId="7D2490BC" w14:textId="701B0D83" w:rsidR="00A5230B" w:rsidRPr="00A5230B" w:rsidRDefault="00686215" w:rsidP="00686215">
      <w:pPr>
        <w:snapToGrid w:val="0"/>
        <w:spacing w:after="240" w:line="240" w:lineRule="auto"/>
        <w:ind w:firstLine="720"/>
        <w:jc w:val="both"/>
        <w:rPr>
          <w:rFonts w:ascii="Times New Roman" w:hAnsi="Times New Roman" w:cs="Times New Roman"/>
          <w:iCs/>
        </w:rPr>
      </w:pPr>
      <w:commentRangeStart w:id="0"/>
      <w:r>
        <w:rPr>
          <w:rFonts w:ascii="Times New Roman" w:hAnsi="Times New Roman" w:cs="Times New Roman"/>
          <w:iCs/>
        </w:rPr>
        <w:t>Our</w:t>
      </w:r>
      <w:r w:rsidR="00A5230B" w:rsidRPr="00A5230B">
        <w:rPr>
          <w:rFonts w:ascii="Times New Roman" w:hAnsi="Times New Roman" w:cs="Times New Roman"/>
          <w:iCs/>
        </w:rPr>
        <w:t xml:space="preserve"> historical</w:t>
      </w:r>
      <w:commentRangeEnd w:id="0"/>
      <w:r w:rsidR="00BA1B08">
        <w:rPr>
          <w:rStyle w:val="CommentReference"/>
          <w:rFonts w:ascii="Times New Roman" w:eastAsia="SimSun" w:hAnsi="Times New Roman" w:cs="Times New Roman"/>
        </w:rPr>
      </w:r>
      <w:r w:rsidR="00A5230B" w:rsidRPr="00A5230B">
        <w:rPr>
          <w:rFonts w:ascii="Times New Roman" w:hAnsi="Times New Roman" w:cs="Times New Roman"/>
          <w:iCs/>
        </w:rPr>
        <w:t xml:space="preserve"> financial information has been prepared based on accounting policies which conform with </w:t>
      </w:r>
      <w:r w:rsidRPr="00686215">
        <w:rPr>
          <w:rFonts w:ascii="Times New Roman" w:hAnsi="Times New Roman" w:cs="Times New Roman"/>
          <w:iCs/>
        </w:rPr>
        <w:t>International Financial</w:t>
      </w:r>
      <w:r>
        <w:rPr>
          <w:rFonts w:ascii="Times New Roman" w:hAnsi="Times New Roman" w:cs="Times New Roman"/>
          <w:iCs/>
        </w:rPr>
        <w:t xml:space="preserve"> </w:t>
      </w:r>
      <w:r w:rsidRPr="00686215">
        <w:rPr>
          <w:rFonts w:ascii="Times New Roman" w:hAnsi="Times New Roman" w:cs="Times New Roman"/>
          <w:iCs/>
        </w:rPr>
        <w:t xml:space="preserve">Reporting Standards </w:t>
      </w:r>
      <w:proofErr w:type="gramStart"/>
      <w:r>
        <w:rPr>
          <w:rFonts w:ascii="Times New Roman" w:hAnsi="Times New Roman" w:cs="Times New Roman"/>
          <w:iCs/>
        </w:rPr>
        <w:t>(</w:t>
      </w:r>
      <w:r w:rsidRPr="00686215">
        <w:rPr>
          <w:rFonts w:ascii="Times New Roman" w:hAnsi="Times New Roman" w:cs="Times New Roman"/>
          <w:iCs/>
        </w:rPr>
        <w:t xml:space="preserve"> “</w:t>
      </w:r>
      <w:proofErr w:type="gramEnd"/>
      <w:r w:rsidRPr="00686215">
        <w:rPr>
          <w:rFonts w:ascii="Times New Roman" w:hAnsi="Times New Roman" w:cs="Times New Roman"/>
          <w:b/>
          <w:bCs/>
          <w:iCs/>
        </w:rPr>
        <w:t>IFRS Accounting Standards</w:t>
      </w:r>
      <w:r w:rsidRPr="00686215">
        <w:rPr>
          <w:rFonts w:ascii="Times New Roman" w:hAnsi="Times New Roman" w:cs="Times New Roman"/>
          <w:iCs/>
        </w:rPr>
        <w:t>”</w:t>
      </w:r>
      <w:r>
        <w:rPr>
          <w:rFonts w:ascii="Times New Roman" w:hAnsi="Times New Roman" w:cs="Times New Roman"/>
          <w:iCs/>
        </w:rPr>
        <w:t>)</w:t>
      </w:r>
      <w:r w:rsidR="00A5230B" w:rsidRPr="00A5230B">
        <w:rPr>
          <w:rFonts w:ascii="Times New Roman" w:hAnsi="Times New Roman" w:cs="Times New Roman"/>
          <w:iCs/>
        </w:rPr>
        <w:t xml:space="preserve"> issued by the </w:t>
      </w:r>
      <w:r w:rsidRPr="00686215">
        <w:rPr>
          <w:rFonts w:ascii="Times New Roman" w:hAnsi="Times New Roman" w:cs="Times New Roman"/>
          <w:iCs/>
        </w:rPr>
        <w:t>International Accounting Standards Board</w:t>
      </w:r>
      <w:r>
        <w:rPr>
          <w:rFonts w:ascii="Times New Roman" w:hAnsi="Times New Roman" w:cs="Times New Roman"/>
          <w:iCs/>
        </w:rPr>
        <w:t xml:space="preserve"> (“</w:t>
      </w:r>
      <w:r w:rsidR="00A5230B" w:rsidRPr="00A5230B">
        <w:rPr>
          <w:rFonts w:ascii="Times New Roman" w:hAnsi="Times New Roman" w:cs="Times New Roman"/>
          <w:b/>
          <w:bCs/>
          <w:iCs/>
        </w:rPr>
        <w:t>IASB</w:t>
      </w:r>
      <w:r>
        <w:rPr>
          <w:rFonts w:ascii="Times New Roman" w:hAnsi="Times New Roman" w:cs="Times New Roman"/>
          <w:iCs/>
        </w:rPr>
        <w:t>”)</w:t>
      </w:r>
      <w:r w:rsidR="00A5230B" w:rsidRPr="00A5230B">
        <w:rPr>
          <w:rFonts w:ascii="Times New Roman" w:hAnsi="Times New Roman" w:cs="Times New Roman"/>
          <w:iCs/>
        </w:rPr>
        <w:t xml:space="preserve">. In addition, </w:t>
      </w:r>
      <w:r>
        <w:rPr>
          <w:rFonts w:ascii="Times New Roman" w:hAnsi="Times New Roman" w:cs="Times New Roman"/>
          <w:iCs/>
        </w:rPr>
        <w:t>our</w:t>
      </w:r>
      <w:r w:rsidR="00A5230B" w:rsidRPr="00A5230B">
        <w:rPr>
          <w:rFonts w:ascii="Times New Roman" w:hAnsi="Times New Roman" w:cs="Times New Roman"/>
          <w:iCs/>
        </w:rPr>
        <w:t xml:space="preserve"> historical financial information includes applicable disclosures required by the Listing Rules and the Hong Kong Companies Ordinance. </w:t>
      </w:r>
      <w:r>
        <w:rPr>
          <w:rFonts w:ascii="Times New Roman" w:hAnsi="Times New Roman" w:cs="Times New Roman"/>
          <w:iCs/>
        </w:rPr>
        <w:t>Our</w:t>
      </w:r>
      <w:r w:rsidR="00A5230B" w:rsidRPr="00A5230B">
        <w:rPr>
          <w:rFonts w:ascii="Times New Roman" w:hAnsi="Times New Roman" w:cs="Times New Roman"/>
          <w:iCs/>
        </w:rPr>
        <w:t xml:space="preserve"> historical financial information is presented in Renminbi (“</w:t>
      </w:r>
      <w:r w:rsidR="00A5230B" w:rsidRPr="00A5230B">
        <w:rPr>
          <w:rFonts w:ascii="Times New Roman" w:hAnsi="Times New Roman" w:cs="Times New Roman"/>
          <w:b/>
          <w:bCs/>
          <w:iCs/>
        </w:rPr>
        <w:t>RMB</w:t>
      </w:r>
      <w:r w:rsidR="00A5230B" w:rsidRPr="00A5230B">
        <w:rPr>
          <w:rFonts w:ascii="Times New Roman" w:hAnsi="Times New Roman" w:cs="Times New Roman"/>
          <w:iCs/>
        </w:rPr>
        <w:t xml:space="preserve">”), which is also </w:t>
      </w:r>
      <w:r>
        <w:rPr>
          <w:rFonts w:ascii="Times New Roman" w:hAnsi="Times New Roman" w:cs="Times New Roman"/>
          <w:iCs/>
        </w:rPr>
        <w:t>our</w:t>
      </w:r>
      <w:r w:rsidR="00A5230B" w:rsidRPr="00A5230B">
        <w:rPr>
          <w:rFonts w:ascii="Times New Roman" w:hAnsi="Times New Roman" w:cs="Times New Roman"/>
          <w:iCs/>
        </w:rPr>
        <w:t xml:space="preserve"> functional currency, and all values are rounded to the nearest thousand except when otherwise indicated.</w:t>
      </w:r>
    </w:p>
    <w:p w14:paraId="15B34EEB" w14:textId="5B2BC322" w:rsidR="009B6BF2" w:rsidRPr="00930F1D" w:rsidRDefault="00F93B55" w:rsidP="00930F1D">
      <w:pPr>
        <w:jc w:val="both"/>
        <w:outlineLvl w:val="0"/>
        <w:rPr>
          <w:rFonts w:ascii="Times New Roman" w:hAnsi="Times New Roman" w:cs="Times New Roman"/>
          <w:b/>
          <w:iCs/>
        </w:rPr>
      </w:pPr>
      <w:r w:rsidRPr="00930F1D">
        <w:rPr>
          <w:rFonts w:ascii="Times New Roman" w:hAnsi="Times New Roman" w:cs="Times New Roman" w:hint="eastAsia"/>
          <w:b/>
          <w:iCs/>
        </w:rPr>
        <w:t>K</w:t>
      </w:r>
      <w:r w:rsidRPr="00930F1D">
        <w:rPr>
          <w:rFonts w:ascii="Times New Roman" w:hAnsi="Times New Roman" w:cs="Times New Roman"/>
          <w:b/>
          <w:iCs/>
        </w:rPr>
        <w:t>EY</w:t>
      </w:r>
      <w:r w:rsidR="009B6BF2" w:rsidRPr="00930F1D">
        <w:rPr>
          <w:rFonts w:ascii="Times New Roman" w:hAnsi="Times New Roman" w:cs="Times New Roman"/>
          <w:b/>
          <w:iCs/>
        </w:rPr>
        <w:t xml:space="preserve"> FACTORS AFFECTING OUR RESULTS OF OPERATIONS</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sidRPr="00FE2295">
        <w:rPr>
          <w:rFonts w:ascii="Times New Roman" w:hAnsi="Times New Roman" w:cs="Times New Roman"/>
          <w:iCs/>
        </w:rPr>
        <w:t xml:space="preserve">Our results </w:t>
      </w:r>
      <w:proofErr w:type="gramStart"/>
      <w:r w:rsidRPr="00FE2295">
        <w:rPr>
          <w:rFonts w:ascii="Times New Roman" w:hAnsi="Times New Roman" w:cs="Times New Roman"/>
          <w:iCs/>
        </w:rPr>
        <w:t>of</w:t>
      </w:r>
      <w:proofErr w:type="gramEnd"/>
      <w:r w:rsidRPr="00FE2295">
        <w:rPr>
          <w:rFonts w:ascii="Times New Roman" w:hAnsi="Times New Roman" w:cs="Times New Roman"/>
          <w:iCs/>
        </w:rPr>
        <w:t xml:space="preserve"> operations, financial condition and the period-to-period comparability of our</w:t>
      </w:r>
      <w:r>
        <w:rPr>
          <w:rFonts w:ascii="Times New Roman" w:hAnsi="Times New Roman" w:cs="Times New Roman"/>
          <w:iCs/>
        </w:rPr>
        <w:t xml:space="preserve"> </w:t>
      </w:r>
      <w:r w:rsidRPr="00FE2295">
        <w:rPr>
          <w:rFonts w:ascii="Times New Roman" w:hAnsi="Times New Roman" w:cs="Times New Roman"/>
          <w:iCs/>
        </w:rPr>
        <w:t>financial results are principally affected by the following factors:</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Pr>
          <w:b w:val="0"/>
          <w:color w:val="002F6C"/>
        </w:rPr>
        <w:t>Commercialisation Stage and Path to Profitability</w:t>
      </w:r>
    </w:p>
    <w:p w14:paraId="38E9E2BE" w14:textId="04ACCCF7" w:rsidR="00884FBB" w:rsidRDefault="00FE2295" w:rsidP="00FE2295">
      <w:pPr>
        <w:snapToGrid w:val="0"/>
        <w:spacing w:after="240" w:line="240" w:lineRule="auto"/>
        <w:ind w:firstLine="720"/>
        <w:jc w:val="both"/>
        <w:rPr>
          <w:rFonts w:ascii="Times New Roman" w:hAnsi="Times New Roman" w:cs="Times New Roman"/>
          <w:iCs/>
        </w:rPr>
      </w:pPr>
      <w:r>
        <w:rPr>
          <w:b w:val="0"/>
          <w:color w:val="002F6C"/>
        </w:rPr>
        <w:t>We commenced commercialisation in the fourth quarter of 2024 and continued to scale our revenue-generating business in 2025 and the three months ended March 31, 2026. Our revenue growth during the Track Record Period was primarily driven by (i) the transition from early-stage commercialisation to a broader customer base for our platform software and AGI enterprise solutions, (ii) the launch and rapid ramp-up of Agentic MaaS, which is charged primarily based on customer usage, and (iii) increasing demand from large model companies and enterprise customers for model training, inference and deployment capabilities. We expect our path to profitability to depend principally on continued revenue growth, higher utilisation of computing resources, optimisation of computing resource procurement and leasing arrangements, improved gross profit margin of MaaS and solution projects, and disciplined control of personnel, sales and administrative expenses. We expect to continue to incur substantial R&amp;D expenses in the near term as we invest in our core technologies and products.</w:t>
      </w:r>
    </w:p>
    <w:p w14:paraId="6733717A"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Development of the AI Industry and Demand for AI Infrastructure</w:t>
      </w:r>
    </w:p>
    <w:p w14:paraId="3B9541EE" w14:textId="1D594950"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The development of the AI industry and the increasing demand for AI model training, inference, agentic applications and enterprise AI adoption have been key drivers of our financial performance. As AI models increase in scale and complexity, customers require more efficient coordination of heterogeneous computing resources, stable training and inference operations, better observability and more cost-efficient token generation. These market requirements have supported demand for our agentic platform</w:t>
      </w:r>
      <w:r w:rsidR="00002103">
        <w:rPr>
          <w:rFonts w:ascii="Times New Roman" w:hAnsi="Times New Roman" w:cs="Times New Roman"/>
          <w:iCs/>
        </w:rPr>
        <w:t xml:space="preserve"> software</w:t>
      </w:r>
      <w:r w:rsidRPr="00A5230B">
        <w:rPr>
          <w:rFonts w:ascii="Times New Roman" w:hAnsi="Times New Roman" w:cs="Times New Roman"/>
          <w:iCs/>
        </w:rPr>
        <w:t xml:space="preserve">, artificial general intelligence ("AGI") enterprise solutions and Agentic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w:t>
      </w:r>
    </w:p>
    <w:p w14:paraId="680F1921" w14:textId="7E6BB4DE"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Commercialization of Our Product</w:t>
      </w:r>
      <w:r w:rsidR="00AC1376">
        <w:rPr>
          <w:rFonts w:ascii="Times New Roman" w:hAnsi="Times New Roman" w:cs="Times New Roman" w:hint="eastAsia"/>
          <w:b/>
          <w:iCs/>
        </w:rPr>
        <w:t>s</w:t>
      </w:r>
      <w:r w:rsidRPr="00A5230B">
        <w:rPr>
          <w:rFonts w:ascii="Times New Roman" w:hAnsi="Times New Roman" w:cs="Times New Roman"/>
          <w:b/>
          <w:iCs/>
        </w:rPr>
        <w:t xml:space="preserve"> and Services</w:t>
      </w:r>
    </w:p>
    <w:p w14:paraId="264406BE" w14:textId="6C17C0B3" w:rsidR="00A5230B" w:rsidRPr="00A5230B" w:rsidRDefault="00A5230B" w:rsidP="00930F1D">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financial performance depends on the pace and scale at which we commercialize our products and services. During the Track Record Period, we generated revenue from </w:t>
      </w:r>
      <w:r w:rsidR="00002103" w:rsidRPr="00A5230B">
        <w:rPr>
          <w:rFonts w:ascii="Times New Roman" w:hAnsi="Times New Roman" w:cs="Times New Roman"/>
          <w:iCs/>
        </w:rPr>
        <w:t>agentic platform</w:t>
      </w:r>
      <w:r w:rsidR="00002103">
        <w:rPr>
          <w:rFonts w:ascii="Times New Roman" w:hAnsi="Times New Roman" w:cs="Times New Roman"/>
          <w:iCs/>
        </w:rPr>
        <w:t xml:space="preserve"> software</w:t>
      </w:r>
      <w:r w:rsidR="00002103" w:rsidRPr="00A5230B">
        <w:rPr>
          <w:rFonts w:ascii="Times New Roman" w:hAnsi="Times New Roman" w:cs="Times New Roman"/>
          <w:iCs/>
        </w:rPr>
        <w:t xml:space="preserve">, AGI enterprise solutions and Agentic </w:t>
      </w:r>
      <w:proofErr w:type="spellStart"/>
      <w:r w:rsidR="00002103" w:rsidRPr="00A5230B">
        <w:rPr>
          <w:rFonts w:ascii="Times New Roman" w:hAnsi="Times New Roman" w:cs="Times New Roman"/>
          <w:iCs/>
        </w:rPr>
        <w:t>MaaS</w:t>
      </w:r>
      <w:proofErr w:type="spellEnd"/>
      <w:r w:rsidRPr="00A5230B">
        <w:rPr>
          <w:rFonts w:ascii="Times New Roman" w:hAnsi="Times New Roman" w:cs="Times New Roman"/>
          <w:iCs/>
        </w:rPr>
        <w:t xml:space="preserve">. </w:t>
      </w:r>
      <w:r w:rsidR="00002103" w:rsidRPr="00A5230B">
        <w:rPr>
          <w:rFonts w:ascii="Times New Roman" w:hAnsi="Times New Roman" w:cs="Times New Roman"/>
          <w:iCs/>
        </w:rPr>
        <w:t>Our agentic platform software can be deployed through private on-premises environments and public cloud infrastructure and offered under license arrangements or subscription-based pricing models.</w:t>
      </w:r>
      <w:r w:rsidR="00002103">
        <w:rPr>
          <w:rFonts w:ascii="Times New Roman" w:hAnsi="Times New Roman" w:cs="Times New Roman"/>
          <w:iCs/>
        </w:rPr>
        <w:t xml:space="preserve"> </w:t>
      </w:r>
      <w:r w:rsidRPr="00A5230B">
        <w:rPr>
          <w:rFonts w:ascii="Times New Roman" w:hAnsi="Times New Roman" w:cs="Times New Roman"/>
          <w:iCs/>
        </w:rPr>
        <w:t xml:space="preserve">Our AGI enterprise solutions deliver deployable AI solutions for vertical enterprise scenarios. </w:t>
      </w:r>
      <w:r w:rsidR="00002103">
        <w:rPr>
          <w:rFonts w:ascii="Times New Roman" w:hAnsi="Times New Roman" w:cs="Times New Roman"/>
          <w:iCs/>
        </w:rPr>
        <w:t xml:space="preserve">Our Agentic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 xml:space="preserve"> is delivered through managed model-serving infrastructure and usage-based service arrangements. </w:t>
      </w:r>
    </w:p>
    <w:p w14:paraId="1AC37540"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Product Capabilities and Technological Strength</w:t>
      </w:r>
    </w:p>
    <w:p w14:paraId="5775E400" w14:textId="77777777"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meet customer requirements and to scale revenue depends on our product capabilities and technological strength. Our agentic platform abstracts the differences among heterogeneous computing resources, provides unified orchestration and intelligent operations management, supports model-aware workload adaptation and optimization, and provides dynamic </w:t>
      </w:r>
      <w:r w:rsidRPr="00A5230B">
        <w:rPr>
          <w:rFonts w:ascii="Times New Roman" w:hAnsi="Times New Roman" w:cs="Times New Roman"/>
          <w:iCs/>
        </w:rPr>
        <w:t>workload scheduling, elastic resource allocation, operational reliability and observability. These capabilities support large-scale AI model training and inference workloads and help customers improve computing efficiency, deployment stability and operational automation.</w:t>
      </w:r>
    </w:p>
    <w:p w14:paraId="60B8C657"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Access to Computing Resources and Cost Management</w:t>
      </w:r>
    </w:p>
    <w:p w14:paraId="2B9DD87D" w14:textId="77777777" w:rsidR="00A5230B" w:rsidRPr="00A5230B" w:rsidRDefault="00A5230B" w:rsidP="00A5230B">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manage cost of sales is important to our gross profit margin. Our products and services require access to substantial AI computing capacity to support model training, inference and </w:t>
      </w:r>
      <w:proofErr w:type="spellStart"/>
      <w:r w:rsidRPr="00A5230B">
        <w:rPr>
          <w:rFonts w:ascii="Times New Roman" w:hAnsi="Times New Roman" w:cs="Times New Roman"/>
          <w:iCs/>
        </w:rPr>
        <w:t>MaaS</w:t>
      </w:r>
      <w:proofErr w:type="spellEnd"/>
      <w:r w:rsidRPr="00A5230B">
        <w:rPr>
          <w:rFonts w:ascii="Times New Roman" w:hAnsi="Times New Roman" w:cs="Times New Roman"/>
          <w:iCs/>
        </w:rPr>
        <w:t xml:space="preserve"> operations. We procure computing resources from third-party providers, including data center operators, AI computing cluster providers and cloud or infrastructure service providers, and integrate such resources with our proprietary platform, optimization technologies and operational capabilities. Our gross profit margin may be affected by our ability to procure computing resources and other service inputs efficiently, improve resource utilization, standardize delivery processes and optimize technical support and implementation costs.</w:t>
      </w:r>
    </w:p>
    <w:p w14:paraId="618707ED" w14:textId="77777777" w:rsidR="00A5230B" w:rsidRPr="00A5230B" w:rsidRDefault="00A5230B" w:rsidP="00A5230B">
      <w:pPr>
        <w:jc w:val="both"/>
        <w:outlineLvl w:val="0"/>
        <w:rPr>
          <w:rFonts w:ascii="Times New Roman" w:hAnsi="Times New Roman" w:cs="Times New Roman"/>
          <w:b/>
          <w:iCs/>
        </w:rPr>
      </w:pPr>
      <w:r w:rsidRPr="00A5230B">
        <w:rPr>
          <w:rFonts w:ascii="Times New Roman" w:hAnsi="Times New Roman" w:cs="Times New Roman"/>
          <w:b/>
          <w:iCs/>
        </w:rPr>
        <w:t>Continued Investment in R&amp;D and Talent</w:t>
      </w:r>
    </w:p>
    <w:p w14:paraId="6E3CE445" w14:textId="74769EA3" w:rsidR="00A5230B" w:rsidRDefault="00A5230B" w:rsidP="00AC1376">
      <w:pPr>
        <w:snapToGrid w:val="0"/>
        <w:spacing w:after="240" w:line="240" w:lineRule="auto"/>
        <w:ind w:firstLine="720"/>
        <w:jc w:val="both"/>
        <w:rPr>
          <w:rFonts w:ascii="Times New Roman" w:hAnsi="Times New Roman" w:cs="Times New Roman"/>
          <w:iCs/>
        </w:rPr>
      </w:pPr>
      <w:r w:rsidRPr="00A5230B">
        <w:rPr>
          <w:rFonts w:ascii="Times New Roman" w:hAnsi="Times New Roman" w:cs="Times New Roman"/>
          <w:iCs/>
        </w:rPr>
        <w:t xml:space="preserve">Our ability to maintain technological competitiveness depends on continued investment in R&amp;D and talent. </w:t>
      </w:r>
      <w:r w:rsidR="00930F1D">
        <w:rPr>
          <w:rFonts w:ascii="Times New Roman" w:hAnsi="Times New Roman" w:cs="Times New Roman" w:hint="eastAsia"/>
          <w:iCs/>
        </w:rPr>
        <w:t xml:space="preserve">Our R&amp;D expenses amounted to RMB30.6 million, RMB252.9 million, RMB354.7 million, </w:t>
      </w:r>
      <w:proofErr w:type="gramStart"/>
      <w:r w:rsidR="00930F1D">
        <w:rPr>
          <w:rFonts w:ascii="Times New Roman" w:hAnsi="Times New Roman" w:cs="Times New Roman" w:hint="eastAsia"/>
          <w:iCs/>
        </w:rPr>
        <w:t>RMB</w:t>
      </w:r>
      <w:r w:rsidR="00930F1D">
        <w:rPr>
          <w:rFonts w:ascii="Times New Roman" w:eastAsia="Arial" w:hAnsi="Times New Roman" w:cs="Times New Roman"/>
          <w:iCs/>
        </w:rPr>
        <w:t>[</w:t>
      </w:r>
      <w:proofErr w:type="gramEnd"/>
      <w:r w:rsidR="00930F1D">
        <w:rPr>
          <w:rFonts w:ascii="Times New Roman" w:eastAsia="Arial" w:hAnsi="Times New Roman" w:cs="Times New Roman"/>
          <w:iCs/>
        </w:rPr>
        <w:t>●]</w:t>
      </w:r>
      <w:r w:rsidR="00930F1D">
        <w:rPr>
          <w:rFonts w:ascii="Times New Roman" w:hAnsi="Times New Roman" w:cs="Times New Roman" w:hint="eastAsia"/>
          <w:iCs/>
        </w:rPr>
        <w:t xml:space="preserve"> million and RMB93.4 million in 2023, 2024, 2025 and for the three months ended March 31, </w:t>
      </w:r>
      <w:proofErr w:type="gramStart"/>
      <w:r w:rsidR="00930F1D">
        <w:rPr>
          <w:rFonts w:ascii="Times New Roman" w:hAnsi="Times New Roman" w:cs="Times New Roman" w:hint="eastAsia"/>
          <w:iCs/>
        </w:rPr>
        <w:t>2025</w:t>
      </w:r>
      <w:proofErr w:type="gramEnd"/>
      <w:r w:rsidR="00930F1D">
        <w:rPr>
          <w:rFonts w:ascii="Times New Roman" w:hAnsi="Times New Roman" w:cs="Times New Roman" w:hint="eastAsia"/>
          <w:iCs/>
        </w:rPr>
        <w:t xml:space="preserve"> and 2026, respectively. </w:t>
      </w:r>
      <w:r w:rsidR="00AC1376" w:rsidRPr="00A5230B">
        <w:rPr>
          <w:rFonts w:ascii="Times New Roman" w:hAnsi="Times New Roman" w:cs="Times New Roman"/>
          <w:iCs/>
        </w:rPr>
        <w:t>During the Track Record Period, our R&amp;D expenses increased significantly</w:t>
      </w:r>
      <w:r w:rsidR="00AC1376">
        <w:rPr>
          <w:rFonts w:ascii="Times New Roman" w:hAnsi="Times New Roman" w:cs="Times New Roman" w:hint="eastAsia"/>
          <w:iCs/>
        </w:rPr>
        <w:t xml:space="preserve"> </w:t>
      </w:r>
      <w:r w:rsidRPr="00A5230B">
        <w:rPr>
          <w:rFonts w:ascii="Times New Roman" w:hAnsi="Times New Roman" w:cs="Times New Roman"/>
          <w:iCs/>
        </w:rPr>
        <w:t>as we expanded our R&amp;D team and continued to develop heterogeneous computing technologies, inference optimization technologies, model-serving capabilities and agentic infrastructure. Such investment supports our product capabilities and commercialization but materially affects our profitability in the short to medium term.</w:t>
      </w:r>
    </w:p>
    <w:p w14:paraId="67361B9E" w14:textId="0B33BB64" w:rsidR="00E96644" w:rsidRDefault="007516D7" w:rsidP="00160C8C">
      <w:pPr>
        <w:jc w:val="both"/>
        <w:rPr>
          <w:rFonts w:ascii="Times New Roman" w:hAnsi="Times New Roman" w:cs="Times New Roman"/>
          <w:b/>
          <w:iCs/>
        </w:rPr>
      </w:pPr>
      <w:r w:rsidRPr="002D032B">
        <w:rPr>
          <w:rFonts w:ascii="Times New Roman" w:hAnsi="Times New Roman" w:cs="Times New Roman"/>
          <w:b/>
          <w:iCs/>
        </w:rPr>
        <w:t>CRITICAL ACCOUNTING POLICIES, JUDGMENTS AND ESTIMATES</w:t>
      </w:r>
      <w:r w:rsidR="00AC1376">
        <w:rPr>
          <w:rFonts w:ascii="Times New Roman" w:hAnsi="Times New Roman" w:cs="Times New Roman" w:hint="eastAsia"/>
          <w:b/>
          <w:iCs/>
        </w:rPr>
        <w:t xml:space="preserve"> </w:t>
      </w:r>
    </w:p>
    <w:p w14:paraId="6855D74F" w14:textId="3A56CB1A" w:rsidR="00A5230B" w:rsidRPr="00A5230B" w:rsidRDefault="00AC1376" w:rsidP="00AC1376">
      <w:pPr>
        <w:snapToGrid w:val="0"/>
        <w:spacing w:after="240" w:line="240" w:lineRule="auto"/>
        <w:ind w:firstLine="720"/>
        <w:jc w:val="both"/>
        <w:rPr>
          <w:rFonts w:ascii="Times New Roman" w:hAnsi="Times New Roman" w:cs="Times New Roman"/>
          <w:iCs/>
        </w:rPr>
      </w:pPr>
      <w:r w:rsidRPr="00AC1376">
        <w:rPr>
          <w:rFonts w:ascii="Times New Roman" w:hAnsi="Times New Roman" w:cs="Times New Roman"/>
          <w:iCs/>
        </w:rPr>
        <w:t xml:space="preserve">The preparation of historical financial statements in conformity with IFRS Accounting Standards requires our management to make judgments, estimates and assumptions that affect the reported amounts of revenues, expenses, assets and liabilities, and the accompanying disclosures, and the disclosure of contingent liabilities. Such judgments, estimates and assumptions are continually evaluated and are based on historical experience and various other factors, including expectations of future events, that are believed to be reasonable under the circumstances, from which our actual results may differ. See Notes </w:t>
      </w:r>
      <w:r>
        <w:rPr>
          <w:rFonts w:ascii="Times New Roman" w:hAnsi="Times New Roman" w:cs="Times New Roman" w:hint="eastAsia"/>
          <w:iCs/>
        </w:rPr>
        <w:t>3</w:t>
      </w:r>
      <w:r w:rsidRPr="00AC1376">
        <w:rPr>
          <w:rFonts w:ascii="Times New Roman" w:hAnsi="Times New Roman" w:cs="Times New Roman"/>
          <w:iCs/>
        </w:rPr>
        <w:t xml:space="preserve"> and </w:t>
      </w:r>
      <w:r>
        <w:rPr>
          <w:rFonts w:ascii="Times New Roman" w:hAnsi="Times New Roman" w:cs="Times New Roman" w:hint="eastAsia"/>
          <w:iCs/>
        </w:rPr>
        <w:t>4</w:t>
      </w:r>
      <w:r w:rsidRPr="00AC1376">
        <w:rPr>
          <w:rFonts w:ascii="Times New Roman" w:hAnsi="Times New Roman" w:cs="Times New Roman"/>
          <w:iCs/>
        </w:rPr>
        <w:t xml:space="preserve"> to the Accountants’ Report set out in Appendix I to this prospectus for a detailed description of our material accounting policies, judgments and estimates.</w:t>
      </w:r>
    </w:p>
    <w:p w14:paraId="5DFC916B" w14:textId="05CAA886" w:rsidR="00AD53D0" w:rsidRPr="002D032B" w:rsidRDefault="00AB2F8E" w:rsidP="007D1F51">
      <w:pPr>
        <w:jc w:val="both"/>
        <w:outlineLvl w:val="0"/>
        <w:rPr>
          <w:rFonts w:ascii="Times New Roman" w:hAnsi="Times New Roman" w:cs="Times New Roman"/>
          <w:b/>
          <w:iCs/>
        </w:rPr>
      </w:pPr>
      <w:r>
        <w:rPr>
          <w:rFonts w:ascii="Times New Roman" w:hAnsi="Times New Roman" w:cs="Times New Roman"/>
          <w:b/>
          <w:iCs/>
        </w:rPr>
        <w:t>RESULTS</w:t>
      </w:r>
      <w:r w:rsidR="007D385A">
        <w:rPr>
          <w:rFonts w:ascii="Times New Roman" w:hAnsi="Times New Roman" w:cs="Times New Roman"/>
          <w:b/>
          <w:iCs/>
        </w:rPr>
        <w:t xml:space="preserve"> OF </w:t>
      </w:r>
      <w:r>
        <w:rPr>
          <w:rFonts w:ascii="Times New Roman" w:hAnsi="Times New Roman" w:cs="Times New Roman"/>
          <w:b/>
          <w:iCs/>
        </w:rPr>
        <w:t>OPERATIONS</w:t>
      </w:r>
    </w:p>
    <w:p w14:paraId="11F8F2D4" w14:textId="0BF77D32" w:rsidR="003D1263" w:rsidRPr="002D032B" w:rsidRDefault="00AD53D0" w:rsidP="001F669F">
      <w:pPr>
        <w:snapToGrid w:val="0"/>
        <w:spacing w:after="240" w:line="240" w:lineRule="auto"/>
        <w:ind w:firstLine="720"/>
        <w:jc w:val="both"/>
        <w:rPr>
          <w:rFonts w:ascii="Times New Roman" w:hAnsi="Times New Roman" w:cs="Times New Roman"/>
          <w:iCs/>
        </w:rPr>
      </w:pPr>
      <w:r w:rsidRPr="002D032B">
        <w:rPr>
          <w:rFonts w:ascii="Times New Roman" w:eastAsia="Arial" w:hAnsi="Times New Roman" w:cs="Times New Roman"/>
          <w:iCs/>
          <w:lang w:eastAsia="en-US"/>
        </w:rPr>
        <w:t xml:space="preserve">The following table set forth our </w:t>
      </w:r>
      <w:r w:rsidR="00267650">
        <w:rPr>
          <w:rFonts w:ascii="Times New Roman" w:eastAsia="Arial" w:hAnsi="Times New Roman" w:cs="Times New Roman"/>
          <w:iCs/>
          <w:lang w:eastAsia="en-US"/>
        </w:rPr>
        <w:t xml:space="preserve">consolidated </w:t>
      </w:r>
      <w:r w:rsidR="00082AE8" w:rsidRPr="002D032B">
        <w:rPr>
          <w:rFonts w:ascii="Times New Roman" w:eastAsia="Arial" w:hAnsi="Times New Roman" w:cs="Times New Roman"/>
          <w:iCs/>
          <w:lang w:eastAsia="en-US"/>
        </w:rPr>
        <w:t>statements of profit or loss</w:t>
      </w:r>
      <w:r w:rsidR="00267650">
        <w:rPr>
          <w:rFonts w:ascii="Times New Roman" w:eastAsia="Arial" w:hAnsi="Times New Roman" w:cs="Times New Roman"/>
          <w:iCs/>
          <w:lang w:eastAsia="en-US"/>
        </w:rPr>
        <w:t xml:space="preserve"> and other comprehensive income</w:t>
      </w:r>
      <w:r w:rsidRPr="002D032B">
        <w:rPr>
          <w:rFonts w:ascii="Times New Roman" w:eastAsia="Arial" w:hAnsi="Times New Roman" w:cs="Times New Roman"/>
          <w:iCs/>
          <w:lang w:eastAsia="en-US"/>
        </w:rPr>
        <w:t xml:space="preserve"> for the periods indicated</w:t>
      </w:r>
      <w:r w:rsidR="00ED23E8" w:rsidRPr="002D032B">
        <w:rPr>
          <w:rFonts w:ascii="Times New Roman" w:eastAsia="Arial" w:hAnsi="Times New Roman" w:cs="Times New Roman"/>
          <w:iCs/>
        </w:rPr>
        <w:t>.</w:t>
      </w:r>
      <w:r w:rsidR="002D6B67" w:rsidRPr="002D032B">
        <w:rPr>
          <w:rFonts w:ascii="Times New Roman" w:hAnsi="Times New Roman" w:cs="Times New Roman"/>
          <w:iCs/>
        </w:rPr>
        <w:t xml:space="preserve"> </w:t>
      </w:r>
    </w:p>
    <w:tbl>
      <w:tblPr>
        <w:tblStyle w:val="TableGrid133"/>
        <w:tblW w:w="5340" w:type="pc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58"/>
        <w:gridCol w:w="808"/>
        <w:gridCol w:w="808"/>
        <w:gridCol w:w="808"/>
        <w:gridCol w:w="808"/>
        <w:gridCol w:w="135"/>
        <w:gridCol w:w="674"/>
        <w:gridCol w:w="779"/>
        <w:gridCol w:w="29"/>
        <w:gridCol w:w="808"/>
        <w:gridCol w:w="808"/>
        <w:gridCol w:w="808"/>
        <w:gridCol w:w="810"/>
      </w:tblGrid>
      <w:tr w:rsidR="00267650" w:rsidRPr="003F6C55" w14:paraId="55AAAEEE" w14:textId="77777777" w:rsidTr="00E45595">
        <w:tc>
          <w:tcPr>
            <w:tcW w:w="1558" w:type="dxa"/>
            <w:vAlign w:val="bottom"/>
          </w:tcPr>
          <w:p w14:paraId="0F1C0557" w14:textId="77777777" w:rsidR="00267650" w:rsidRPr="00AC37F5" w:rsidRDefault="00267650" w:rsidP="00E45595">
            <w:pPr>
              <w:snapToGrid w:val="0"/>
              <w:contextualSpacing/>
              <w:rPr>
                <w:rFonts w:eastAsia="Arial"/>
                <w:sz w:val="16"/>
                <w:szCs w:val="16"/>
              </w:rPr>
            </w:pPr>
            <w:bookmarkStart w:id="1" w:name="_Hlk75789626"/>
          </w:p>
        </w:tc>
        <w:tc>
          <w:tcPr>
            <w:tcW w:w="4820" w:type="dxa"/>
            <w:gridSpan w:val="7"/>
            <w:vAlign w:val="bottom"/>
          </w:tcPr>
          <w:p w14:paraId="41059CC4" w14:textId="77777777" w:rsidR="00267650" w:rsidRPr="00AC37F5" w:rsidRDefault="00267650" w:rsidP="00E45595">
            <w:pPr>
              <w:pBdr>
                <w:bottom w:val="single" w:sz="2" w:space="1" w:color="auto"/>
              </w:pBdr>
              <w:snapToGrid w:val="0"/>
              <w:contextualSpacing/>
              <w:jc w:val="center"/>
              <w:rPr>
                <w:rFonts w:eastAsia="Arial"/>
                <w:b/>
                <w:sz w:val="16"/>
                <w:szCs w:val="16"/>
              </w:rPr>
            </w:pPr>
            <w:commentRangeStart w:id="2"/>
            <w:r w:rsidRPr="00AC37F5">
              <w:rPr>
                <w:rFonts w:eastAsia="Arial"/>
                <w:b/>
                <w:sz w:val="16"/>
                <w:szCs w:val="16"/>
              </w:rPr>
              <w:t>Year ended December</w:t>
            </w:r>
            <w:r w:rsidRPr="00AC37F5">
              <w:rPr>
                <w:rFonts w:eastAsiaTheme="minorEastAsia"/>
                <w:b/>
                <w:sz w:val="16"/>
                <w:szCs w:val="16"/>
                <w:lang w:eastAsia="zh-CN"/>
              </w:rPr>
              <w:t xml:space="preserve"> 31,</w:t>
            </w:r>
            <w:commentRangeEnd w:id="2"/>
            <w:r w:rsidR="00E45FD8">
              <w:rPr>
                <w:rStyle w:val="CommentReference"/>
                <w:rFonts w:eastAsia="SimSun"/>
                <w:lang w:eastAsia="zh-CN"/>
              </w:rPr>
              <w:commentReference w:id="2"/>
            </w:r>
          </w:p>
        </w:tc>
        <w:tc>
          <w:tcPr>
            <w:tcW w:w="3263" w:type="dxa"/>
            <w:gridSpan w:val="5"/>
          </w:tcPr>
          <w:p w14:paraId="0F5BF3F5" w14:textId="77777777" w:rsidR="00267650" w:rsidRPr="00AC37F5" w:rsidRDefault="00267650" w:rsidP="00E45595">
            <w:pPr>
              <w:pBdr>
                <w:bottom w:val="single" w:sz="2" w:space="1" w:color="auto"/>
              </w:pBdr>
              <w:snapToGrid w:val="0"/>
              <w:contextualSpacing/>
              <w:jc w:val="center"/>
              <w:rPr>
                <w:rFonts w:eastAsia="Arial"/>
                <w:b/>
                <w:sz w:val="16"/>
                <w:szCs w:val="16"/>
              </w:rPr>
            </w:pPr>
            <w:r w:rsidRPr="00AC37F5">
              <w:rPr>
                <w:rFonts w:eastAsia="Arial"/>
                <w:b/>
                <w:sz w:val="16"/>
                <w:szCs w:val="16"/>
              </w:rPr>
              <w:t>Three months ended March 31,</w:t>
            </w:r>
          </w:p>
        </w:tc>
      </w:tr>
      <w:tr w:rsidR="00267650" w:rsidRPr="003F6C55" w14:paraId="746723FF" w14:textId="77777777" w:rsidTr="00E45595">
        <w:tc>
          <w:tcPr>
            <w:tcW w:w="1558" w:type="dxa"/>
            <w:vAlign w:val="bottom"/>
          </w:tcPr>
          <w:p w14:paraId="1005D1C1" w14:textId="77777777" w:rsidR="00267650" w:rsidRPr="00AC37F5" w:rsidRDefault="00267650" w:rsidP="00E45595">
            <w:pPr>
              <w:snapToGrid w:val="0"/>
              <w:contextualSpacing/>
              <w:rPr>
                <w:rFonts w:eastAsia="Arial"/>
                <w:sz w:val="16"/>
                <w:szCs w:val="16"/>
              </w:rPr>
            </w:pPr>
          </w:p>
        </w:tc>
        <w:tc>
          <w:tcPr>
            <w:tcW w:w="1616" w:type="dxa"/>
            <w:gridSpan w:val="2"/>
            <w:vAlign w:val="bottom"/>
          </w:tcPr>
          <w:p w14:paraId="4A4CA52A" w14:textId="4066840A"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lang w:eastAsia="zh-CN"/>
              </w:rPr>
              <w:t>202</w:t>
            </w:r>
            <w:r w:rsidR="00221738">
              <w:rPr>
                <w:rFonts w:eastAsia="SimSun" w:hint="eastAsia"/>
                <w:b/>
                <w:sz w:val="16"/>
                <w:szCs w:val="16"/>
                <w:lang w:eastAsia="zh-CN"/>
              </w:rPr>
              <w:t>3</w:t>
            </w:r>
            <w:r w:rsidRPr="00AC37F5">
              <w:rPr>
                <w:rFonts w:eastAsia="Arial"/>
                <w:b/>
                <w:sz w:val="16"/>
                <w:szCs w:val="16"/>
              </w:rPr>
              <w:t xml:space="preserve"> </w:t>
            </w:r>
          </w:p>
        </w:tc>
        <w:tc>
          <w:tcPr>
            <w:tcW w:w="1616" w:type="dxa"/>
            <w:gridSpan w:val="2"/>
            <w:vAlign w:val="bottom"/>
          </w:tcPr>
          <w:p w14:paraId="7969241B" w14:textId="4B747887"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lang w:eastAsia="zh-CN"/>
              </w:rPr>
              <w:t>202</w:t>
            </w:r>
            <w:r w:rsidR="00221738">
              <w:rPr>
                <w:rFonts w:eastAsia="SimSun" w:hint="eastAsia"/>
                <w:b/>
                <w:sz w:val="16"/>
                <w:szCs w:val="16"/>
                <w:lang w:eastAsia="zh-CN"/>
              </w:rPr>
              <w:t>4</w:t>
            </w:r>
          </w:p>
        </w:tc>
        <w:tc>
          <w:tcPr>
            <w:tcW w:w="1617" w:type="dxa"/>
            <w:gridSpan w:val="4"/>
          </w:tcPr>
          <w:p w14:paraId="519B1692" w14:textId="21777450"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5</w:t>
            </w:r>
          </w:p>
        </w:tc>
        <w:tc>
          <w:tcPr>
            <w:tcW w:w="1616" w:type="dxa"/>
            <w:gridSpan w:val="2"/>
          </w:tcPr>
          <w:p w14:paraId="45BDB522" w14:textId="211A7EA2"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5</w:t>
            </w:r>
          </w:p>
        </w:tc>
        <w:tc>
          <w:tcPr>
            <w:tcW w:w="1618" w:type="dxa"/>
            <w:gridSpan w:val="2"/>
          </w:tcPr>
          <w:p w14:paraId="19DAA7E1" w14:textId="07767A27" w:rsidR="00267650" w:rsidRPr="00AC37F5" w:rsidRDefault="00267650" w:rsidP="00E45595">
            <w:pPr>
              <w:pBdr>
                <w:bottom w:val="single" w:sz="2" w:space="1" w:color="auto"/>
              </w:pBdr>
              <w:snapToGrid w:val="0"/>
              <w:contextualSpacing/>
              <w:jc w:val="center"/>
              <w:rPr>
                <w:rFonts w:eastAsia="SimSun"/>
                <w:b/>
                <w:sz w:val="16"/>
                <w:szCs w:val="16"/>
                <w:lang w:eastAsia="zh-CN"/>
              </w:rPr>
            </w:pPr>
            <w:r w:rsidRPr="00AC37F5">
              <w:rPr>
                <w:rFonts w:eastAsia="SimSun"/>
                <w:b/>
                <w:sz w:val="16"/>
                <w:szCs w:val="16"/>
              </w:rPr>
              <w:t>202</w:t>
            </w:r>
            <w:r w:rsidR="00221738">
              <w:rPr>
                <w:rFonts w:eastAsia="SimSun" w:hint="eastAsia"/>
                <w:b/>
                <w:sz w:val="16"/>
                <w:szCs w:val="16"/>
                <w:lang w:eastAsia="zh-CN"/>
              </w:rPr>
              <w:t>6</w:t>
            </w:r>
          </w:p>
        </w:tc>
      </w:tr>
      <w:tr w:rsidR="00267650" w:rsidRPr="003F6C55" w14:paraId="745FD42E" w14:textId="77777777" w:rsidTr="00E45595">
        <w:tblPrEx>
          <w:tblCellMar>
            <w:left w:w="108" w:type="dxa"/>
            <w:right w:w="108" w:type="dxa"/>
          </w:tblCellMar>
        </w:tblPrEx>
        <w:trPr>
          <w:trHeight w:val="283"/>
        </w:trPr>
        <w:tc>
          <w:tcPr>
            <w:tcW w:w="1558" w:type="dxa"/>
            <w:vAlign w:val="bottom"/>
          </w:tcPr>
          <w:p w14:paraId="33DCF5DC" w14:textId="77777777" w:rsidR="00267650" w:rsidRPr="00AC37F5" w:rsidRDefault="00267650" w:rsidP="00E45595">
            <w:pPr>
              <w:snapToGrid w:val="0"/>
              <w:contextualSpacing/>
              <w:rPr>
                <w:rFonts w:eastAsia="Arial"/>
                <w:sz w:val="16"/>
                <w:szCs w:val="16"/>
              </w:rPr>
            </w:pPr>
            <w:bookmarkStart w:id="3" w:name="_Hlk75790758"/>
          </w:p>
        </w:tc>
        <w:tc>
          <w:tcPr>
            <w:tcW w:w="808" w:type="dxa"/>
            <w:vAlign w:val="bottom"/>
          </w:tcPr>
          <w:p w14:paraId="3ED0B51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67C007B9"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w:t>
            </w:r>
          </w:p>
        </w:tc>
        <w:tc>
          <w:tcPr>
            <w:tcW w:w="808" w:type="dxa"/>
            <w:vAlign w:val="bottom"/>
          </w:tcPr>
          <w:p w14:paraId="4CF5324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7596A11C"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c>
          <w:tcPr>
            <w:tcW w:w="809" w:type="dxa"/>
            <w:gridSpan w:val="2"/>
            <w:vAlign w:val="bottom"/>
          </w:tcPr>
          <w:p w14:paraId="2EAFAEC7"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gridSpan w:val="2"/>
            <w:vAlign w:val="bottom"/>
          </w:tcPr>
          <w:p w14:paraId="24D0C8A9"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w:t>
            </w:r>
          </w:p>
        </w:tc>
        <w:tc>
          <w:tcPr>
            <w:tcW w:w="808" w:type="dxa"/>
            <w:vAlign w:val="bottom"/>
          </w:tcPr>
          <w:p w14:paraId="78AEAFFE"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08" w:type="dxa"/>
            <w:vAlign w:val="bottom"/>
          </w:tcPr>
          <w:p w14:paraId="60A290BE"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c>
          <w:tcPr>
            <w:tcW w:w="808" w:type="dxa"/>
            <w:vAlign w:val="bottom"/>
          </w:tcPr>
          <w:p w14:paraId="5797B166"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RMB</w:t>
            </w:r>
          </w:p>
        </w:tc>
        <w:tc>
          <w:tcPr>
            <w:tcW w:w="810" w:type="dxa"/>
            <w:vAlign w:val="bottom"/>
          </w:tcPr>
          <w:p w14:paraId="717D70DD" w14:textId="77777777" w:rsidR="00267650" w:rsidRPr="00AC37F5" w:rsidRDefault="00267650" w:rsidP="00E45595">
            <w:pPr>
              <w:pBdr>
                <w:bottom w:val="single" w:sz="4" w:space="1" w:color="auto"/>
              </w:pBdr>
              <w:snapToGrid w:val="0"/>
              <w:contextualSpacing/>
              <w:jc w:val="center"/>
              <w:rPr>
                <w:rFonts w:eastAsia="Arial"/>
                <w:bCs/>
                <w:i/>
                <w:iCs/>
                <w:sz w:val="16"/>
                <w:szCs w:val="16"/>
              </w:rPr>
            </w:pPr>
            <w:r w:rsidRPr="00AC37F5">
              <w:rPr>
                <w:rFonts w:eastAsia="Arial"/>
                <w:bCs/>
                <w:i/>
                <w:iCs/>
                <w:sz w:val="16"/>
                <w:szCs w:val="16"/>
              </w:rPr>
              <w:t xml:space="preserve">% </w:t>
            </w:r>
          </w:p>
        </w:tc>
      </w:tr>
      <w:bookmarkEnd w:id="1"/>
      <w:bookmarkEnd w:id="3"/>
      <w:tr w:rsidR="00267650" w:rsidRPr="003F6C55" w14:paraId="6B560536" w14:textId="77777777" w:rsidTr="00E45595">
        <w:tblPrEx>
          <w:tblCellMar>
            <w:left w:w="108" w:type="dxa"/>
            <w:right w:w="108" w:type="dxa"/>
          </w:tblCellMar>
        </w:tblPrEx>
        <w:trPr>
          <w:trHeight w:val="242"/>
        </w:trPr>
        <w:tc>
          <w:tcPr>
            <w:tcW w:w="1558" w:type="dxa"/>
            <w:vAlign w:val="bottom"/>
          </w:tcPr>
          <w:p w14:paraId="1B5BD955" w14:textId="77777777" w:rsidR="00267650" w:rsidRPr="00AC37F5" w:rsidRDefault="00267650" w:rsidP="00E45595">
            <w:pPr>
              <w:snapToGrid w:val="0"/>
              <w:contextualSpacing/>
              <w:rPr>
                <w:rFonts w:eastAsia="Arial"/>
                <w:sz w:val="16"/>
                <w:szCs w:val="16"/>
              </w:rPr>
            </w:pPr>
          </w:p>
        </w:tc>
        <w:tc>
          <w:tcPr>
            <w:tcW w:w="8083" w:type="dxa"/>
            <w:gridSpan w:val="12"/>
          </w:tcPr>
          <w:p w14:paraId="2DAD45A8" w14:textId="77777777" w:rsidR="00267650" w:rsidRPr="00AC37F5" w:rsidRDefault="00267650" w:rsidP="00E45595">
            <w:pPr>
              <w:snapToGrid w:val="0"/>
              <w:contextualSpacing/>
              <w:jc w:val="center"/>
              <w:rPr>
                <w:rFonts w:eastAsia="Arial"/>
                <w:bCs/>
                <w:i/>
                <w:iCs/>
                <w:sz w:val="16"/>
                <w:szCs w:val="16"/>
              </w:rPr>
            </w:pPr>
            <w:r w:rsidRPr="00AC37F5">
              <w:rPr>
                <w:rFonts w:eastAsia="Arial"/>
                <w:bCs/>
                <w:i/>
                <w:iCs/>
                <w:sz w:val="16"/>
                <w:szCs w:val="16"/>
              </w:rPr>
              <w:t>(RMB in thousands except for percentages)</w:t>
            </w:r>
          </w:p>
        </w:tc>
      </w:tr>
      <w:tr w:rsidR="00AC37F5" w:rsidRPr="003F6C55" w14:paraId="04ED7DF0" w14:textId="77777777" w:rsidTr="00E93A2B">
        <w:tblPrEx>
          <w:tblCellMar>
            <w:left w:w="108" w:type="dxa"/>
            <w:right w:w="108" w:type="dxa"/>
          </w:tblCellMar>
        </w:tblPrEx>
        <w:trPr>
          <w:trHeight w:val="242"/>
        </w:trPr>
        <w:tc>
          <w:tcPr>
            <w:tcW w:w="1558" w:type="dxa"/>
            <w:vAlign w:val="bottom"/>
          </w:tcPr>
          <w:p w14:paraId="5E12D7E2" w14:textId="77777777" w:rsidR="00AC37F5" w:rsidRPr="00AC37F5" w:rsidRDefault="00AC37F5" w:rsidP="00E45595">
            <w:pPr>
              <w:snapToGrid w:val="0"/>
              <w:contextualSpacing/>
              <w:rPr>
                <w:rFonts w:eastAsia="Arial"/>
                <w:sz w:val="16"/>
                <w:szCs w:val="16"/>
              </w:rPr>
            </w:pPr>
          </w:p>
        </w:tc>
        <w:tc>
          <w:tcPr>
            <w:tcW w:w="3367" w:type="dxa"/>
            <w:gridSpan w:val="5"/>
          </w:tcPr>
          <w:p w14:paraId="13F0EF44" w14:textId="77777777" w:rsidR="00AC37F5" w:rsidRPr="00AC37F5" w:rsidRDefault="00AC37F5" w:rsidP="00E45595">
            <w:pPr>
              <w:snapToGrid w:val="0"/>
              <w:contextualSpacing/>
              <w:jc w:val="center"/>
              <w:rPr>
                <w:rFonts w:eastAsia="Arial"/>
                <w:b/>
                <w:sz w:val="16"/>
                <w:szCs w:val="16"/>
              </w:rPr>
            </w:pPr>
          </w:p>
        </w:tc>
        <w:tc>
          <w:tcPr>
            <w:tcW w:w="1453" w:type="dxa"/>
            <w:gridSpan w:val="2"/>
            <w:vAlign w:val="bottom"/>
          </w:tcPr>
          <w:p w14:paraId="1D17C857" w14:textId="77777777" w:rsidR="00AC37F5" w:rsidRPr="00AC37F5" w:rsidRDefault="00AC37F5" w:rsidP="00E45595">
            <w:pPr>
              <w:snapToGrid w:val="0"/>
              <w:contextualSpacing/>
              <w:jc w:val="right"/>
              <w:rPr>
                <w:rFonts w:eastAsia="SimSun"/>
                <w:b/>
                <w:sz w:val="16"/>
                <w:szCs w:val="16"/>
              </w:rPr>
            </w:pPr>
          </w:p>
        </w:tc>
        <w:tc>
          <w:tcPr>
            <w:tcW w:w="3263" w:type="dxa"/>
            <w:gridSpan w:val="5"/>
          </w:tcPr>
          <w:p w14:paraId="65FF0EF3" w14:textId="17243636" w:rsidR="00AC37F5" w:rsidRPr="00AC37F5" w:rsidRDefault="00AC37F5" w:rsidP="00E45595">
            <w:pPr>
              <w:snapToGrid w:val="0"/>
              <w:contextualSpacing/>
              <w:jc w:val="center"/>
              <w:rPr>
                <w:rFonts w:eastAsia="SimSun"/>
                <w:bCs/>
                <w:i/>
                <w:iCs/>
                <w:sz w:val="16"/>
                <w:szCs w:val="16"/>
              </w:rPr>
            </w:pPr>
            <w:r w:rsidRPr="00AC37F5">
              <w:rPr>
                <w:rFonts w:eastAsia="SimSun"/>
                <w:bCs/>
                <w:i/>
                <w:iCs/>
                <w:sz w:val="16"/>
                <w:szCs w:val="16"/>
              </w:rPr>
              <w:t>(unaudited)</w:t>
            </w:r>
          </w:p>
        </w:tc>
      </w:tr>
      <w:tr w:rsidR="00006D51" w:rsidRPr="003F6C55" w14:paraId="4569B2C9" w14:textId="77777777" w:rsidTr="00D36171">
        <w:tc>
          <w:tcPr>
            <w:tcW w:w="1558" w:type="dxa"/>
            <w:vAlign w:val="bottom"/>
          </w:tcPr>
          <w:p w14:paraId="260504C1" w14:textId="77777777" w:rsidR="00006D51" w:rsidRPr="00307E21" w:rsidRDefault="00006D51" w:rsidP="00006D51">
            <w:pPr>
              <w:tabs>
                <w:tab w:val="right" w:leader="dot" w:pos="2805"/>
              </w:tabs>
              <w:snapToGrid w:val="0"/>
              <w:ind w:left="181" w:hanging="181"/>
              <w:contextualSpacing/>
              <w:rPr>
                <w:rFonts w:eastAsia="Arial"/>
                <w:b/>
                <w:bCs/>
                <w:sz w:val="16"/>
                <w:szCs w:val="16"/>
              </w:rPr>
            </w:pPr>
            <w:bookmarkStart w:id="4" w:name="_Hlk75789624"/>
            <w:r w:rsidRPr="00307E21">
              <w:rPr>
                <w:rFonts w:eastAsia="Arial"/>
                <w:b/>
                <w:bCs/>
                <w:sz w:val="16"/>
                <w:szCs w:val="16"/>
              </w:rPr>
              <w:t>Revenue</w:t>
            </w:r>
            <w:r w:rsidRPr="00307E21">
              <w:rPr>
                <w:rFonts w:eastAsia="Arial"/>
                <w:b/>
                <w:bCs/>
                <w:sz w:val="16"/>
                <w:szCs w:val="16"/>
              </w:rPr>
              <w:tab/>
            </w:r>
          </w:p>
        </w:tc>
        <w:tc>
          <w:tcPr>
            <w:tcW w:w="808" w:type="dxa"/>
            <w:vAlign w:val="bottom"/>
          </w:tcPr>
          <w:p w14:paraId="29942C2B" w14:textId="5F042065" w:rsidR="00006D51" w:rsidRPr="00307E21" w:rsidRDefault="00006D51" w:rsidP="00006D51">
            <w:pPr>
              <w:tabs>
                <w:tab w:val="decimal" w:pos="527"/>
              </w:tabs>
              <w:snapToGrid w:val="0"/>
              <w:contextualSpacing/>
              <w:jc w:val="right"/>
              <w:rPr>
                <w:b/>
                <w:bCs/>
                <w:color w:val="000000"/>
                <w:sz w:val="16"/>
                <w:szCs w:val="16"/>
                <w:lang w:val="en-GB"/>
              </w:rPr>
            </w:pPr>
            <w:r w:rsidRPr="00307E21">
              <w:rPr>
                <w:b/>
                <w:bCs/>
                <w:color w:val="000000"/>
                <w:sz w:val="16"/>
                <w:szCs w:val="16"/>
                <w:lang w:val="en-GB"/>
              </w:rPr>
              <w:t>—</w:t>
            </w:r>
          </w:p>
        </w:tc>
        <w:tc>
          <w:tcPr>
            <w:tcW w:w="808" w:type="dxa"/>
            <w:vAlign w:val="bottom"/>
          </w:tcPr>
          <w:p w14:paraId="346F2F1C" w14:textId="26928A04" w:rsidR="00006D51" w:rsidRPr="00307E21" w:rsidRDefault="00006D51" w:rsidP="00006D51">
            <w:pPr>
              <w:tabs>
                <w:tab w:val="decimal" w:pos="509"/>
              </w:tabs>
              <w:snapToGrid w:val="0"/>
              <w:contextualSpacing/>
              <w:jc w:val="right"/>
              <w:rPr>
                <w:rFonts w:eastAsia="SimSun"/>
                <w:b/>
                <w:bCs/>
                <w:sz w:val="16"/>
                <w:szCs w:val="16"/>
              </w:rPr>
            </w:pPr>
            <w:commentRangeStart w:id="5"/>
            <w:r w:rsidRPr="00307E21">
              <w:rPr>
                <w:b/>
                <w:bCs/>
                <w:sz w:val="16"/>
                <w:szCs w:val="32"/>
              </w:rPr>
              <w:t>N/A</w:t>
            </w:r>
            <w:commentRangeEnd w:id="5"/>
            <w:r w:rsidR="00BA1B08">
              <w:rPr>
                <w:rStyle w:val="CommentReference"/>
                <w:rFonts w:eastAsia="SimSun"/>
                <w:lang w:eastAsia="zh-CN"/>
              </w:rPr>
              <w:commentReference w:id="5"/>
            </w:r>
          </w:p>
        </w:tc>
        <w:tc>
          <w:tcPr>
            <w:tcW w:w="808" w:type="dxa"/>
            <w:vAlign w:val="bottom"/>
          </w:tcPr>
          <w:p w14:paraId="286F1592" w14:textId="3E9B8B5A" w:rsidR="00006D51" w:rsidRPr="00307E21" w:rsidRDefault="00006D51" w:rsidP="00006D51">
            <w:pPr>
              <w:tabs>
                <w:tab w:val="decimal" w:pos="876"/>
              </w:tabs>
              <w:snapToGrid w:val="0"/>
              <w:contextualSpacing/>
              <w:jc w:val="right"/>
              <w:rPr>
                <w:b/>
                <w:bCs/>
                <w:color w:val="000000"/>
                <w:sz w:val="16"/>
                <w:szCs w:val="16"/>
                <w:lang w:val="en-GB"/>
              </w:rPr>
            </w:pPr>
            <w:r w:rsidRPr="00307E21">
              <w:rPr>
                <w:b/>
                <w:bCs/>
                <w:color w:val="000000"/>
                <w:sz w:val="16"/>
                <w:szCs w:val="16"/>
              </w:rPr>
              <w:t xml:space="preserve">10,080 </w:t>
            </w:r>
          </w:p>
        </w:tc>
        <w:tc>
          <w:tcPr>
            <w:tcW w:w="808" w:type="dxa"/>
            <w:vAlign w:val="bottom"/>
          </w:tcPr>
          <w:p w14:paraId="489B580E" w14:textId="0C6FBA63" w:rsidR="00006D51" w:rsidRPr="00307E21" w:rsidRDefault="00006D51" w:rsidP="00006D51">
            <w:pPr>
              <w:tabs>
                <w:tab w:val="decimal" w:pos="876"/>
              </w:tabs>
              <w:snapToGrid w:val="0"/>
              <w:contextualSpacing/>
              <w:jc w:val="right"/>
              <w:rPr>
                <w:rFonts w:eastAsia="SimSun"/>
                <w:b/>
                <w:bCs/>
                <w:sz w:val="16"/>
                <w:szCs w:val="16"/>
                <w:lang w:eastAsia="zh-CN"/>
              </w:rPr>
            </w:pPr>
            <w:r w:rsidRPr="00307E21">
              <w:rPr>
                <w:b/>
                <w:bCs/>
                <w:color w:val="000000"/>
                <w:sz w:val="16"/>
                <w:szCs w:val="16"/>
              </w:rPr>
              <w:t xml:space="preserve">100.0 </w:t>
            </w:r>
          </w:p>
        </w:tc>
        <w:tc>
          <w:tcPr>
            <w:tcW w:w="809" w:type="dxa"/>
            <w:gridSpan w:val="2"/>
            <w:vAlign w:val="bottom"/>
          </w:tcPr>
          <w:p w14:paraId="0A8DFF02" w14:textId="49819FC7" w:rsidR="00006D51" w:rsidRPr="00307E21" w:rsidRDefault="00006D51" w:rsidP="00006D51">
            <w:pPr>
              <w:tabs>
                <w:tab w:val="decimal" w:pos="876"/>
              </w:tabs>
              <w:snapToGrid w:val="0"/>
              <w:contextualSpacing/>
              <w:jc w:val="right"/>
              <w:rPr>
                <w:b/>
                <w:bCs/>
                <w:color w:val="000000"/>
                <w:sz w:val="16"/>
                <w:szCs w:val="16"/>
                <w:lang w:val="en-GB"/>
              </w:rPr>
            </w:pPr>
            <w:r w:rsidRPr="00307E21">
              <w:rPr>
                <w:b/>
                <w:bCs/>
                <w:color w:val="000000"/>
                <w:sz w:val="16"/>
                <w:szCs w:val="16"/>
              </w:rPr>
              <w:t xml:space="preserve">75,545 </w:t>
            </w:r>
          </w:p>
        </w:tc>
        <w:tc>
          <w:tcPr>
            <w:tcW w:w="808" w:type="dxa"/>
            <w:gridSpan w:val="2"/>
            <w:vAlign w:val="bottom"/>
          </w:tcPr>
          <w:p w14:paraId="047CB51D" w14:textId="58744655" w:rsidR="00006D51" w:rsidRPr="00307E21" w:rsidRDefault="00006D51" w:rsidP="00006D51">
            <w:pPr>
              <w:tabs>
                <w:tab w:val="decimal" w:pos="876"/>
              </w:tabs>
              <w:snapToGrid w:val="0"/>
              <w:contextualSpacing/>
              <w:jc w:val="right"/>
              <w:rPr>
                <w:b/>
                <w:bCs/>
                <w:color w:val="000000"/>
                <w:sz w:val="16"/>
                <w:szCs w:val="16"/>
              </w:rPr>
            </w:pPr>
            <w:r w:rsidRPr="00307E21">
              <w:rPr>
                <w:b/>
                <w:bCs/>
                <w:color w:val="000000"/>
                <w:sz w:val="16"/>
                <w:szCs w:val="16"/>
              </w:rPr>
              <w:t xml:space="preserve">100.0 </w:t>
            </w:r>
          </w:p>
        </w:tc>
        <w:tc>
          <w:tcPr>
            <w:tcW w:w="808" w:type="dxa"/>
            <w:vAlign w:val="bottom"/>
          </w:tcPr>
          <w:p w14:paraId="3F3CD4A7" w14:textId="6193A65D" w:rsidR="00006D51" w:rsidRPr="00307E21" w:rsidRDefault="00006D51" w:rsidP="00006D51">
            <w:pPr>
              <w:tabs>
                <w:tab w:val="decimal" w:pos="876"/>
              </w:tabs>
              <w:snapToGrid w:val="0"/>
              <w:contextualSpacing/>
              <w:jc w:val="right"/>
              <w:rPr>
                <w:rFonts w:eastAsia="SimSun"/>
                <w:b/>
                <w:bCs/>
                <w:sz w:val="16"/>
                <w:szCs w:val="16"/>
              </w:rPr>
            </w:pPr>
            <w:r w:rsidRPr="00307E21">
              <w:rPr>
                <w:rFonts w:eastAsia="Arial"/>
                <w:b/>
                <w:bCs/>
                <w:sz w:val="16"/>
                <w:szCs w:val="16"/>
              </w:rPr>
              <w:t>[●]</w:t>
            </w:r>
          </w:p>
        </w:tc>
        <w:tc>
          <w:tcPr>
            <w:tcW w:w="808" w:type="dxa"/>
            <w:vAlign w:val="bottom"/>
          </w:tcPr>
          <w:p w14:paraId="1BB6F093" w14:textId="0F93ACA4" w:rsidR="00006D51" w:rsidRPr="00307E21" w:rsidRDefault="00006D51" w:rsidP="00006D51">
            <w:pPr>
              <w:snapToGrid w:val="0"/>
              <w:contextualSpacing/>
              <w:jc w:val="right"/>
              <w:rPr>
                <w:rFonts w:eastAsia="SimSun"/>
                <w:b/>
                <w:bCs/>
                <w:sz w:val="16"/>
                <w:szCs w:val="16"/>
              </w:rPr>
            </w:pPr>
            <w:r w:rsidRPr="00307E21">
              <w:rPr>
                <w:rFonts w:eastAsia="Arial"/>
                <w:b/>
                <w:bCs/>
                <w:sz w:val="16"/>
                <w:szCs w:val="16"/>
              </w:rPr>
              <w:t>[●]</w:t>
            </w:r>
          </w:p>
        </w:tc>
        <w:tc>
          <w:tcPr>
            <w:tcW w:w="808" w:type="dxa"/>
            <w:vAlign w:val="bottom"/>
          </w:tcPr>
          <w:p w14:paraId="5437EC13" w14:textId="1B8CEABD" w:rsidR="00006D51" w:rsidRPr="00307E21" w:rsidRDefault="00006D51" w:rsidP="00006D51">
            <w:pPr>
              <w:tabs>
                <w:tab w:val="decimal" w:pos="876"/>
              </w:tabs>
              <w:snapToGrid w:val="0"/>
              <w:contextualSpacing/>
              <w:jc w:val="right"/>
              <w:rPr>
                <w:rFonts w:eastAsia="SimSun"/>
                <w:b/>
                <w:bCs/>
                <w:sz w:val="16"/>
                <w:szCs w:val="16"/>
              </w:rPr>
            </w:pPr>
            <w:r w:rsidRPr="00307E21">
              <w:rPr>
                <w:b/>
                <w:bCs/>
                <w:color w:val="000000"/>
                <w:sz w:val="16"/>
                <w:szCs w:val="16"/>
              </w:rPr>
              <w:t xml:space="preserve">81,501 </w:t>
            </w:r>
          </w:p>
        </w:tc>
        <w:tc>
          <w:tcPr>
            <w:tcW w:w="810" w:type="dxa"/>
            <w:vAlign w:val="bottom"/>
          </w:tcPr>
          <w:p w14:paraId="00688958" w14:textId="53DDAEDF" w:rsidR="00006D51" w:rsidRPr="00307E21" w:rsidRDefault="00006D51" w:rsidP="00006D51">
            <w:pPr>
              <w:tabs>
                <w:tab w:val="decimal" w:pos="876"/>
              </w:tabs>
              <w:snapToGrid w:val="0"/>
              <w:contextualSpacing/>
              <w:jc w:val="right"/>
              <w:rPr>
                <w:rFonts w:eastAsia="SimSun"/>
                <w:b/>
                <w:bCs/>
                <w:sz w:val="16"/>
                <w:szCs w:val="16"/>
              </w:rPr>
            </w:pPr>
            <w:r w:rsidRPr="00307E21">
              <w:rPr>
                <w:b/>
                <w:bCs/>
                <w:color w:val="000000"/>
                <w:sz w:val="16"/>
                <w:szCs w:val="16"/>
              </w:rPr>
              <w:t xml:space="preserve">100.0 </w:t>
            </w:r>
          </w:p>
        </w:tc>
      </w:tr>
      <w:tr w:rsidR="00006D51" w:rsidRPr="003F6C55" w14:paraId="20261D5C" w14:textId="77777777" w:rsidTr="00D36171">
        <w:tc>
          <w:tcPr>
            <w:tcW w:w="1558" w:type="dxa"/>
            <w:vAlign w:val="bottom"/>
          </w:tcPr>
          <w:p w14:paraId="02FC9D3F" w14:textId="05B0BD78"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Cost of sales</w:t>
            </w:r>
            <w:r w:rsidRPr="00D36171">
              <w:rPr>
                <w:rFonts w:eastAsia="Arial"/>
                <w:sz w:val="16"/>
                <w:szCs w:val="16"/>
              </w:rPr>
              <w:tab/>
            </w:r>
          </w:p>
        </w:tc>
        <w:tc>
          <w:tcPr>
            <w:tcW w:w="808" w:type="dxa"/>
            <w:vAlign w:val="bottom"/>
          </w:tcPr>
          <w:p w14:paraId="30291BAE" w14:textId="512B65C2"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3417B8FB" w14:textId="5AAFEA6E" w:rsidR="00006D51" w:rsidRPr="00D36171" w:rsidRDefault="00006D51" w:rsidP="00006D51">
            <w:pPr>
              <w:pBdr>
                <w:bottom w:val="single" w:sz="4" w:space="1" w:color="auto"/>
              </w:pBdr>
              <w:tabs>
                <w:tab w:val="decimal" w:pos="509"/>
              </w:tabs>
              <w:snapToGrid w:val="0"/>
              <w:contextualSpacing/>
              <w:jc w:val="right"/>
              <w:rPr>
                <w:rFonts w:eastAsia="Arial"/>
                <w:sz w:val="16"/>
                <w:szCs w:val="16"/>
              </w:rPr>
            </w:pPr>
            <w:r w:rsidRPr="00006D51">
              <w:rPr>
                <w:sz w:val="16"/>
                <w:szCs w:val="32"/>
              </w:rPr>
              <w:t>N/A</w:t>
            </w:r>
          </w:p>
        </w:tc>
        <w:tc>
          <w:tcPr>
            <w:tcW w:w="808" w:type="dxa"/>
            <w:vAlign w:val="bottom"/>
          </w:tcPr>
          <w:p w14:paraId="0D204CB4" w14:textId="1381ED11" w:rsidR="00006D51" w:rsidRPr="00D36171" w:rsidRDefault="00006D51" w:rsidP="00006D51">
            <w:pPr>
              <w:pBdr>
                <w:bottom w:val="single" w:sz="4" w:space="1" w:color="auto"/>
              </w:pBdr>
              <w:tabs>
                <w:tab w:val="decimal" w:pos="876"/>
              </w:tabs>
              <w:snapToGrid w:val="0"/>
              <w:contextualSpacing/>
              <w:jc w:val="right"/>
              <w:rPr>
                <w:color w:val="000000"/>
                <w:sz w:val="16"/>
                <w:szCs w:val="16"/>
                <w:lang w:val="en-GB"/>
              </w:rPr>
            </w:pPr>
            <w:r w:rsidRPr="00D36171">
              <w:rPr>
                <w:color w:val="000000"/>
                <w:sz w:val="16"/>
                <w:szCs w:val="16"/>
                <w:lang w:val="en-GB" w:eastAsia="zh-TW"/>
              </w:rPr>
              <w:t>(2,249)</w:t>
            </w:r>
          </w:p>
        </w:tc>
        <w:tc>
          <w:tcPr>
            <w:tcW w:w="808" w:type="dxa"/>
            <w:vAlign w:val="bottom"/>
          </w:tcPr>
          <w:p w14:paraId="2B2B4EDD" w14:textId="442B0326" w:rsidR="00006D51" w:rsidRPr="00D36171" w:rsidRDefault="00006D51" w:rsidP="00006D51">
            <w:pPr>
              <w:pBdr>
                <w:bottom w:val="single" w:sz="4" w:space="1" w:color="auto"/>
              </w:pBdr>
              <w:tabs>
                <w:tab w:val="decimal" w:pos="876"/>
              </w:tabs>
              <w:snapToGrid w:val="0"/>
              <w:contextualSpacing/>
              <w:jc w:val="right"/>
              <w:rPr>
                <w:rFonts w:eastAsia="Arial"/>
                <w:sz w:val="16"/>
                <w:szCs w:val="16"/>
                <w:lang w:eastAsia="zh-CN"/>
              </w:rPr>
            </w:pPr>
            <w:r w:rsidRPr="00D36171">
              <w:rPr>
                <w:color w:val="000000"/>
                <w:sz w:val="16"/>
                <w:szCs w:val="16"/>
                <w:lang w:val="en-GB" w:eastAsia="zh-TW"/>
              </w:rPr>
              <w:t>(22.3)</w:t>
            </w:r>
          </w:p>
        </w:tc>
        <w:tc>
          <w:tcPr>
            <w:tcW w:w="809" w:type="dxa"/>
            <w:gridSpan w:val="2"/>
            <w:vAlign w:val="bottom"/>
          </w:tcPr>
          <w:p w14:paraId="377D33FA" w14:textId="48D868AA" w:rsidR="00006D51" w:rsidRPr="00D36171" w:rsidRDefault="00006D51" w:rsidP="00006D51">
            <w:pPr>
              <w:pBdr>
                <w:bottom w:val="single" w:sz="4" w:space="1" w:color="auto"/>
              </w:pBdr>
              <w:tabs>
                <w:tab w:val="decimal" w:pos="876"/>
              </w:tabs>
              <w:snapToGrid w:val="0"/>
              <w:contextualSpacing/>
              <w:jc w:val="right"/>
              <w:rPr>
                <w:color w:val="000000"/>
                <w:sz w:val="16"/>
                <w:szCs w:val="16"/>
                <w:lang w:val="en-GB"/>
              </w:rPr>
            </w:pPr>
            <w:r>
              <w:rPr>
                <w:color w:val="000000"/>
                <w:sz w:val="16"/>
                <w:szCs w:val="16"/>
                <w:lang w:val="en-GB" w:eastAsia="zh-TW"/>
              </w:rPr>
              <w:t>(33,850)</w:t>
            </w:r>
          </w:p>
        </w:tc>
        <w:tc>
          <w:tcPr>
            <w:tcW w:w="808" w:type="dxa"/>
            <w:gridSpan w:val="2"/>
            <w:vAlign w:val="bottom"/>
          </w:tcPr>
          <w:p w14:paraId="593FC06E" w14:textId="3877FE38" w:rsidR="00006D51" w:rsidRPr="00D36171" w:rsidRDefault="00006D51" w:rsidP="00006D51">
            <w:pPr>
              <w:pBdr>
                <w:bottom w:val="single" w:sz="4" w:space="1" w:color="auto"/>
              </w:pBdr>
              <w:tabs>
                <w:tab w:val="decimal" w:pos="876"/>
              </w:tabs>
              <w:snapToGrid w:val="0"/>
              <w:contextualSpacing/>
              <w:jc w:val="right"/>
              <w:rPr>
                <w:color w:val="000000"/>
                <w:sz w:val="16"/>
                <w:szCs w:val="16"/>
                <w:lang w:val="zh-CN"/>
              </w:rPr>
            </w:pPr>
            <w:r>
              <w:rPr>
                <w:color w:val="000000"/>
                <w:sz w:val="16"/>
                <w:szCs w:val="16"/>
              </w:rPr>
              <w:t>(44.8)</w:t>
            </w:r>
          </w:p>
        </w:tc>
        <w:tc>
          <w:tcPr>
            <w:tcW w:w="808" w:type="dxa"/>
            <w:vAlign w:val="bottom"/>
          </w:tcPr>
          <w:p w14:paraId="7DC62827" w14:textId="68BAC991"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35FF6B76" w14:textId="18A99860"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22CA5B1F" w14:textId="30804D5F"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Pr>
                <w:color w:val="000000"/>
                <w:sz w:val="16"/>
                <w:szCs w:val="16"/>
              </w:rPr>
              <w:t>(64,693)</w:t>
            </w:r>
          </w:p>
        </w:tc>
        <w:tc>
          <w:tcPr>
            <w:tcW w:w="810" w:type="dxa"/>
            <w:vAlign w:val="bottom"/>
          </w:tcPr>
          <w:p w14:paraId="48167227" w14:textId="3AC1F63F" w:rsidR="00006D51" w:rsidRPr="00D36171" w:rsidRDefault="00006D51" w:rsidP="00006D51">
            <w:pPr>
              <w:pBdr>
                <w:bottom w:val="single" w:sz="4" w:space="1" w:color="auto"/>
              </w:pBdr>
              <w:tabs>
                <w:tab w:val="decimal" w:pos="876"/>
              </w:tabs>
              <w:snapToGrid w:val="0"/>
              <w:contextualSpacing/>
              <w:jc w:val="right"/>
              <w:rPr>
                <w:rFonts w:eastAsia="Arial"/>
                <w:b/>
                <w:bCs/>
                <w:sz w:val="16"/>
                <w:szCs w:val="16"/>
              </w:rPr>
            </w:pPr>
            <w:r>
              <w:rPr>
                <w:color w:val="000000"/>
                <w:sz w:val="16"/>
                <w:szCs w:val="16"/>
              </w:rPr>
              <w:t>(79.4)</w:t>
            </w:r>
          </w:p>
        </w:tc>
      </w:tr>
      <w:tr w:rsidR="00006D51" w:rsidRPr="003F6C55" w14:paraId="07D3A246" w14:textId="77777777" w:rsidTr="00D36171">
        <w:tc>
          <w:tcPr>
            <w:tcW w:w="1558" w:type="dxa"/>
            <w:vAlign w:val="bottom"/>
          </w:tcPr>
          <w:p w14:paraId="71410811" w14:textId="77777777" w:rsidR="00006D51" w:rsidRPr="00D36171" w:rsidRDefault="00006D51" w:rsidP="00006D51">
            <w:pPr>
              <w:tabs>
                <w:tab w:val="right" w:leader="dot" w:pos="2805"/>
              </w:tabs>
              <w:snapToGrid w:val="0"/>
              <w:ind w:left="181" w:hanging="181"/>
              <w:contextualSpacing/>
              <w:rPr>
                <w:rFonts w:eastAsia="Arial"/>
                <w:b/>
                <w:bCs/>
                <w:sz w:val="16"/>
                <w:szCs w:val="16"/>
              </w:rPr>
            </w:pPr>
            <w:r w:rsidRPr="00D36171">
              <w:rPr>
                <w:rFonts w:eastAsia="Arial"/>
                <w:b/>
                <w:bCs/>
                <w:sz w:val="16"/>
                <w:szCs w:val="16"/>
              </w:rPr>
              <w:t xml:space="preserve">Gross profit </w:t>
            </w:r>
            <w:r w:rsidRPr="00D36171">
              <w:rPr>
                <w:rFonts w:eastAsia="Arial"/>
                <w:b/>
                <w:bCs/>
                <w:sz w:val="16"/>
                <w:szCs w:val="16"/>
              </w:rPr>
              <w:tab/>
            </w:r>
          </w:p>
        </w:tc>
        <w:tc>
          <w:tcPr>
            <w:tcW w:w="808" w:type="dxa"/>
            <w:vAlign w:val="bottom"/>
          </w:tcPr>
          <w:p w14:paraId="66DF7679" w14:textId="51F37E9D" w:rsidR="00006D51" w:rsidRPr="00D36171" w:rsidRDefault="00006D51" w:rsidP="00006D51">
            <w:pPr>
              <w:tabs>
                <w:tab w:val="decimal" w:pos="527"/>
              </w:tabs>
              <w:snapToGrid w:val="0"/>
              <w:contextualSpacing/>
              <w:jc w:val="right"/>
              <w:rPr>
                <w:b/>
                <w:bCs/>
                <w:color w:val="000000"/>
                <w:sz w:val="16"/>
                <w:szCs w:val="16"/>
                <w:lang w:val="en-GB"/>
              </w:rPr>
            </w:pPr>
            <w:r w:rsidRPr="00D36171">
              <w:rPr>
                <w:b/>
                <w:bCs/>
                <w:color w:val="000000"/>
                <w:sz w:val="16"/>
                <w:szCs w:val="16"/>
                <w:lang w:val="en-GB"/>
              </w:rPr>
              <w:t>—</w:t>
            </w:r>
          </w:p>
        </w:tc>
        <w:tc>
          <w:tcPr>
            <w:tcW w:w="808" w:type="dxa"/>
            <w:vAlign w:val="bottom"/>
          </w:tcPr>
          <w:p w14:paraId="25D0FB5E" w14:textId="0D4E8EAD" w:rsidR="00006D51" w:rsidRPr="00D36171" w:rsidRDefault="00006D51" w:rsidP="00006D51">
            <w:pPr>
              <w:tabs>
                <w:tab w:val="decimal" w:pos="509"/>
              </w:tabs>
              <w:snapToGrid w:val="0"/>
              <w:contextualSpacing/>
              <w:jc w:val="right"/>
              <w:rPr>
                <w:rFonts w:eastAsia="Arial"/>
                <w:b/>
                <w:bCs/>
                <w:sz w:val="16"/>
                <w:szCs w:val="16"/>
              </w:rPr>
            </w:pPr>
            <w:r w:rsidRPr="00006D51">
              <w:rPr>
                <w:sz w:val="16"/>
                <w:szCs w:val="32"/>
              </w:rPr>
              <w:t>N/A</w:t>
            </w:r>
          </w:p>
        </w:tc>
        <w:tc>
          <w:tcPr>
            <w:tcW w:w="808" w:type="dxa"/>
            <w:vAlign w:val="bottom"/>
          </w:tcPr>
          <w:p w14:paraId="5D47FED7" w14:textId="670597B6"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 xml:space="preserve">7,831 </w:t>
            </w:r>
          </w:p>
        </w:tc>
        <w:tc>
          <w:tcPr>
            <w:tcW w:w="808" w:type="dxa"/>
            <w:vAlign w:val="bottom"/>
          </w:tcPr>
          <w:p w14:paraId="2E087910" w14:textId="1E7BE9CB"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77.7 </w:t>
            </w:r>
          </w:p>
        </w:tc>
        <w:tc>
          <w:tcPr>
            <w:tcW w:w="809" w:type="dxa"/>
            <w:gridSpan w:val="2"/>
            <w:vAlign w:val="bottom"/>
          </w:tcPr>
          <w:p w14:paraId="1619376D" w14:textId="5437C22D"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 xml:space="preserve">41,695 </w:t>
            </w:r>
          </w:p>
        </w:tc>
        <w:tc>
          <w:tcPr>
            <w:tcW w:w="808" w:type="dxa"/>
            <w:gridSpan w:val="2"/>
            <w:vAlign w:val="bottom"/>
          </w:tcPr>
          <w:p w14:paraId="6070178E" w14:textId="65CB7EAE" w:rsidR="00006D51" w:rsidRPr="00D36171" w:rsidRDefault="00006D51" w:rsidP="00006D51">
            <w:pPr>
              <w:tabs>
                <w:tab w:val="decimal" w:pos="876"/>
              </w:tabs>
              <w:snapToGrid w:val="0"/>
              <w:contextualSpacing/>
              <w:jc w:val="right"/>
              <w:rPr>
                <w:b/>
                <w:bCs/>
                <w:color w:val="000000"/>
                <w:sz w:val="16"/>
                <w:szCs w:val="16"/>
              </w:rPr>
            </w:pPr>
            <w:r w:rsidRPr="00D36171">
              <w:rPr>
                <w:b/>
                <w:bCs/>
                <w:color w:val="000000"/>
                <w:sz w:val="16"/>
                <w:szCs w:val="16"/>
              </w:rPr>
              <w:t xml:space="preserve">55.2 </w:t>
            </w:r>
          </w:p>
        </w:tc>
        <w:tc>
          <w:tcPr>
            <w:tcW w:w="808" w:type="dxa"/>
            <w:vAlign w:val="bottom"/>
          </w:tcPr>
          <w:p w14:paraId="47447CF3" w14:textId="34CB7F8D" w:rsidR="00006D51" w:rsidRPr="00D36171" w:rsidRDefault="00006D51" w:rsidP="00006D51">
            <w:pPr>
              <w:tabs>
                <w:tab w:val="decimal" w:pos="876"/>
              </w:tabs>
              <w:snapToGrid w:val="0"/>
              <w:contextualSpacing/>
              <w:jc w:val="right"/>
              <w:rPr>
                <w:rFonts w:eastAsia="Arial"/>
                <w:b/>
                <w:bCs/>
                <w:sz w:val="16"/>
                <w:szCs w:val="16"/>
              </w:rPr>
            </w:pPr>
            <w:r w:rsidRPr="00D36171">
              <w:rPr>
                <w:rFonts w:eastAsia="Arial"/>
                <w:b/>
                <w:bCs/>
                <w:sz w:val="16"/>
                <w:szCs w:val="16"/>
              </w:rPr>
              <w:t>[●]</w:t>
            </w:r>
          </w:p>
        </w:tc>
        <w:tc>
          <w:tcPr>
            <w:tcW w:w="808" w:type="dxa"/>
            <w:vAlign w:val="bottom"/>
          </w:tcPr>
          <w:p w14:paraId="297A525E" w14:textId="771C3BC1" w:rsidR="00006D51" w:rsidRPr="00D36171" w:rsidRDefault="00006D51" w:rsidP="00006D51">
            <w:pPr>
              <w:tabs>
                <w:tab w:val="decimal" w:pos="876"/>
              </w:tabs>
              <w:snapToGrid w:val="0"/>
              <w:contextualSpacing/>
              <w:jc w:val="right"/>
              <w:rPr>
                <w:rFonts w:eastAsia="Arial"/>
                <w:b/>
                <w:bCs/>
                <w:sz w:val="16"/>
                <w:szCs w:val="16"/>
              </w:rPr>
            </w:pPr>
            <w:r w:rsidRPr="00D36171">
              <w:rPr>
                <w:rFonts w:eastAsia="Arial"/>
                <w:b/>
                <w:bCs/>
                <w:sz w:val="16"/>
                <w:szCs w:val="16"/>
              </w:rPr>
              <w:t>[●]</w:t>
            </w:r>
          </w:p>
        </w:tc>
        <w:tc>
          <w:tcPr>
            <w:tcW w:w="808" w:type="dxa"/>
            <w:vAlign w:val="bottom"/>
          </w:tcPr>
          <w:p w14:paraId="54B69CB1" w14:textId="182C8A89"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16,808 </w:t>
            </w:r>
          </w:p>
        </w:tc>
        <w:tc>
          <w:tcPr>
            <w:tcW w:w="810" w:type="dxa"/>
            <w:vAlign w:val="bottom"/>
          </w:tcPr>
          <w:p w14:paraId="7CA60325" w14:textId="3920DBE9" w:rsidR="00006D51" w:rsidRPr="00D36171" w:rsidRDefault="00006D51" w:rsidP="00006D51">
            <w:pPr>
              <w:tabs>
                <w:tab w:val="decimal" w:pos="876"/>
              </w:tabs>
              <w:snapToGrid w:val="0"/>
              <w:contextualSpacing/>
              <w:jc w:val="right"/>
              <w:rPr>
                <w:rFonts w:eastAsia="Arial"/>
                <w:b/>
                <w:bCs/>
                <w:sz w:val="16"/>
                <w:szCs w:val="16"/>
              </w:rPr>
            </w:pPr>
            <w:r w:rsidRPr="00D36171">
              <w:rPr>
                <w:b/>
                <w:bCs/>
                <w:color w:val="000000"/>
                <w:sz w:val="16"/>
                <w:szCs w:val="16"/>
              </w:rPr>
              <w:t xml:space="preserve">20.6 </w:t>
            </w:r>
          </w:p>
        </w:tc>
      </w:tr>
      <w:tr w:rsidR="00006D51" w:rsidRPr="003F6C55" w14:paraId="41B80FEC" w14:textId="77777777" w:rsidTr="00D36171">
        <w:tc>
          <w:tcPr>
            <w:tcW w:w="1558" w:type="dxa"/>
            <w:vAlign w:val="bottom"/>
          </w:tcPr>
          <w:p w14:paraId="5D050669" w14:textId="1B68638C" w:rsidR="00006D51" w:rsidRPr="00D36171" w:rsidRDefault="00006D51" w:rsidP="00006D51">
            <w:pPr>
              <w:tabs>
                <w:tab w:val="right" w:leader="dot" w:pos="2805"/>
              </w:tabs>
              <w:snapToGrid w:val="0"/>
              <w:contextualSpacing/>
              <w:rPr>
                <w:rFonts w:eastAsia="Arial"/>
                <w:sz w:val="16"/>
                <w:szCs w:val="16"/>
              </w:rPr>
            </w:pPr>
            <w:r w:rsidRPr="00D36171">
              <w:rPr>
                <w:rFonts w:eastAsia="Arial"/>
                <w:sz w:val="16"/>
                <w:szCs w:val="16"/>
              </w:rPr>
              <w:t>Other income</w:t>
            </w:r>
            <w:r w:rsidRPr="00D36171">
              <w:rPr>
                <w:rFonts w:eastAsia="Arial"/>
                <w:sz w:val="16"/>
                <w:szCs w:val="16"/>
              </w:rPr>
              <w:tab/>
            </w:r>
          </w:p>
        </w:tc>
        <w:tc>
          <w:tcPr>
            <w:tcW w:w="808" w:type="dxa"/>
            <w:vAlign w:val="bottom"/>
          </w:tcPr>
          <w:p w14:paraId="24D3BFB7" w14:textId="05378977"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 xml:space="preserve">1,223 </w:t>
            </w:r>
          </w:p>
        </w:tc>
        <w:tc>
          <w:tcPr>
            <w:tcW w:w="808" w:type="dxa"/>
            <w:vAlign w:val="bottom"/>
          </w:tcPr>
          <w:p w14:paraId="6A6E9397" w14:textId="179B7D5F" w:rsidR="00006D51" w:rsidRPr="00D36171" w:rsidRDefault="00006D51" w:rsidP="00006D51">
            <w:pPr>
              <w:tabs>
                <w:tab w:val="decimal" w:pos="509"/>
              </w:tabs>
              <w:snapToGrid w:val="0"/>
              <w:contextualSpacing/>
              <w:jc w:val="right"/>
              <w:rPr>
                <w:color w:val="000000"/>
                <w:sz w:val="16"/>
                <w:szCs w:val="16"/>
                <w:lang w:val="en-GB"/>
              </w:rPr>
            </w:pPr>
            <w:r w:rsidRPr="00006D51">
              <w:rPr>
                <w:sz w:val="16"/>
                <w:szCs w:val="32"/>
              </w:rPr>
              <w:t>N/A</w:t>
            </w:r>
          </w:p>
        </w:tc>
        <w:tc>
          <w:tcPr>
            <w:tcW w:w="808" w:type="dxa"/>
            <w:vAlign w:val="bottom"/>
          </w:tcPr>
          <w:p w14:paraId="2F20E5F7" w14:textId="23DBF708"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lang w:val="en-GB" w:eastAsia="zh-TW"/>
              </w:rPr>
              <w:t xml:space="preserve">37,288 </w:t>
            </w:r>
          </w:p>
        </w:tc>
        <w:tc>
          <w:tcPr>
            <w:tcW w:w="808" w:type="dxa"/>
            <w:vAlign w:val="bottom"/>
          </w:tcPr>
          <w:p w14:paraId="1C2313F8" w14:textId="5ABA0074"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lang w:val="en-GB" w:eastAsia="zh-TW"/>
              </w:rPr>
              <w:t xml:space="preserve">369.9 </w:t>
            </w:r>
          </w:p>
        </w:tc>
        <w:tc>
          <w:tcPr>
            <w:tcW w:w="809" w:type="dxa"/>
            <w:gridSpan w:val="2"/>
            <w:vAlign w:val="bottom"/>
          </w:tcPr>
          <w:p w14:paraId="08C1BF67" w14:textId="6C9F6F33"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lang w:val="en-GB" w:eastAsia="zh-TW"/>
              </w:rPr>
              <w:t xml:space="preserve">35,670 </w:t>
            </w:r>
          </w:p>
        </w:tc>
        <w:tc>
          <w:tcPr>
            <w:tcW w:w="808" w:type="dxa"/>
            <w:gridSpan w:val="2"/>
            <w:vAlign w:val="bottom"/>
          </w:tcPr>
          <w:p w14:paraId="0BD88FA3" w14:textId="4EA92F22"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 xml:space="preserve">47.2 </w:t>
            </w:r>
          </w:p>
        </w:tc>
        <w:tc>
          <w:tcPr>
            <w:tcW w:w="808" w:type="dxa"/>
            <w:vAlign w:val="bottom"/>
          </w:tcPr>
          <w:p w14:paraId="0E0B230E" w14:textId="728C64FC"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C4C8476" w14:textId="1590731B"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7E827B6E" w14:textId="14010E3D"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 xml:space="preserve">9,034 </w:t>
            </w:r>
          </w:p>
        </w:tc>
        <w:tc>
          <w:tcPr>
            <w:tcW w:w="810" w:type="dxa"/>
            <w:vAlign w:val="bottom"/>
          </w:tcPr>
          <w:p w14:paraId="6EC61F9F" w14:textId="208F7C37"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 xml:space="preserve">11.1 </w:t>
            </w:r>
          </w:p>
        </w:tc>
      </w:tr>
      <w:tr w:rsidR="00006D51" w:rsidRPr="003F6C55" w14:paraId="2A6648D0" w14:textId="77777777" w:rsidTr="00D36171">
        <w:tc>
          <w:tcPr>
            <w:tcW w:w="1558" w:type="dxa"/>
            <w:vAlign w:val="bottom"/>
          </w:tcPr>
          <w:p w14:paraId="4D479FA2" w14:textId="098F431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Other gains and losses</w:t>
            </w:r>
            <w:r w:rsidRPr="00D36171">
              <w:rPr>
                <w:rFonts w:eastAsia="Arial"/>
                <w:sz w:val="16"/>
                <w:szCs w:val="16"/>
              </w:rPr>
              <w:tab/>
            </w:r>
          </w:p>
        </w:tc>
        <w:tc>
          <w:tcPr>
            <w:tcW w:w="808" w:type="dxa"/>
            <w:vAlign w:val="bottom"/>
          </w:tcPr>
          <w:p w14:paraId="4FC3EDF5" w14:textId="4F4B521D"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 xml:space="preserve">487 </w:t>
            </w:r>
          </w:p>
        </w:tc>
        <w:tc>
          <w:tcPr>
            <w:tcW w:w="808" w:type="dxa"/>
            <w:vAlign w:val="bottom"/>
          </w:tcPr>
          <w:p w14:paraId="2A8C9D42" w14:textId="416804A5" w:rsidR="00006D51" w:rsidRPr="00D36171" w:rsidRDefault="00006D51" w:rsidP="00006D51">
            <w:pPr>
              <w:tabs>
                <w:tab w:val="decimal" w:pos="509"/>
              </w:tabs>
              <w:snapToGrid w:val="0"/>
              <w:contextualSpacing/>
              <w:jc w:val="right"/>
              <w:rPr>
                <w:rFonts w:eastAsia="Arial"/>
                <w:sz w:val="16"/>
                <w:szCs w:val="16"/>
              </w:rPr>
            </w:pPr>
            <w:r w:rsidRPr="00006D51">
              <w:rPr>
                <w:sz w:val="16"/>
                <w:szCs w:val="32"/>
              </w:rPr>
              <w:t>N/A</w:t>
            </w:r>
          </w:p>
        </w:tc>
        <w:tc>
          <w:tcPr>
            <w:tcW w:w="808" w:type="dxa"/>
            <w:vAlign w:val="bottom"/>
          </w:tcPr>
          <w:p w14:paraId="6F79AADD" w14:textId="03A8B371" w:rsidR="00006D51" w:rsidRPr="00D36171" w:rsidRDefault="00006D51" w:rsidP="00006D51">
            <w:pPr>
              <w:tabs>
                <w:tab w:val="decimal" w:pos="876"/>
              </w:tabs>
              <w:snapToGrid w:val="0"/>
              <w:contextualSpacing/>
              <w:jc w:val="right"/>
              <w:rPr>
                <w:color w:val="000000"/>
                <w:sz w:val="16"/>
                <w:szCs w:val="16"/>
                <w:lang w:val="en-GB"/>
              </w:rPr>
            </w:pPr>
            <w:r w:rsidRPr="00D36171">
              <w:rPr>
                <w:color w:val="000000"/>
                <w:sz w:val="16"/>
                <w:szCs w:val="16"/>
              </w:rPr>
              <w:t xml:space="preserve">347 </w:t>
            </w:r>
          </w:p>
        </w:tc>
        <w:tc>
          <w:tcPr>
            <w:tcW w:w="808" w:type="dxa"/>
            <w:vAlign w:val="bottom"/>
          </w:tcPr>
          <w:p w14:paraId="299CE1D6" w14:textId="52224202" w:rsidR="00006D51" w:rsidRPr="00D36171" w:rsidRDefault="00006D51" w:rsidP="00006D51">
            <w:pPr>
              <w:tabs>
                <w:tab w:val="decimal" w:pos="876"/>
              </w:tabs>
              <w:snapToGrid w:val="0"/>
              <w:contextualSpacing/>
              <w:jc w:val="right"/>
              <w:rPr>
                <w:rFonts w:eastAsia="Arial"/>
                <w:sz w:val="16"/>
                <w:szCs w:val="16"/>
              </w:rPr>
            </w:pPr>
            <w:r w:rsidRPr="00D36171">
              <w:rPr>
                <w:color w:val="000000"/>
                <w:sz w:val="16"/>
                <w:szCs w:val="16"/>
              </w:rPr>
              <w:t xml:space="preserve">3.4 </w:t>
            </w:r>
          </w:p>
        </w:tc>
        <w:tc>
          <w:tcPr>
            <w:tcW w:w="809" w:type="dxa"/>
            <w:gridSpan w:val="2"/>
            <w:vAlign w:val="bottom"/>
          </w:tcPr>
          <w:p w14:paraId="0290AAD5" w14:textId="54EBA789"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 xml:space="preserve">1,735 </w:t>
            </w:r>
          </w:p>
        </w:tc>
        <w:tc>
          <w:tcPr>
            <w:tcW w:w="808" w:type="dxa"/>
            <w:gridSpan w:val="2"/>
            <w:vAlign w:val="bottom"/>
          </w:tcPr>
          <w:p w14:paraId="02F669ED" w14:textId="2A0CF914" w:rsidR="00006D51" w:rsidRPr="00D36171" w:rsidRDefault="00006D51" w:rsidP="00006D51">
            <w:pPr>
              <w:tabs>
                <w:tab w:val="decimal" w:pos="876"/>
              </w:tabs>
              <w:snapToGrid w:val="0"/>
              <w:contextualSpacing/>
              <w:jc w:val="right"/>
              <w:rPr>
                <w:color w:val="000000"/>
                <w:sz w:val="16"/>
                <w:szCs w:val="16"/>
                <w:lang w:val="zh-CN"/>
              </w:rPr>
            </w:pPr>
            <w:r>
              <w:rPr>
                <w:color w:val="000000"/>
                <w:sz w:val="16"/>
                <w:szCs w:val="16"/>
              </w:rPr>
              <w:t xml:space="preserve">2.3 </w:t>
            </w:r>
          </w:p>
        </w:tc>
        <w:tc>
          <w:tcPr>
            <w:tcW w:w="808" w:type="dxa"/>
            <w:vAlign w:val="bottom"/>
          </w:tcPr>
          <w:p w14:paraId="424A5396" w14:textId="331D263A" w:rsidR="00006D51" w:rsidRPr="00D36171" w:rsidRDefault="00006D51" w:rsidP="00006D51">
            <w:pP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38756B98" w14:textId="4CCA10D6" w:rsidR="00006D51" w:rsidRPr="00D36171" w:rsidRDefault="00006D51" w:rsidP="00006D51">
            <w:pPr>
              <w:tabs>
                <w:tab w:val="decimal" w:pos="876"/>
              </w:tabs>
              <w:snapToGrid w:val="0"/>
              <w:contextualSpacing/>
              <w:jc w:val="right"/>
              <w:rPr>
                <w:rFonts w:eastAsia="Arial"/>
                <w:b/>
                <w:bCs/>
                <w:sz w:val="16"/>
                <w:szCs w:val="16"/>
              </w:rPr>
            </w:pPr>
            <w:r w:rsidRPr="00A77CD9">
              <w:rPr>
                <w:rFonts w:eastAsia="Arial"/>
                <w:bCs/>
                <w:sz w:val="16"/>
                <w:szCs w:val="16"/>
              </w:rPr>
              <w:t>[●]</w:t>
            </w:r>
          </w:p>
        </w:tc>
        <w:tc>
          <w:tcPr>
            <w:tcW w:w="808" w:type="dxa"/>
            <w:vAlign w:val="bottom"/>
          </w:tcPr>
          <w:p w14:paraId="0BAD6AB5" w14:textId="10B4432E" w:rsidR="00006D51" w:rsidRPr="00D36171" w:rsidRDefault="00006D51" w:rsidP="00006D51">
            <w:pPr>
              <w:tabs>
                <w:tab w:val="decimal" w:pos="876"/>
              </w:tabs>
              <w:snapToGrid w:val="0"/>
              <w:contextualSpacing/>
              <w:jc w:val="right"/>
              <w:rPr>
                <w:rFonts w:eastAsia="Arial"/>
                <w:b/>
                <w:bCs/>
                <w:sz w:val="16"/>
                <w:szCs w:val="16"/>
              </w:rPr>
            </w:pPr>
            <w:r>
              <w:rPr>
                <w:color w:val="000000"/>
                <w:sz w:val="16"/>
                <w:szCs w:val="16"/>
              </w:rPr>
              <w:t>(702)</w:t>
            </w:r>
          </w:p>
        </w:tc>
        <w:tc>
          <w:tcPr>
            <w:tcW w:w="810" w:type="dxa"/>
            <w:vAlign w:val="bottom"/>
          </w:tcPr>
          <w:p w14:paraId="16E355FB" w14:textId="09B096E4" w:rsidR="00006D51" w:rsidRPr="00D36171" w:rsidRDefault="00006D51" w:rsidP="00006D51">
            <w:pPr>
              <w:tabs>
                <w:tab w:val="decimal" w:pos="876"/>
              </w:tabs>
              <w:snapToGrid w:val="0"/>
              <w:contextualSpacing/>
              <w:jc w:val="right"/>
              <w:rPr>
                <w:rFonts w:eastAsia="Arial"/>
                <w:b/>
                <w:bCs/>
                <w:sz w:val="16"/>
                <w:szCs w:val="16"/>
              </w:rPr>
            </w:pPr>
            <w:r>
              <w:rPr>
                <w:color w:val="000000"/>
                <w:sz w:val="16"/>
                <w:szCs w:val="16"/>
              </w:rPr>
              <w:t>(0.9)</w:t>
            </w:r>
          </w:p>
        </w:tc>
      </w:tr>
      <w:tr w:rsidR="00006D51" w:rsidRPr="003F6C55" w14:paraId="356D082B" w14:textId="77777777" w:rsidTr="00D36171">
        <w:tc>
          <w:tcPr>
            <w:tcW w:w="1558" w:type="dxa"/>
            <w:vAlign w:val="bottom"/>
          </w:tcPr>
          <w:p w14:paraId="31042A1B" w14:textId="0D18489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 xml:space="preserve">Impairment losses under </w:t>
            </w:r>
            <w:proofErr w:type="gramStart"/>
            <w:r w:rsidRPr="00D36171">
              <w:rPr>
                <w:rFonts w:eastAsia="Arial"/>
                <w:sz w:val="16"/>
                <w:szCs w:val="16"/>
              </w:rPr>
              <w:t>expected  credit</w:t>
            </w:r>
            <w:proofErr w:type="gramEnd"/>
            <w:r w:rsidRPr="00D36171">
              <w:rPr>
                <w:rFonts w:eastAsia="Arial"/>
                <w:sz w:val="16"/>
                <w:szCs w:val="16"/>
              </w:rPr>
              <w:t xml:space="preserve"> loss ("</w:t>
            </w:r>
            <w:r w:rsidRPr="00D36171">
              <w:rPr>
                <w:rFonts w:eastAsia="Arial"/>
                <w:b/>
                <w:bCs/>
                <w:sz w:val="16"/>
                <w:szCs w:val="16"/>
              </w:rPr>
              <w:t>ECL</w:t>
            </w:r>
            <w:r w:rsidRPr="00D36171">
              <w:rPr>
                <w:rFonts w:eastAsia="Arial"/>
                <w:sz w:val="16"/>
                <w:szCs w:val="16"/>
              </w:rPr>
              <w:t>") model, net of reversal</w:t>
            </w:r>
            <w:r w:rsidRPr="00D36171">
              <w:rPr>
                <w:rFonts w:eastAsia="Arial"/>
                <w:sz w:val="16"/>
                <w:szCs w:val="16"/>
              </w:rPr>
              <w:tab/>
            </w:r>
          </w:p>
        </w:tc>
        <w:tc>
          <w:tcPr>
            <w:tcW w:w="808" w:type="dxa"/>
            <w:vAlign w:val="bottom"/>
          </w:tcPr>
          <w:p w14:paraId="07D01FC9" w14:textId="18AAC32F"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56600A8E" w14:textId="3B3C6FE9"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3D81CDB1" w14:textId="6B2F89B0"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rPr>
              <w:t>(399)</w:t>
            </w:r>
          </w:p>
        </w:tc>
        <w:tc>
          <w:tcPr>
            <w:tcW w:w="808" w:type="dxa"/>
            <w:vAlign w:val="bottom"/>
          </w:tcPr>
          <w:p w14:paraId="37BCCC8D" w14:textId="437D1CD9"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rPr>
              <w:t>(4.0)</w:t>
            </w:r>
          </w:p>
        </w:tc>
        <w:tc>
          <w:tcPr>
            <w:tcW w:w="809" w:type="dxa"/>
            <w:gridSpan w:val="2"/>
            <w:vAlign w:val="bottom"/>
          </w:tcPr>
          <w:p w14:paraId="6100217A" w14:textId="288339B1"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rPr>
              <w:t>(5,851)</w:t>
            </w:r>
          </w:p>
        </w:tc>
        <w:tc>
          <w:tcPr>
            <w:tcW w:w="808" w:type="dxa"/>
            <w:gridSpan w:val="2"/>
            <w:vAlign w:val="bottom"/>
          </w:tcPr>
          <w:p w14:paraId="5D112082" w14:textId="02D1D066" w:rsidR="00006D51" w:rsidRPr="00D36171" w:rsidRDefault="00006D51" w:rsidP="00006D51">
            <w:pPr>
              <w:tabs>
                <w:tab w:val="decimal" w:pos="876"/>
              </w:tabs>
              <w:snapToGrid w:val="0"/>
              <w:contextualSpacing/>
              <w:rPr>
                <w:color w:val="000000"/>
                <w:sz w:val="16"/>
                <w:szCs w:val="16"/>
                <w:lang w:val="en-GB"/>
              </w:rPr>
            </w:pPr>
            <w:r>
              <w:rPr>
                <w:color w:val="000000"/>
                <w:sz w:val="16"/>
                <w:szCs w:val="16"/>
              </w:rPr>
              <w:t>(7.7)</w:t>
            </w:r>
          </w:p>
        </w:tc>
        <w:tc>
          <w:tcPr>
            <w:tcW w:w="808" w:type="dxa"/>
            <w:vAlign w:val="bottom"/>
          </w:tcPr>
          <w:p w14:paraId="7518F73C" w14:textId="263BCB23"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9D1BB19" w14:textId="10D25204"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E038320" w14:textId="525A8652"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(3,223)</w:t>
            </w:r>
          </w:p>
        </w:tc>
        <w:tc>
          <w:tcPr>
            <w:tcW w:w="810" w:type="dxa"/>
            <w:vAlign w:val="bottom"/>
          </w:tcPr>
          <w:p w14:paraId="47CA42AF" w14:textId="27881301"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(4.0)</w:t>
            </w:r>
          </w:p>
        </w:tc>
      </w:tr>
      <w:tr w:rsidR="00006D51" w:rsidRPr="003F6C55" w14:paraId="2F6C8604" w14:textId="77777777" w:rsidTr="00D36171">
        <w:tc>
          <w:tcPr>
            <w:tcW w:w="1558" w:type="dxa"/>
            <w:vAlign w:val="bottom"/>
          </w:tcPr>
          <w:p w14:paraId="32DF363C" w14:textId="7C720AC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lastRenderedPageBreak/>
              <w:t>Selling and distribution expenses</w:t>
            </w:r>
            <w:r w:rsidRPr="00D36171">
              <w:rPr>
                <w:rFonts w:eastAsia="Arial"/>
                <w:sz w:val="16"/>
                <w:szCs w:val="16"/>
              </w:rPr>
              <w:tab/>
            </w:r>
          </w:p>
        </w:tc>
        <w:tc>
          <w:tcPr>
            <w:tcW w:w="808" w:type="dxa"/>
            <w:vAlign w:val="bottom"/>
          </w:tcPr>
          <w:p w14:paraId="383062C1" w14:textId="060D4166"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rPr>
              <w:t>(2,736)</w:t>
            </w:r>
          </w:p>
        </w:tc>
        <w:tc>
          <w:tcPr>
            <w:tcW w:w="808" w:type="dxa"/>
            <w:vAlign w:val="bottom"/>
          </w:tcPr>
          <w:p w14:paraId="3349607A" w14:textId="7CEB31C5"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21070469" w14:textId="4541700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rPr>
              <w:t>(32,932)</w:t>
            </w:r>
          </w:p>
        </w:tc>
        <w:tc>
          <w:tcPr>
            <w:tcW w:w="808" w:type="dxa"/>
            <w:vAlign w:val="bottom"/>
          </w:tcPr>
          <w:p w14:paraId="2540ECB0" w14:textId="69757A6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rPr>
              <w:t>(326.7)</w:t>
            </w:r>
          </w:p>
        </w:tc>
        <w:tc>
          <w:tcPr>
            <w:tcW w:w="809" w:type="dxa"/>
            <w:gridSpan w:val="2"/>
            <w:vAlign w:val="bottom"/>
          </w:tcPr>
          <w:p w14:paraId="46C4ECC9" w14:textId="69398C7E"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(84,307)</w:t>
            </w:r>
          </w:p>
        </w:tc>
        <w:tc>
          <w:tcPr>
            <w:tcW w:w="808" w:type="dxa"/>
            <w:gridSpan w:val="2"/>
            <w:vAlign w:val="bottom"/>
          </w:tcPr>
          <w:p w14:paraId="0BBCB47D" w14:textId="3C7EF69C" w:rsidR="00006D51" w:rsidRPr="00D36171" w:rsidRDefault="00006D51" w:rsidP="00006D51">
            <w:pPr>
              <w:tabs>
                <w:tab w:val="decimal" w:pos="876"/>
              </w:tabs>
              <w:snapToGrid w:val="0"/>
              <w:contextualSpacing/>
              <w:rPr>
                <w:color w:val="000000"/>
                <w:sz w:val="16"/>
                <w:szCs w:val="16"/>
                <w:lang w:val="en-GB"/>
              </w:rPr>
            </w:pPr>
            <w:r>
              <w:rPr>
                <w:color w:val="000000"/>
                <w:sz w:val="16"/>
                <w:szCs w:val="16"/>
              </w:rPr>
              <w:t>(111.6)</w:t>
            </w:r>
          </w:p>
        </w:tc>
        <w:tc>
          <w:tcPr>
            <w:tcW w:w="808" w:type="dxa"/>
            <w:vAlign w:val="bottom"/>
          </w:tcPr>
          <w:p w14:paraId="6164CE3D" w14:textId="3B6A4CEF"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7348E827" w14:textId="128373EE"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4EFF12E2" w14:textId="090A8ECF"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(12,984)</w:t>
            </w:r>
          </w:p>
        </w:tc>
        <w:tc>
          <w:tcPr>
            <w:tcW w:w="810" w:type="dxa"/>
            <w:vAlign w:val="bottom"/>
          </w:tcPr>
          <w:p w14:paraId="2A84458A" w14:textId="4D7DD443"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(15.9)</w:t>
            </w:r>
          </w:p>
        </w:tc>
      </w:tr>
      <w:tr w:rsidR="00006D51" w:rsidRPr="003F6C55" w14:paraId="5091C343" w14:textId="77777777" w:rsidTr="00D36171">
        <w:tc>
          <w:tcPr>
            <w:tcW w:w="1558" w:type="dxa"/>
            <w:vAlign w:val="bottom"/>
          </w:tcPr>
          <w:p w14:paraId="715E1AD8" w14:textId="49E306A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Administrative expenses</w:t>
            </w:r>
            <w:r w:rsidRPr="00D36171">
              <w:rPr>
                <w:rFonts w:eastAsia="Arial"/>
                <w:sz w:val="16"/>
                <w:szCs w:val="16"/>
              </w:rPr>
              <w:tab/>
            </w:r>
          </w:p>
        </w:tc>
        <w:tc>
          <w:tcPr>
            <w:tcW w:w="808" w:type="dxa"/>
            <w:vAlign w:val="bottom"/>
          </w:tcPr>
          <w:p w14:paraId="4238D70A" w14:textId="2455255D"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(14,679)</w:t>
            </w:r>
          </w:p>
        </w:tc>
        <w:tc>
          <w:tcPr>
            <w:tcW w:w="808" w:type="dxa"/>
            <w:vAlign w:val="bottom"/>
          </w:tcPr>
          <w:p w14:paraId="199E7D2B" w14:textId="0E5F7644"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703488A0" w14:textId="5F47238E"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(69,286)</w:t>
            </w:r>
          </w:p>
        </w:tc>
        <w:tc>
          <w:tcPr>
            <w:tcW w:w="808" w:type="dxa"/>
            <w:vAlign w:val="bottom"/>
          </w:tcPr>
          <w:p w14:paraId="2A6A5032" w14:textId="7A48462D"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(687.4)</w:t>
            </w:r>
          </w:p>
        </w:tc>
        <w:tc>
          <w:tcPr>
            <w:tcW w:w="809" w:type="dxa"/>
            <w:gridSpan w:val="2"/>
            <w:vAlign w:val="bottom"/>
          </w:tcPr>
          <w:p w14:paraId="4B93618F" w14:textId="1C27574B"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(82,861)</w:t>
            </w:r>
          </w:p>
        </w:tc>
        <w:tc>
          <w:tcPr>
            <w:tcW w:w="808" w:type="dxa"/>
            <w:gridSpan w:val="2"/>
            <w:vAlign w:val="bottom"/>
          </w:tcPr>
          <w:p w14:paraId="70128B28" w14:textId="0F7C4B2D" w:rsidR="00006D51" w:rsidRPr="00D36171" w:rsidRDefault="00006D51" w:rsidP="00006D51">
            <w:pPr>
              <w:tabs>
                <w:tab w:val="decimal" w:pos="876"/>
              </w:tabs>
              <w:snapToGrid w:val="0"/>
              <w:contextualSpacing/>
              <w:rPr>
                <w:color w:val="000000"/>
                <w:sz w:val="16"/>
                <w:szCs w:val="16"/>
                <w:lang w:val="en-GB"/>
              </w:rPr>
            </w:pPr>
            <w:r>
              <w:rPr>
                <w:color w:val="000000"/>
                <w:sz w:val="16"/>
                <w:szCs w:val="16"/>
              </w:rPr>
              <w:t>(109.7)</w:t>
            </w:r>
          </w:p>
        </w:tc>
        <w:tc>
          <w:tcPr>
            <w:tcW w:w="808" w:type="dxa"/>
            <w:vAlign w:val="bottom"/>
          </w:tcPr>
          <w:p w14:paraId="12716011" w14:textId="09935A14"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227F1A42" w14:textId="0ABB67BA"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11F24A8" w14:textId="403E8D63"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(20,342)</w:t>
            </w:r>
          </w:p>
        </w:tc>
        <w:tc>
          <w:tcPr>
            <w:tcW w:w="810" w:type="dxa"/>
            <w:vAlign w:val="bottom"/>
          </w:tcPr>
          <w:p w14:paraId="22CDE9DF" w14:textId="5F451CB8"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(25.0)</w:t>
            </w:r>
          </w:p>
        </w:tc>
      </w:tr>
      <w:tr w:rsidR="00006D51" w:rsidRPr="003F6C55" w14:paraId="097E6870" w14:textId="77777777" w:rsidTr="00D36171">
        <w:tc>
          <w:tcPr>
            <w:tcW w:w="1558" w:type="dxa"/>
            <w:vAlign w:val="bottom"/>
          </w:tcPr>
          <w:p w14:paraId="02FCCFFA" w14:textId="281202BF"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Research and development expenses</w:t>
            </w:r>
            <w:r w:rsidRPr="00D36171">
              <w:rPr>
                <w:rFonts w:eastAsia="Arial"/>
                <w:sz w:val="16"/>
                <w:szCs w:val="16"/>
              </w:rPr>
              <w:tab/>
            </w:r>
          </w:p>
        </w:tc>
        <w:tc>
          <w:tcPr>
            <w:tcW w:w="808" w:type="dxa"/>
            <w:vAlign w:val="bottom"/>
          </w:tcPr>
          <w:p w14:paraId="37C35188" w14:textId="6A570F83"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(30,596)</w:t>
            </w:r>
          </w:p>
        </w:tc>
        <w:tc>
          <w:tcPr>
            <w:tcW w:w="808" w:type="dxa"/>
            <w:vAlign w:val="bottom"/>
          </w:tcPr>
          <w:p w14:paraId="5B1BB296" w14:textId="28986A7E"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509F0FB7" w14:textId="78C96523"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(252,924)</w:t>
            </w:r>
          </w:p>
        </w:tc>
        <w:tc>
          <w:tcPr>
            <w:tcW w:w="808" w:type="dxa"/>
            <w:vAlign w:val="bottom"/>
          </w:tcPr>
          <w:p w14:paraId="012AB68D" w14:textId="06BE7BCF"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(2,509.2)</w:t>
            </w:r>
          </w:p>
        </w:tc>
        <w:tc>
          <w:tcPr>
            <w:tcW w:w="809" w:type="dxa"/>
            <w:gridSpan w:val="2"/>
            <w:vAlign w:val="bottom"/>
          </w:tcPr>
          <w:p w14:paraId="5EA9F53F" w14:textId="35545C30"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(354,653)</w:t>
            </w:r>
          </w:p>
        </w:tc>
        <w:tc>
          <w:tcPr>
            <w:tcW w:w="808" w:type="dxa"/>
            <w:gridSpan w:val="2"/>
            <w:vAlign w:val="bottom"/>
          </w:tcPr>
          <w:p w14:paraId="39324A4E" w14:textId="33948E36" w:rsidR="00006D51" w:rsidRPr="00D36171" w:rsidRDefault="00006D51" w:rsidP="00006D51">
            <w:pPr>
              <w:tabs>
                <w:tab w:val="decimal" w:pos="876"/>
              </w:tabs>
              <w:snapToGrid w:val="0"/>
              <w:contextualSpacing/>
              <w:rPr>
                <w:color w:val="000000"/>
                <w:sz w:val="16"/>
                <w:szCs w:val="16"/>
                <w:lang w:val="en-GB"/>
              </w:rPr>
            </w:pPr>
            <w:r>
              <w:rPr>
                <w:color w:val="000000"/>
                <w:sz w:val="16"/>
                <w:szCs w:val="16"/>
              </w:rPr>
              <w:t>(469.5)</w:t>
            </w:r>
          </w:p>
        </w:tc>
        <w:tc>
          <w:tcPr>
            <w:tcW w:w="808" w:type="dxa"/>
            <w:vAlign w:val="bottom"/>
          </w:tcPr>
          <w:p w14:paraId="59595E2A" w14:textId="3B74BBC7"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547E4434" w14:textId="1FDE2342" w:rsidR="00006D51" w:rsidRPr="00D36171" w:rsidRDefault="00006D51" w:rsidP="00006D51">
            <w:pP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B0B5BA8" w14:textId="302EFEDA"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(93,361)</w:t>
            </w:r>
          </w:p>
        </w:tc>
        <w:tc>
          <w:tcPr>
            <w:tcW w:w="810" w:type="dxa"/>
            <w:vAlign w:val="bottom"/>
          </w:tcPr>
          <w:p w14:paraId="4DC7EA90" w14:textId="40EF95EA" w:rsidR="00006D51" w:rsidRPr="00D36171" w:rsidRDefault="00006D51" w:rsidP="00006D51">
            <w:pPr>
              <w:tabs>
                <w:tab w:val="decimal" w:pos="876"/>
              </w:tabs>
              <w:snapToGrid w:val="0"/>
              <w:contextualSpacing/>
              <w:jc w:val="right"/>
              <w:rPr>
                <w:b/>
                <w:bCs/>
                <w:color w:val="000000"/>
                <w:sz w:val="16"/>
                <w:szCs w:val="16"/>
                <w:lang w:val="en-GB"/>
              </w:rPr>
            </w:pPr>
            <w:r>
              <w:rPr>
                <w:color w:val="000000"/>
                <w:sz w:val="16"/>
                <w:szCs w:val="16"/>
              </w:rPr>
              <w:t>(114.6)</w:t>
            </w:r>
          </w:p>
        </w:tc>
      </w:tr>
      <w:tr w:rsidR="00006D51" w:rsidRPr="003F6C55" w14:paraId="0850A01F" w14:textId="77777777" w:rsidTr="00D36171">
        <w:tc>
          <w:tcPr>
            <w:tcW w:w="1558" w:type="dxa"/>
            <w:vAlign w:val="bottom"/>
          </w:tcPr>
          <w:p w14:paraId="33431E1F" w14:textId="7027A583"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Financing costs</w:t>
            </w:r>
            <w:r w:rsidRPr="00D36171">
              <w:rPr>
                <w:rFonts w:eastAsia="Arial"/>
                <w:sz w:val="16"/>
                <w:szCs w:val="16"/>
              </w:rPr>
              <w:tab/>
            </w:r>
          </w:p>
        </w:tc>
        <w:tc>
          <w:tcPr>
            <w:tcW w:w="808" w:type="dxa"/>
            <w:vAlign w:val="bottom"/>
          </w:tcPr>
          <w:p w14:paraId="30E76062" w14:textId="28FB098E" w:rsidR="00006D51" w:rsidRPr="00D36171" w:rsidRDefault="00006D51" w:rsidP="00006D51">
            <w:pPr>
              <w:tabs>
                <w:tab w:val="decimal" w:pos="527"/>
              </w:tabs>
              <w:snapToGrid w:val="0"/>
              <w:contextualSpacing/>
              <w:jc w:val="right"/>
              <w:rPr>
                <w:color w:val="000000"/>
                <w:sz w:val="16"/>
                <w:szCs w:val="16"/>
                <w:lang w:val="en-GB"/>
              </w:rPr>
            </w:pPr>
            <w:r w:rsidRPr="00D36171">
              <w:rPr>
                <w:color w:val="000000"/>
                <w:sz w:val="16"/>
                <w:szCs w:val="16"/>
                <w:lang w:val="en-GB" w:eastAsia="zh-TW"/>
              </w:rPr>
              <w:t>(9,904)</w:t>
            </w:r>
          </w:p>
        </w:tc>
        <w:tc>
          <w:tcPr>
            <w:tcW w:w="808" w:type="dxa"/>
            <w:vAlign w:val="bottom"/>
          </w:tcPr>
          <w:p w14:paraId="37695044" w14:textId="2491A1C8" w:rsidR="00006D51" w:rsidRPr="00D36171" w:rsidRDefault="00006D51" w:rsidP="00006D51">
            <w:pP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5E39112D" w14:textId="54A068CC"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(70,337)</w:t>
            </w:r>
          </w:p>
        </w:tc>
        <w:tc>
          <w:tcPr>
            <w:tcW w:w="808" w:type="dxa"/>
            <w:vAlign w:val="bottom"/>
          </w:tcPr>
          <w:p w14:paraId="4E54C855" w14:textId="28E14795" w:rsidR="00006D51" w:rsidRPr="00D36171" w:rsidRDefault="00006D51" w:rsidP="00006D51">
            <w:pPr>
              <w:tabs>
                <w:tab w:val="decimal" w:pos="876"/>
              </w:tabs>
              <w:snapToGrid w:val="0"/>
              <w:contextualSpacing/>
              <w:rPr>
                <w:color w:val="000000"/>
                <w:sz w:val="16"/>
                <w:szCs w:val="16"/>
                <w:lang w:val="en-GB"/>
              </w:rPr>
            </w:pPr>
            <w:r w:rsidRPr="00D36171">
              <w:rPr>
                <w:color w:val="000000"/>
                <w:sz w:val="16"/>
                <w:szCs w:val="16"/>
                <w:lang w:val="en-GB" w:eastAsia="zh-TW"/>
              </w:rPr>
              <w:t>(697.8)</w:t>
            </w:r>
          </w:p>
        </w:tc>
        <w:tc>
          <w:tcPr>
            <w:tcW w:w="809" w:type="dxa"/>
            <w:gridSpan w:val="2"/>
            <w:vAlign w:val="bottom"/>
          </w:tcPr>
          <w:p w14:paraId="25964EAE" w14:textId="65207BC4" w:rsidR="00006D51" w:rsidRPr="00D36171" w:rsidRDefault="00006D51" w:rsidP="00006D51">
            <w:pPr>
              <w:tabs>
                <w:tab w:val="decimal" w:pos="876"/>
              </w:tabs>
              <w:snapToGrid w:val="0"/>
              <w:contextualSpacing/>
              <w:rPr>
                <w:color w:val="000000"/>
                <w:sz w:val="16"/>
                <w:szCs w:val="16"/>
                <w:lang w:val="en-GB"/>
              </w:rPr>
            </w:pPr>
            <w:r>
              <w:rPr>
                <w:color w:val="000000"/>
                <w:sz w:val="16"/>
                <w:szCs w:val="16"/>
                <w:lang w:val="en-GB" w:eastAsia="zh-TW"/>
              </w:rPr>
              <w:t>(134,061)</w:t>
            </w:r>
          </w:p>
        </w:tc>
        <w:tc>
          <w:tcPr>
            <w:tcW w:w="808" w:type="dxa"/>
            <w:gridSpan w:val="2"/>
            <w:vAlign w:val="bottom"/>
          </w:tcPr>
          <w:p w14:paraId="12552EF9" w14:textId="2A3907BD" w:rsidR="00006D51" w:rsidRPr="00D36171" w:rsidRDefault="00006D51" w:rsidP="00006D51">
            <w:pPr>
              <w:tabs>
                <w:tab w:val="decimal" w:pos="876"/>
              </w:tabs>
              <w:snapToGrid w:val="0"/>
              <w:contextualSpacing/>
              <w:rPr>
                <w:color w:val="000000"/>
                <w:sz w:val="16"/>
                <w:szCs w:val="16"/>
                <w:lang w:val="en-GB"/>
              </w:rPr>
            </w:pPr>
            <w:r>
              <w:rPr>
                <w:color w:val="000000"/>
                <w:sz w:val="16"/>
                <w:szCs w:val="16"/>
              </w:rPr>
              <w:t>(177.5)</w:t>
            </w:r>
          </w:p>
        </w:tc>
        <w:tc>
          <w:tcPr>
            <w:tcW w:w="808" w:type="dxa"/>
            <w:vAlign w:val="bottom"/>
          </w:tcPr>
          <w:p w14:paraId="68F7BE0D" w14:textId="08549A89" w:rsidR="00006D51" w:rsidRPr="00D36171" w:rsidRDefault="00006D51" w:rsidP="00006D51">
            <w:pPr>
              <w:tabs>
                <w:tab w:val="decimal" w:pos="876"/>
              </w:tabs>
              <w:snapToGrid w:val="0"/>
              <w:contextualSpacing/>
              <w:jc w:val="right"/>
              <w:rPr>
                <w:color w:val="000000"/>
                <w:sz w:val="16"/>
                <w:szCs w:val="16"/>
                <w:lang w:val="en-GB"/>
              </w:rPr>
            </w:pPr>
            <w:r w:rsidRPr="00A77CD9">
              <w:rPr>
                <w:rFonts w:eastAsia="Arial"/>
                <w:bCs/>
                <w:sz w:val="16"/>
                <w:szCs w:val="16"/>
              </w:rPr>
              <w:t>[●]</w:t>
            </w:r>
          </w:p>
        </w:tc>
        <w:tc>
          <w:tcPr>
            <w:tcW w:w="808" w:type="dxa"/>
            <w:vAlign w:val="bottom"/>
          </w:tcPr>
          <w:p w14:paraId="0342F063" w14:textId="27FB5BA4" w:rsidR="00006D51" w:rsidRPr="00D36171" w:rsidRDefault="00006D51" w:rsidP="00006D51">
            <w:pPr>
              <w:tabs>
                <w:tab w:val="decimal" w:pos="876"/>
              </w:tabs>
              <w:snapToGrid w:val="0"/>
              <w:contextualSpacing/>
              <w:jc w:val="right"/>
              <w:rPr>
                <w:color w:val="000000"/>
                <w:sz w:val="16"/>
                <w:szCs w:val="16"/>
                <w:lang w:val="en-GB"/>
              </w:rPr>
            </w:pPr>
            <w:r w:rsidRPr="00A77CD9">
              <w:rPr>
                <w:rFonts w:eastAsia="Arial"/>
                <w:bCs/>
                <w:sz w:val="16"/>
                <w:szCs w:val="16"/>
              </w:rPr>
              <w:t>[●]</w:t>
            </w:r>
          </w:p>
        </w:tc>
        <w:tc>
          <w:tcPr>
            <w:tcW w:w="808" w:type="dxa"/>
            <w:vAlign w:val="bottom"/>
          </w:tcPr>
          <w:p w14:paraId="3A0CBC83" w14:textId="4256F91D"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(44,881)</w:t>
            </w:r>
          </w:p>
        </w:tc>
        <w:tc>
          <w:tcPr>
            <w:tcW w:w="810" w:type="dxa"/>
            <w:vAlign w:val="bottom"/>
          </w:tcPr>
          <w:p w14:paraId="15A8D06D" w14:textId="1D9FB5D6" w:rsidR="00006D51" w:rsidRPr="00D36171" w:rsidRDefault="00006D51" w:rsidP="00006D51">
            <w:pPr>
              <w:tabs>
                <w:tab w:val="decimal" w:pos="876"/>
              </w:tabs>
              <w:snapToGrid w:val="0"/>
              <w:contextualSpacing/>
              <w:jc w:val="right"/>
              <w:rPr>
                <w:color w:val="000000"/>
                <w:sz w:val="16"/>
                <w:szCs w:val="16"/>
                <w:lang w:val="en-GB"/>
              </w:rPr>
            </w:pPr>
            <w:r>
              <w:rPr>
                <w:color w:val="000000"/>
                <w:sz w:val="16"/>
                <w:szCs w:val="16"/>
              </w:rPr>
              <w:t>(55.1)</w:t>
            </w:r>
          </w:p>
        </w:tc>
      </w:tr>
      <w:tr w:rsidR="00006D51" w:rsidRPr="003F6C55" w14:paraId="32496682" w14:textId="77777777" w:rsidTr="00D36171">
        <w:tc>
          <w:tcPr>
            <w:tcW w:w="1558" w:type="dxa"/>
            <w:vAlign w:val="bottom"/>
          </w:tcPr>
          <w:p w14:paraId="70FD5FD8" w14:textId="311BCD67"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Share of results of associates</w:t>
            </w:r>
            <w:r w:rsidRPr="00D36171">
              <w:rPr>
                <w:rFonts w:eastAsia="Arial"/>
                <w:sz w:val="16"/>
                <w:szCs w:val="16"/>
              </w:rPr>
              <w:tab/>
            </w:r>
          </w:p>
        </w:tc>
        <w:tc>
          <w:tcPr>
            <w:tcW w:w="808" w:type="dxa"/>
            <w:vAlign w:val="bottom"/>
          </w:tcPr>
          <w:p w14:paraId="4352D6F5" w14:textId="3B54D535"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rPr>
              <w:t>—</w:t>
            </w:r>
          </w:p>
        </w:tc>
        <w:tc>
          <w:tcPr>
            <w:tcW w:w="808" w:type="dxa"/>
            <w:vAlign w:val="bottom"/>
          </w:tcPr>
          <w:p w14:paraId="5C0D47A6" w14:textId="2BF22520" w:rsidR="00006D51" w:rsidRPr="00D36171" w:rsidRDefault="00006D51" w:rsidP="00006D51">
            <w:pPr>
              <w:pBdr>
                <w:bottom w:val="single" w:sz="4" w:space="1" w:color="auto"/>
              </w:pBd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0482928F" w14:textId="234B7EAE"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rPr>
              <w:t>—</w:t>
            </w:r>
          </w:p>
        </w:tc>
        <w:tc>
          <w:tcPr>
            <w:tcW w:w="808" w:type="dxa"/>
            <w:vAlign w:val="bottom"/>
          </w:tcPr>
          <w:p w14:paraId="203D36F7" w14:textId="2E4BE958"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rPr>
              <w:t>—</w:t>
            </w:r>
          </w:p>
        </w:tc>
        <w:tc>
          <w:tcPr>
            <w:tcW w:w="809" w:type="dxa"/>
            <w:gridSpan w:val="2"/>
            <w:vAlign w:val="bottom"/>
          </w:tcPr>
          <w:p w14:paraId="6772725A" w14:textId="0D60D444"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lang w:val="en-GB" w:eastAsia="zh-TW"/>
              </w:rPr>
              <w:t>(35)</w:t>
            </w:r>
          </w:p>
        </w:tc>
        <w:tc>
          <w:tcPr>
            <w:tcW w:w="808" w:type="dxa"/>
            <w:gridSpan w:val="2"/>
            <w:vAlign w:val="bottom"/>
          </w:tcPr>
          <w:p w14:paraId="2C99D19F" w14:textId="00CA09C5"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rPr>
              <w:t>(0.0)</w:t>
            </w:r>
          </w:p>
        </w:tc>
        <w:tc>
          <w:tcPr>
            <w:tcW w:w="808" w:type="dxa"/>
            <w:vAlign w:val="bottom"/>
          </w:tcPr>
          <w:p w14:paraId="240B7BF5" w14:textId="4CF52572"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679F2C82" w14:textId="600596B5"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607B7481" w14:textId="3ED3748B"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D36171">
              <w:rPr>
                <w:color w:val="000000"/>
                <w:sz w:val="16"/>
                <w:szCs w:val="16"/>
                <w:lang w:val="en-GB"/>
              </w:rPr>
              <w:t>—</w:t>
            </w:r>
          </w:p>
        </w:tc>
        <w:tc>
          <w:tcPr>
            <w:tcW w:w="810" w:type="dxa"/>
            <w:vAlign w:val="bottom"/>
          </w:tcPr>
          <w:p w14:paraId="7B316DAC" w14:textId="74E4E71D"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D36171">
              <w:rPr>
                <w:color w:val="000000"/>
                <w:sz w:val="16"/>
                <w:szCs w:val="16"/>
                <w:lang w:val="en-GB"/>
              </w:rPr>
              <w:t>—</w:t>
            </w:r>
          </w:p>
        </w:tc>
      </w:tr>
      <w:tr w:rsidR="00006D51" w:rsidRPr="003F6C55" w14:paraId="3259A4C5" w14:textId="77777777" w:rsidTr="00D36171">
        <w:tc>
          <w:tcPr>
            <w:tcW w:w="1558" w:type="dxa"/>
            <w:vAlign w:val="bottom"/>
          </w:tcPr>
          <w:p w14:paraId="44EE48FE" w14:textId="7E90DB9B" w:rsidR="00006D51" w:rsidRPr="00D36171" w:rsidRDefault="00006D51" w:rsidP="00006D51">
            <w:pPr>
              <w:tabs>
                <w:tab w:val="right" w:leader="dot" w:pos="2805"/>
              </w:tabs>
              <w:snapToGrid w:val="0"/>
              <w:ind w:left="181" w:hanging="181"/>
              <w:contextualSpacing/>
              <w:rPr>
                <w:rFonts w:eastAsia="Arial"/>
                <w:b/>
                <w:bCs/>
                <w:sz w:val="16"/>
                <w:szCs w:val="16"/>
              </w:rPr>
            </w:pPr>
            <w:r w:rsidRPr="00D36171">
              <w:rPr>
                <w:rFonts w:eastAsiaTheme="minorEastAsia" w:hint="eastAsia"/>
                <w:b/>
                <w:bCs/>
                <w:sz w:val="16"/>
                <w:szCs w:val="16"/>
                <w:lang w:eastAsia="zh-CN"/>
              </w:rPr>
              <w:t>Loss</w:t>
            </w:r>
            <w:r w:rsidRPr="00D36171">
              <w:rPr>
                <w:rFonts w:eastAsia="Arial"/>
                <w:b/>
                <w:bCs/>
                <w:sz w:val="16"/>
                <w:szCs w:val="16"/>
              </w:rPr>
              <w:t xml:space="preserve"> before tax</w:t>
            </w:r>
          </w:p>
        </w:tc>
        <w:tc>
          <w:tcPr>
            <w:tcW w:w="808" w:type="dxa"/>
            <w:vAlign w:val="bottom"/>
          </w:tcPr>
          <w:p w14:paraId="047301DB" w14:textId="5E34FE12" w:rsidR="00006D51" w:rsidRPr="00D36171" w:rsidRDefault="00006D51" w:rsidP="00006D51">
            <w:pPr>
              <w:tabs>
                <w:tab w:val="decimal" w:pos="527"/>
              </w:tabs>
              <w:snapToGrid w:val="0"/>
              <w:contextualSpacing/>
              <w:jc w:val="right"/>
              <w:rPr>
                <w:b/>
                <w:bCs/>
                <w:color w:val="000000"/>
                <w:sz w:val="16"/>
                <w:szCs w:val="16"/>
                <w:lang w:val="en-GB"/>
              </w:rPr>
            </w:pPr>
            <w:r w:rsidRPr="00D36171">
              <w:rPr>
                <w:b/>
                <w:bCs/>
                <w:color w:val="000000"/>
                <w:sz w:val="16"/>
                <w:szCs w:val="16"/>
              </w:rPr>
              <w:t>(56,205)</w:t>
            </w:r>
          </w:p>
        </w:tc>
        <w:tc>
          <w:tcPr>
            <w:tcW w:w="808" w:type="dxa"/>
            <w:vAlign w:val="bottom"/>
          </w:tcPr>
          <w:p w14:paraId="4B1AF045" w14:textId="746033AA" w:rsidR="00006D51" w:rsidRPr="00D36171" w:rsidRDefault="00006D51" w:rsidP="00006D51">
            <w:pPr>
              <w:tabs>
                <w:tab w:val="decimal" w:pos="509"/>
              </w:tabs>
              <w:snapToGrid w:val="0"/>
              <w:contextualSpacing/>
              <w:rPr>
                <w:b/>
                <w:bCs/>
                <w:color w:val="000000"/>
                <w:sz w:val="16"/>
                <w:szCs w:val="16"/>
                <w:lang w:val="en-GB"/>
              </w:rPr>
            </w:pPr>
            <w:r w:rsidRPr="00006D51">
              <w:rPr>
                <w:sz w:val="16"/>
                <w:szCs w:val="32"/>
              </w:rPr>
              <w:t>N/A</w:t>
            </w:r>
          </w:p>
        </w:tc>
        <w:tc>
          <w:tcPr>
            <w:tcW w:w="808" w:type="dxa"/>
            <w:vAlign w:val="bottom"/>
          </w:tcPr>
          <w:p w14:paraId="63806C5E" w14:textId="4C1816F9"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(380,412)</w:t>
            </w:r>
          </w:p>
        </w:tc>
        <w:tc>
          <w:tcPr>
            <w:tcW w:w="808" w:type="dxa"/>
            <w:vAlign w:val="bottom"/>
          </w:tcPr>
          <w:p w14:paraId="50CA422A" w14:textId="5E224F63"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(3,773.9)</w:t>
            </w:r>
          </w:p>
        </w:tc>
        <w:tc>
          <w:tcPr>
            <w:tcW w:w="809" w:type="dxa"/>
            <w:gridSpan w:val="2"/>
            <w:vAlign w:val="bottom"/>
          </w:tcPr>
          <w:p w14:paraId="7A59344C" w14:textId="08DF6589"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(582,668)</w:t>
            </w:r>
          </w:p>
        </w:tc>
        <w:tc>
          <w:tcPr>
            <w:tcW w:w="808" w:type="dxa"/>
            <w:gridSpan w:val="2"/>
            <w:vAlign w:val="bottom"/>
          </w:tcPr>
          <w:p w14:paraId="4B384F28" w14:textId="22C876BF" w:rsidR="00006D51" w:rsidRPr="00D36171" w:rsidRDefault="00006D51" w:rsidP="00006D51">
            <w:pPr>
              <w:tabs>
                <w:tab w:val="decimal" w:pos="876"/>
              </w:tabs>
              <w:snapToGrid w:val="0"/>
              <w:contextualSpacing/>
              <w:rPr>
                <w:b/>
                <w:bCs/>
                <w:color w:val="000000"/>
                <w:sz w:val="16"/>
                <w:szCs w:val="16"/>
                <w:lang w:val="en-GB"/>
              </w:rPr>
            </w:pPr>
            <w:r w:rsidRPr="00D36171">
              <w:rPr>
                <w:b/>
                <w:bCs/>
                <w:color w:val="000000"/>
                <w:sz w:val="16"/>
                <w:szCs w:val="16"/>
              </w:rPr>
              <w:t>(771.3)</w:t>
            </w:r>
          </w:p>
        </w:tc>
        <w:tc>
          <w:tcPr>
            <w:tcW w:w="808" w:type="dxa"/>
            <w:vAlign w:val="bottom"/>
          </w:tcPr>
          <w:p w14:paraId="4A417BA3" w14:textId="680AE880" w:rsidR="00006D51" w:rsidRPr="00D36171" w:rsidRDefault="00006D51" w:rsidP="00006D51">
            <w:pP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4D30E857" w14:textId="5826F837" w:rsidR="00006D51" w:rsidRPr="00D36171" w:rsidRDefault="00006D51" w:rsidP="00006D51">
            <w:pP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684E406C" w14:textId="3F3124A3"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(149,651)</w:t>
            </w:r>
          </w:p>
        </w:tc>
        <w:tc>
          <w:tcPr>
            <w:tcW w:w="810" w:type="dxa"/>
            <w:vAlign w:val="bottom"/>
          </w:tcPr>
          <w:p w14:paraId="1D0A61E1" w14:textId="43834048" w:rsidR="00006D51" w:rsidRPr="00D36171" w:rsidRDefault="00006D51" w:rsidP="00006D51">
            <w:pPr>
              <w:tabs>
                <w:tab w:val="decimal" w:pos="876"/>
              </w:tabs>
              <w:snapToGrid w:val="0"/>
              <w:contextualSpacing/>
              <w:jc w:val="right"/>
              <w:rPr>
                <w:b/>
                <w:bCs/>
                <w:color w:val="000000"/>
                <w:sz w:val="16"/>
                <w:szCs w:val="16"/>
                <w:lang w:val="en-GB"/>
              </w:rPr>
            </w:pPr>
            <w:r w:rsidRPr="00D36171">
              <w:rPr>
                <w:b/>
                <w:bCs/>
                <w:color w:val="000000"/>
                <w:sz w:val="16"/>
                <w:szCs w:val="16"/>
              </w:rPr>
              <w:t>(183.6)</w:t>
            </w:r>
          </w:p>
        </w:tc>
      </w:tr>
      <w:tr w:rsidR="00006D51" w:rsidRPr="003F6C55" w14:paraId="593CD239" w14:textId="77777777" w:rsidTr="00D36171">
        <w:tc>
          <w:tcPr>
            <w:tcW w:w="1558" w:type="dxa"/>
            <w:vAlign w:val="bottom"/>
          </w:tcPr>
          <w:p w14:paraId="3412DD9A" w14:textId="3E33F610" w:rsidR="00006D51" w:rsidRPr="00D36171" w:rsidRDefault="00006D51" w:rsidP="00006D51">
            <w:pPr>
              <w:tabs>
                <w:tab w:val="right" w:leader="dot" w:pos="2805"/>
              </w:tabs>
              <w:snapToGrid w:val="0"/>
              <w:ind w:left="181" w:hanging="181"/>
              <w:contextualSpacing/>
              <w:rPr>
                <w:rFonts w:eastAsia="Arial"/>
                <w:sz w:val="16"/>
                <w:szCs w:val="16"/>
              </w:rPr>
            </w:pPr>
            <w:r w:rsidRPr="00D36171">
              <w:rPr>
                <w:rFonts w:eastAsia="Arial"/>
                <w:sz w:val="16"/>
                <w:szCs w:val="16"/>
              </w:rPr>
              <w:t xml:space="preserve">Income tax </w:t>
            </w:r>
            <w:r w:rsidRPr="00D36171">
              <w:rPr>
                <w:rFonts w:eastAsiaTheme="minorEastAsia" w:hint="eastAsia"/>
                <w:sz w:val="16"/>
                <w:szCs w:val="16"/>
                <w:lang w:eastAsia="zh-CN"/>
              </w:rPr>
              <w:t>credit</w:t>
            </w:r>
            <w:r w:rsidRPr="00D36171">
              <w:rPr>
                <w:rFonts w:eastAsia="Arial"/>
                <w:sz w:val="16"/>
                <w:szCs w:val="16"/>
              </w:rPr>
              <w:tab/>
            </w:r>
          </w:p>
        </w:tc>
        <w:tc>
          <w:tcPr>
            <w:tcW w:w="808" w:type="dxa"/>
            <w:vAlign w:val="bottom"/>
          </w:tcPr>
          <w:p w14:paraId="52CC3416" w14:textId="5ABE4CF0" w:rsidR="00006D51" w:rsidRPr="00D36171" w:rsidRDefault="00006D51" w:rsidP="00006D51">
            <w:pPr>
              <w:pBdr>
                <w:bottom w:val="single" w:sz="4" w:space="1" w:color="auto"/>
              </w:pBdr>
              <w:tabs>
                <w:tab w:val="decimal" w:pos="527"/>
              </w:tabs>
              <w:snapToGrid w:val="0"/>
              <w:contextualSpacing/>
              <w:jc w:val="right"/>
              <w:rPr>
                <w:color w:val="000000"/>
                <w:sz w:val="16"/>
                <w:szCs w:val="16"/>
                <w:lang w:val="en-GB"/>
              </w:rPr>
            </w:pPr>
            <w:r w:rsidRPr="00D36171">
              <w:rPr>
                <w:color w:val="000000"/>
                <w:sz w:val="16"/>
                <w:szCs w:val="16"/>
                <w:lang w:val="en-GB" w:eastAsia="zh-TW"/>
              </w:rPr>
              <w:t xml:space="preserve">4,355 </w:t>
            </w:r>
          </w:p>
        </w:tc>
        <w:tc>
          <w:tcPr>
            <w:tcW w:w="808" w:type="dxa"/>
            <w:vAlign w:val="bottom"/>
          </w:tcPr>
          <w:p w14:paraId="7EF71358" w14:textId="1E5F6591" w:rsidR="00006D51" w:rsidRPr="00D36171" w:rsidRDefault="00006D51" w:rsidP="00006D51">
            <w:pPr>
              <w:pBdr>
                <w:bottom w:val="single" w:sz="4" w:space="1" w:color="auto"/>
              </w:pBdr>
              <w:tabs>
                <w:tab w:val="decimal" w:pos="509"/>
              </w:tabs>
              <w:snapToGrid w:val="0"/>
              <w:contextualSpacing/>
              <w:rPr>
                <w:color w:val="000000"/>
                <w:sz w:val="16"/>
                <w:szCs w:val="16"/>
                <w:lang w:val="en-GB"/>
              </w:rPr>
            </w:pPr>
            <w:r w:rsidRPr="00006D51">
              <w:rPr>
                <w:sz w:val="16"/>
                <w:szCs w:val="32"/>
              </w:rPr>
              <w:t>N/A</w:t>
            </w:r>
          </w:p>
        </w:tc>
        <w:tc>
          <w:tcPr>
            <w:tcW w:w="808" w:type="dxa"/>
            <w:vAlign w:val="bottom"/>
          </w:tcPr>
          <w:p w14:paraId="67AE11A0" w14:textId="3E9F88B3"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eastAsia="zh-TW"/>
              </w:rPr>
              <w:t xml:space="preserve">2,249 </w:t>
            </w:r>
          </w:p>
        </w:tc>
        <w:tc>
          <w:tcPr>
            <w:tcW w:w="808" w:type="dxa"/>
            <w:vAlign w:val="bottom"/>
          </w:tcPr>
          <w:p w14:paraId="1BE70E4E" w14:textId="43D27C76"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sidRPr="00D36171">
              <w:rPr>
                <w:color w:val="000000"/>
                <w:sz w:val="16"/>
                <w:szCs w:val="16"/>
                <w:lang w:val="en-GB" w:eastAsia="zh-TW"/>
              </w:rPr>
              <w:t xml:space="preserve">22.3 </w:t>
            </w:r>
          </w:p>
        </w:tc>
        <w:tc>
          <w:tcPr>
            <w:tcW w:w="809" w:type="dxa"/>
            <w:gridSpan w:val="2"/>
            <w:vAlign w:val="bottom"/>
          </w:tcPr>
          <w:p w14:paraId="0A1C7E63" w14:textId="74525AC8"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lang w:val="en-GB" w:eastAsia="zh-TW"/>
              </w:rPr>
              <w:t xml:space="preserve">3,354 </w:t>
            </w:r>
          </w:p>
        </w:tc>
        <w:tc>
          <w:tcPr>
            <w:tcW w:w="808" w:type="dxa"/>
            <w:gridSpan w:val="2"/>
            <w:vAlign w:val="bottom"/>
          </w:tcPr>
          <w:p w14:paraId="02294A59" w14:textId="1FF41FD9" w:rsidR="00006D51" w:rsidRPr="00D36171" w:rsidRDefault="00006D51" w:rsidP="00006D51">
            <w:pPr>
              <w:pBdr>
                <w:bottom w:val="single" w:sz="4" w:space="1" w:color="auto"/>
              </w:pBdr>
              <w:tabs>
                <w:tab w:val="decimal" w:pos="876"/>
              </w:tabs>
              <w:snapToGrid w:val="0"/>
              <w:contextualSpacing/>
              <w:rPr>
                <w:color w:val="000000"/>
                <w:sz w:val="16"/>
                <w:szCs w:val="16"/>
                <w:lang w:val="en-GB"/>
              </w:rPr>
            </w:pPr>
            <w:r>
              <w:rPr>
                <w:color w:val="000000"/>
                <w:sz w:val="16"/>
                <w:szCs w:val="16"/>
              </w:rPr>
              <w:t xml:space="preserve">4.4 </w:t>
            </w:r>
          </w:p>
        </w:tc>
        <w:tc>
          <w:tcPr>
            <w:tcW w:w="808" w:type="dxa"/>
            <w:vAlign w:val="bottom"/>
          </w:tcPr>
          <w:p w14:paraId="0515FC85" w14:textId="1228AD34"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37853909" w14:textId="16F05CF7"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sidRPr="00A77CD9">
              <w:rPr>
                <w:rFonts w:eastAsia="Arial"/>
                <w:bCs/>
                <w:sz w:val="16"/>
                <w:szCs w:val="16"/>
              </w:rPr>
              <w:t>[●]</w:t>
            </w:r>
          </w:p>
        </w:tc>
        <w:tc>
          <w:tcPr>
            <w:tcW w:w="808" w:type="dxa"/>
            <w:vAlign w:val="bottom"/>
          </w:tcPr>
          <w:p w14:paraId="0CE9DA04" w14:textId="1C48AAD2"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Pr>
                <w:color w:val="000000"/>
                <w:sz w:val="16"/>
                <w:szCs w:val="16"/>
              </w:rPr>
              <w:t xml:space="preserve">3,508 </w:t>
            </w:r>
          </w:p>
        </w:tc>
        <w:tc>
          <w:tcPr>
            <w:tcW w:w="810" w:type="dxa"/>
            <w:vAlign w:val="bottom"/>
          </w:tcPr>
          <w:p w14:paraId="025D8826" w14:textId="3C4F0589" w:rsidR="00006D51" w:rsidRPr="00D36171" w:rsidRDefault="00006D51" w:rsidP="00006D51">
            <w:pPr>
              <w:pBdr>
                <w:bottom w:val="single" w:sz="4" w:space="1" w:color="auto"/>
              </w:pBdr>
              <w:tabs>
                <w:tab w:val="decimal" w:pos="876"/>
              </w:tabs>
              <w:snapToGrid w:val="0"/>
              <w:contextualSpacing/>
              <w:jc w:val="right"/>
              <w:rPr>
                <w:b/>
                <w:bCs/>
                <w:color w:val="000000"/>
                <w:sz w:val="16"/>
                <w:szCs w:val="16"/>
                <w:lang w:val="en-GB"/>
              </w:rPr>
            </w:pPr>
            <w:r>
              <w:rPr>
                <w:color w:val="000000"/>
                <w:sz w:val="16"/>
                <w:szCs w:val="16"/>
              </w:rPr>
              <w:t xml:space="preserve">4.3 </w:t>
            </w:r>
          </w:p>
        </w:tc>
      </w:tr>
      <w:tr w:rsidR="00006D51" w:rsidRPr="003F6C55" w14:paraId="7C969B53" w14:textId="77777777" w:rsidTr="00D36171">
        <w:trPr>
          <w:trHeight w:val="433"/>
        </w:trPr>
        <w:tc>
          <w:tcPr>
            <w:tcW w:w="1558" w:type="dxa"/>
            <w:vAlign w:val="bottom"/>
          </w:tcPr>
          <w:p w14:paraId="3DE17321" w14:textId="415ED7CE" w:rsidR="00006D51" w:rsidRPr="00D36171" w:rsidRDefault="00006D51" w:rsidP="00006D51">
            <w:pPr>
              <w:tabs>
                <w:tab w:val="right" w:leader="dot" w:pos="2805"/>
              </w:tabs>
              <w:snapToGrid w:val="0"/>
              <w:ind w:left="181" w:hanging="181"/>
              <w:contextualSpacing/>
              <w:rPr>
                <w:rFonts w:eastAsia="Arial"/>
                <w:b/>
                <w:bCs/>
                <w:sz w:val="16"/>
                <w:szCs w:val="16"/>
              </w:rPr>
            </w:pPr>
            <w:bookmarkStart w:id="6" w:name="OLE_LINK191"/>
            <w:bookmarkStart w:id="7" w:name="OLE_LINK192"/>
            <w:r w:rsidRPr="00D36171">
              <w:rPr>
                <w:rFonts w:eastAsiaTheme="minorEastAsia"/>
                <w:b/>
                <w:bCs/>
                <w:sz w:val="16"/>
                <w:szCs w:val="16"/>
                <w:lang w:eastAsia="zh-CN"/>
              </w:rPr>
              <w:t>Loss and total comprehensive expense</w:t>
            </w:r>
            <w:r w:rsidRPr="00D36171">
              <w:rPr>
                <w:rFonts w:eastAsia="Arial"/>
                <w:b/>
                <w:bCs/>
                <w:sz w:val="16"/>
                <w:szCs w:val="16"/>
              </w:rPr>
              <w:t xml:space="preserve"> for the period</w:t>
            </w:r>
            <w:r w:rsidRPr="00D36171">
              <w:rPr>
                <w:rFonts w:eastAsia="Arial"/>
                <w:b/>
                <w:bCs/>
                <w:sz w:val="16"/>
                <w:szCs w:val="16"/>
              </w:rPr>
              <w:tab/>
            </w:r>
          </w:p>
        </w:tc>
        <w:tc>
          <w:tcPr>
            <w:tcW w:w="808" w:type="dxa"/>
            <w:vAlign w:val="bottom"/>
          </w:tcPr>
          <w:p w14:paraId="0D0A8AF7" w14:textId="049C68FF" w:rsidR="00006D51" w:rsidRPr="00D36171" w:rsidRDefault="00006D51" w:rsidP="00006D51">
            <w:pPr>
              <w:pBdr>
                <w:bottom w:val="thinThickSmallGap" w:sz="12" w:space="1" w:color="auto"/>
              </w:pBdr>
              <w:tabs>
                <w:tab w:val="decimal" w:pos="509"/>
              </w:tabs>
              <w:snapToGrid w:val="0"/>
              <w:contextualSpacing/>
              <w:rPr>
                <w:b/>
                <w:bCs/>
                <w:color w:val="000000"/>
                <w:sz w:val="16"/>
                <w:szCs w:val="16"/>
                <w:lang w:val="en-GB"/>
              </w:rPr>
            </w:pPr>
            <w:r w:rsidRPr="00D36171">
              <w:rPr>
                <w:b/>
                <w:bCs/>
                <w:color w:val="000000"/>
                <w:sz w:val="16"/>
                <w:szCs w:val="16"/>
                <w:lang w:val="en-GB"/>
              </w:rPr>
              <w:t>(51,850)</w:t>
            </w:r>
          </w:p>
        </w:tc>
        <w:tc>
          <w:tcPr>
            <w:tcW w:w="808" w:type="dxa"/>
            <w:vAlign w:val="bottom"/>
          </w:tcPr>
          <w:p w14:paraId="6881CE44" w14:textId="03B0E460"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006D51">
              <w:rPr>
                <w:sz w:val="16"/>
                <w:szCs w:val="32"/>
              </w:rPr>
              <w:t>N/A</w:t>
            </w:r>
          </w:p>
        </w:tc>
        <w:tc>
          <w:tcPr>
            <w:tcW w:w="808" w:type="dxa"/>
            <w:vAlign w:val="bottom"/>
          </w:tcPr>
          <w:p w14:paraId="56D2EACE" w14:textId="37BAEC87"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(378,163)</w:t>
            </w:r>
          </w:p>
        </w:tc>
        <w:tc>
          <w:tcPr>
            <w:tcW w:w="808" w:type="dxa"/>
            <w:vAlign w:val="bottom"/>
          </w:tcPr>
          <w:p w14:paraId="7486D473" w14:textId="34416A40"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(3,751.6)</w:t>
            </w:r>
          </w:p>
        </w:tc>
        <w:tc>
          <w:tcPr>
            <w:tcW w:w="809" w:type="dxa"/>
            <w:gridSpan w:val="2"/>
            <w:vAlign w:val="bottom"/>
          </w:tcPr>
          <w:p w14:paraId="73912407" w14:textId="0EE6007D"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(579,314)</w:t>
            </w:r>
          </w:p>
        </w:tc>
        <w:tc>
          <w:tcPr>
            <w:tcW w:w="808" w:type="dxa"/>
            <w:gridSpan w:val="2"/>
            <w:vAlign w:val="bottom"/>
          </w:tcPr>
          <w:p w14:paraId="2220223F" w14:textId="2263D68B" w:rsidR="00006D51" w:rsidRPr="00D36171" w:rsidRDefault="00006D51" w:rsidP="00006D51">
            <w:pPr>
              <w:pBdr>
                <w:bottom w:val="thinThickSmallGap" w:sz="12" w:space="1" w:color="auto"/>
              </w:pBdr>
              <w:tabs>
                <w:tab w:val="decimal" w:pos="876"/>
              </w:tabs>
              <w:snapToGrid w:val="0"/>
              <w:contextualSpacing/>
              <w:rPr>
                <w:b/>
                <w:bCs/>
                <w:color w:val="000000"/>
                <w:sz w:val="16"/>
                <w:szCs w:val="16"/>
                <w:lang w:val="en-GB"/>
              </w:rPr>
            </w:pPr>
            <w:r w:rsidRPr="00D36171">
              <w:rPr>
                <w:b/>
                <w:bCs/>
                <w:color w:val="000000"/>
                <w:sz w:val="16"/>
                <w:szCs w:val="16"/>
              </w:rPr>
              <w:t>(766.8)</w:t>
            </w:r>
          </w:p>
        </w:tc>
        <w:tc>
          <w:tcPr>
            <w:tcW w:w="808" w:type="dxa"/>
            <w:vAlign w:val="bottom"/>
          </w:tcPr>
          <w:p w14:paraId="45CE8E8C" w14:textId="5B5C26A0"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203F6B86" w14:textId="77E13AB3"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rFonts w:eastAsia="Arial"/>
                <w:b/>
                <w:bCs/>
                <w:sz w:val="16"/>
                <w:szCs w:val="16"/>
              </w:rPr>
              <w:t>[●]</w:t>
            </w:r>
          </w:p>
        </w:tc>
        <w:tc>
          <w:tcPr>
            <w:tcW w:w="808" w:type="dxa"/>
            <w:vAlign w:val="bottom"/>
          </w:tcPr>
          <w:p w14:paraId="3C0CC547" w14:textId="2A7F8778"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b/>
                <w:bCs/>
                <w:color w:val="000000"/>
                <w:sz w:val="16"/>
                <w:szCs w:val="16"/>
              </w:rPr>
              <w:t>(146,143)</w:t>
            </w:r>
          </w:p>
        </w:tc>
        <w:tc>
          <w:tcPr>
            <w:tcW w:w="810" w:type="dxa"/>
            <w:vAlign w:val="bottom"/>
          </w:tcPr>
          <w:p w14:paraId="50F90737" w14:textId="45ACA027" w:rsidR="00006D51" w:rsidRPr="00D36171" w:rsidRDefault="00006D51" w:rsidP="00006D51">
            <w:pPr>
              <w:pBdr>
                <w:bottom w:val="thinThickSmallGap" w:sz="12" w:space="1" w:color="auto"/>
              </w:pBdr>
              <w:tabs>
                <w:tab w:val="decimal" w:pos="876"/>
              </w:tabs>
              <w:snapToGrid w:val="0"/>
              <w:contextualSpacing/>
              <w:jc w:val="right"/>
              <w:rPr>
                <w:b/>
                <w:bCs/>
                <w:color w:val="000000"/>
                <w:sz w:val="16"/>
                <w:szCs w:val="16"/>
                <w:lang w:val="en-GB"/>
              </w:rPr>
            </w:pPr>
            <w:r w:rsidRPr="00D36171">
              <w:rPr>
                <w:b/>
                <w:bCs/>
                <w:color w:val="000000"/>
                <w:sz w:val="16"/>
                <w:szCs w:val="16"/>
              </w:rPr>
              <w:t>(179.3)</w:t>
            </w:r>
          </w:p>
        </w:tc>
      </w:tr>
      <w:bookmarkEnd w:id="4"/>
      <w:bookmarkEnd w:id="6"/>
      <w:bookmarkEnd w:id="7"/>
    </w:tbl>
    <w:p w14:paraId="06C2AECC" w14:textId="77777777" w:rsidR="00627C1A" w:rsidRDefault="00627C1A" w:rsidP="00627C1A">
      <w:pPr>
        <w:spacing w:line="240" w:lineRule="auto"/>
        <w:ind w:firstLine="720"/>
        <w:jc w:val="both"/>
        <w:rPr>
          <w:rFonts w:ascii="Times New Roman" w:hAnsi="Times New Roman" w:cs="Times New Roman"/>
          <w:iCs/>
          <w:sz w:val="16"/>
          <w:szCs w:val="16"/>
        </w:rPr>
      </w:pPr>
    </w:p>
    <w:p w14:paraId="7197A2E4" w14:textId="41DE4325" w:rsidR="0047481E" w:rsidRDefault="0047481E" w:rsidP="0047481E">
      <w:pPr>
        <w:jc w:val="both"/>
        <w:outlineLvl w:val="0"/>
        <w:rPr>
          <w:rFonts w:ascii="Times New Roman" w:hAnsi="Times New Roman" w:cs="Times New Roman"/>
          <w:b/>
          <w:iCs/>
        </w:rPr>
      </w:pPr>
      <w:r>
        <w:rPr>
          <w:rFonts w:ascii="Times New Roman" w:hAnsi="Times New Roman" w:cs="Times New Roman"/>
          <w:b/>
          <w:iCs/>
        </w:rPr>
        <w:t>NON-IFRS MEASURE</w:t>
      </w:r>
    </w:p>
    <w:p w14:paraId="6150F5F8" w14:textId="6D9B6922" w:rsidR="0047481E" w:rsidRPr="00DE34DF" w:rsidRDefault="009D4A47" w:rsidP="009D4A47">
      <w:pPr>
        <w:spacing w:line="240" w:lineRule="auto"/>
        <w:ind w:firstLine="720"/>
        <w:jc w:val="both"/>
        <w:rPr>
          <w:rFonts w:ascii="Times New Roman" w:hAnsi="Times New Roman" w:cs="Times New Roman"/>
          <w:bCs/>
          <w:iCs/>
        </w:rPr>
      </w:pPr>
      <w:r w:rsidRPr="009D4A47">
        <w:rPr>
          <w:rFonts w:ascii="Times New Roman" w:hAnsi="Times New Roman" w:cs="Times New Roman"/>
          <w:bCs/>
          <w:iCs/>
        </w:rPr>
        <w:t xml:space="preserve">To supplement our consolidated financial statements, we use adjusted net </w:t>
      </w:r>
      <w:proofErr w:type="gramStart"/>
      <w:r w:rsidRPr="009D4A47">
        <w:rPr>
          <w:rFonts w:ascii="Times New Roman" w:hAnsi="Times New Roman" w:cs="Times New Roman"/>
          <w:bCs/>
          <w:iCs/>
        </w:rPr>
        <w:t>profit/(</w:t>
      </w:r>
      <w:proofErr w:type="gramEnd"/>
      <w:r w:rsidRPr="009D4A47">
        <w:rPr>
          <w:rFonts w:ascii="Times New Roman" w:hAnsi="Times New Roman" w:cs="Times New Roman"/>
          <w:bCs/>
          <w:iCs/>
        </w:rPr>
        <w:t xml:space="preserve">loss) (non-IFRS measure) as additional financial measure, which is not required by, or presented in accordance with IFRS Accounting Standards. We define adjusted net profit/(loss) (non-IFRS measure) as profit/(loss) for the period/year adjusted by adding back changes in fair values of financial liabilities on shares with preferential rights, listing expenses and share-based payment expenses. Changes in fair values of financial liabilities on shares with preferential rights reflect changes in our valuation and equity financing activities, which will be automatically converted into ordinary shares upon the </w:t>
      </w:r>
      <w:proofErr w:type="gramStart"/>
      <w:r w:rsidRPr="009D4A47">
        <w:rPr>
          <w:rFonts w:ascii="Times New Roman" w:hAnsi="Times New Roman" w:cs="Times New Roman"/>
          <w:bCs/>
          <w:iCs/>
        </w:rPr>
        <w:t>Listing</w:t>
      </w:r>
      <w:proofErr w:type="gramEnd"/>
      <w:r w:rsidRPr="009D4A47">
        <w:rPr>
          <w:rFonts w:ascii="Times New Roman" w:hAnsi="Times New Roman" w:cs="Times New Roman"/>
          <w:bCs/>
          <w:iCs/>
        </w:rPr>
        <w:t xml:space="preserve"> and the related financial instruments will be reclassified from financial liabilities to equity. Listing expenses are the expenses arising from activities in relation to the Listing and Global Offering. Share-based payment expenses are non-cash in nature and arise from granting economic rights in our share incentive platforms to senior management and employees. </w:t>
      </w:r>
      <w:del w:id="8" w:author="Liang, Yan" w:date="2026-05-28T00:34:00Z" w16du:dateUtc="2026-05-27T16:34:00Z">
        <w:r w:rsidRPr="009D4A47" w:rsidDel="00BA1B08">
          <w:rPr>
            <w:rFonts w:ascii="Times New Roman" w:hAnsi="Times New Roman" w:cs="Times New Roman"/>
            <w:bCs/>
            <w:iCs/>
          </w:rPr>
          <w:delText>We believe this measure provides useful information to investors and others in understanding and evaluating our consolidated results of operations in the same manner as they help our management. However, o</w:delText>
        </w:r>
      </w:del>
      <w:ins w:id="9" w:author="Liang, Yan" w:date="2026-05-28T00:34:00Z" w16du:dateUtc="2026-05-27T16:34:00Z">
        <w:r w:rsidR="00BA1B08">
          <w:rPr>
            <w:rFonts w:ascii="Times New Roman" w:hAnsi="Times New Roman" w:cs="Times New Roman" w:hint="eastAsia"/>
            <w:bCs/>
            <w:iCs/>
          </w:rPr>
          <w:t>O</w:t>
        </w:r>
      </w:ins>
      <w:r w:rsidRPr="009D4A47">
        <w:rPr>
          <w:rFonts w:ascii="Times New Roman" w:hAnsi="Times New Roman" w:cs="Times New Roman"/>
          <w:bCs/>
          <w:iCs/>
        </w:rPr>
        <w:t xml:space="preserve">Our presentation of adjusted net </w:t>
      </w:r>
      <w:proofErr w:type="gramStart"/>
      <w:r w:rsidRPr="009D4A47">
        <w:rPr>
          <w:rFonts w:ascii="Times New Roman" w:hAnsi="Times New Roman" w:cs="Times New Roman"/>
          <w:bCs/>
          <w:iCs/>
        </w:rPr>
        <w:t>profit/(loss) (</w:t>
      </w:r>
      <w:proofErr w:type="gramEnd"/>
      <w:r w:rsidRPr="009D4A47">
        <w:rPr>
          <w:rFonts w:ascii="Times New Roman" w:hAnsi="Times New Roman" w:cs="Times New Roman"/>
          <w:bCs/>
          <w:iCs/>
        </w:rPr>
        <w:t>non-IFRS measure) may not be comparable to similarly titled measures presented by other companies. The use of this non-IFRS measure as an analytical tool has limitations, and you should not consider them in isolation from, or as a substitute for an ana</w:t>
      </w:r>
      <w:r>
        <w:rPr>
          <w:rFonts w:ascii="Times New Roman" w:hAnsi="Times New Roman" w:cs="Times New Roman" w:hint="eastAsia"/>
          <w:bCs/>
          <w:iCs/>
        </w:rPr>
        <w:t>lysis of, our results of operations or financial conditions as reported under IFRS Accounting Standards</w:t>
      </w:r>
      <w:r w:rsidR="0047481E">
        <w:rPr>
          <w:rFonts w:ascii="Times New Roman" w:hAnsi="Times New Roman" w:cs="Times New Roman"/>
          <w:bCs/>
          <w:iCs/>
        </w:rPr>
        <w:t>.</w:t>
      </w:r>
    </w:p>
    <w:p w14:paraId="79F90FB8" w14:textId="59BC1F78" w:rsidR="0047481E" w:rsidRPr="00DE34DF" w:rsidRDefault="009D4A47" w:rsidP="009D4A47">
      <w:pPr>
        <w:spacing w:line="240" w:lineRule="auto"/>
        <w:ind w:firstLine="720"/>
        <w:jc w:val="both"/>
        <w:rPr>
          <w:rFonts w:ascii="Times New Roman" w:hAnsi="Times New Roman" w:cs="Times New Roman"/>
          <w:bCs/>
          <w:iCs/>
        </w:rPr>
      </w:pPr>
      <w:r w:rsidRPr="009D4A47">
        <w:rPr>
          <w:rFonts w:ascii="Times New Roman" w:hAnsi="Times New Roman" w:cs="Times New Roman"/>
          <w:bCs/>
          <w:iCs/>
        </w:rPr>
        <w:t>The following table reconciles our adjusted net profit/(loss) (non-IFRS measure) for the periods presented in accordance with IFRS, which is profit/(loss) for the period/year</w:t>
      </w:r>
      <w:r w:rsidR="0047481E">
        <w:rPr>
          <w:rFonts w:ascii="Times New Roman" w:hAnsi="Times New Roman" w:cs="Times New Roman"/>
          <w:bCs/>
          <w:iCs/>
        </w:rPr>
        <w:t>:</w:t>
      </w:r>
    </w:p>
    <w:tbl>
      <w:tblPr>
        <w:tblStyle w:val="TableGrid133"/>
        <w:tblW w:w="5321" w:type="pct"/>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59"/>
        <w:gridCol w:w="1616"/>
        <w:gridCol w:w="1617"/>
        <w:gridCol w:w="1616"/>
        <w:gridCol w:w="49"/>
        <w:gridCol w:w="1568"/>
        <w:gridCol w:w="1582"/>
      </w:tblGrid>
      <w:tr w:rsidR="0047481E" w:rsidRPr="003F6C55" w14:paraId="7A0377BB" w14:textId="77777777" w:rsidTr="007969A2">
        <w:tc>
          <w:tcPr>
            <w:tcW w:w="1558" w:type="dxa"/>
            <w:vAlign w:val="bottom"/>
          </w:tcPr>
          <w:p w14:paraId="62DD03DF" w14:textId="77777777" w:rsidR="0047481E" w:rsidRPr="007969A2" w:rsidRDefault="0047481E" w:rsidP="00C1711C">
            <w:pPr>
              <w:snapToGrid w:val="0"/>
              <w:contextualSpacing/>
              <w:rPr>
                <w:rFonts w:eastAsia="Arial"/>
                <w:sz w:val="18"/>
                <w:szCs w:val="18"/>
              </w:rPr>
            </w:pPr>
          </w:p>
        </w:tc>
        <w:tc>
          <w:tcPr>
            <w:tcW w:w="4898" w:type="dxa"/>
            <w:gridSpan w:val="4"/>
            <w:vAlign w:val="bottom"/>
          </w:tcPr>
          <w:p w14:paraId="53EA6FEE" w14:textId="77777777" w:rsidR="0047481E" w:rsidRPr="007969A2" w:rsidRDefault="0047481E" w:rsidP="00C1711C">
            <w:pPr>
              <w:pBdr>
                <w:bottom w:val="single" w:sz="2" w:space="1" w:color="auto"/>
              </w:pBdr>
              <w:snapToGrid w:val="0"/>
              <w:contextualSpacing/>
              <w:jc w:val="center"/>
              <w:rPr>
                <w:rFonts w:eastAsia="Arial"/>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150" w:type="dxa"/>
            <w:gridSpan w:val="2"/>
            <w:vAlign w:val="bottom"/>
          </w:tcPr>
          <w:p w14:paraId="63D4E935" w14:textId="77777777" w:rsidR="0047481E" w:rsidRPr="007969A2" w:rsidRDefault="0047481E" w:rsidP="00C1711C">
            <w:pPr>
              <w:pBdr>
                <w:bottom w:val="single" w:sz="2" w:space="1" w:color="auto"/>
              </w:pBdr>
              <w:snapToGrid w:val="0"/>
              <w:contextualSpacing/>
              <w:jc w:val="center"/>
              <w:rPr>
                <w:rFonts w:eastAsia="Arial"/>
                <w:b/>
                <w:sz w:val="18"/>
                <w:szCs w:val="18"/>
              </w:rPr>
            </w:pPr>
            <w:r w:rsidRPr="007969A2">
              <w:rPr>
                <w:rFonts w:eastAsia="Arial"/>
                <w:b/>
                <w:sz w:val="18"/>
                <w:szCs w:val="18"/>
              </w:rPr>
              <w:t>Three months ended March 31,</w:t>
            </w:r>
          </w:p>
        </w:tc>
      </w:tr>
      <w:tr w:rsidR="0047481E" w:rsidRPr="003F6C55" w14:paraId="3EAF84E7" w14:textId="77777777" w:rsidTr="007969A2">
        <w:tc>
          <w:tcPr>
            <w:tcW w:w="1558" w:type="dxa"/>
            <w:vAlign w:val="bottom"/>
          </w:tcPr>
          <w:p w14:paraId="72154D32" w14:textId="77777777" w:rsidR="0047481E" w:rsidRPr="007969A2" w:rsidRDefault="0047481E" w:rsidP="00C1711C">
            <w:pPr>
              <w:snapToGrid w:val="0"/>
              <w:contextualSpacing/>
              <w:rPr>
                <w:rFonts w:eastAsia="Arial"/>
                <w:sz w:val="18"/>
                <w:szCs w:val="18"/>
              </w:rPr>
            </w:pPr>
          </w:p>
        </w:tc>
        <w:tc>
          <w:tcPr>
            <w:tcW w:w="1616" w:type="dxa"/>
            <w:vAlign w:val="bottom"/>
          </w:tcPr>
          <w:p w14:paraId="363F7891" w14:textId="43D900AE"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9D4A47" w:rsidRPr="007969A2">
              <w:rPr>
                <w:rFonts w:eastAsia="SimSun" w:hint="eastAsia"/>
                <w:b/>
                <w:sz w:val="18"/>
                <w:szCs w:val="18"/>
                <w:lang w:eastAsia="zh-CN"/>
              </w:rPr>
              <w:t>3</w:t>
            </w:r>
          </w:p>
        </w:tc>
        <w:tc>
          <w:tcPr>
            <w:tcW w:w="1617" w:type="dxa"/>
            <w:vAlign w:val="bottom"/>
          </w:tcPr>
          <w:p w14:paraId="3C0120D4" w14:textId="394EE291"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9D4A47" w:rsidRPr="007969A2">
              <w:rPr>
                <w:rFonts w:eastAsia="SimSun" w:hint="eastAsia"/>
                <w:b/>
                <w:sz w:val="18"/>
                <w:szCs w:val="18"/>
                <w:lang w:eastAsia="zh-CN"/>
              </w:rPr>
              <w:t>4</w:t>
            </w:r>
          </w:p>
        </w:tc>
        <w:tc>
          <w:tcPr>
            <w:tcW w:w="1616" w:type="dxa"/>
            <w:vAlign w:val="bottom"/>
          </w:tcPr>
          <w:p w14:paraId="125529CE" w14:textId="741B3C7B"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5</w:t>
            </w:r>
          </w:p>
        </w:tc>
        <w:tc>
          <w:tcPr>
            <w:tcW w:w="1617" w:type="dxa"/>
            <w:gridSpan w:val="2"/>
            <w:vAlign w:val="bottom"/>
          </w:tcPr>
          <w:p w14:paraId="68316D92" w14:textId="29202244"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5</w:t>
            </w:r>
          </w:p>
        </w:tc>
        <w:tc>
          <w:tcPr>
            <w:tcW w:w="1582" w:type="dxa"/>
            <w:vAlign w:val="bottom"/>
          </w:tcPr>
          <w:p w14:paraId="4B455A8C" w14:textId="3C980A39" w:rsidR="0047481E" w:rsidRPr="007969A2" w:rsidRDefault="0047481E"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9D4A47" w:rsidRPr="007969A2">
              <w:rPr>
                <w:rFonts w:eastAsia="SimSun" w:hint="eastAsia"/>
                <w:b/>
                <w:sz w:val="18"/>
                <w:szCs w:val="18"/>
                <w:lang w:eastAsia="zh-CN"/>
              </w:rPr>
              <w:t>6</w:t>
            </w:r>
          </w:p>
        </w:tc>
      </w:tr>
      <w:tr w:rsidR="0047481E" w:rsidRPr="003F6C55" w14:paraId="4556A4B2" w14:textId="77777777" w:rsidTr="007969A2">
        <w:tblPrEx>
          <w:tblCellMar>
            <w:left w:w="108" w:type="dxa"/>
            <w:right w:w="108" w:type="dxa"/>
          </w:tblCellMar>
        </w:tblPrEx>
        <w:trPr>
          <w:trHeight w:val="242"/>
        </w:trPr>
        <w:tc>
          <w:tcPr>
            <w:tcW w:w="1558" w:type="dxa"/>
            <w:vAlign w:val="bottom"/>
          </w:tcPr>
          <w:p w14:paraId="7506FA7F" w14:textId="77777777" w:rsidR="0047481E" w:rsidRPr="007969A2" w:rsidRDefault="0047481E" w:rsidP="00C1711C">
            <w:pPr>
              <w:snapToGrid w:val="0"/>
              <w:contextualSpacing/>
              <w:rPr>
                <w:rFonts w:eastAsia="Arial"/>
                <w:sz w:val="18"/>
                <w:szCs w:val="18"/>
              </w:rPr>
            </w:pPr>
          </w:p>
        </w:tc>
        <w:tc>
          <w:tcPr>
            <w:tcW w:w="8048" w:type="dxa"/>
            <w:gridSpan w:val="6"/>
            <w:vAlign w:val="bottom"/>
          </w:tcPr>
          <w:p w14:paraId="27C4D61B" w14:textId="77777777" w:rsidR="0047481E" w:rsidRPr="007969A2" w:rsidRDefault="0047481E" w:rsidP="00C1711C">
            <w:pPr>
              <w:snapToGrid w:val="0"/>
              <w:contextualSpacing/>
              <w:jc w:val="center"/>
              <w:rPr>
                <w:rFonts w:eastAsia="Arial"/>
                <w:bCs/>
                <w:i/>
                <w:iCs/>
                <w:sz w:val="18"/>
                <w:szCs w:val="18"/>
              </w:rPr>
            </w:pPr>
            <w:r w:rsidRPr="007969A2">
              <w:rPr>
                <w:rFonts w:eastAsia="Arial"/>
                <w:bCs/>
                <w:i/>
                <w:iCs/>
                <w:sz w:val="18"/>
                <w:szCs w:val="18"/>
              </w:rPr>
              <w:t>(RMB in thousands)</w:t>
            </w:r>
          </w:p>
        </w:tc>
      </w:tr>
      <w:tr w:rsidR="009D4A47" w:rsidRPr="003F6C55" w14:paraId="4A6748F2" w14:textId="77777777" w:rsidTr="007969A2">
        <w:tblPrEx>
          <w:tblCellMar>
            <w:left w:w="108" w:type="dxa"/>
            <w:right w:w="108" w:type="dxa"/>
          </w:tblCellMar>
        </w:tblPrEx>
        <w:trPr>
          <w:trHeight w:val="242"/>
        </w:trPr>
        <w:tc>
          <w:tcPr>
            <w:tcW w:w="1558" w:type="dxa"/>
            <w:vAlign w:val="bottom"/>
          </w:tcPr>
          <w:p w14:paraId="27F9272B" w14:textId="77777777" w:rsidR="009D4A47" w:rsidRPr="007969A2" w:rsidRDefault="009D4A47" w:rsidP="00C1711C">
            <w:pPr>
              <w:snapToGrid w:val="0"/>
              <w:contextualSpacing/>
              <w:rPr>
                <w:rFonts w:eastAsia="Arial"/>
                <w:sz w:val="18"/>
                <w:szCs w:val="18"/>
              </w:rPr>
            </w:pPr>
          </w:p>
        </w:tc>
        <w:tc>
          <w:tcPr>
            <w:tcW w:w="1616" w:type="dxa"/>
            <w:vAlign w:val="bottom"/>
          </w:tcPr>
          <w:p w14:paraId="1C6062AE" w14:textId="77777777" w:rsidR="009D4A47" w:rsidRPr="007969A2" w:rsidRDefault="009D4A47" w:rsidP="00C1711C">
            <w:pPr>
              <w:snapToGrid w:val="0"/>
              <w:contextualSpacing/>
              <w:jc w:val="center"/>
              <w:rPr>
                <w:rFonts w:eastAsia="Arial"/>
                <w:b/>
                <w:sz w:val="18"/>
                <w:szCs w:val="18"/>
              </w:rPr>
            </w:pPr>
          </w:p>
        </w:tc>
        <w:tc>
          <w:tcPr>
            <w:tcW w:w="1617" w:type="dxa"/>
            <w:vAlign w:val="bottom"/>
          </w:tcPr>
          <w:p w14:paraId="38B680AF" w14:textId="77777777" w:rsidR="009D4A47" w:rsidRPr="007969A2" w:rsidRDefault="009D4A47" w:rsidP="00C1711C">
            <w:pPr>
              <w:snapToGrid w:val="0"/>
              <w:contextualSpacing/>
              <w:jc w:val="center"/>
              <w:rPr>
                <w:rFonts w:eastAsia="Arial"/>
                <w:b/>
                <w:sz w:val="18"/>
                <w:szCs w:val="18"/>
              </w:rPr>
            </w:pPr>
          </w:p>
        </w:tc>
        <w:tc>
          <w:tcPr>
            <w:tcW w:w="1616" w:type="dxa"/>
            <w:vAlign w:val="bottom"/>
          </w:tcPr>
          <w:p w14:paraId="4C737A63" w14:textId="77777777" w:rsidR="009D4A47" w:rsidRPr="007969A2" w:rsidRDefault="009D4A47" w:rsidP="00C1711C">
            <w:pPr>
              <w:snapToGrid w:val="0"/>
              <w:contextualSpacing/>
              <w:jc w:val="center"/>
              <w:rPr>
                <w:rFonts w:eastAsia="Arial"/>
                <w:b/>
                <w:sz w:val="18"/>
                <w:szCs w:val="18"/>
              </w:rPr>
            </w:pPr>
          </w:p>
        </w:tc>
        <w:tc>
          <w:tcPr>
            <w:tcW w:w="3199" w:type="dxa"/>
            <w:gridSpan w:val="3"/>
            <w:vAlign w:val="bottom"/>
          </w:tcPr>
          <w:p w14:paraId="5EA0659E" w14:textId="7C209BAF" w:rsidR="009D4A47" w:rsidRPr="007969A2" w:rsidRDefault="009D4A47" w:rsidP="00C1711C">
            <w:pPr>
              <w:snapToGrid w:val="0"/>
              <w:contextualSpacing/>
              <w:jc w:val="center"/>
              <w:rPr>
                <w:rFonts w:eastAsia="SimSun"/>
                <w:bCs/>
                <w:i/>
                <w:iCs/>
                <w:sz w:val="18"/>
                <w:szCs w:val="18"/>
              </w:rPr>
            </w:pPr>
            <w:r w:rsidRPr="007969A2">
              <w:rPr>
                <w:rFonts w:eastAsia="SimSun"/>
                <w:bCs/>
                <w:i/>
                <w:iCs/>
                <w:sz w:val="18"/>
                <w:szCs w:val="18"/>
              </w:rPr>
              <w:t>(unaudited)</w:t>
            </w:r>
          </w:p>
        </w:tc>
      </w:tr>
      <w:tr w:rsidR="007B04DC" w:rsidRPr="003F6C55" w14:paraId="14EA3F44" w14:textId="77777777" w:rsidTr="007969A2">
        <w:tblPrEx>
          <w:tblCellMar>
            <w:left w:w="108" w:type="dxa"/>
            <w:right w:w="108" w:type="dxa"/>
          </w:tblCellMar>
        </w:tblPrEx>
        <w:trPr>
          <w:trHeight w:val="242"/>
        </w:trPr>
        <w:tc>
          <w:tcPr>
            <w:tcW w:w="1558" w:type="dxa"/>
            <w:vAlign w:val="bottom"/>
          </w:tcPr>
          <w:p w14:paraId="776650FD" w14:textId="27762BE3" w:rsidR="007B04DC" w:rsidRPr="007969A2" w:rsidRDefault="007B04DC" w:rsidP="007B04DC">
            <w:pPr>
              <w:snapToGrid w:val="0"/>
              <w:ind w:left="135" w:hanging="135"/>
              <w:contextualSpacing/>
              <w:rPr>
                <w:rFonts w:eastAsia="Arial"/>
                <w:sz w:val="18"/>
                <w:szCs w:val="18"/>
              </w:rPr>
            </w:pPr>
            <w:r w:rsidRPr="007969A2">
              <w:rPr>
                <w:sz w:val="18"/>
                <w:szCs w:val="18"/>
              </w:rPr>
              <w:t>Loss for the year/period</w:t>
            </w:r>
          </w:p>
        </w:tc>
        <w:tc>
          <w:tcPr>
            <w:tcW w:w="1616" w:type="dxa"/>
            <w:vAlign w:val="bottom"/>
          </w:tcPr>
          <w:p w14:paraId="2B3DFB63" w14:textId="360876E6" w:rsidR="007B04DC" w:rsidRPr="007969A2" w:rsidRDefault="007B04DC" w:rsidP="007B04DC">
            <w:pPr>
              <w:snapToGrid w:val="0"/>
              <w:contextualSpacing/>
              <w:jc w:val="right"/>
              <w:rPr>
                <w:rFonts w:eastAsia="Arial"/>
                <w:sz w:val="18"/>
                <w:szCs w:val="18"/>
              </w:rPr>
            </w:pPr>
            <w:r w:rsidRPr="007969A2">
              <w:rPr>
                <w:sz w:val="18"/>
                <w:szCs w:val="18"/>
              </w:rPr>
              <w:t>(51,850)</w:t>
            </w:r>
          </w:p>
        </w:tc>
        <w:tc>
          <w:tcPr>
            <w:tcW w:w="1617" w:type="dxa"/>
            <w:vAlign w:val="bottom"/>
          </w:tcPr>
          <w:p w14:paraId="03E1DA03" w14:textId="252AA17A" w:rsidR="007B04DC" w:rsidRPr="007969A2" w:rsidRDefault="007B04DC" w:rsidP="007B04DC">
            <w:pPr>
              <w:snapToGrid w:val="0"/>
              <w:contextualSpacing/>
              <w:jc w:val="right"/>
              <w:rPr>
                <w:rFonts w:eastAsia="Arial"/>
                <w:sz w:val="18"/>
                <w:szCs w:val="18"/>
              </w:rPr>
            </w:pPr>
            <w:r w:rsidRPr="007969A2">
              <w:rPr>
                <w:sz w:val="18"/>
                <w:szCs w:val="18"/>
              </w:rPr>
              <w:t>(378,163)</w:t>
            </w:r>
          </w:p>
        </w:tc>
        <w:tc>
          <w:tcPr>
            <w:tcW w:w="1616" w:type="dxa"/>
            <w:vAlign w:val="bottom"/>
          </w:tcPr>
          <w:p w14:paraId="0A755ECA" w14:textId="3C46C2E1" w:rsidR="007B04DC" w:rsidRPr="007969A2" w:rsidRDefault="007B04DC" w:rsidP="007B04DC">
            <w:pPr>
              <w:snapToGrid w:val="0"/>
              <w:contextualSpacing/>
              <w:jc w:val="right"/>
              <w:rPr>
                <w:rFonts w:eastAsia="Arial"/>
                <w:sz w:val="18"/>
                <w:szCs w:val="18"/>
              </w:rPr>
            </w:pPr>
            <w:r w:rsidRPr="007969A2">
              <w:rPr>
                <w:sz w:val="18"/>
                <w:szCs w:val="18"/>
              </w:rPr>
              <w:t>(579,314)</w:t>
            </w:r>
          </w:p>
        </w:tc>
        <w:tc>
          <w:tcPr>
            <w:tcW w:w="1617" w:type="dxa"/>
            <w:gridSpan w:val="2"/>
            <w:vAlign w:val="bottom"/>
          </w:tcPr>
          <w:p w14:paraId="53C2199D" w14:textId="1890E5CC" w:rsidR="007B04DC" w:rsidRPr="007969A2" w:rsidRDefault="007B04DC" w:rsidP="007B04DC">
            <w:pPr>
              <w:snapToGrid w:val="0"/>
              <w:contextualSpacing/>
              <w:jc w:val="right"/>
              <w:rPr>
                <w:rFonts w:eastAsia="SimSun"/>
                <w:sz w:val="18"/>
                <w:szCs w:val="18"/>
              </w:rPr>
            </w:pPr>
            <w:r w:rsidRPr="007969A2">
              <w:rPr>
                <w:rFonts w:eastAsia="Arial"/>
                <w:bCs/>
                <w:sz w:val="18"/>
                <w:szCs w:val="18"/>
              </w:rPr>
              <w:t>[●]</w:t>
            </w:r>
          </w:p>
        </w:tc>
        <w:tc>
          <w:tcPr>
            <w:tcW w:w="1582" w:type="dxa"/>
            <w:vAlign w:val="bottom"/>
          </w:tcPr>
          <w:p w14:paraId="585D78A5" w14:textId="326EA98F" w:rsidR="007B04DC" w:rsidRPr="007969A2" w:rsidRDefault="007B04DC" w:rsidP="007B04DC">
            <w:pPr>
              <w:snapToGrid w:val="0"/>
              <w:contextualSpacing/>
              <w:jc w:val="right"/>
              <w:rPr>
                <w:rFonts w:eastAsia="SimSun"/>
                <w:sz w:val="18"/>
                <w:szCs w:val="18"/>
              </w:rPr>
            </w:pPr>
            <w:r w:rsidRPr="007969A2">
              <w:rPr>
                <w:rFonts w:eastAsia="Arial"/>
                <w:bCs/>
                <w:sz w:val="18"/>
                <w:szCs w:val="18"/>
              </w:rPr>
              <w:t>[●]</w:t>
            </w:r>
          </w:p>
        </w:tc>
      </w:tr>
      <w:tr w:rsidR="007B04DC" w:rsidRPr="003F6C55" w14:paraId="055CDB5C" w14:textId="77777777" w:rsidTr="007969A2">
        <w:tblPrEx>
          <w:tblCellMar>
            <w:left w:w="108" w:type="dxa"/>
            <w:right w:w="108" w:type="dxa"/>
          </w:tblCellMar>
        </w:tblPrEx>
        <w:trPr>
          <w:trHeight w:val="242"/>
        </w:trPr>
        <w:tc>
          <w:tcPr>
            <w:tcW w:w="1558" w:type="dxa"/>
            <w:vAlign w:val="bottom"/>
          </w:tcPr>
          <w:p w14:paraId="7989C7B3" w14:textId="3E99EB02" w:rsidR="007B04DC" w:rsidRPr="007969A2" w:rsidRDefault="007B04DC" w:rsidP="007B04DC">
            <w:pPr>
              <w:snapToGrid w:val="0"/>
              <w:ind w:left="135" w:hanging="135"/>
              <w:contextualSpacing/>
              <w:rPr>
                <w:rFonts w:eastAsia="Arial"/>
                <w:sz w:val="18"/>
                <w:szCs w:val="18"/>
              </w:rPr>
            </w:pPr>
            <w:r w:rsidRPr="007969A2">
              <w:rPr>
                <w:sz w:val="18"/>
                <w:szCs w:val="18"/>
              </w:rPr>
              <w:t xml:space="preserve">Add: Interest </w:t>
            </w:r>
            <w:proofErr w:type="gramStart"/>
            <w:r w:rsidRPr="007969A2">
              <w:rPr>
                <w:sz w:val="18"/>
                <w:szCs w:val="18"/>
              </w:rPr>
              <w:t>on</w:t>
            </w:r>
            <w:proofErr w:type="gramEnd"/>
            <w:r w:rsidRPr="007969A2">
              <w:rPr>
                <w:sz w:val="18"/>
                <w:szCs w:val="18"/>
              </w:rPr>
              <w:t xml:space="preserve"> financial liabilities on shares with preferential rights</w:t>
            </w:r>
          </w:p>
        </w:tc>
        <w:tc>
          <w:tcPr>
            <w:tcW w:w="1616" w:type="dxa"/>
            <w:vAlign w:val="bottom"/>
          </w:tcPr>
          <w:p w14:paraId="35BF207A" w14:textId="17C5CD42" w:rsidR="007B04DC" w:rsidRPr="007969A2" w:rsidRDefault="007B04DC" w:rsidP="007B04DC">
            <w:pPr>
              <w:snapToGrid w:val="0"/>
              <w:contextualSpacing/>
              <w:jc w:val="right"/>
              <w:rPr>
                <w:rFonts w:eastAsia="Arial"/>
                <w:bCs/>
                <w:sz w:val="18"/>
                <w:szCs w:val="18"/>
              </w:rPr>
            </w:pPr>
            <w:r w:rsidRPr="007969A2">
              <w:rPr>
                <w:sz w:val="18"/>
                <w:szCs w:val="18"/>
              </w:rPr>
              <w:t>9,904</w:t>
            </w:r>
          </w:p>
        </w:tc>
        <w:tc>
          <w:tcPr>
            <w:tcW w:w="1617" w:type="dxa"/>
            <w:vAlign w:val="bottom"/>
          </w:tcPr>
          <w:p w14:paraId="004DCB4E" w14:textId="6FD9211C" w:rsidR="007B04DC" w:rsidRPr="007969A2" w:rsidRDefault="007B04DC" w:rsidP="007B04DC">
            <w:pPr>
              <w:snapToGrid w:val="0"/>
              <w:contextualSpacing/>
              <w:jc w:val="right"/>
              <w:rPr>
                <w:rFonts w:eastAsia="Arial"/>
                <w:bCs/>
                <w:sz w:val="18"/>
                <w:szCs w:val="18"/>
              </w:rPr>
            </w:pPr>
            <w:r w:rsidRPr="007969A2">
              <w:rPr>
                <w:sz w:val="18"/>
                <w:szCs w:val="18"/>
              </w:rPr>
              <w:t>64,055</w:t>
            </w:r>
          </w:p>
        </w:tc>
        <w:tc>
          <w:tcPr>
            <w:tcW w:w="1616" w:type="dxa"/>
            <w:vAlign w:val="bottom"/>
          </w:tcPr>
          <w:p w14:paraId="437D20CA" w14:textId="05724252" w:rsidR="007B04DC" w:rsidRPr="007969A2" w:rsidRDefault="007B04DC" w:rsidP="007B04DC">
            <w:pPr>
              <w:snapToGrid w:val="0"/>
              <w:contextualSpacing/>
              <w:jc w:val="right"/>
              <w:rPr>
                <w:rFonts w:eastAsia="Arial"/>
                <w:bCs/>
                <w:sz w:val="18"/>
                <w:szCs w:val="18"/>
              </w:rPr>
            </w:pPr>
            <w:r w:rsidRPr="007969A2">
              <w:rPr>
                <w:sz w:val="18"/>
                <w:szCs w:val="18"/>
              </w:rPr>
              <w:t>111,282</w:t>
            </w:r>
          </w:p>
        </w:tc>
        <w:tc>
          <w:tcPr>
            <w:tcW w:w="1617" w:type="dxa"/>
            <w:gridSpan w:val="2"/>
            <w:vAlign w:val="bottom"/>
          </w:tcPr>
          <w:p w14:paraId="325FBABB" w14:textId="07A2BF7E" w:rsidR="007B04DC" w:rsidRPr="007969A2" w:rsidRDefault="007B04DC" w:rsidP="007B04DC">
            <w:pPr>
              <w:snapToGrid w:val="0"/>
              <w:contextualSpacing/>
              <w:jc w:val="right"/>
              <w:rPr>
                <w:rFonts w:eastAsia="SimSun"/>
                <w:bCs/>
                <w:sz w:val="18"/>
                <w:szCs w:val="18"/>
              </w:rPr>
            </w:pPr>
            <w:r w:rsidRPr="007969A2">
              <w:rPr>
                <w:rFonts w:eastAsia="Arial"/>
                <w:bCs/>
                <w:sz w:val="18"/>
                <w:szCs w:val="18"/>
              </w:rPr>
              <w:t>[●]</w:t>
            </w:r>
          </w:p>
        </w:tc>
        <w:tc>
          <w:tcPr>
            <w:tcW w:w="1582" w:type="dxa"/>
            <w:vAlign w:val="bottom"/>
          </w:tcPr>
          <w:p w14:paraId="1D8B5587" w14:textId="6BD700D5" w:rsidR="007B04DC" w:rsidRPr="007969A2" w:rsidRDefault="007B04DC" w:rsidP="007B04DC">
            <w:pPr>
              <w:snapToGrid w:val="0"/>
              <w:contextualSpacing/>
              <w:jc w:val="right"/>
              <w:rPr>
                <w:rFonts w:eastAsia="SimSun"/>
                <w:bCs/>
                <w:sz w:val="18"/>
                <w:szCs w:val="18"/>
              </w:rPr>
            </w:pPr>
            <w:r w:rsidRPr="007969A2">
              <w:rPr>
                <w:rFonts w:eastAsia="Arial"/>
                <w:bCs/>
                <w:sz w:val="18"/>
                <w:szCs w:val="18"/>
              </w:rPr>
              <w:t>[●]</w:t>
            </w:r>
          </w:p>
        </w:tc>
      </w:tr>
      <w:tr w:rsidR="007B04DC" w:rsidRPr="003F6C55" w14:paraId="6A315F2C" w14:textId="77777777" w:rsidTr="007969A2">
        <w:tblPrEx>
          <w:tblCellMar>
            <w:left w:w="108" w:type="dxa"/>
            <w:right w:w="108" w:type="dxa"/>
          </w:tblCellMar>
        </w:tblPrEx>
        <w:trPr>
          <w:trHeight w:val="242"/>
        </w:trPr>
        <w:tc>
          <w:tcPr>
            <w:tcW w:w="1558" w:type="dxa"/>
            <w:vAlign w:val="bottom"/>
          </w:tcPr>
          <w:p w14:paraId="6C85E393" w14:textId="31D98544" w:rsidR="007B04DC" w:rsidRPr="007969A2" w:rsidRDefault="007B04DC" w:rsidP="007B04DC">
            <w:pPr>
              <w:snapToGrid w:val="0"/>
              <w:ind w:left="135" w:hanging="135"/>
              <w:contextualSpacing/>
              <w:rPr>
                <w:rFonts w:eastAsia="Arial"/>
                <w:sz w:val="18"/>
                <w:szCs w:val="18"/>
              </w:rPr>
            </w:pPr>
            <w:r w:rsidRPr="007969A2">
              <w:rPr>
                <w:sz w:val="18"/>
                <w:szCs w:val="18"/>
              </w:rPr>
              <w:t>Add: Share-based payment expenses</w:t>
            </w:r>
          </w:p>
        </w:tc>
        <w:tc>
          <w:tcPr>
            <w:tcW w:w="1616" w:type="dxa"/>
            <w:vAlign w:val="bottom"/>
          </w:tcPr>
          <w:p w14:paraId="6778710A" w14:textId="54B2A9E2" w:rsidR="007B04DC" w:rsidRPr="007969A2" w:rsidRDefault="007B04DC" w:rsidP="007B04DC">
            <w:pPr>
              <w:snapToGrid w:val="0"/>
              <w:contextualSpacing/>
              <w:jc w:val="right"/>
              <w:rPr>
                <w:rFonts w:eastAsia="Arial"/>
                <w:bCs/>
                <w:sz w:val="18"/>
                <w:szCs w:val="18"/>
              </w:rPr>
            </w:pPr>
            <w:r w:rsidRPr="007969A2">
              <w:rPr>
                <w:sz w:val="18"/>
                <w:szCs w:val="18"/>
              </w:rPr>
              <w:t>17,178</w:t>
            </w:r>
          </w:p>
        </w:tc>
        <w:tc>
          <w:tcPr>
            <w:tcW w:w="1617" w:type="dxa"/>
            <w:vAlign w:val="bottom"/>
          </w:tcPr>
          <w:p w14:paraId="1295898B" w14:textId="4FF7A098" w:rsidR="007B04DC" w:rsidRPr="007969A2" w:rsidRDefault="007B04DC" w:rsidP="007B04DC">
            <w:pPr>
              <w:snapToGrid w:val="0"/>
              <w:contextualSpacing/>
              <w:jc w:val="right"/>
              <w:rPr>
                <w:rFonts w:eastAsia="Arial"/>
                <w:bCs/>
                <w:sz w:val="18"/>
                <w:szCs w:val="18"/>
              </w:rPr>
            </w:pPr>
            <w:r w:rsidRPr="007969A2">
              <w:rPr>
                <w:sz w:val="18"/>
                <w:szCs w:val="18"/>
              </w:rPr>
              <w:t>30,661</w:t>
            </w:r>
          </w:p>
        </w:tc>
        <w:tc>
          <w:tcPr>
            <w:tcW w:w="1616" w:type="dxa"/>
            <w:vAlign w:val="bottom"/>
          </w:tcPr>
          <w:p w14:paraId="0DCA451C" w14:textId="66EBD95A" w:rsidR="007B04DC" w:rsidRPr="007969A2" w:rsidRDefault="007B04DC" w:rsidP="007B04DC">
            <w:pPr>
              <w:snapToGrid w:val="0"/>
              <w:contextualSpacing/>
              <w:jc w:val="right"/>
              <w:rPr>
                <w:rFonts w:eastAsia="Arial"/>
                <w:bCs/>
                <w:sz w:val="18"/>
                <w:szCs w:val="18"/>
              </w:rPr>
            </w:pPr>
            <w:r w:rsidRPr="007969A2">
              <w:rPr>
                <w:sz w:val="18"/>
                <w:szCs w:val="18"/>
              </w:rPr>
              <w:t>26,464</w:t>
            </w:r>
          </w:p>
        </w:tc>
        <w:tc>
          <w:tcPr>
            <w:tcW w:w="1617" w:type="dxa"/>
            <w:gridSpan w:val="2"/>
            <w:vAlign w:val="bottom"/>
          </w:tcPr>
          <w:p w14:paraId="23C9EBB6" w14:textId="49D21F71" w:rsidR="007B04DC" w:rsidRPr="007969A2" w:rsidRDefault="007B04DC" w:rsidP="007B04DC">
            <w:pPr>
              <w:snapToGrid w:val="0"/>
              <w:contextualSpacing/>
              <w:jc w:val="right"/>
              <w:rPr>
                <w:rFonts w:eastAsia="Arial"/>
                <w:bCs/>
                <w:sz w:val="18"/>
                <w:szCs w:val="18"/>
              </w:rPr>
            </w:pPr>
            <w:r w:rsidRPr="007969A2">
              <w:rPr>
                <w:rFonts w:eastAsia="Arial"/>
                <w:bCs/>
                <w:sz w:val="18"/>
                <w:szCs w:val="18"/>
              </w:rPr>
              <w:t>[●]</w:t>
            </w:r>
          </w:p>
        </w:tc>
        <w:tc>
          <w:tcPr>
            <w:tcW w:w="1582" w:type="dxa"/>
            <w:vAlign w:val="bottom"/>
          </w:tcPr>
          <w:p w14:paraId="146462DC" w14:textId="0C3C83D8" w:rsidR="007B04DC" w:rsidRPr="007969A2" w:rsidRDefault="007B04DC" w:rsidP="007B04DC">
            <w:pPr>
              <w:snapToGrid w:val="0"/>
              <w:contextualSpacing/>
              <w:jc w:val="right"/>
              <w:rPr>
                <w:rFonts w:eastAsia="Arial"/>
                <w:bCs/>
                <w:sz w:val="18"/>
                <w:szCs w:val="18"/>
              </w:rPr>
            </w:pPr>
            <w:r w:rsidRPr="007969A2">
              <w:rPr>
                <w:rFonts w:eastAsia="Arial"/>
                <w:bCs/>
                <w:sz w:val="18"/>
                <w:szCs w:val="18"/>
              </w:rPr>
              <w:t>[●]</w:t>
            </w:r>
          </w:p>
        </w:tc>
      </w:tr>
      <w:tr w:rsidR="007B04DC" w:rsidRPr="003F6C55" w14:paraId="51C3F83E" w14:textId="77777777" w:rsidTr="007969A2">
        <w:tblPrEx>
          <w:tblCellMar>
            <w:left w:w="108" w:type="dxa"/>
            <w:right w:w="108" w:type="dxa"/>
          </w:tblCellMar>
        </w:tblPrEx>
        <w:trPr>
          <w:trHeight w:val="242"/>
        </w:trPr>
        <w:tc>
          <w:tcPr>
            <w:tcW w:w="1558" w:type="dxa"/>
            <w:vAlign w:val="bottom"/>
          </w:tcPr>
          <w:p w14:paraId="56581E8E" w14:textId="544FD128" w:rsidR="007B04DC" w:rsidRPr="007969A2" w:rsidRDefault="007B04DC" w:rsidP="007B04DC">
            <w:pPr>
              <w:snapToGrid w:val="0"/>
              <w:ind w:left="135" w:hanging="135"/>
              <w:contextualSpacing/>
              <w:rPr>
                <w:rFonts w:eastAsia="Arial"/>
                <w:sz w:val="18"/>
                <w:szCs w:val="18"/>
              </w:rPr>
            </w:pPr>
            <w:r w:rsidRPr="007969A2">
              <w:rPr>
                <w:sz w:val="18"/>
                <w:szCs w:val="18"/>
              </w:rPr>
              <w:t>Add: Listing expenses</w:t>
            </w:r>
          </w:p>
        </w:tc>
        <w:tc>
          <w:tcPr>
            <w:tcW w:w="1616" w:type="dxa"/>
            <w:vAlign w:val="bottom"/>
          </w:tcPr>
          <w:p w14:paraId="0D990807"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7" w:type="dxa"/>
            <w:vAlign w:val="bottom"/>
          </w:tcPr>
          <w:p w14:paraId="42D5B13C"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6" w:type="dxa"/>
            <w:vAlign w:val="bottom"/>
          </w:tcPr>
          <w:p w14:paraId="1AFD2995" w14:textId="77777777" w:rsidR="007B04DC" w:rsidRPr="007969A2" w:rsidRDefault="007B04DC" w:rsidP="007B04DC">
            <w:pPr>
              <w:pBdr>
                <w:bottom w:val="single" w:sz="4" w:space="1" w:color="auto"/>
              </w:pBdr>
              <w:snapToGrid w:val="0"/>
              <w:contextualSpacing/>
              <w:jc w:val="right"/>
              <w:rPr>
                <w:rFonts w:eastAsia="Arial"/>
                <w:bCs/>
                <w:sz w:val="18"/>
                <w:szCs w:val="18"/>
              </w:rPr>
            </w:pPr>
            <w:r w:rsidRPr="007969A2">
              <w:rPr>
                <w:rFonts w:eastAsia="Arial"/>
                <w:bCs/>
                <w:sz w:val="18"/>
                <w:szCs w:val="18"/>
              </w:rPr>
              <w:t>[●]</w:t>
            </w:r>
          </w:p>
        </w:tc>
        <w:tc>
          <w:tcPr>
            <w:tcW w:w="1617" w:type="dxa"/>
            <w:gridSpan w:val="2"/>
            <w:vAlign w:val="bottom"/>
          </w:tcPr>
          <w:p w14:paraId="7D310A59" w14:textId="1A822500" w:rsidR="007B04DC" w:rsidRPr="007969A2" w:rsidRDefault="007B04DC" w:rsidP="007B04DC">
            <w:pPr>
              <w:pBdr>
                <w:bottom w:val="single" w:sz="4" w:space="1" w:color="auto"/>
              </w:pBdr>
              <w:snapToGrid w:val="0"/>
              <w:contextualSpacing/>
              <w:jc w:val="right"/>
              <w:rPr>
                <w:rFonts w:eastAsia="SimSun"/>
                <w:bCs/>
                <w:sz w:val="18"/>
                <w:szCs w:val="18"/>
              </w:rPr>
            </w:pPr>
            <w:r w:rsidRPr="007969A2">
              <w:rPr>
                <w:rFonts w:eastAsia="Arial"/>
                <w:bCs/>
                <w:sz w:val="18"/>
                <w:szCs w:val="18"/>
              </w:rPr>
              <w:t>[●]</w:t>
            </w:r>
          </w:p>
        </w:tc>
        <w:tc>
          <w:tcPr>
            <w:tcW w:w="1582" w:type="dxa"/>
            <w:vAlign w:val="bottom"/>
          </w:tcPr>
          <w:p w14:paraId="5D66F4A3" w14:textId="32192906" w:rsidR="007B04DC" w:rsidRPr="007969A2" w:rsidRDefault="007B04DC" w:rsidP="007B04DC">
            <w:pPr>
              <w:pBdr>
                <w:bottom w:val="single" w:sz="4" w:space="1" w:color="auto"/>
              </w:pBdr>
              <w:snapToGrid w:val="0"/>
              <w:contextualSpacing/>
              <w:jc w:val="right"/>
              <w:rPr>
                <w:rFonts w:eastAsia="SimSun"/>
                <w:bCs/>
                <w:sz w:val="18"/>
                <w:szCs w:val="18"/>
              </w:rPr>
            </w:pPr>
            <w:r w:rsidRPr="007969A2">
              <w:rPr>
                <w:rFonts w:eastAsia="Arial"/>
                <w:bCs/>
                <w:sz w:val="18"/>
                <w:szCs w:val="18"/>
              </w:rPr>
              <w:t>[●]</w:t>
            </w:r>
          </w:p>
        </w:tc>
      </w:tr>
      <w:tr w:rsidR="0047481E" w:rsidRPr="003F6C55" w14:paraId="645869C3" w14:textId="77777777" w:rsidTr="00796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
        </w:trPr>
        <w:tc>
          <w:tcPr>
            <w:tcW w:w="1558" w:type="dxa"/>
            <w:tcBorders>
              <w:top w:val="nil"/>
              <w:left w:val="nil"/>
              <w:bottom w:val="nil"/>
              <w:right w:val="nil"/>
            </w:tcBorders>
            <w:vAlign w:val="bottom"/>
          </w:tcPr>
          <w:p w14:paraId="661732FF" w14:textId="47A4D5E3" w:rsidR="0047481E" w:rsidRPr="007969A2" w:rsidRDefault="0047481E" w:rsidP="005D1C11">
            <w:pPr>
              <w:snapToGrid w:val="0"/>
              <w:ind w:left="135" w:hanging="135"/>
              <w:contextualSpacing/>
              <w:rPr>
                <w:rFonts w:eastAsia="Arial"/>
                <w:sz w:val="18"/>
                <w:szCs w:val="18"/>
              </w:rPr>
            </w:pPr>
            <w:r w:rsidRPr="007969A2">
              <w:rPr>
                <w:b/>
                <w:bCs/>
                <w:sz w:val="18"/>
                <w:szCs w:val="18"/>
              </w:rPr>
              <w:t>Non-IFRS Measure:</w:t>
            </w:r>
          </w:p>
        </w:tc>
        <w:tc>
          <w:tcPr>
            <w:tcW w:w="1616" w:type="dxa"/>
            <w:tcBorders>
              <w:top w:val="nil"/>
              <w:left w:val="nil"/>
              <w:bottom w:val="nil"/>
              <w:right w:val="nil"/>
            </w:tcBorders>
            <w:vAlign w:val="bottom"/>
          </w:tcPr>
          <w:p w14:paraId="230C3DA0" w14:textId="77777777" w:rsidR="0047481E" w:rsidRPr="007969A2" w:rsidRDefault="0047481E" w:rsidP="005D1C11">
            <w:pPr>
              <w:snapToGrid w:val="0"/>
              <w:contextualSpacing/>
              <w:jc w:val="right"/>
              <w:rPr>
                <w:rFonts w:eastAsia="Arial"/>
                <w:bCs/>
                <w:sz w:val="18"/>
                <w:szCs w:val="18"/>
              </w:rPr>
            </w:pPr>
          </w:p>
        </w:tc>
        <w:tc>
          <w:tcPr>
            <w:tcW w:w="1617" w:type="dxa"/>
            <w:tcBorders>
              <w:top w:val="nil"/>
              <w:left w:val="nil"/>
              <w:bottom w:val="nil"/>
              <w:right w:val="nil"/>
            </w:tcBorders>
            <w:vAlign w:val="bottom"/>
          </w:tcPr>
          <w:p w14:paraId="27A4E690" w14:textId="77777777" w:rsidR="0047481E" w:rsidRPr="007969A2" w:rsidRDefault="0047481E" w:rsidP="005D1C11">
            <w:pPr>
              <w:snapToGrid w:val="0"/>
              <w:contextualSpacing/>
              <w:jc w:val="right"/>
              <w:rPr>
                <w:rFonts w:eastAsia="Arial"/>
                <w:bCs/>
                <w:sz w:val="18"/>
                <w:szCs w:val="18"/>
              </w:rPr>
            </w:pPr>
          </w:p>
        </w:tc>
        <w:tc>
          <w:tcPr>
            <w:tcW w:w="1616" w:type="dxa"/>
            <w:tcBorders>
              <w:top w:val="nil"/>
              <w:left w:val="nil"/>
              <w:bottom w:val="nil"/>
              <w:right w:val="nil"/>
            </w:tcBorders>
            <w:vAlign w:val="bottom"/>
          </w:tcPr>
          <w:p w14:paraId="7C2DE811" w14:textId="77777777" w:rsidR="0047481E" w:rsidRPr="007969A2" w:rsidRDefault="0047481E" w:rsidP="005D1C11">
            <w:pPr>
              <w:snapToGrid w:val="0"/>
              <w:contextualSpacing/>
              <w:jc w:val="right"/>
              <w:rPr>
                <w:rFonts w:eastAsia="Arial"/>
                <w:bCs/>
                <w:sz w:val="18"/>
                <w:szCs w:val="18"/>
              </w:rPr>
            </w:pPr>
          </w:p>
        </w:tc>
        <w:tc>
          <w:tcPr>
            <w:tcW w:w="1617" w:type="dxa"/>
            <w:gridSpan w:val="2"/>
            <w:tcBorders>
              <w:top w:val="nil"/>
              <w:left w:val="nil"/>
              <w:bottom w:val="nil"/>
              <w:right w:val="nil"/>
            </w:tcBorders>
            <w:vAlign w:val="bottom"/>
          </w:tcPr>
          <w:p w14:paraId="082CD881" w14:textId="77777777" w:rsidR="0047481E" w:rsidRPr="007969A2" w:rsidRDefault="0047481E" w:rsidP="005D1C11">
            <w:pPr>
              <w:snapToGrid w:val="0"/>
              <w:contextualSpacing/>
              <w:jc w:val="right"/>
              <w:rPr>
                <w:rFonts w:eastAsia="SimSun"/>
                <w:bCs/>
                <w:sz w:val="18"/>
                <w:szCs w:val="18"/>
              </w:rPr>
            </w:pPr>
          </w:p>
        </w:tc>
        <w:tc>
          <w:tcPr>
            <w:tcW w:w="1582" w:type="dxa"/>
            <w:tcBorders>
              <w:top w:val="nil"/>
              <w:left w:val="nil"/>
              <w:bottom w:val="nil"/>
              <w:right w:val="nil"/>
            </w:tcBorders>
            <w:vAlign w:val="bottom"/>
          </w:tcPr>
          <w:p w14:paraId="3B7A77F3" w14:textId="77777777" w:rsidR="0047481E" w:rsidRPr="007969A2" w:rsidRDefault="0047481E" w:rsidP="005D1C11">
            <w:pPr>
              <w:snapToGrid w:val="0"/>
              <w:contextualSpacing/>
              <w:jc w:val="right"/>
              <w:rPr>
                <w:rFonts w:eastAsia="SimSun"/>
                <w:bCs/>
                <w:sz w:val="18"/>
                <w:szCs w:val="18"/>
              </w:rPr>
            </w:pPr>
          </w:p>
        </w:tc>
      </w:tr>
      <w:tr w:rsidR="0047481E" w:rsidRPr="003F6C55" w14:paraId="0D862D91" w14:textId="77777777" w:rsidTr="007969A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242"/>
        </w:trPr>
        <w:tc>
          <w:tcPr>
            <w:tcW w:w="1558" w:type="dxa"/>
            <w:tcBorders>
              <w:top w:val="nil"/>
              <w:left w:val="nil"/>
              <w:bottom w:val="nil"/>
              <w:right w:val="nil"/>
            </w:tcBorders>
            <w:vAlign w:val="bottom"/>
          </w:tcPr>
          <w:p w14:paraId="2EDE386E" w14:textId="51E6E865" w:rsidR="0047481E" w:rsidRPr="007969A2" w:rsidRDefault="0047481E" w:rsidP="005D1C11">
            <w:pPr>
              <w:snapToGrid w:val="0"/>
              <w:ind w:left="135" w:hanging="135"/>
              <w:contextualSpacing/>
              <w:rPr>
                <w:rFonts w:eastAsia="Arial"/>
                <w:sz w:val="18"/>
                <w:szCs w:val="18"/>
              </w:rPr>
            </w:pPr>
            <w:r w:rsidRPr="007969A2">
              <w:rPr>
                <w:b/>
                <w:bCs/>
                <w:sz w:val="18"/>
                <w:szCs w:val="18"/>
              </w:rPr>
              <w:lastRenderedPageBreak/>
              <w:t>Adjusted net profit</w:t>
            </w:r>
            <w:r w:rsidR="00006D51" w:rsidRPr="007969A2">
              <w:rPr>
                <w:rFonts w:eastAsiaTheme="minorEastAsia" w:hint="eastAsia"/>
                <w:b/>
                <w:bCs/>
                <w:sz w:val="18"/>
                <w:szCs w:val="18"/>
                <w:lang w:eastAsia="zh-CN"/>
              </w:rPr>
              <w:t>/loss</w:t>
            </w:r>
            <w:r w:rsidRPr="007969A2">
              <w:rPr>
                <w:b/>
                <w:bCs/>
                <w:sz w:val="18"/>
                <w:szCs w:val="18"/>
              </w:rPr>
              <w:t xml:space="preserve"> (unaudited) </w:t>
            </w:r>
          </w:p>
        </w:tc>
        <w:tc>
          <w:tcPr>
            <w:tcW w:w="1616" w:type="dxa"/>
            <w:tcBorders>
              <w:top w:val="nil"/>
              <w:left w:val="nil"/>
              <w:bottom w:val="nil"/>
              <w:right w:val="nil"/>
            </w:tcBorders>
            <w:vAlign w:val="bottom"/>
          </w:tcPr>
          <w:p w14:paraId="1E279E98"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7" w:type="dxa"/>
            <w:tcBorders>
              <w:top w:val="nil"/>
              <w:left w:val="nil"/>
              <w:bottom w:val="nil"/>
              <w:right w:val="nil"/>
            </w:tcBorders>
            <w:vAlign w:val="bottom"/>
          </w:tcPr>
          <w:p w14:paraId="70FBDD65"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6" w:type="dxa"/>
            <w:tcBorders>
              <w:top w:val="nil"/>
              <w:left w:val="nil"/>
              <w:bottom w:val="nil"/>
              <w:right w:val="nil"/>
            </w:tcBorders>
            <w:vAlign w:val="bottom"/>
          </w:tcPr>
          <w:p w14:paraId="09696408" w14:textId="77777777" w:rsidR="0047481E" w:rsidRPr="007969A2" w:rsidRDefault="0047481E" w:rsidP="005D1C11">
            <w:pPr>
              <w:pBdr>
                <w:bottom w:val="double" w:sz="4" w:space="1" w:color="auto"/>
              </w:pBdr>
              <w:snapToGrid w:val="0"/>
              <w:contextualSpacing/>
              <w:jc w:val="right"/>
              <w:rPr>
                <w:rFonts w:eastAsia="Arial"/>
                <w:b/>
                <w:sz w:val="18"/>
                <w:szCs w:val="18"/>
              </w:rPr>
            </w:pPr>
            <w:r w:rsidRPr="007969A2">
              <w:rPr>
                <w:rFonts w:eastAsia="Arial"/>
                <w:b/>
                <w:sz w:val="18"/>
                <w:szCs w:val="18"/>
              </w:rPr>
              <w:t>[●]</w:t>
            </w:r>
          </w:p>
        </w:tc>
        <w:tc>
          <w:tcPr>
            <w:tcW w:w="1617" w:type="dxa"/>
            <w:gridSpan w:val="2"/>
            <w:tcBorders>
              <w:top w:val="nil"/>
              <w:left w:val="nil"/>
              <w:bottom w:val="nil"/>
              <w:right w:val="nil"/>
            </w:tcBorders>
            <w:vAlign w:val="bottom"/>
          </w:tcPr>
          <w:p w14:paraId="2B2F2F98" w14:textId="77777777" w:rsidR="0047481E" w:rsidRPr="007969A2" w:rsidRDefault="0047481E" w:rsidP="005D1C11">
            <w:pPr>
              <w:pBdr>
                <w:bottom w:val="double" w:sz="4" w:space="1" w:color="auto"/>
              </w:pBdr>
              <w:snapToGrid w:val="0"/>
              <w:contextualSpacing/>
              <w:jc w:val="right"/>
              <w:rPr>
                <w:rFonts w:eastAsia="SimSun"/>
                <w:b/>
                <w:sz w:val="18"/>
                <w:szCs w:val="18"/>
              </w:rPr>
            </w:pPr>
            <w:r w:rsidRPr="007969A2">
              <w:rPr>
                <w:rFonts w:eastAsia="Arial"/>
                <w:b/>
                <w:sz w:val="18"/>
                <w:szCs w:val="18"/>
              </w:rPr>
              <w:t>[●]</w:t>
            </w:r>
          </w:p>
        </w:tc>
        <w:tc>
          <w:tcPr>
            <w:tcW w:w="1582" w:type="dxa"/>
            <w:tcBorders>
              <w:top w:val="nil"/>
              <w:left w:val="nil"/>
              <w:bottom w:val="nil"/>
              <w:right w:val="nil"/>
            </w:tcBorders>
            <w:vAlign w:val="bottom"/>
          </w:tcPr>
          <w:p w14:paraId="4C41A5E5" w14:textId="77777777" w:rsidR="0047481E" w:rsidRPr="007969A2" w:rsidRDefault="0047481E" w:rsidP="005D1C11">
            <w:pPr>
              <w:pBdr>
                <w:bottom w:val="double" w:sz="4" w:space="1" w:color="auto"/>
              </w:pBdr>
              <w:snapToGrid w:val="0"/>
              <w:contextualSpacing/>
              <w:jc w:val="right"/>
              <w:rPr>
                <w:rFonts w:eastAsia="SimSun"/>
                <w:b/>
                <w:sz w:val="18"/>
                <w:szCs w:val="18"/>
              </w:rPr>
            </w:pPr>
            <w:r w:rsidRPr="007969A2">
              <w:rPr>
                <w:rFonts w:eastAsia="Arial"/>
                <w:b/>
                <w:sz w:val="18"/>
                <w:szCs w:val="18"/>
              </w:rPr>
              <w:t>[●]</w:t>
            </w:r>
          </w:p>
        </w:tc>
      </w:tr>
    </w:tbl>
    <w:p w14:paraId="0D45280D" w14:textId="77777777" w:rsidR="00627C1A" w:rsidRDefault="00627C1A" w:rsidP="0047481E">
      <w:pPr>
        <w:spacing w:after="240" w:line="240" w:lineRule="auto"/>
        <w:jc w:val="both"/>
        <w:rPr>
          <w:rFonts w:ascii="Times New Roman" w:hAnsi="Times New Roman" w:cs="Times New Roman"/>
          <w:b/>
          <w:iCs/>
          <w:lang w:val="x-none"/>
        </w:rPr>
      </w:pPr>
    </w:p>
    <w:p w14:paraId="0C052ECB" w14:textId="21491F5E" w:rsidR="003C73E6" w:rsidRPr="00B21A02" w:rsidRDefault="0047481E" w:rsidP="00B21A02">
      <w:pPr>
        <w:jc w:val="both"/>
        <w:outlineLvl w:val="0"/>
        <w:rPr>
          <w:rFonts w:ascii="Times New Roman" w:hAnsi="Times New Roman" w:cs="Times New Roman"/>
          <w:b/>
          <w:iCs/>
        </w:rPr>
      </w:pPr>
      <w:r>
        <w:rPr>
          <w:rFonts w:ascii="Times New Roman" w:hAnsi="Times New Roman" w:cs="Times New Roman"/>
          <w:b/>
          <w:iCs/>
        </w:rPr>
        <w:t>KEY COMPONENTS OF OUR RESULTS OF OPERATIONS</w:t>
      </w:r>
    </w:p>
    <w:p w14:paraId="7953418A" w14:textId="450EB297" w:rsidR="00FE7B5E" w:rsidRDefault="00AD53D0" w:rsidP="00EF17BF">
      <w:pPr>
        <w:jc w:val="both"/>
        <w:outlineLvl w:val="0"/>
        <w:rPr>
          <w:rFonts w:ascii="Times New Roman" w:hAnsi="Times New Roman" w:cs="Times New Roman"/>
          <w:b/>
          <w:iCs/>
        </w:rPr>
      </w:pPr>
      <w:r w:rsidRPr="002D032B">
        <w:rPr>
          <w:rFonts w:ascii="Times New Roman" w:hAnsi="Times New Roman" w:cs="Times New Roman"/>
          <w:b/>
          <w:iCs/>
        </w:rPr>
        <w:t>Revenue</w:t>
      </w:r>
    </w:p>
    <w:p w14:paraId="413BB68C" w14:textId="6452C70C" w:rsidR="00D27AB2" w:rsidRPr="004466DE" w:rsidRDefault="00D27AB2" w:rsidP="004466DE">
      <w:pPr>
        <w:snapToGrid w:val="0"/>
        <w:spacing w:after="240" w:line="240" w:lineRule="auto"/>
        <w:ind w:firstLine="720"/>
        <w:jc w:val="both"/>
        <w:rPr>
          <w:rFonts w:ascii="Times New Roman" w:eastAsia="Arial" w:hAnsi="Times New Roman" w:cs="Times New Roman"/>
          <w:iCs/>
        </w:rPr>
      </w:pPr>
      <w:r w:rsidRPr="004466DE">
        <w:rPr>
          <w:rFonts w:ascii="Times New Roman" w:eastAsia="Arial" w:hAnsi="Times New Roman" w:cs="Times New Roman"/>
          <w:iCs/>
        </w:rPr>
        <w:t xml:space="preserve">During the Track Record Period, we generated revenue </w:t>
      </w:r>
      <w:r w:rsidR="00E23CE2" w:rsidRPr="004466DE">
        <w:rPr>
          <w:rFonts w:ascii="Times New Roman" w:eastAsia="Arial" w:hAnsi="Times New Roman" w:cs="Times New Roman"/>
          <w:iCs/>
        </w:rPr>
        <w:t xml:space="preserve">from </w:t>
      </w:r>
      <w:r w:rsidR="00E23CE2" w:rsidRPr="004466DE">
        <w:rPr>
          <w:rFonts w:ascii="Times New Roman" w:eastAsia="Arial" w:hAnsi="Times New Roman" w:cs="Times New Roman" w:hint="eastAsia"/>
          <w:iCs/>
        </w:rPr>
        <w:t xml:space="preserve">provision of </w:t>
      </w:r>
      <w:r w:rsidR="00E23CE2" w:rsidRPr="004466DE">
        <w:rPr>
          <w:rFonts w:ascii="Times New Roman" w:eastAsia="Arial" w:hAnsi="Times New Roman" w:cs="Times New Roman"/>
          <w:iCs/>
        </w:rPr>
        <w:t xml:space="preserve">our </w:t>
      </w:r>
      <w:r w:rsidR="00E23CE2" w:rsidRPr="004466DE">
        <w:rPr>
          <w:rFonts w:ascii="Times New Roman" w:eastAsia="Arial" w:hAnsi="Times New Roman" w:cs="Times New Roman" w:hint="eastAsia"/>
          <w:iCs/>
        </w:rPr>
        <w:t xml:space="preserve">agentic platform software, AGI enterprise solutions and Agentic </w:t>
      </w:r>
      <w:proofErr w:type="spellStart"/>
      <w:r w:rsidR="00E23CE2" w:rsidRPr="004466DE">
        <w:rPr>
          <w:rFonts w:ascii="Times New Roman" w:eastAsia="Arial" w:hAnsi="Times New Roman" w:cs="Times New Roman" w:hint="eastAsia"/>
          <w:iCs/>
        </w:rPr>
        <w:t>MaaS</w:t>
      </w:r>
      <w:proofErr w:type="spellEnd"/>
      <w:r w:rsidR="00CB4629" w:rsidRPr="004466DE">
        <w:rPr>
          <w:rFonts w:ascii="Times New Roman" w:eastAsia="Arial" w:hAnsi="Times New Roman" w:cs="Times New Roman"/>
          <w:iCs/>
        </w:rPr>
        <w:t>.</w:t>
      </w:r>
      <w:r w:rsidR="00D82C50" w:rsidRPr="004466DE">
        <w:rPr>
          <w:rFonts w:ascii="Times New Roman" w:eastAsia="Arial" w:hAnsi="Times New Roman" w:cs="Times New Roman"/>
          <w:iCs/>
        </w:rPr>
        <w:t xml:space="preserve"> The following table sets forth a breakdown of our revenue by </w:t>
      </w:r>
      <w:r w:rsidR="00E737ED" w:rsidRPr="004466DE">
        <w:rPr>
          <w:rFonts w:ascii="Times New Roman" w:eastAsia="Arial" w:hAnsi="Times New Roman" w:cs="Times New Roman" w:hint="eastAsia"/>
          <w:iCs/>
        </w:rPr>
        <w:t>product and service</w:t>
      </w:r>
      <w:r w:rsidR="00D85AE1">
        <w:rPr>
          <w:rFonts w:ascii="Times New Roman" w:hAnsi="Times New Roman" w:cs="Times New Roman" w:hint="eastAsia"/>
          <w:iCs/>
        </w:rPr>
        <w:t xml:space="preserve"> types</w:t>
      </w:r>
      <w:r w:rsidR="00D82C50" w:rsidRPr="004466DE">
        <w:rPr>
          <w:rFonts w:ascii="Times New Roman" w:eastAsia="Arial" w:hAnsi="Times New Roman" w:cs="Times New Roman"/>
          <w:iCs/>
        </w:rPr>
        <w:t>, both in absolute amount and as a percentage of our total revenue,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E53EE9" w:rsidRPr="009E7E11" w14:paraId="54D60C5A" w14:textId="77777777" w:rsidTr="00C1711C">
        <w:tc>
          <w:tcPr>
            <w:tcW w:w="1560" w:type="dxa"/>
            <w:vAlign w:val="bottom"/>
          </w:tcPr>
          <w:p w14:paraId="0E7BB5F4" w14:textId="77777777" w:rsidR="00E53EE9" w:rsidRPr="007969A2" w:rsidRDefault="00E53EE9" w:rsidP="00C1711C">
            <w:pPr>
              <w:snapToGrid w:val="0"/>
              <w:contextualSpacing/>
              <w:rPr>
                <w:rFonts w:eastAsia="Arial"/>
                <w:sz w:val="18"/>
                <w:szCs w:val="18"/>
              </w:rPr>
            </w:pPr>
          </w:p>
        </w:tc>
        <w:tc>
          <w:tcPr>
            <w:tcW w:w="4593" w:type="dxa"/>
            <w:gridSpan w:val="7"/>
            <w:vAlign w:val="bottom"/>
          </w:tcPr>
          <w:p w14:paraId="3B000B56" w14:textId="77777777" w:rsidR="00E53EE9" w:rsidRPr="007969A2" w:rsidRDefault="00E53EE9" w:rsidP="00C1711C">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0BBFB6D7" w14:textId="77777777" w:rsidR="00E53EE9" w:rsidRPr="007969A2" w:rsidRDefault="00E53EE9" w:rsidP="00C1711C">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E53EE9" w:rsidRPr="009E7E11" w14:paraId="60843FFC" w14:textId="77777777" w:rsidTr="00C1711C">
        <w:tc>
          <w:tcPr>
            <w:tcW w:w="1560" w:type="dxa"/>
            <w:vAlign w:val="bottom"/>
          </w:tcPr>
          <w:p w14:paraId="32A4C604" w14:textId="77777777" w:rsidR="00E53EE9" w:rsidRPr="007969A2" w:rsidRDefault="00E53EE9" w:rsidP="00C1711C">
            <w:pPr>
              <w:snapToGrid w:val="0"/>
              <w:contextualSpacing/>
              <w:rPr>
                <w:rFonts w:eastAsia="Arial"/>
                <w:sz w:val="18"/>
                <w:szCs w:val="18"/>
              </w:rPr>
            </w:pPr>
          </w:p>
        </w:tc>
        <w:tc>
          <w:tcPr>
            <w:tcW w:w="1531" w:type="dxa"/>
            <w:gridSpan w:val="2"/>
            <w:vAlign w:val="bottom"/>
          </w:tcPr>
          <w:p w14:paraId="764D61D0" w14:textId="472F8F26"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73067D"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11AE6B04" w14:textId="666AEF36"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0073067D" w:rsidRPr="007969A2">
              <w:rPr>
                <w:rFonts w:eastAsia="SimSun" w:hint="eastAsia"/>
                <w:b/>
                <w:sz w:val="18"/>
                <w:szCs w:val="18"/>
                <w:lang w:eastAsia="zh-CN"/>
              </w:rPr>
              <w:t>4</w:t>
            </w:r>
          </w:p>
        </w:tc>
        <w:tc>
          <w:tcPr>
            <w:tcW w:w="1531" w:type="dxa"/>
            <w:gridSpan w:val="2"/>
          </w:tcPr>
          <w:p w14:paraId="6B4C3511" w14:textId="3D49F2C2"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5</w:t>
            </w:r>
          </w:p>
        </w:tc>
        <w:tc>
          <w:tcPr>
            <w:tcW w:w="1531" w:type="dxa"/>
            <w:gridSpan w:val="3"/>
          </w:tcPr>
          <w:p w14:paraId="659CCB5A" w14:textId="7850E4DE"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5</w:t>
            </w:r>
          </w:p>
        </w:tc>
        <w:tc>
          <w:tcPr>
            <w:tcW w:w="1531" w:type="dxa"/>
            <w:gridSpan w:val="2"/>
          </w:tcPr>
          <w:p w14:paraId="4B323767" w14:textId="25E82990" w:rsidR="00E53EE9" w:rsidRPr="007969A2" w:rsidRDefault="00E53EE9" w:rsidP="00C1711C">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0073067D" w:rsidRPr="007969A2">
              <w:rPr>
                <w:rFonts w:eastAsia="SimSun" w:hint="eastAsia"/>
                <w:b/>
                <w:sz w:val="18"/>
                <w:szCs w:val="18"/>
                <w:lang w:eastAsia="zh-CN"/>
              </w:rPr>
              <w:t>6</w:t>
            </w:r>
          </w:p>
        </w:tc>
      </w:tr>
      <w:tr w:rsidR="00E53EE9" w:rsidRPr="009E7E11" w14:paraId="01DAB12C" w14:textId="77777777" w:rsidTr="00C1711C">
        <w:tblPrEx>
          <w:tblCellMar>
            <w:left w:w="108" w:type="dxa"/>
            <w:right w:w="108" w:type="dxa"/>
          </w:tblCellMar>
        </w:tblPrEx>
        <w:trPr>
          <w:trHeight w:val="283"/>
        </w:trPr>
        <w:tc>
          <w:tcPr>
            <w:tcW w:w="1560" w:type="dxa"/>
            <w:vAlign w:val="bottom"/>
          </w:tcPr>
          <w:p w14:paraId="4C979105" w14:textId="77777777" w:rsidR="00E53EE9" w:rsidRPr="007969A2" w:rsidRDefault="00E53EE9" w:rsidP="00C1711C">
            <w:pPr>
              <w:snapToGrid w:val="0"/>
              <w:contextualSpacing/>
              <w:rPr>
                <w:rFonts w:eastAsia="Arial"/>
                <w:sz w:val="18"/>
                <w:szCs w:val="18"/>
              </w:rPr>
            </w:pPr>
          </w:p>
        </w:tc>
        <w:tc>
          <w:tcPr>
            <w:tcW w:w="765" w:type="dxa"/>
            <w:vAlign w:val="bottom"/>
          </w:tcPr>
          <w:p w14:paraId="6DA34AED"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C7E455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0336A2A0"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6209984F"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2524F3C8"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5A90B69"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11278720"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477912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6A080CF5"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1E60F02" w14:textId="77777777" w:rsidR="00E53EE9" w:rsidRPr="007969A2" w:rsidRDefault="00E53EE9" w:rsidP="00C1711C">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E53EE9" w:rsidRPr="009E7E11" w14:paraId="14D54A4F" w14:textId="77777777" w:rsidTr="00C1711C">
        <w:tblPrEx>
          <w:tblCellMar>
            <w:left w:w="108" w:type="dxa"/>
            <w:right w:w="108" w:type="dxa"/>
          </w:tblCellMar>
        </w:tblPrEx>
        <w:trPr>
          <w:trHeight w:val="242"/>
        </w:trPr>
        <w:tc>
          <w:tcPr>
            <w:tcW w:w="1560" w:type="dxa"/>
            <w:vAlign w:val="bottom"/>
          </w:tcPr>
          <w:p w14:paraId="3DCB989C" w14:textId="77777777" w:rsidR="00E53EE9" w:rsidRPr="007969A2" w:rsidRDefault="00E53EE9" w:rsidP="00C1711C">
            <w:pPr>
              <w:snapToGrid w:val="0"/>
              <w:contextualSpacing/>
              <w:rPr>
                <w:rFonts w:eastAsia="Arial"/>
                <w:sz w:val="18"/>
                <w:szCs w:val="18"/>
              </w:rPr>
            </w:pPr>
          </w:p>
        </w:tc>
        <w:tc>
          <w:tcPr>
            <w:tcW w:w="7655" w:type="dxa"/>
            <w:gridSpan w:val="12"/>
          </w:tcPr>
          <w:p w14:paraId="46AA7848" w14:textId="77777777" w:rsidR="00E53EE9" w:rsidRPr="007969A2" w:rsidRDefault="00E53EE9" w:rsidP="00C1711C">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73067D" w:rsidRPr="009E7E11" w14:paraId="295B71A7" w14:textId="77777777" w:rsidTr="00C55AD4">
        <w:tblPrEx>
          <w:tblCellMar>
            <w:left w:w="108" w:type="dxa"/>
            <w:right w:w="108" w:type="dxa"/>
          </w:tblCellMar>
        </w:tblPrEx>
        <w:trPr>
          <w:trHeight w:val="242"/>
        </w:trPr>
        <w:tc>
          <w:tcPr>
            <w:tcW w:w="1560" w:type="dxa"/>
            <w:vAlign w:val="bottom"/>
          </w:tcPr>
          <w:p w14:paraId="55907E9B" w14:textId="77777777" w:rsidR="0073067D" w:rsidRPr="007969A2" w:rsidRDefault="0073067D" w:rsidP="00C1711C">
            <w:pPr>
              <w:snapToGrid w:val="0"/>
              <w:contextualSpacing/>
              <w:rPr>
                <w:rFonts w:eastAsia="Arial"/>
                <w:sz w:val="18"/>
                <w:szCs w:val="18"/>
              </w:rPr>
            </w:pPr>
          </w:p>
        </w:tc>
        <w:tc>
          <w:tcPr>
            <w:tcW w:w="2938" w:type="dxa"/>
            <w:gridSpan w:val="4"/>
          </w:tcPr>
          <w:p w14:paraId="2355EC35" w14:textId="77777777" w:rsidR="0073067D" w:rsidRPr="007969A2" w:rsidRDefault="0073067D" w:rsidP="00C1711C">
            <w:pPr>
              <w:snapToGrid w:val="0"/>
              <w:contextualSpacing/>
              <w:jc w:val="center"/>
              <w:rPr>
                <w:rFonts w:eastAsia="Arial"/>
                <w:b/>
                <w:sz w:val="18"/>
                <w:szCs w:val="18"/>
              </w:rPr>
            </w:pPr>
          </w:p>
        </w:tc>
        <w:tc>
          <w:tcPr>
            <w:tcW w:w="1739" w:type="dxa"/>
            <w:gridSpan w:val="4"/>
            <w:vAlign w:val="bottom"/>
          </w:tcPr>
          <w:p w14:paraId="3253764F" w14:textId="77777777" w:rsidR="0073067D" w:rsidRPr="007969A2" w:rsidRDefault="0073067D" w:rsidP="00C1711C">
            <w:pPr>
              <w:snapToGrid w:val="0"/>
              <w:contextualSpacing/>
              <w:jc w:val="right"/>
              <w:rPr>
                <w:rFonts w:eastAsia="SimSun"/>
                <w:b/>
                <w:sz w:val="18"/>
                <w:szCs w:val="18"/>
              </w:rPr>
            </w:pPr>
          </w:p>
        </w:tc>
        <w:tc>
          <w:tcPr>
            <w:tcW w:w="2978" w:type="dxa"/>
            <w:gridSpan w:val="4"/>
          </w:tcPr>
          <w:p w14:paraId="4971AF35" w14:textId="282020F9" w:rsidR="0073067D" w:rsidRPr="007969A2" w:rsidRDefault="0073067D" w:rsidP="00C1711C">
            <w:pPr>
              <w:snapToGrid w:val="0"/>
              <w:contextualSpacing/>
              <w:jc w:val="center"/>
              <w:rPr>
                <w:rFonts w:eastAsia="SimSun"/>
                <w:bCs/>
                <w:i/>
                <w:iCs/>
                <w:sz w:val="18"/>
                <w:szCs w:val="18"/>
              </w:rPr>
            </w:pPr>
            <w:r w:rsidRPr="007969A2">
              <w:rPr>
                <w:rFonts w:eastAsia="SimSun"/>
                <w:bCs/>
                <w:i/>
                <w:iCs/>
                <w:sz w:val="18"/>
                <w:szCs w:val="18"/>
              </w:rPr>
              <w:t>(unaudited)</w:t>
            </w:r>
          </w:p>
        </w:tc>
      </w:tr>
      <w:tr w:rsidR="00E737ED" w:rsidRPr="009E7E11" w14:paraId="5526113F" w14:textId="77777777" w:rsidTr="00E737ED">
        <w:tc>
          <w:tcPr>
            <w:tcW w:w="1560" w:type="dxa"/>
            <w:vAlign w:val="bottom"/>
          </w:tcPr>
          <w:p w14:paraId="3423CEA3" w14:textId="1BD27A93" w:rsidR="00E737ED" w:rsidRPr="007969A2" w:rsidRDefault="00E737ED" w:rsidP="00E737ED">
            <w:pPr>
              <w:tabs>
                <w:tab w:val="right" w:leader="dot" w:pos="2805"/>
              </w:tabs>
              <w:snapToGrid w:val="0"/>
              <w:contextualSpacing/>
              <w:rPr>
                <w:rFonts w:eastAsia="Arial"/>
                <w:sz w:val="18"/>
                <w:szCs w:val="18"/>
              </w:rPr>
            </w:pPr>
            <w:r w:rsidRPr="007969A2">
              <w:rPr>
                <w:rFonts w:eastAsia="Arial" w:hint="eastAsia"/>
                <w:sz w:val="18"/>
                <w:szCs w:val="18"/>
                <w:lang w:eastAsia="zh-CN"/>
              </w:rPr>
              <w:t>A</w:t>
            </w:r>
            <w:r w:rsidRPr="007969A2">
              <w:rPr>
                <w:rFonts w:eastAsia="Arial"/>
                <w:sz w:val="18"/>
                <w:szCs w:val="18"/>
                <w:lang w:eastAsia="zh-CN"/>
              </w:rPr>
              <w:t>gentic platform software</w:t>
            </w:r>
            <w:r w:rsidRPr="007969A2">
              <w:rPr>
                <w:rFonts w:eastAsia="Arial"/>
                <w:sz w:val="18"/>
                <w:szCs w:val="18"/>
              </w:rPr>
              <w:tab/>
              <w:t xml:space="preserve"> </w:t>
            </w:r>
          </w:p>
        </w:tc>
        <w:tc>
          <w:tcPr>
            <w:tcW w:w="765" w:type="dxa"/>
            <w:vAlign w:val="bottom"/>
          </w:tcPr>
          <w:p w14:paraId="5CBB1B2E" w14:textId="6878A5C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10E96FE" w14:textId="6DE39AF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77C35B99" w14:textId="29F5CC8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5,883</w:t>
            </w:r>
          </w:p>
        </w:tc>
        <w:tc>
          <w:tcPr>
            <w:tcW w:w="766" w:type="dxa"/>
            <w:gridSpan w:val="2"/>
            <w:vAlign w:val="bottom"/>
          </w:tcPr>
          <w:p w14:paraId="1C9DE7CF" w14:textId="57A7EB32"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58.4</w:t>
            </w:r>
          </w:p>
        </w:tc>
        <w:tc>
          <w:tcPr>
            <w:tcW w:w="765" w:type="dxa"/>
            <w:vAlign w:val="bottom"/>
          </w:tcPr>
          <w:p w14:paraId="70D2A0FA" w14:textId="16F151E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12,576</w:t>
            </w:r>
          </w:p>
        </w:tc>
        <w:tc>
          <w:tcPr>
            <w:tcW w:w="766" w:type="dxa"/>
            <w:vAlign w:val="bottom"/>
          </w:tcPr>
          <w:p w14:paraId="5B767A2D" w14:textId="7479687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16.6</w:t>
            </w:r>
          </w:p>
        </w:tc>
        <w:tc>
          <w:tcPr>
            <w:tcW w:w="765" w:type="dxa"/>
            <w:gridSpan w:val="2"/>
            <w:vAlign w:val="bottom"/>
          </w:tcPr>
          <w:p w14:paraId="6B39E4CA"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70B0E6C"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E351495"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5637FAF"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9E7E11" w14:paraId="73B7D2DC" w14:textId="77777777" w:rsidTr="00E737ED">
        <w:tc>
          <w:tcPr>
            <w:tcW w:w="1560" w:type="dxa"/>
            <w:vAlign w:val="bottom"/>
          </w:tcPr>
          <w:p w14:paraId="30709254" w14:textId="1CB438F6" w:rsidR="00E737ED" w:rsidRPr="007969A2" w:rsidRDefault="00E737ED" w:rsidP="00E737ED">
            <w:pPr>
              <w:tabs>
                <w:tab w:val="right" w:leader="dot" w:pos="2805"/>
              </w:tabs>
              <w:snapToGrid w:val="0"/>
              <w:contextualSpacing/>
              <w:rPr>
                <w:rFonts w:eastAsia="Arial"/>
                <w:sz w:val="18"/>
                <w:szCs w:val="18"/>
              </w:rPr>
            </w:pPr>
            <w:r w:rsidRPr="007969A2">
              <w:rPr>
                <w:rFonts w:eastAsia="Arial"/>
                <w:sz w:val="18"/>
                <w:szCs w:val="18"/>
              </w:rPr>
              <w:t>AGI enterprise solutions</w:t>
            </w:r>
            <w:r w:rsidRPr="007969A2">
              <w:rPr>
                <w:rFonts w:eastAsia="Arial"/>
                <w:sz w:val="18"/>
                <w:szCs w:val="18"/>
              </w:rPr>
              <w:tab/>
            </w:r>
          </w:p>
        </w:tc>
        <w:tc>
          <w:tcPr>
            <w:tcW w:w="765" w:type="dxa"/>
            <w:vAlign w:val="bottom"/>
          </w:tcPr>
          <w:p w14:paraId="69AA5E54" w14:textId="0892AEBE"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7F1B719" w14:textId="74C5034B"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1F0A1A38" w14:textId="54E1C7C1"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4,197</w:t>
            </w:r>
          </w:p>
        </w:tc>
        <w:tc>
          <w:tcPr>
            <w:tcW w:w="766" w:type="dxa"/>
            <w:gridSpan w:val="2"/>
            <w:vAlign w:val="bottom"/>
          </w:tcPr>
          <w:p w14:paraId="619C8B8B" w14:textId="7EAEC590"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41.6</w:t>
            </w:r>
          </w:p>
        </w:tc>
        <w:tc>
          <w:tcPr>
            <w:tcW w:w="765" w:type="dxa"/>
            <w:vAlign w:val="bottom"/>
          </w:tcPr>
          <w:p w14:paraId="4DA22BFC" w14:textId="1149969A"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52,022</w:t>
            </w:r>
          </w:p>
        </w:tc>
        <w:tc>
          <w:tcPr>
            <w:tcW w:w="766" w:type="dxa"/>
            <w:vAlign w:val="bottom"/>
          </w:tcPr>
          <w:p w14:paraId="617E503D" w14:textId="1778AE6B"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68.9</w:t>
            </w:r>
          </w:p>
        </w:tc>
        <w:tc>
          <w:tcPr>
            <w:tcW w:w="765" w:type="dxa"/>
            <w:gridSpan w:val="2"/>
            <w:vAlign w:val="bottom"/>
          </w:tcPr>
          <w:p w14:paraId="45D9315E"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847AAA1"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3069C745"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50E614E" w14:textId="77777777" w:rsidR="00E737ED" w:rsidRPr="007969A2" w:rsidRDefault="00E737ED" w:rsidP="00E737ED">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9E7E11" w14:paraId="6E528134" w14:textId="77777777" w:rsidTr="00E737ED">
        <w:tc>
          <w:tcPr>
            <w:tcW w:w="1560" w:type="dxa"/>
            <w:vAlign w:val="bottom"/>
          </w:tcPr>
          <w:p w14:paraId="6C600C71" w14:textId="49DA126D" w:rsidR="00E737ED" w:rsidRPr="007969A2" w:rsidRDefault="00E737ED" w:rsidP="00E737ED">
            <w:pPr>
              <w:tabs>
                <w:tab w:val="right" w:leader="dot" w:pos="2805"/>
              </w:tabs>
              <w:snapToGrid w:val="0"/>
              <w:ind w:left="181" w:hanging="181"/>
              <w:contextualSpacing/>
              <w:rPr>
                <w:rFonts w:eastAsia="Arial"/>
                <w:sz w:val="18"/>
                <w:szCs w:val="18"/>
                <w:lang w:eastAsia="zh-CN"/>
              </w:rPr>
            </w:pPr>
            <w:r w:rsidRPr="007969A2">
              <w:rPr>
                <w:rFonts w:eastAsia="Arial"/>
                <w:sz w:val="18"/>
                <w:szCs w:val="18"/>
                <w:lang w:eastAsia="zh-CN"/>
              </w:rPr>
              <w:t xml:space="preserve">Agentic </w:t>
            </w:r>
            <w:proofErr w:type="spellStart"/>
            <w:r w:rsidRPr="007969A2">
              <w:rPr>
                <w:rFonts w:eastAsia="Arial"/>
                <w:sz w:val="18"/>
                <w:szCs w:val="18"/>
                <w:lang w:eastAsia="zh-CN"/>
              </w:rPr>
              <w:t>MaaS</w:t>
            </w:r>
            <w:proofErr w:type="spellEnd"/>
            <w:r w:rsidRPr="007969A2">
              <w:rPr>
                <w:rFonts w:eastAsia="Arial"/>
                <w:sz w:val="18"/>
                <w:szCs w:val="18"/>
                <w:lang w:eastAsia="zh-CN"/>
              </w:rPr>
              <w:tab/>
            </w:r>
          </w:p>
        </w:tc>
        <w:tc>
          <w:tcPr>
            <w:tcW w:w="765" w:type="dxa"/>
            <w:vAlign w:val="bottom"/>
          </w:tcPr>
          <w:p w14:paraId="3BCA312E" w14:textId="6ED00810"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6CD7B5D" w14:textId="6A31397C"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N/A</w:t>
            </w:r>
          </w:p>
        </w:tc>
        <w:tc>
          <w:tcPr>
            <w:tcW w:w="765" w:type="dxa"/>
            <w:vAlign w:val="bottom"/>
          </w:tcPr>
          <w:p w14:paraId="24028DD5" w14:textId="6B31F496"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1107DF33" w14:textId="14A08179"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60A718E" w14:textId="4E6DC75D"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10,947</w:t>
            </w:r>
          </w:p>
        </w:tc>
        <w:tc>
          <w:tcPr>
            <w:tcW w:w="766" w:type="dxa"/>
            <w:vAlign w:val="bottom"/>
          </w:tcPr>
          <w:p w14:paraId="09B3401D" w14:textId="04F4E545"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14.5</w:t>
            </w:r>
          </w:p>
        </w:tc>
        <w:tc>
          <w:tcPr>
            <w:tcW w:w="765" w:type="dxa"/>
            <w:gridSpan w:val="2"/>
            <w:vAlign w:val="bottom"/>
          </w:tcPr>
          <w:p w14:paraId="3CAF3ED3"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A09F786"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B69A579"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EFDEBF8" w14:textId="77777777" w:rsidR="00E737ED" w:rsidRPr="007969A2" w:rsidRDefault="00E737ED" w:rsidP="00E737ED">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737ED" w:rsidRPr="00DD10DE" w14:paraId="6FC59DEE" w14:textId="77777777" w:rsidTr="00E737ED">
        <w:tblPrEx>
          <w:tblCellMar>
            <w:left w:w="108" w:type="dxa"/>
            <w:right w:w="108" w:type="dxa"/>
          </w:tblCellMar>
        </w:tblPrEx>
        <w:trPr>
          <w:trHeight w:val="433"/>
        </w:trPr>
        <w:tc>
          <w:tcPr>
            <w:tcW w:w="1560" w:type="dxa"/>
            <w:vAlign w:val="bottom"/>
          </w:tcPr>
          <w:p w14:paraId="6E338852" w14:textId="77777777" w:rsidR="00E737ED" w:rsidRPr="007969A2" w:rsidRDefault="00E737ED" w:rsidP="00E737ED">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4A01A94D" w14:textId="47C2C44E"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3CC8BE06" w14:textId="63DB7142"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N/A</w:t>
            </w:r>
          </w:p>
        </w:tc>
        <w:tc>
          <w:tcPr>
            <w:tcW w:w="765" w:type="dxa"/>
            <w:vAlign w:val="bottom"/>
          </w:tcPr>
          <w:p w14:paraId="7C2EB7DB" w14:textId="08BEC9F8"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10,080</w:t>
            </w:r>
          </w:p>
        </w:tc>
        <w:tc>
          <w:tcPr>
            <w:tcW w:w="766" w:type="dxa"/>
            <w:gridSpan w:val="2"/>
            <w:vAlign w:val="bottom"/>
          </w:tcPr>
          <w:p w14:paraId="275037EF" w14:textId="13DCBA1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4B7E8A8A" w14:textId="2C24D5A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75,545</w:t>
            </w:r>
          </w:p>
        </w:tc>
        <w:tc>
          <w:tcPr>
            <w:tcW w:w="766" w:type="dxa"/>
            <w:vAlign w:val="bottom"/>
          </w:tcPr>
          <w:p w14:paraId="5095AB3F" w14:textId="58F090B2"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18D764EF" w14:textId="536DF939"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1A47DE86" w14:textId="7777777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523068E9" w14:textId="36ADC916"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81,501</w:t>
            </w:r>
          </w:p>
        </w:tc>
        <w:tc>
          <w:tcPr>
            <w:tcW w:w="766" w:type="dxa"/>
            <w:vAlign w:val="bottom"/>
          </w:tcPr>
          <w:p w14:paraId="26358F42" w14:textId="77777777" w:rsidR="00E737ED" w:rsidRPr="007969A2" w:rsidRDefault="00E737ED" w:rsidP="00E737ED">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7767589E" w14:textId="0C027E4B" w:rsidR="00C10634" w:rsidRPr="00D27AB2" w:rsidRDefault="00C10634" w:rsidP="00E53EE9">
      <w:pPr>
        <w:jc w:val="both"/>
        <w:rPr>
          <w:rFonts w:ascii="Times New Roman" w:hAnsi="Times New Roman" w:cs="Times New Roman"/>
          <w:bCs/>
          <w:iCs/>
        </w:rPr>
      </w:pPr>
    </w:p>
    <w:p w14:paraId="1E75CC1D" w14:textId="2CFF6453" w:rsidR="00402484" w:rsidRDefault="00402484" w:rsidP="00402484">
      <w:pPr>
        <w:jc w:val="both"/>
        <w:rPr>
          <w:rFonts w:ascii="Times New Roman" w:hAnsi="Times New Roman" w:cs="Times New Roman"/>
          <w:b/>
          <w:i/>
        </w:rPr>
      </w:pPr>
      <w:r>
        <w:rPr>
          <w:rFonts w:ascii="Times New Roman" w:hAnsi="Times New Roman" w:cs="Times New Roman"/>
          <w:b/>
          <w:i/>
        </w:rPr>
        <w:t xml:space="preserve">Revenue </w:t>
      </w:r>
      <w:r w:rsidR="006E5E3F">
        <w:rPr>
          <w:rFonts w:ascii="Times New Roman" w:hAnsi="Times New Roman" w:cs="Times New Roman" w:hint="eastAsia"/>
          <w:b/>
          <w:i/>
        </w:rPr>
        <w:t>from Agentic Platform Software</w:t>
      </w:r>
    </w:p>
    <w:p w14:paraId="30E85294" w14:textId="33FC3F37" w:rsidR="006E5E3F" w:rsidRDefault="00C77716" w:rsidP="00C77716">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agentic platform software</w:t>
      </w:r>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 to RMB</w:t>
      </w:r>
      <w:r>
        <w:rPr>
          <w:rFonts w:ascii="Times New Roman" w:hAnsi="Times New Roman" w:cs="Times New Roman" w:hint="eastAsia"/>
          <w:iCs/>
        </w:rPr>
        <w:t>5.9</w:t>
      </w:r>
      <w:r w:rsidRPr="00C77716">
        <w:rPr>
          <w:rFonts w:ascii="Times New Roman" w:eastAsia="Arial" w:hAnsi="Times New Roman" w:cs="Times New Roman"/>
          <w:iCs/>
        </w:rPr>
        <w:t xml:space="preserve"> million in 2024</w:t>
      </w:r>
      <w:r w:rsidR="00DC02DD">
        <w:rPr>
          <w:rFonts w:ascii="Times New Roman" w:hAnsi="Times New Roman" w:cs="Times New Roman" w:hint="eastAsia"/>
          <w:iCs/>
        </w:rPr>
        <w:t xml:space="preserve"> and further to</w:t>
      </w:r>
      <w:r>
        <w:rPr>
          <w:rFonts w:ascii="Times New Roman" w:hAnsi="Times New Roman" w:cs="Times New Roman" w:hint="eastAsia"/>
          <w:iCs/>
        </w:rPr>
        <w:t xml:space="preserve"> </w:t>
      </w:r>
      <w:r w:rsidRPr="00C77716">
        <w:rPr>
          <w:rFonts w:ascii="Times New Roman" w:eastAsia="Arial" w:hAnsi="Times New Roman" w:cs="Times New Roman"/>
          <w:iCs/>
        </w:rPr>
        <w:t>RMB</w:t>
      </w:r>
      <w:r>
        <w:rPr>
          <w:rFonts w:ascii="Times New Roman" w:hAnsi="Times New Roman" w:cs="Times New Roman" w:hint="eastAsia"/>
          <w:iCs/>
        </w:rPr>
        <w:t>12.6</w:t>
      </w:r>
      <w:r w:rsidRPr="00C77716">
        <w:rPr>
          <w:rFonts w:ascii="Times New Roman" w:eastAsia="Arial" w:hAnsi="Times New Roman" w:cs="Times New Roman"/>
          <w:iCs/>
        </w:rPr>
        <w:t xml:space="preserve"> million in 2025</w:t>
      </w:r>
      <w:r w:rsidR="00DC02DD">
        <w:rPr>
          <w:rFonts w:ascii="Times New Roman" w:hAnsi="Times New Roman" w:cs="Times New Roman" w:hint="eastAsia"/>
          <w:iCs/>
        </w:rPr>
        <w:t xml:space="preserve">. And we generated revenue of </w:t>
      </w:r>
      <w:proofErr w:type="gramStart"/>
      <w:r w:rsidR="00DC02DD">
        <w:rPr>
          <w:rFonts w:ascii="Times New Roman" w:hAnsi="Times New Roman" w:cs="Times New Roman" w:hint="eastAsia"/>
          <w:iCs/>
        </w:rPr>
        <w:t>RMB</w:t>
      </w:r>
      <w:r w:rsidR="00DC02DD">
        <w:rPr>
          <w:rFonts w:ascii="Times New Roman" w:eastAsia="Arial" w:hAnsi="Times New Roman" w:cs="Times New Roman"/>
          <w:iCs/>
          <w:lang w:eastAsia="en-US"/>
        </w:rPr>
        <w:t>[</w:t>
      </w:r>
      <w:proofErr w:type="gramEnd"/>
      <w:r w:rsidR="00DC02DD">
        <w:rPr>
          <w:rFonts w:ascii="Times New Roman" w:eastAsia="Arial" w:hAnsi="Times New Roman" w:cs="Times New Roman"/>
          <w:iCs/>
          <w:lang w:eastAsia="en-US"/>
        </w:rPr>
        <w:t>●]</w:t>
      </w:r>
      <w:r w:rsidR="00DC02DD">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w:t>
      </w:r>
      <w:r w:rsidR="00DC02DD">
        <w:rPr>
          <w:rFonts w:ascii="Times New Roman" w:hAnsi="Times New Roman" w:cs="Times New Roman" w:hint="eastAsia"/>
          <w:iCs/>
        </w:rPr>
        <w:t xml:space="preserve">from agentic platform software </w:t>
      </w:r>
      <w:r>
        <w:rPr>
          <w:rFonts w:ascii="Times New Roman" w:hAnsi="Times New Roman" w:cs="Times New Roman" w:hint="eastAsia"/>
          <w:iCs/>
        </w:rPr>
        <w:t>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sidR="00DC02DD">
        <w:rPr>
          <w:rFonts w:ascii="Times New Roman" w:hAnsi="Times New Roman" w:cs="Times New Roman" w:hint="eastAsia"/>
          <w:iCs/>
        </w:rPr>
        <w:t>2025</w:t>
      </w:r>
      <w:proofErr w:type="gramEnd"/>
      <w:r w:rsidR="00DC02DD">
        <w:rPr>
          <w:rFonts w:ascii="Times New Roman" w:hAnsi="Times New Roman" w:cs="Times New Roman" w:hint="eastAsia"/>
          <w:iCs/>
        </w:rPr>
        <w:t xml:space="preserve"> and </w:t>
      </w:r>
      <w:r>
        <w:rPr>
          <w:rFonts w:ascii="Times New Roman" w:hAnsi="Times New Roman" w:cs="Times New Roman" w:hint="eastAsia"/>
          <w:iCs/>
        </w:rPr>
        <w:t>2026</w:t>
      </w:r>
      <w:r w:rsidR="00DC02DD">
        <w:rPr>
          <w:rFonts w:ascii="Times New Roman" w:hAnsi="Times New Roman" w:cs="Times New Roman" w:hint="eastAsia"/>
          <w:iCs/>
        </w:rPr>
        <w:t>, respectively. The increase was</w:t>
      </w:r>
      <w:r w:rsidRPr="00C77716">
        <w:rPr>
          <w:rFonts w:ascii="Times New Roman" w:eastAsia="Arial" w:hAnsi="Times New Roman" w:cs="Times New Roman"/>
          <w:iCs/>
        </w:rPr>
        <w:t xml:space="preserve"> primarily driven by </w:t>
      </w:r>
      <w:r>
        <w:rPr>
          <w:rFonts w:ascii="Times New Roman" w:hAnsi="Times New Roman" w:cs="Times New Roman" w:hint="eastAsia"/>
          <w:iCs/>
        </w:rPr>
        <w:t>[</w:t>
      </w:r>
      <w:r w:rsidRPr="00C77716">
        <w:rPr>
          <w:rFonts w:ascii="Times New Roman" w:eastAsia="Arial" w:hAnsi="Times New Roman" w:cs="Times New Roman"/>
          <w:iCs/>
        </w:rPr>
        <w:t xml:space="preserve">the continued development of the AI industry and the increase in customer demands for </w:t>
      </w:r>
      <w:r w:rsidR="0035547A" w:rsidRPr="0035547A">
        <w:rPr>
          <w:rFonts w:ascii="Times New Roman" w:eastAsia="Arial" w:hAnsi="Times New Roman" w:cs="Times New Roman"/>
          <w:iCs/>
        </w:rPr>
        <w:t>unified heterogeneous computing orchestration, intelligent workload scheduling and full-lifecycle AI operation management capabilities</w:t>
      </w:r>
      <w:r>
        <w:rPr>
          <w:rFonts w:ascii="Times New Roman" w:hAnsi="Times New Roman" w:cs="Times New Roman" w:hint="eastAsia"/>
          <w:iCs/>
        </w:rPr>
        <w:t>]</w:t>
      </w:r>
      <w:r w:rsidRPr="00C77716">
        <w:rPr>
          <w:rFonts w:ascii="Times New Roman" w:eastAsia="Arial" w:hAnsi="Times New Roman" w:cs="Times New Roman"/>
          <w:iCs/>
        </w:rPr>
        <w:t xml:space="preserve">. The sustained growth in demand for AI </w:t>
      </w:r>
      <w:r w:rsidR="0035547A">
        <w:rPr>
          <w:rFonts w:ascii="Times New Roman" w:hAnsi="Times New Roman" w:cs="Times New Roman" w:hint="eastAsia"/>
          <w:iCs/>
        </w:rPr>
        <w:t>infrastructure</w:t>
      </w:r>
      <w:r w:rsidRPr="00C77716">
        <w:rPr>
          <w:rFonts w:ascii="Times New Roman" w:eastAsia="Arial" w:hAnsi="Times New Roman" w:cs="Times New Roman"/>
          <w:iCs/>
        </w:rPr>
        <w:t xml:space="preserve"> therefore translated into increased demand for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sidR="0035547A">
        <w:rPr>
          <w:rFonts w:ascii="Times New Roman" w:hAnsi="Times New Roman" w:cs="Times New Roman" w:hint="eastAsia"/>
          <w:iCs/>
        </w:rPr>
        <w:t xml:space="preserve">, </w:t>
      </w:r>
      <w:r w:rsidRPr="00C77716">
        <w:rPr>
          <w:rFonts w:ascii="Times New Roman" w:eastAsia="Arial" w:hAnsi="Times New Roman" w:cs="Times New Roman"/>
          <w:iCs/>
        </w:rPr>
        <w:t>2025</w:t>
      </w:r>
      <w:r w:rsidR="0035547A">
        <w:rPr>
          <w:rFonts w:ascii="Times New Roman" w:hAnsi="Times New Roman" w:cs="Times New Roman" w:hint="eastAsia"/>
          <w:iCs/>
        </w:rPr>
        <w:t xml:space="preserve"> and for the three months ended March 31, </w:t>
      </w:r>
      <w:r w:rsidR="00DC02DD">
        <w:rPr>
          <w:rFonts w:ascii="Times New Roman" w:hAnsi="Times New Roman" w:cs="Times New Roman" w:hint="eastAsia"/>
          <w:iCs/>
        </w:rPr>
        <w:t xml:space="preserve">2025 and </w:t>
      </w:r>
      <w:r w:rsidR="0035547A">
        <w:rPr>
          <w:rFonts w:ascii="Times New Roman" w:hAnsi="Times New Roman" w:cs="Times New Roman" w:hint="eastAsia"/>
          <w:iCs/>
        </w:rPr>
        <w:t>2026</w:t>
      </w:r>
      <w:r w:rsidRPr="00C77716">
        <w:rPr>
          <w:rFonts w:ascii="Times New Roman" w:eastAsia="Arial" w:hAnsi="Times New Roman" w:cs="Times New Roman"/>
          <w:iCs/>
        </w:rPr>
        <w:t xml:space="preserve">, we had </w:t>
      </w:r>
      <w:r w:rsidR="0035547A">
        <w:rPr>
          <w:rFonts w:ascii="Times New Roman" w:eastAsia="Arial" w:hAnsi="Times New Roman" w:cs="Times New Roman"/>
          <w:iCs/>
          <w:lang w:eastAsia="en-US"/>
        </w:rPr>
        <w:t>[</w:t>
      </w:r>
      <w:r w:rsidR="00546D32">
        <w:rPr>
          <w:rFonts w:ascii="Times New Roman" w:hAnsi="Times New Roman" w:cs="Times New Roman" w:hint="eastAsia"/>
          <w:iCs/>
        </w:rPr>
        <w:t>nil</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w:t>
      </w:r>
      <w:r w:rsidR="00DC02DD">
        <w:rPr>
          <w:rFonts w:ascii="Times New Roman" w:hAnsi="Times New Roman" w:cs="Times New Roman" w:hint="eastAsia"/>
          <w:iCs/>
        </w:rPr>
        <w:t xml:space="preserve"> </w:t>
      </w:r>
      <w:r w:rsidR="00DC02DD">
        <w:rPr>
          <w:rFonts w:ascii="Times New Roman" w:eastAsia="Arial" w:hAnsi="Times New Roman" w:cs="Times New Roman"/>
          <w:iCs/>
          <w:lang w:eastAsia="en-US"/>
        </w:rPr>
        <w:t>[●]</w:t>
      </w:r>
      <w:r w:rsidR="00DC02DD" w:rsidRPr="00C77716">
        <w:rPr>
          <w:rFonts w:ascii="Times New Roman" w:eastAsia="Arial" w:hAnsi="Times New Roman" w:cs="Times New Roman"/>
          <w:iCs/>
        </w:rPr>
        <w:t>,</w:t>
      </w:r>
      <w:r w:rsidR="0035547A">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respectively, and we completed </w:t>
      </w:r>
      <w:r w:rsidR="0035547A">
        <w:rPr>
          <w:rFonts w:ascii="Times New Roman" w:eastAsia="Arial" w:hAnsi="Times New Roman" w:cs="Times New Roman"/>
          <w:iCs/>
          <w:lang w:eastAsia="en-US"/>
        </w:rPr>
        <w:t>[</w:t>
      </w:r>
      <w:r w:rsidR="00546D32">
        <w:rPr>
          <w:rFonts w:ascii="Times New Roman" w:hAnsi="Times New Roman" w:cs="Times New Roman" w:hint="eastAsia"/>
          <w:iCs/>
        </w:rPr>
        <w:t>nil</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 xml:space="preserve">, </w:t>
      </w:r>
      <w:r w:rsidR="0035547A">
        <w:rPr>
          <w:rFonts w:ascii="Times New Roman" w:eastAsia="Arial" w:hAnsi="Times New Roman" w:cs="Times New Roman"/>
          <w:iCs/>
          <w:lang w:eastAsia="en-US"/>
        </w:rPr>
        <w:t>[●]</w:t>
      </w:r>
      <w:r w:rsidR="0035547A" w:rsidRPr="00C77716">
        <w:rPr>
          <w:rFonts w:ascii="Times New Roman" w:eastAsia="Arial" w:hAnsi="Times New Roman" w:cs="Times New Roman"/>
          <w:iCs/>
        </w:rPr>
        <w:t>,</w:t>
      </w:r>
      <w:r w:rsidR="0035547A">
        <w:rPr>
          <w:rFonts w:ascii="Times New Roman" w:eastAsia="Arial" w:hAnsi="Times New Roman" w:cs="Times New Roman"/>
          <w:iCs/>
          <w:lang w:eastAsia="en-US"/>
        </w:rPr>
        <w:t xml:space="preserve"> [●]</w:t>
      </w:r>
      <w:r w:rsidR="00DC02DD">
        <w:rPr>
          <w:rFonts w:ascii="Times New Roman" w:hAnsi="Times New Roman" w:cs="Times New Roman" w:hint="eastAsia"/>
          <w:iCs/>
        </w:rPr>
        <w:t xml:space="preserve">, </w:t>
      </w:r>
      <w:r w:rsidR="00DC02DD">
        <w:rPr>
          <w:rFonts w:ascii="Times New Roman" w:eastAsia="Arial" w:hAnsi="Times New Roman" w:cs="Times New Roman"/>
          <w:iCs/>
          <w:lang w:eastAsia="en-US"/>
        </w:rPr>
        <w:t>[●]</w:t>
      </w:r>
      <w:r w:rsidR="00DC02DD">
        <w:rPr>
          <w:rFonts w:ascii="Times New Roman" w:hAnsi="Times New Roman" w:cs="Times New Roman" w:hint="eastAsia"/>
          <w:iCs/>
        </w:rPr>
        <w:t xml:space="preserve"> </w:t>
      </w:r>
      <w:r w:rsidR="0035547A" w:rsidRPr="00C77716">
        <w:rPr>
          <w:rFonts w:ascii="Times New Roman" w:eastAsia="Arial" w:hAnsi="Times New Roman" w:cs="Times New Roman"/>
          <w:iCs/>
        </w:rPr>
        <w:t xml:space="preserve">and </w:t>
      </w:r>
      <w:r w:rsidR="0035547A">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35547A">
        <w:rPr>
          <w:rFonts w:ascii="Times New Roman" w:hAnsi="Times New Roman" w:cs="Times New Roman" w:hint="eastAsia"/>
          <w:iCs/>
        </w:rPr>
        <w:t>agentic platform software</w:t>
      </w:r>
      <w:r w:rsidRPr="00C77716">
        <w:rPr>
          <w:rFonts w:ascii="Times New Roman" w:eastAsia="Arial" w:hAnsi="Times New Roman" w:cs="Times New Roman"/>
          <w:iCs/>
        </w:rPr>
        <w:t xml:space="preserve"> business, respectively</w:t>
      </w:r>
      <w:r w:rsidR="0035547A">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[to confirm operating data disclosed here]</w:t>
      </w:r>
    </w:p>
    <w:p w14:paraId="0391389C" w14:textId="2AEF0F85" w:rsidR="0035547A" w:rsidRPr="00D03B61" w:rsidRDefault="00D03B61" w:rsidP="00C77716">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sidR="00DC02DD">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agentic platform software business</w:t>
      </w:r>
      <w:r w:rsidRPr="00D03B61">
        <w:rPr>
          <w:rFonts w:ascii="Times New Roman" w:eastAsia="Arial" w:hAnsi="Times New Roman" w:cs="Times New Roman"/>
          <w:b/>
          <w:bCs/>
          <w:i/>
          <w:highlight w:val="yellow"/>
          <w:lang w:eastAsia="en-US"/>
        </w:rPr>
        <w:t>]</w:t>
      </w:r>
    </w:p>
    <w:p w14:paraId="7A346222" w14:textId="397D7F09" w:rsidR="006E5E3F" w:rsidRPr="004B34D6" w:rsidRDefault="00D03B61" w:rsidP="004B34D6">
      <w:pPr>
        <w:snapToGrid w:val="0"/>
        <w:spacing w:after="240" w:line="240" w:lineRule="auto"/>
        <w:ind w:firstLine="720"/>
        <w:jc w:val="both"/>
        <w:rPr>
          <w:rFonts w:ascii="Times New Roman" w:hAnsi="Times New Roman" w:cs="Times New Roman"/>
          <w:iCs/>
        </w:rPr>
      </w:pPr>
      <w:r>
        <w:rPr>
          <w:color w:val="002F6C"/>
        </w:rPr>
        <w:t>Revenue from our agentic platform software is recognised at a point in time when the software is delivered to the customer, inspected and accepted by the customer. According to the Accountants' Report, payment is generally due within one to three months from delivery.</w:t>
      </w:r>
    </w:p>
    <w:p w14:paraId="11708635" w14:textId="6D473554" w:rsidR="006E5E3F" w:rsidRDefault="006E5E3F" w:rsidP="006E5E3F">
      <w:pPr>
        <w:jc w:val="both"/>
        <w:rPr>
          <w:rFonts w:ascii="Times New Roman" w:hAnsi="Times New Roman" w:cs="Times New Roman"/>
          <w:b/>
          <w:i/>
        </w:rPr>
      </w:pPr>
      <w:r>
        <w:rPr>
          <w:rFonts w:ascii="Times New Roman" w:hAnsi="Times New Roman" w:cs="Times New Roman"/>
          <w:b/>
          <w:i/>
        </w:rPr>
        <w:t xml:space="preserve">Revenue </w:t>
      </w:r>
      <w:r>
        <w:rPr>
          <w:rFonts w:ascii="Times New Roman" w:hAnsi="Times New Roman" w:cs="Times New Roman" w:hint="eastAsia"/>
          <w:b/>
          <w:i/>
        </w:rPr>
        <w:t>from AGI Enterprise Solutions</w:t>
      </w:r>
    </w:p>
    <w:p w14:paraId="66D66AA5" w14:textId="190DDB2D" w:rsidR="00DC02DD" w:rsidRPr="00546D32" w:rsidRDefault="00DC02DD" w:rsidP="00546D32">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AGI enterprise solutions</w:t>
      </w:r>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 to RMB</w:t>
      </w:r>
      <w:r>
        <w:rPr>
          <w:rFonts w:ascii="Times New Roman" w:hAnsi="Times New Roman" w:cs="Times New Roman" w:hint="eastAsia"/>
          <w:iCs/>
        </w:rPr>
        <w:t>4.2</w:t>
      </w:r>
      <w:r w:rsidRPr="00C77716">
        <w:rPr>
          <w:rFonts w:ascii="Times New Roman" w:eastAsia="Arial" w:hAnsi="Times New Roman" w:cs="Times New Roman"/>
          <w:iCs/>
        </w:rPr>
        <w:t xml:space="preserve"> million in 2024</w:t>
      </w:r>
      <w:r>
        <w:rPr>
          <w:rFonts w:ascii="Times New Roman" w:hAnsi="Times New Roman" w:cs="Times New Roman" w:hint="eastAsia"/>
          <w:iCs/>
        </w:rPr>
        <w:t xml:space="preserve"> and further to </w:t>
      </w:r>
      <w:r w:rsidRPr="00C77716">
        <w:rPr>
          <w:rFonts w:ascii="Times New Roman" w:eastAsia="Arial" w:hAnsi="Times New Roman" w:cs="Times New Roman"/>
          <w:iCs/>
        </w:rPr>
        <w:t>RMB</w:t>
      </w:r>
      <w:r>
        <w:rPr>
          <w:rFonts w:ascii="Times New Roman" w:hAnsi="Times New Roman" w:cs="Times New Roman" w:hint="eastAsia"/>
          <w:iCs/>
        </w:rPr>
        <w:t>52.0</w:t>
      </w:r>
      <w:r w:rsidRPr="00C77716">
        <w:rPr>
          <w:rFonts w:ascii="Times New Roman" w:eastAsia="Arial" w:hAnsi="Times New Roman" w:cs="Times New Roman"/>
          <w:iCs/>
        </w:rPr>
        <w:t xml:space="preserve"> million in 2025</w:t>
      </w:r>
      <w:r>
        <w:rPr>
          <w:rFonts w:ascii="Times New Roman" w:hAnsi="Times New Roman" w:cs="Times New Roman" w:hint="eastAsia"/>
          <w:iCs/>
        </w:rPr>
        <w:t xml:space="preserve">. And we generated revenue of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from AGI enterprise solutions 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 The increase was</w:t>
      </w:r>
      <w:r w:rsidRPr="00C77716">
        <w:rPr>
          <w:rFonts w:ascii="Times New Roman" w:eastAsia="Arial" w:hAnsi="Times New Roman" w:cs="Times New Roman"/>
          <w:iCs/>
        </w:rPr>
        <w:t xml:space="preserve"> primarily </w:t>
      </w:r>
      <w:r w:rsidR="00456E2C" w:rsidRPr="00456E2C">
        <w:rPr>
          <w:rFonts w:ascii="Times New Roman" w:eastAsia="Arial" w:hAnsi="Times New Roman" w:cs="Times New Roman"/>
          <w:iCs/>
        </w:rPr>
        <w:t xml:space="preserve">attributable to </w:t>
      </w:r>
      <w:r w:rsidR="00456E2C">
        <w:rPr>
          <w:rFonts w:ascii="Times New Roman" w:hAnsi="Times New Roman" w:cs="Times New Roman" w:hint="eastAsia"/>
          <w:iCs/>
        </w:rPr>
        <w:t>[</w:t>
      </w:r>
      <w:r w:rsidR="00456E2C" w:rsidRPr="00456E2C">
        <w:rPr>
          <w:rFonts w:ascii="Times New Roman" w:eastAsia="Arial" w:hAnsi="Times New Roman" w:cs="Times New Roman"/>
          <w:iCs/>
        </w:rPr>
        <w:t xml:space="preserve">accelerating enterprise digital and intelligent transformation, as well as rising corporate needs for customized </w:t>
      </w:r>
      <w:r w:rsidR="00546D32">
        <w:rPr>
          <w:rFonts w:ascii="Times New Roman" w:hAnsi="Times New Roman" w:cs="Times New Roman" w:hint="eastAsia"/>
          <w:iCs/>
        </w:rPr>
        <w:t>domain-specific</w:t>
      </w:r>
      <w:r w:rsidR="00456E2C" w:rsidRPr="00456E2C">
        <w:rPr>
          <w:rFonts w:ascii="Times New Roman" w:eastAsia="Arial" w:hAnsi="Times New Roman" w:cs="Times New Roman"/>
          <w:iCs/>
        </w:rPr>
        <w:t xml:space="preserve"> AI deployment solutions tailored to diversified business operational demands</w:t>
      </w:r>
      <w:r w:rsidR="00456E2C">
        <w:rPr>
          <w:rFonts w:ascii="Times New Roman" w:hAnsi="Times New Roman" w:cs="Times New Roman" w:hint="eastAsia"/>
          <w:iCs/>
        </w:rPr>
        <w:t>]</w:t>
      </w:r>
      <w:r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Pr>
          <w:rFonts w:ascii="Times New Roman" w:hAnsi="Times New Roman" w:cs="Times New Roman" w:hint="eastAsia"/>
          <w:iCs/>
        </w:rPr>
        <w:t xml:space="preserve">, </w:t>
      </w:r>
      <w:r w:rsidRPr="00C77716">
        <w:rPr>
          <w:rFonts w:ascii="Times New Roman" w:eastAsia="Arial" w:hAnsi="Times New Roman" w:cs="Times New Roman"/>
          <w:iCs/>
        </w:rPr>
        <w:t>2025</w:t>
      </w:r>
      <w:r>
        <w:rPr>
          <w:rFonts w:ascii="Times New Roman" w:hAnsi="Times New Roman" w:cs="Times New Roman" w:hint="eastAsia"/>
          <w:iCs/>
        </w:rPr>
        <w:t xml:space="preserve"> and for the three months ended March 31, 2025 and 2026</w:t>
      </w:r>
      <w:r w:rsidRPr="00C77716">
        <w:rPr>
          <w:rFonts w:ascii="Times New Roman" w:eastAsia="Arial" w:hAnsi="Times New Roman" w:cs="Times New Roman"/>
          <w:iCs/>
        </w:rPr>
        <w:t xml:space="preserve">, we had </w:t>
      </w:r>
      <w:r>
        <w:rPr>
          <w:rFonts w:ascii="Times New Roman" w:eastAsia="Arial" w:hAnsi="Times New Roman" w:cs="Times New Roman"/>
          <w:iCs/>
          <w:lang w:eastAsia="en-US"/>
        </w:rPr>
        <w:t>[</w:t>
      </w:r>
      <w:r w:rsidR="00546D32">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546D32">
        <w:rPr>
          <w:rFonts w:ascii="Times New Roman" w:hAnsi="Times New Roman" w:cs="Times New Roman" w:hint="eastAsia"/>
          <w:iCs/>
        </w:rPr>
        <w:t xml:space="preserve">AGI </w:t>
      </w:r>
      <w:r w:rsidR="00546D32">
        <w:rPr>
          <w:rFonts w:ascii="Times New Roman" w:hAnsi="Times New Roman" w:cs="Times New Roman" w:hint="eastAsia"/>
          <w:iCs/>
        </w:rPr>
        <w:t>enterprise solutions</w:t>
      </w:r>
      <w:r w:rsidRPr="00C77716">
        <w:rPr>
          <w:rFonts w:ascii="Times New Roman" w:eastAsia="Arial" w:hAnsi="Times New Roman" w:cs="Times New Roman"/>
          <w:iCs/>
        </w:rPr>
        <w:t xml:space="preserve">, respectively, and we completed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Pr>
          <w:rFonts w:ascii="Times New Roman" w:hAnsi="Times New Roman" w:cs="Times New Roman" w:hint="eastAsia"/>
          <w:iCs/>
        </w:rPr>
        <w:t xml:space="preserve">, </w:t>
      </w:r>
      <w:r>
        <w:rPr>
          <w:rFonts w:ascii="Times New Roman" w:eastAsia="Arial" w:hAnsi="Times New Roman" w:cs="Times New Roman"/>
          <w:iCs/>
          <w:lang w:eastAsia="en-US"/>
        </w:rPr>
        <w:t>[●]</w:t>
      </w:r>
      <w:r>
        <w:rPr>
          <w:rFonts w:ascii="Times New Roman" w:hAnsi="Times New Roman" w:cs="Times New Roman" w:hint="eastAsia"/>
          <w:iCs/>
        </w:rPr>
        <w:t xml:space="preserve"> </w:t>
      </w:r>
      <w:r w:rsidRPr="00C77716">
        <w:rPr>
          <w:rFonts w:ascii="Times New Roman" w:eastAsia="Arial" w:hAnsi="Times New Roman" w:cs="Times New Roman"/>
          <w:iCs/>
        </w:rPr>
        <w:t xml:space="preserve">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546D32">
        <w:rPr>
          <w:rFonts w:ascii="Times New Roman" w:hAnsi="Times New Roman" w:cs="Times New Roman" w:hint="eastAsia"/>
          <w:iCs/>
        </w:rPr>
        <w:t>AGI enterprise solutions</w:t>
      </w:r>
      <w:r w:rsidRPr="00C77716">
        <w:rPr>
          <w:rFonts w:ascii="Times New Roman" w:eastAsia="Arial" w:hAnsi="Times New Roman" w:cs="Times New Roman"/>
          <w:iCs/>
        </w:rPr>
        <w:t xml:space="preserve"> business, respectively</w:t>
      </w:r>
      <w:r>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 xml:space="preserve"> [to confirm operating data disclosed here]</w:t>
      </w:r>
    </w:p>
    <w:p w14:paraId="3380781C" w14:textId="6E8029B6" w:rsidR="00DC02DD" w:rsidRPr="00D03B61" w:rsidRDefault="00DC02DD" w:rsidP="00DC02DD">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w:t>
      </w:r>
      <w:r>
        <w:rPr>
          <w:rFonts w:ascii="Times New Roman" w:hAnsi="Times New Roman" w:cs="Times New Roman" w:hint="eastAsia"/>
          <w:b/>
          <w:bCs/>
          <w:i/>
          <w:highlight w:val="yellow"/>
        </w:rPr>
        <w:t>AGI enterprise solutions</w:t>
      </w:r>
      <w:r w:rsidRPr="00D03B61">
        <w:rPr>
          <w:rFonts w:ascii="Times New Roman" w:hAnsi="Times New Roman" w:cs="Times New Roman" w:hint="eastAsia"/>
          <w:b/>
          <w:bCs/>
          <w:i/>
          <w:highlight w:val="yellow"/>
        </w:rPr>
        <w:t xml:space="preserve"> business</w:t>
      </w:r>
      <w:r w:rsidRPr="00D03B61">
        <w:rPr>
          <w:rFonts w:ascii="Times New Roman" w:eastAsia="Arial" w:hAnsi="Times New Roman" w:cs="Times New Roman"/>
          <w:b/>
          <w:bCs/>
          <w:i/>
          <w:highlight w:val="yellow"/>
          <w:lang w:eastAsia="en-US"/>
        </w:rPr>
        <w:t>]</w:t>
      </w:r>
    </w:p>
    <w:p w14:paraId="6BEC3298" w14:textId="26DC70F3" w:rsidR="00546D32" w:rsidRPr="004B34D6" w:rsidRDefault="00546D32" w:rsidP="00546D32">
      <w:pPr>
        <w:snapToGrid w:val="0"/>
        <w:spacing w:after="240" w:line="240" w:lineRule="auto"/>
        <w:ind w:firstLine="720"/>
        <w:jc w:val="both"/>
        <w:rPr>
          <w:rFonts w:ascii="Times New Roman" w:hAnsi="Times New Roman" w:cs="Times New Roman"/>
          <w:iCs/>
        </w:rPr>
      </w:pPr>
      <w:r>
        <w:rPr>
          <w:color w:val="002F6C"/>
        </w:rPr>
        <w:t>Revenue from our AGI enterprise solutions is recognised at a point in time when the software platform and related services are delivered to the customer's designated place, inspected and accepted by the customer. According to the Accountants' Report, payment is generally due within one to three months from delivery.</w:t>
      </w:r>
    </w:p>
    <w:p w14:paraId="24D94F6F" w14:textId="6A3EA5E0" w:rsidR="006E5E3F" w:rsidRDefault="006E5E3F" w:rsidP="006E5E3F">
      <w:pPr>
        <w:jc w:val="both"/>
        <w:rPr>
          <w:rFonts w:ascii="Times New Roman" w:hAnsi="Times New Roman" w:cs="Times New Roman"/>
          <w:b/>
          <w:i/>
        </w:rPr>
      </w:pPr>
      <w:r>
        <w:rPr>
          <w:rFonts w:ascii="Times New Roman" w:hAnsi="Times New Roman" w:cs="Times New Roman"/>
          <w:b/>
          <w:i/>
        </w:rPr>
        <w:t xml:space="preserve">Revenue </w:t>
      </w:r>
      <w:r>
        <w:rPr>
          <w:rFonts w:ascii="Times New Roman" w:hAnsi="Times New Roman" w:cs="Times New Roman" w:hint="eastAsia"/>
          <w:b/>
          <w:i/>
        </w:rPr>
        <w:t xml:space="preserve">from Agentic </w:t>
      </w:r>
      <w:proofErr w:type="spellStart"/>
      <w:r>
        <w:rPr>
          <w:rFonts w:ascii="Times New Roman" w:hAnsi="Times New Roman" w:cs="Times New Roman" w:hint="eastAsia"/>
          <w:b/>
          <w:i/>
        </w:rPr>
        <w:t>MaaS</w:t>
      </w:r>
      <w:proofErr w:type="spellEnd"/>
    </w:p>
    <w:p w14:paraId="12BDF4D7" w14:textId="0372AEA3" w:rsidR="00546D32" w:rsidRPr="00546D32" w:rsidRDefault="00546D32" w:rsidP="00546D32">
      <w:pPr>
        <w:snapToGrid w:val="0"/>
        <w:spacing w:after="240" w:line="240" w:lineRule="auto"/>
        <w:ind w:firstLine="720"/>
        <w:jc w:val="both"/>
        <w:rPr>
          <w:rFonts w:ascii="Times New Roman" w:hAnsi="Times New Roman" w:cs="Times New Roman"/>
          <w:iCs/>
        </w:rPr>
      </w:pPr>
      <w:r w:rsidRPr="00C77716">
        <w:rPr>
          <w:rFonts w:ascii="Times New Roman" w:eastAsia="Arial" w:hAnsi="Times New Roman" w:cs="Times New Roman"/>
          <w:iCs/>
        </w:rPr>
        <w:t xml:space="preserve">Revenue from our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sidRPr="00C77716">
        <w:rPr>
          <w:rFonts w:ascii="Times New Roman" w:eastAsia="Arial" w:hAnsi="Times New Roman" w:cs="Times New Roman"/>
          <w:iCs/>
        </w:rPr>
        <w:t xml:space="preserve"> increased from </w:t>
      </w:r>
      <w:r>
        <w:rPr>
          <w:rFonts w:ascii="Times New Roman" w:hAnsi="Times New Roman" w:cs="Times New Roman" w:hint="eastAsia"/>
          <w:iCs/>
        </w:rPr>
        <w:t>nil</w:t>
      </w:r>
      <w:r w:rsidRPr="00C77716">
        <w:rPr>
          <w:rFonts w:ascii="Times New Roman" w:eastAsia="Arial" w:hAnsi="Times New Roman" w:cs="Times New Roman"/>
          <w:iCs/>
        </w:rPr>
        <w:t xml:space="preserve"> in 2023</w:t>
      </w:r>
      <w:r>
        <w:rPr>
          <w:rFonts w:ascii="Times New Roman" w:hAnsi="Times New Roman" w:cs="Times New Roman" w:hint="eastAsia"/>
          <w:iCs/>
        </w:rPr>
        <w:t xml:space="preserve">, nil in 2024 </w:t>
      </w:r>
      <w:r w:rsidRPr="00C77716">
        <w:rPr>
          <w:rFonts w:ascii="Times New Roman" w:eastAsia="Arial" w:hAnsi="Times New Roman" w:cs="Times New Roman"/>
          <w:iCs/>
        </w:rPr>
        <w:t>to RMB</w:t>
      </w:r>
      <w:r>
        <w:rPr>
          <w:rFonts w:ascii="Times New Roman" w:hAnsi="Times New Roman" w:cs="Times New Roman" w:hint="eastAsia"/>
          <w:iCs/>
        </w:rPr>
        <w:t>10.9</w:t>
      </w:r>
      <w:r w:rsidRPr="00C77716">
        <w:rPr>
          <w:rFonts w:ascii="Times New Roman" w:eastAsia="Arial" w:hAnsi="Times New Roman" w:cs="Times New Roman"/>
          <w:iCs/>
        </w:rPr>
        <w:t xml:space="preserve"> million in 2025</w:t>
      </w:r>
      <w:r>
        <w:rPr>
          <w:rFonts w:ascii="Times New Roman" w:hAnsi="Times New Roman" w:cs="Times New Roman" w:hint="eastAsia"/>
          <w:iCs/>
        </w:rPr>
        <w:t xml:space="preserve">. And we generated revenue of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proofErr w:type="gramStart"/>
      <w:r>
        <w:rPr>
          <w:rFonts w:ascii="Times New Roman" w:hAnsi="Times New Roman" w:cs="Times New Roman" w:hint="eastAsia"/>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from 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for the three months ended M</w:t>
      </w:r>
      <w:r>
        <w:rPr>
          <w:rFonts w:ascii="Times New Roman" w:hAnsi="Times New Roman" w:cs="Times New Roman"/>
          <w:iCs/>
        </w:rPr>
        <w:t>a</w:t>
      </w:r>
      <w:r>
        <w:rPr>
          <w:rFonts w:ascii="Times New Roman" w:hAnsi="Times New Roman" w:cs="Times New Roman" w:hint="eastAsia"/>
          <w:iCs/>
        </w:rPr>
        <w:t xml:space="preserve">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 </w:t>
      </w:r>
      <w:r w:rsidR="00CF1F3E">
        <w:rPr>
          <w:rFonts w:ascii="Times New Roman" w:hAnsi="Times New Roman" w:cs="Times New Roman"/>
          <w:iCs/>
        </w:rPr>
        <w:t>Such growth was primarily driven by [</w:t>
      </w:r>
      <w:r w:rsidR="00CF1F3E" w:rsidRPr="00CF1F3E">
        <w:rPr>
          <w:rFonts w:ascii="Times New Roman" w:hAnsi="Times New Roman" w:cs="Times New Roman"/>
          <w:iCs/>
        </w:rPr>
        <w:t xml:space="preserve">enterprises choosing cost-effective Agentic </w:t>
      </w:r>
      <w:proofErr w:type="spellStart"/>
      <w:r w:rsidR="00CF1F3E" w:rsidRPr="00CF1F3E">
        <w:rPr>
          <w:rFonts w:ascii="Times New Roman" w:hAnsi="Times New Roman" w:cs="Times New Roman"/>
          <w:iCs/>
        </w:rPr>
        <w:t>MaaS</w:t>
      </w:r>
      <w:proofErr w:type="spellEnd"/>
      <w:r w:rsidR="00CF1F3E" w:rsidRPr="00CF1F3E">
        <w:rPr>
          <w:rFonts w:ascii="Times New Roman" w:hAnsi="Times New Roman" w:cs="Times New Roman"/>
          <w:iCs/>
        </w:rPr>
        <w:t xml:space="preserve"> instead of building their own inference infrastructure, as large models gain broader adoption among businesses</w:t>
      </w:r>
      <w:r w:rsidR="00CF1F3E">
        <w:rPr>
          <w:rFonts w:ascii="Times New Roman" w:hAnsi="Times New Roman" w:cs="Times New Roman"/>
          <w:iCs/>
        </w:rPr>
        <w:t>]</w:t>
      </w:r>
      <w:r w:rsidR="00CF1F3E" w:rsidRPr="00CF1F3E">
        <w:rPr>
          <w:rFonts w:ascii="Times New Roman" w:hAnsi="Times New Roman" w:cs="Times New Roman"/>
          <w:iCs/>
        </w:rPr>
        <w:t>.</w:t>
      </w:r>
      <w:r w:rsidR="00CF1F3E" w:rsidRPr="00C77716">
        <w:rPr>
          <w:rFonts w:ascii="Times New Roman" w:eastAsia="Arial" w:hAnsi="Times New Roman" w:cs="Times New Roman"/>
          <w:iCs/>
        </w:rPr>
        <w:t xml:space="preserve"> </w:t>
      </w:r>
      <w:r w:rsidR="00A26430">
        <w:rPr>
          <w:rFonts w:ascii="Times New Roman" w:eastAsia="Arial" w:hAnsi="Times New Roman" w:cs="Times New Roman"/>
          <w:iCs/>
        </w:rPr>
        <w:t>[</w:t>
      </w:r>
      <w:r w:rsidRPr="00C77716">
        <w:rPr>
          <w:rFonts w:ascii="Times New Roman" w:eastAsia="Arial" w:hAnsi="Times New Roman" w:cs="Times New Roman"/>
          <w:iCs/>
        </w:rPr>
        <w:t>In 2023, 2024</w:t>
      </w:r>
      <w:r>
        <w:rPr>
          <w:rFonts w:ascii="Times New Roman" w:hAnsi="Times New Roman" w:cs="Times New Roman" w:hint="eastAsia"/>
          <w:iCs/>
        </w:rPr>
        <w:t xml:space="preserve">, </w:t>
      </w:r>
      <w:r w:rsidRPr="00C77716">
        <w:rPr>
          <w:rFonts w:ascii="Times New Roman" w:eastAsia="Arial" w:hAnsi="Times New Roman" w:cs="Times New Roman"/>
          <w:iCs/>
        </w:rPr>
        <w:t>2025</w:t>
      </w:r>
      <w:r>
        <w:rPr>
          <w:rFonts w:ascii="Times New Roman" w:hAnsi="Times New Roman" w:cs="Times New Roman" w:hint="eastAsia"/>
          <w:iCs/>
        </w:rPr>
        <w:t xml:space="preserve"> and for the three months ended March 31, 2025 and 2026</w:t>
      </w:r>
      <w:r w:rsidRPr="00C77716">
        <w:rPr>
          <w:rFonts w:ascii="Times New Roman" w:eastAsia="Arial" w:hAnsi="Times New Roman" w:cs="Times New Roman"/>
          <w:iCs/>
        </w:rPr>
        <w:t xml:space="preserve">, we had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sidRPr="00C77716">
        <w:rPr>
          <w:rFonts w:ascii="Times New Roman" w:eastAsia="Arial" w:hAnsi="Times New Roman" w:cs="Times New Roman"/>
          <w:iCs/>
        </w:rPr>
        <w:t xml:space="preserve"> 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customers for our </w:t>
      </w:r>
      <w:r w:rsidR="000D2FAC">
        <w:rPr>
          <w:rFonts w:ascii="Times New Roman" w:hAnsi="Times New Roman" w:cs="Times New Roman" w:hint="eastAsia"/>
          <w:iCs/>
        </w:rPr>
        <w:t xml:space="preserve">Agentic </w:t>
      </w:r>
      <w:proofErr w:type="spellStart"/>
      <w:r w:rsidR="000D2FAC">
        <w:rPr>
          <w:rFonts w:ascii="Times New Roman" w:hAnsi="Times New Roman" w:cs="Times New Roman" w:hint="eastAsia"/>
          <w:iCs/>
        </w:rPr>
        <w:t>MaaS</w:t>
      </w:r>
      <w:proofErr w:type="spellEnd"/>
      <w:r w:rsidRPr="00C77716">
        <w:rPr>
          <w:rFonts w:ascii="Times New Roman" w:eastAsia="Arial" w:hAnsi="Times New Roman" w:cs="Times New Roman"/>
          <w:iCs/>
        </w:rPr>
        <w:t xml:space="preserve">, respectively, and we completed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 xml:space="preserve">, </w:t>
      </w:r>
      <w:r>
        <w:rPr>
          <w:rFonts w:ascii="Times New Roman" w:eastAsia="Arial" w:hAnsi="Times New Roman" w:cs="Times New Roman"/>
          <w:iCs/>
          <w:lang w:eastAsia="en-US"/>
        </w:rPr>
        <w:t>[</w:t>
      </w:r>
      <w:r w:rsidR="000D2FAC">
        <w:rPr>
          <w:rFonts w:ascii="Times New Roman" w:hAnsi="Times New Roman" w:cs="Times New Roman" w:hint="eastAsia"/>
          <w:iCs/>
        </w:rPr>
        <w:t>nil</w:t>
      </w:r>
      <w:r>
        <w:rPr>
          <w:rFonts w:ascii="Times New Roman" w:eastAsia="Arial" w:hAnsi="Times New Roman" w:cs="Times New Roman"/>
          <w:iCs/>
          <w:lang w:eastAsia="en-US"/>
        </w:rPr>
        <w:t>]</w:t>
      </w:r>
      <w:r w:rsidRPr="00C77716">
        <w:rPr>
          <w:rFonts w:ascii="Times New Roman" w:eastAsia="Arial" w:hAnsi="Times New Roman" w:cs="Times New Roman"/>
          <w:iCs/>
        </w:rPr>
        <w:t>,</w:t>
      </w:r>
      <w:r>
        <w:rPr>
          <w:rFonts w:ascii="Times New Roman" w:eastAsia="Arial" w:hAnsi="Times New Roman" w:cs="Times New Roman"/>
          <w:iCs/>
          <w:lang w:eastAsia="en-US"/>
        </w:rPr>
        <w:t xml:space="preserve"> [●]</w:t>
      </w:r>
      <w:r>
        <w:rPr>
          <w:rFonts w:ascii="Times New Roman" w:hAnsi="Times New Roman" w:cs="Times New Roman" w:hint="eastAsia"/>
          <w:iCs/>
        </w:rPr>
        <w:t xml:space="preserve">, </w:t>
      </w:r>
      <w:r>
        <w:rPr>
          <w:rFonts w:ascii="Times New Roman" w:eastAsia="Arial" w:hAnsi="Times New Roman" w:cs="Times New Roman"/>
          <w:iCs/>
          <w:lang w:eastAsia="en-US"/>
        </w:rPr>
        <w:t>[●]</w:t>
      </w:r>
      <w:r>
        <w:rPr>
          <w:rFonts w:ascii="Times New Roman" w:hAnsi="Times New Roman" w:cs="Times New Roman" w:hint="eastAsia"/>
          <w:iCs/>
        </w:rPr>
        <w:t xml:space="preserve"> </w:t>
      </w:r>
      <w:r w:rsidRPr="00C77716">
        <w:rPr>
          <w:rFonts w:ascii="Times New Roman" w:eastAsia="Arial" w:hAnsi="Times New Roman" w:cs="Times New Roman"/>
          <w:iCs/>
        </w:rPr>
        <w:t xml:space="preserve">and </w:t>
      </w:r>
      <w:r>
        <w:rPr>
          <w:rFonts w:ascii="Times New Roman" w:eastAsia="Arial" w:hAnsi="Times New Roman" w:cs="Times New Roman"/>
          <w:iCs/>
          <w:lang w:eastAsia="en-US"/>
        </w:rPr>
        <w:t>[●]</w:t>
      </w:r>
      <w:r w:rsidRPr="00C77716">
        <w:rPr>
          <w:rFonts w:ascii="Times New Roman" w:eastAsia="Arial" w:hAnsi="Times New Roman" w:cs="Times New Roman"/>
          <w:iCs/>
        </w:rPr>
        <w:t xml:space="preserve"> projects in relation to our </w:t>
      </w:r>
      <w:r w:rsidR="000D2FAC">
        <w:rPr>
          <w:rFonts w:ascii="Times New Roman" w:hAnsi="Times New Roman" w:cs="Times New Roman" w:hint="eastAsia"/>
          <w:iCs/>
        </w:rPr>
        <w:t xml:space="preserve">Agentic </w:t>
      </w:r>
      <w:proofErr w:type="spellStart"/>
      <w:r w:rsidR="000D2FAC">
        <w:rPr>
          <w:rFonts w:ascii="Times New Roman" w:hAnsi="Times New Roman" w:cs="Times New Roman" w:hint="eastAsia"/>
          <w:iCs/>
        </w:rPr>
        <w:t>MaaS</w:t>
      </w:r>
      <w:proofErr w:type="spellEnd"/>
      <w:r w:rsidRPr="00C77716">
        <w:rPr>
          <w:rFonts w:ascii="Times New Roman" w:eastAsia="Arial" w:hAnsi="Times New Roman" w:cs="Times New Roman"/>
          <w:iCs/>
        </w:rPr>
        <w:t xml:space="preserve"> business, respectively</w:t>
      </w:r>
      <w:r>
        <w:rPr>
          <w:rFonts w:ascii="Times New Roman" w:hAnsi="Times New Roman" w:cs="Times New Roman" w:hint="eastAsia"/>
          <w:iCs/>
        </w:rPr>
        <w:t>.</w:t>
      </w:r>
      <w:r w:rsidR="00A26430">
        <w:rPr>
          <w:rFonts w:ascii="Times New Roman" w:hAnsi="Times New Roman" w:cs="Times New Roman"/>
          <w:iCs/>
        </w:rPr>
        <w:t>]</w:t>
      </w:r>
      <w:r w:rsidR="00A26430" w:rsidRPr="00A26430">
        <w:rPr>
          <w:rFonts w:ascii="Times New Roman" w:hAnsi="Times New Roman" w:cs="Times New Roman"/>
          <w:b/>
          <w:bCs/>
          <w:i/>
          <w:highlight w:val="yellow"/>
        </w:rPr>
        <w:t xml:space="preserve"> [to confirm operating data disclosed here]</w:t>
      </w:r>
    </w:p>
    <w:p w14:paraId="5AA643BB" w14:textId="09CB362B" w:rsidR="000D2FAC" w:rsidRPr="00D03B61" w:rsidRDefault="000D2FAC" w:rsidP="000D2FAC">
      <w:pPr>
        <w:snapToGrid w:val="0"/>
        <w:spacing w:after="240" w:line="240" w:lineRule="auto"/>
        <w:ind w:firstLine="720"/>
        <w:jc w:val="both"/>
        <w:rPr>
          <w:rFonts w:ascii="Times New Roman" w:hAnsi="Times New Roman" w:cs="Times New Roman"/>
          <w:b/>
          <w:bCs/>
          <w:i/>
        </w:rPr>
      </w:pPr>
      <w:r w:rsidRPr="00D03B61">
        <w:rPr>
          <w:rFonts w:ascii="Times New Roman" w:eastAsia="Arial" w:hAnsi="Times New Roman" w:cs="Times New Roman"/>
          <w:b/>
          <w:bCs/>
          <w:i/>
          <w:highlight w:val="yellow"/>
          <w:lang w:eastAsia="en-US"/>
        </w:rPr>
        <w:t>[</w:t>
      </w:r>
      <w:r w:rsidRPr="00D03B61">
        <w:rPr>
          <w:rFonts w:ascii="Times New Roman" w:hAnsi="Times New Roman" w:cs="Times New Roman" w:hint="eastAsia"/>
          <w:b/>
          <w:bCs/>
          <w:i/>
          <w:highlight w:val="yellow"/>
        </w:rPr>
        <w:t>to supplement</w:t>
      </w:r>
      <w:r>
        <w:rPr>
          <w:rFonts w:ascii="Times New Roman" w:hAnsi="Times New Roman" w:cs="Times New Roman" w:hint="eastAsia"/>
          <w:b/>
          <w:bCs/>
          <w:i/>
          <w:highlight w:val="yellow"/>
        </w:rPr>
        <w:t xml:space="preserve"> analysis</w:t>
      </w:r>
      <w:r w:rsidRPr="00D03B61">
        <w:rPr>
          <w:rFonts w:ascii="Times New Roman" w:hAnsi="Times New Roman" w:cs="Times New Roman" w:hint="eastAsia"/>
          <w:b/>
          <w:bCs/>
          <w:i/>
          <w:highlight w:val="yellow"/>
        </w:rPr>
        <w:t xml:space="preserve"> of </w:t>
      </w:r>
      <w:r>
        <w:rPr>
          <w:rFonts w:ascii="Times New Roman" w:hAnsi="Times New Roman" w:cs="Times New Roman" w:hint="eastAsia"/>
          <w:b/>
          <w:bCs/>
          <w:i/>
          <w:highlight w:val="yellow"/>
        </w:rPr>
        <w:t xml:space="preserve">Agentic </w:t>
      </w:r>
      <w:proofErr w:type="spellStart"/>
      <w:r>
        <w:rPr>
          <w:rFonts w:ascii="Times New Roman" w:hAnsi="Times New Roman" w:cs="Times New Roman" w:hint="eastAsia"/>
          <w:b/>
          <w:bCs/>
          <w:i/>
          <w:highlight w:val="yellow"/>
        </w:rPr>
        <w:t>MaaS</w:t>
      </w:r>
      <w:proofErr w:type="spellEnd"/>
      <w:r w:rsidRPr="00D03B61">
        <w:rPr>
          <w:rFonts w:ascii="Times New Roman" w:hAnsi="Times New Roman" w:cs="Times New Roman" w:hint="eastAsia"/>
          <w:b/>
          <w:bCs/>
          <w:i/>
          <w:highlight w:val="yellow"/>
        </w:rPr>
        <w:t xml:space="preserve"> business</w:t>
      </w:r>
      <w:r w:rsidRPr="00D03B61">
        <w:rPr>
          <w:rFonts w:ascii="Times New Roman" w:eastAsia="Arial" w:hAnsi="Times New Roman" w:cs="Times New Roman"/>
          <w:b/>
          <w:bCs/>
          <w:i/>
          <w:highlight w:val="yellow"/>
          <w:lang w:eastAsia="en-US"/>
        </w:rPr>
        <w:t>]</w:t>
      </w:r>
    </w:p>
    <w:p w14:paraId="403CAFFB" w14:textId="2ABCDF21" w:rsidR="00B8060B" w:rsidRPr="004B34D6" w:rsidRDefault="00B8060B" w:rsidP="00B8060B">
      <w:pPr>
        <w:snapToGrid w:val="0"/>
        <w:spacing w:after="240" w:line="240" w:lineRule="auto"/>
        <w:ind w:firstLine="720"/>
        <w:jc w:val="both"/>
        <w:rPr>
          <w:rFonts w:ascii="Times New Roman" w:hAnsi="Times New Roman" w:cs="Times New Roman"/>
          <w:iCs/>
        </w:rPr>
      </w:pPr>
      <w:r>
        <w:rPr>
          <w:color w:val="002F6C"/>
        </w:rPr>
        <w:t>Revenue from our Agentic MaaS is recognised as services are rendered based on the customer's consumption of resources for usage-based contracts.</w:t>
      </w:r>
    </w:p>
    <w:p w14:paraId="62BE71CF" w14:textId="355C6512" w:rsidR="00AD53D0" w:rsidRPr="002D032B" w:rsidRDefault="009F7E92" w:rsidP="007D1F51">
      <w:pPr>
        <w:jc w:val="both"/>
        <w:outlineLvl w:val="0"/>
        <w:rPr>
          <w:rFonts w:ascii="Times New Roman" w:hAnsi="Times New Roman" w:cs="Times New Roman"/>
          <w:b/>
          <w:iCs/>
        </w:rPr>
      </w:pPr>
      <w:r w:rsidRPr="002D032B">
        <w:rPr>
          <w:rFonts w:ascii="Times New Roman" w:hAnsi="Times New Roman" w:cs="Times New Roman"/>
          <w:b/>
          <w:iCs/>
        </w:rPr>
        <w:t xml:space="preserve">Cost of </w:t>
      </w:r>
      <w:r w:rsidR="00053E99">
        <w:rPr>
          <w:rFonts w:ascii="Times New Roman" w:hAnsi="Times New Roman" w:cs="Times New Roman"/>
          <w:b/>
          <w:iCs/>
        </w:rPr>
        <w:t>S</w:t>
      </w:r>
      <w:r w:rsidRPr="002D032B">
        <w:rPr>
          <w:rFonts w:ascii="Times New Roman" w:hAnsi="Times New Roman" w:cs="Times New Roman"/>
          <w:b/>
          <w:iCs/>
        </w:rPr>
        <w:t>ales</w:t>
      </w:r>
      <w:r w:rsidR="00852058">
        <w:rPr>
          <w:rFonts w:ascii="Times New Roman" w:hAnsi="Times New Roman" w:cs="Times New Roman"/>
          <w:b/>
          <w:iCs/>
        </w:rPr>
        <w:t xml:space="preserve"> </w:t>
      </w:r>
      <w:r w:rsidR="00852058"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852058" w:rsidRPr="00B8060B">
        <w:rPr>
          <w:rFonts w:ascii="Times New Roman" w:hAnsi="Times New Roman" w:cs="Times New Roman"/>
          <w:b/>
          <w:i/>
          <w:highlight w:val="yellow"/>
        </w:rPr>
        <w:t xml:space="preserve"> to provide breakdown]</w:t>
      </w:r>
    </w:p>
    <w:p w14:paraId="24405EE9" w14:textId="7EB90511" w:rsidR="00C771E2" w:rsidRDefault="009447E8" w:rsidP="00440AA4">
      <w:pPr>
        <w:snapToGrid w:val="0"/>
        <w:spacing w:after="240" w:line="240" w:lineRule="auto"/>
        <w:ind w:firstLine="720"/>
        <w:jc w:val="both"/>
        <w:rPr>
          <w:rFonts w:ascii="Times New Roman" w:hAnsi="Times New Roman" w:cs="Times New Roman"/>
          <w:iCs/>
        </w:rPr>
      </w:pPr>
      <w:r>
        <w:rPr>
          <w:b w:val="0"/>
          <w:color w:val="002F6C"/>
        </w:rPr>
        <w:t>Our cost of sales primarily consisted of computing resource procurement and leasing costs, server and cloud service costs, project delivery costs and other costs directly attributable to the delivery of our products and services. During the Track Record Period, our cost of sales and services was nil, RMB2.2 million, RMB33.9 million, RMB[●] million and RMB64.7 million in 2023, 2024 and 2025 and the three months ended March 31, 2025 and 2026, respectively. The increase was primarily driven by our revenue growth and the change in business mix, particularly the rapid growth of Agentic MaaS and other businesses that require computing resource inputs. Platform software generally involved relatively limited direct costs, while MaaS and computing-resource-intensive solution projects incurred higher direct costs, primarily because they require access to leased or procured computing resources. The following table sets forth a breakdown of our cost of sales by nature, both in absolute amount and as a percentage of total cost of sales,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B8060B" w:rsidRPr="007969A2" w14:paraId="35D62E4D" w14:textId="77777777" w:rsidTr="002306B6">
        <w:tc>
          <w:tcPr>
            <w:tcW w:w="1560" w:type="dxa"/>
            <w:vAlign w:val="bottom"/>
          </w:tcPr>
          <w:p w14:paraId="67FC169C" w14:textId="77777777" w:rsidR="00B8060B" w:rsidRPr="007969A2" w:rsidRDefault="00B8060B" w:rsidP="002306B6">
            <w:pPr>
              <w:snapToGrid w:val="0"/>
              <w:contextualSpacing/>
              <w:rPr>
                <w:rFonts w:eastAsia="Arial"/>
                <w:sz w:val="18"/>
                <w:szCs w:val="18"/>
              </w:rPr>
            </w:pPr>
          </w:p>
        </w:tc>
        <w:tc>
          <w:tcPr>
            <w:tcW w:w="4593" w:type="dxa"/>
            <w:gridSpan w:val="7"/>
            <w:vAlign w:val="bottom"/>
          </w:tcPr>
          <w:p w14:paraId="4CFC4BFE" w14:textId="77777777" w:rsidR="00B8060B" w:rsidRPr="007969A2" w:rsidRDefault="00B8060B"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05FC29A4" w14:textId="77777777" w:rsidR="00B8060B" w:rsidRPr="007969A2" w:rsidRDefault="00B8060B"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B8060B" w:rsidRPr="007969A2" w14:paraId="7391379D" w14:textId="77777777" w:rsidTr="002306B6">
        <w:tc>
          <w:tcPr>
            <w:tcW w:w="1560" w:type="dxa"/>
            <w:vAlign w:val="bottom"/>
          </w:tcPr>
          <w:p w14:paraId="74BB22E0" w14:textId="77777777" w:rsidR="00B8060B" w:rsidRPr="007969A2" w:rsidRDefault="00B8060B" w:rsidP="002306B6">
            <w:pPr>
              <w:snapToGrid w:val="0"/>
              <w:contextualSpacing/>
              <w:rPr>
                <w:rFonts w:eastAsia="Arial"/>
                <w:sz w:val="18"/>
                <w:szCs w:val="18"/>
              </w:rPr>
            </w:pPr>
          </w:p>
        </w:tc>
        <w:tc>
          <w:tcPr>
            <w:tcW w:w="1531" w:type="dxa"/>
            <w:gridSpan w:val="2"/>
            <w:vAlign w:val="bottom"/>
          </w:tcPr>
          <w:p w14:paraId="4A35E296"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10426E09"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5F840511"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6C3470C"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6C898A72" w14:textId="77777777" w:rsidR="00B8060B" w:rsidRPr="007969A2" w:rsidRDefault="00B8060B"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B8060B" w:rsidRPr="007969A2" w14:paraId="27C9AAD1" w14:textId="77777777" w:rsidTr="002306B6">
        <w:tblPrEx>
          <w:tblCellMar>
            <w:left w:w="108" w:type="dxa"/>
            <w:right w:w="108" w:type="dxa"/>
          </w:tblCellMar>
        </w:tblPrEx>
        <w:trPr>
          <w:trHeight w:val="283"/>
        </w:trPr>
        <w:tc>
          <w:tcPr>
            <w:tcW w:w="1560" w:type="dxa"/>
            <w:vAlign w:val="bottom"/>
          </w:tcPr>
          <w:p w14:paraId="250F7A26" w14:textId="77777777" w:rsidR="00B8060B" w:rsidRPr="007969A2" w:rsidRDefault="00B8060B" w:rsidP="002306B6">
            <w:pPr>
              <w:snapToGrid w:val="0"/>
              <w:contextualSpacing/>
              <w:rPr>
                <w:rFonts w:eastAsia="Arial"/>
                <w:sz w:val="18"/>
                <w:szCs w:val="18"/>
              </w:rPr>
            </w:pPr>
          </w:p>
        </w:tc>
        <w:tc>
          <w:tcPr>
            <w:tcW w:w="765" w:type="dxa"/>
            <w:vAlign w:val="bottom"/>
          </w:tcPr>
          <w:p w14:paraId="5DCDBDDF"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8FA0B73"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6B9602C8"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74F5A1D9"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E4EF0F4"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057E8282"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61615BBD"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6F09496F"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5253171E"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8AAB409" w14:textId="77777777" w:rsidR="00B8060B" w:rsidRPr="007969A2" w:rsidRDefault="00B8060B"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B8060B" w:rsidRPr="007969A2" w14:paraId="5AA57479" w14:textId="77777777" w:rsidTr="002306B6">
        <w:tblPrEx>
          <w:tblCellMar>
            <w:left w:w="108" w:type="dxa"/>
            <w:right w:w="108" w:type="dxa"/>
          </w:tblCellMar>
        </w:tblPrEx>
        <w:trPr>
          <w:trHeight w:val="242"/>
        </w:trPr>
        <w:tc>
          <w:tcPr>
            <w:tcW w:w="1560" w:type="dxa"/>
            <w:vAlign w:val="bottom"/>
          </w:tcPr>
          <w:p w14:paraId="7EAADCD4" w14:textId="77777777" w:rsidR="00B8060B" w:rsidRPr="007969A2" w:rsidRDefault="00B8060B" w:rsidP="002306B6">
            <w:pPr>
              <w:snapToGrid w:val="0"/>
              <w:contextualSpacing/>
              <w:rPr>
                <w:rFonts w:eastAsia="Arial"/>
                <w:sz w:val="18"/>
                <w:szCs w:val="18"/>
              </w:rPr>
            </w:pPr>
          </w:p>
        </w:tc>
        <w:tc>
          <w:tcPr>
            <w:tcW w:w="7655" w:type="dxa"/>
            <w:gridSpan w:val="12"/>
          </w:tcPr>
          <w:p w14:paraId="7BE6A719" w14:textId="77777777" w:rsidR="00B8060B" w:rsidRPr="007969A2" w:rsidRDefault="00B8060B"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B8060B" w:rsidRPr="007969A2" w14:paraId="0622391B" w14:textId="77777777" w:rsidTr="002306B6">
        <w:tblPrEx>
          <w:tblCellMar>
            <w:left w:w="108" w:type="dxa"/>
            <w:right w:w="108" w:type="dxa"/>
          </w:tblCellMar>
        </w:tblPrEx>
        <w:trPr>
          <w:trHeight w:val="242"/>
        </w:trPr>
        <w:tc>
          <w:tcPr>
            <w:tcW w:w="1560" w:type="dxa"/>
            <w:vAlign w:val="bottom"/>
          </w:tcPr>
          <w:p w14:paraId="187232AE" w14:textId="77777777" w:rsidR="00B8060B" w:rsidRPr="007969A2" w:rsidRDefault="00B8060B" w:rsidP="002306B6">
            <w:pPr>
              <w:snapToGrid w:val="0"/>
              <w:contextualSpacing/>
              <w:rPr>
                <w:rFonts w:eastAsia="Arial"/>
                <w:sz w:val="18"/>
                <w:szCs w:val="18"/>
              </w:rPr>
            </w:pPr>
          </w:p>
        </w:tc>
        <w:tc>
          <w:tcPr>
            <w:tcW w:w="2938" w:type="dxa"/>
            <w:gridSpan w:val="4"/>
          </w:tcPr>
          <w:p w14:paraId="700F0630" w14:textId="77777777" w:rsidR="00B8060B" w:rsidRPr="007969A2" w:rsidRDefault="00B8060B" w:rsidP="002306B6">
            <w:pPr>
              <w:snapToGrid w:val="0"/>
              <w:contextualSpacing/>
              <w:jc w:val="center"/>
              <w:rPr>
                <w:rFonts w:eastAsia="Arial"/>
                <w:b/>
                <w:sz w:val="18"/>
                <w:szCs w:val="18"/>
              </w:rPr>
            </w:pPr>
          </w:p>
        </w:tc>
        <w:tc>
          <w:tcPr>
            <w:tcW w:w="1739" w:type="dxa"/>
            <w:gridSpan w:val="4"/>
            <w:vAlign w:val="bottom"/>
          </w:tcPr>
          <w:p w14:paraId="0B6D5C7F" w14:textId="77777777" w:rsidR="00B8060B" w:rsidRPr="007969A2" w:rsidRDefault="00B8060B" w:rsidP="002306B6">
            <w:pPr>
              <w:snapToGrid w:val="0"/>
              <w:contextualSpacing/>
              <w:jc w:val="right"/>
              <w:rPr>
                <w:rFonts w:eastAsia="SimSun"/>
                <w:b/>
                <w:sz w:val="18"/>
                <w:szCs w:val="18"/>
              </w:rPr>
            </w:pPr>
          </w:p>
        </w:tc>
        <w:tc>
          <w:tcPr>
            <w:tcW w:w="2978" w:type="dxa"/>
            <w:gridSpan w:val="4"/>
          </w:tcPr>
          <w:p w14:paraId="7D822DC1" w14:textId="77777777" w:rsidR="00B8060B" w:rsidRPr="007969A2" w:rsidRDefault="00B8060B"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4C252A" w:rsidRPr="007969A2" w14:paraId="00B3B619" w14:textId="77777777" w:rsidTr="00941DA0">
        <w:tc>
          <w:tcPr>
            <w:tcW w:w="1560" w:type="dxa"/>
            <w:vAlign w:val="bottom"/>
          </w:tcPr>
          <w:p w14:paraId="69F57B2D" w14:textId="30FB3EAA"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lang w:eastAsia="zh-CN"/>
              </w:rPr>
              <w:t>[Cost of raw materials]</w:t>
            </w:r>
            <w:r w:rsidRPr="007969A2">
              <w:rPr>
                <w:rFonts w:eastAsia="Arial"/>
                <w:sz w:val="18"/>
                <w:szCs w:val="18"/>
              </w:rPr>
              <w:tab/>
              <w:t xml:space="preserve"> </w:t>
            </w:r>
          </w:p>
        </w:tc>
        <w:tc>
          <w:tcPr>
            <w:tcW w:w="765" w:type="dxa"/>
          </w:tcPr>
          <w:p w14:paraId="09835A4C" w14:textId="65B9770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F2BCD22" w14:textId="48767735"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1E695BAF" w14:textId="2F646913"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4AEF033E" w14:textId="2463A72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E5C43FB" w14:textId="7D670718"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4A8C196" w14:textId="3A288AA8"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19176353" w14:textId="7D774F75"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314A13BC" w14:textId="33B8117C"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01E3F010" w14:textId="0CA5322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207D4458" w14:textId="2BDB80E4"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4C252A" w:rsidRPr="007969A2" w14:paraId="496E63BF" w14:textId="77777777" w:rsidTr="00941DA0">
        <w:tc>
          <w:tcPr>
            <w:tcW w:w="1560" w:type="dxa"/>
            <w:vAlign w:val="bottom"/>
          </w:tcPr>
          <w:p w14:paraId="095D8433" w14:textId="5B51E0ED"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[Direct labor cost]</w:t>
            </w:r>
            <w:r w:rsidRPr="007969A2">
              <w:rPr>
                <w:rFonts w:eastAsia="Arial"/>
                <w:sz w:val="18"/>
                <w:szCs w:val="18"/>
              </w:rPr>
              <w:tab/>
            </w:r>
          </w:p>
        </w:tc>
        <w:tc>
          <w:tcPr>
            <w:tcW w:w="765" w:type="dxa"/>
          </w:tcPr>
          <w:p w14:paraId="63A544F6" w14:textId="119D971B"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56536BB1" w14:textId="2E957640"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5957510C" w14:textId="721A6BE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05CD1AD8" w14:textId="6A53000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288B9002" w14:textId="231C65D6"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D2077C5" w14:textId="2800C28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319F6848" w14:textId="07E22FBF"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B704FF9" w14:textId="4DF4D12A"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2EB8D7AE" w14:textId="0F17F24E"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0436E7FC" w14:textId="72850779" w:rsidR="004C252A" w:rsidRPr="007969A2" w:rsidRDefault="004C252A" w:rsidP="004C252A">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4C252A" w:rsidRPr="007969A2" w14:paraId="2F291770" w14:textId="77777777" w:rsidTr="00941DA0">
        <w:tc>
          <w:tcPr>
            <w:tcW w:w="1560" w:type="dxa"/>
            <w:vAlign w:val="bottom"/>
          </w:tcPr>
          <w:p w14:paraId="0F04FF80" w14:textId="6F2ED1B7"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[Depreciation]</w:t>
            </w:r>
            <w:r w:rsidRPr="007969A2">
              <w:rPr>
                <w:rFonts w:eastAsia="Arial"/>
                <w:sz w:val="18"/>
                <w:szCs w:val="18"/>
              </w:rPr>
              <w:tab/>
            </w:r>
          </w:p>
        </w:tc>
        <w:tc>
          <w:tcPr>
            <w:tcW w:w="765" w:type="dxa"/>
          </w:tcPr>
          <w:p w14:paraId="4DCA7CBC" w14:textId="65BAB1CF"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6C200AB7" w14:textId="36E640DB"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4480731" w14:textId="7AAA5C4C"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tcPr>
          <w:p w14:paraId="7A48AE40" w14:textId="0D36217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5151CA14" w14:textId="137B79D1"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49C252C8" w14:textId="4034BA39"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tcPr>
          <w:p w14:paraId="3EEEA39D" w14:textId="0B4E6AE3"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64079985" w14:textId="44091146"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12997B34" w14:textId="24B75E5F"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25184558" w14:textId="747C958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4C252A" w:rsidRPr="007969A2" w14:paraId="227C7F6A" w14:textId="77777777" w:rsidTr="00941DA0">
        <w:tc>
          <w:tcPr>
            <w:tcW w:w="1560" w:type="dxa"/>
            <w:vAlign w:val="bottom"/>
          </w:tcPr>
          <w:p w14:paraId="5674EEB1" w14:textId="72304FB7" w:rsidR="004C252A" w:rsidRPr="007969A2" w:rsidRDefault="004C252A" w:rsidP="004C252A">
            <w:pPr>
              <w:tabs>
                <w:tab w:val="right" w:leader="dot" w:pos="2805"/>
              </w:tabs>
              <w:snapToGrid w:val="0"/>
              <w:contextualSpacing/>
              <w:rPr>
                <w:rFonts w:eastAsia="Arial"/>
                <w:sz w:val="18"/>
                <w:szCs w:val="18"/>
              </w:rPr>
            </w:pPr>
            <w:r w:rsidRPr="007969A2">
              <w:rPr>
                <w:rFonts w:eastAsia="Arial"/>
                <w:sz w:val="18"/>
                <w:szCs w:val="18"/>
              </w:rPr>
              <w:t>[Utility]</w:t>
            </w:r>
            <w:r w:rsidRPr="007969A2">
              <w:rPr>
                <w:rFonts w:eastAsia="Arial"/>
                <w:sz w:val="18"/>
                <w:szCs w:val="18"/>
              </w:rPr>
              <w:tab/>
            </w:r>
          </w:p>
        </w:tc>
        <w:tc>
          <w:tcPr>
            <w:tcW w:w="765" w:type="dxa"/>
          </w:tcPr>
          <w:p w14:paraId="5EF5CF52" w14:textId="46444B9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171F6085" w14:textId="3A52CF9A"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9C69F17" w14:textId="74A3D8A6"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tcPr>
          <w:p w14:paraId="43D207DA" w14:textId="70AE4F75"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6B840F82" w14:textId="02FD0DD0"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4453DBD9" w14:textId="41D8E11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tcPr>
          <w:p w14:paraId="6025E3C7" w14:textId="5A67384A"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28A0423B" w14:textId="2AE87C2E"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tcPr>
          <w:p w14:paraId="27198B5B" w14:textId="29AC39A8"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tcPr>
          <w:p w14:paraId="1A03E532" w14:textId="6A82584D" w:rsidR="004C252A" w:rsidRPr="007969A2" w:rsidRDefault="004C252A" w:rsidP="004C252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4C252A" w:rsidRPr="007969A2" w14:paraId="32048206" w14:textId="77777777" w:rsidTr="00941DA0">
        <w:tc>
          <w:tcPr>
            <w:tcW w:w="1560" w:type="dxa"/>
            <w:vAlign w:val="bottom"/>
          </w:tcPr>
          <w:p w14:paraId="2AF56EE1" w14:textId="1C183593" w:rsidR="004C252A" w:rsidRPr="007969A2" w:rsidRDefault="004C252A" w:rsidP="004C252A">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tcPr>
          <w:p w14:paraId="24AB7512" w14:textId="3D20A6B2"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60B70A61" w14:textId="27C83887"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69161915" w14:textId="4B86F63B"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tcPr>
          <w:p w14:paraId="0FCD1F69" w14:textId="1379B04D"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B3ABE62" w14:textId="5A69546D"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27A69B22" w14:textId="32FD3011"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tcPr>
          <w:p w14:paraId="3D9A1F8C" w14:textId="7C69DE80"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5CB9208A" w14:textId="32D1ABDC"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tcPr>
          <w:p w14:paraId="45223070" w14:textId="7DDD7D78"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tcPr>
          <w:p w14:paraId="4BA91E84" w14:textId="19CBD567" w:rsidR="004C252A" w:rsidRPr="007969A2" w:rsidRDefault="004C252A" w:rsidP="004C252A">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B8060B" w:rsidRPr="007969A2" w14:paraId="452B1EB6" w14:textId="77777777" w:rsidTr="002306B6">
        <w:tblPrEx>
          <w:tblCellMar>
            <w:left w:w="108" w:type="dxa"/>
            <w:right w:w="108" w:type="dxa"/>
          </w:tblCellMar>
        </w:tblPrEx>
        <w:trPr>
          <w:trHeight w:val="433"/>
        </w:trPr>
        <w:tc>
          <w:tcPr>
            <w:tcW w:w="1560" w:type="dxa"/>
            <w:vAlign w:val="bottom"/>
          </w:tcPr>
          <w:p w14:paraId="71FCF260" w14:textId="77777777" w:rsidR="00B8060B" w:rsidRPr="007969A2" w:rsidRDefault="00B8060B"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0FEB30AF"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4CB75AF4"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N/A</w:t>
            </w:r>
          </w:p>
        </w:tc>
        <w:tc>
          <w:tcPr>
            <w:tcW w:w="765" w:type="dxa"/>
            <w:vAlign w:val="bottom"/>
          </w:tcPr>
          <w:p w14:paraId="31291104" w14:textId="1A3AFA1B" w:rsidR="00B8060B" w:rsidRPr="007969A2" w:rsidRDefault="004C252A" w:rsidP="002306B6">
            <w:pPr>
              <w:pBdr>
                <w:bottom w:val="thinThickSmallGap" w:sz="12" w:space="1" w:color="auto"/>
              </w:pBdr>
              <w:tabs>
                <w:tab w:val="decimal" w:pos="876"/>
              </w:tabs>
              <w:snapToGrid w:val="0"/>
              <w:contextualSpacing/>
              <w:jc w:val="right"/>
              <w:rPr>
                <w:rFonts w:eastAsiaTheme="minorEastAsia"/>
                <w:b/>
                <w:bCs/>
                <w:sz w:val="18"/>
                <w:szCs w:val="18"/>
                <w:lang w:eastAsia="zh-CN"/>
              </w:rPr>
            </w:pPr>
            <w:r w:rsidRPr="007969A2">
              <w:rPr>
                <w:rFonts w:eastAsiaTheme="minorEastAsia" w:hint="eastAsia"/>
                <w:b/>
                <w:bCs/>
                <w:sz w:val="18"/>
                <w:szCs w:val="18"/>
                <w:lang w:eastAsia="zh-CN"/>
              </w:rPr>
              <w:t>2,249</w:t>
            </w:r>
          </w:p>
        </w:tc>
        <w:tc>
          <w:tcPr>
            <w:tcW w:w="766" w:type="dxa"/>
            <w:gridSpan w:val="2"/>
            <w:vAlign w:val="bottom"/>
          </w:tcPr>
          <w:p w14:paraId="0F7EA025"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07D26F2E" w14:textId="2E30CCC8" w:rsidR="00B8060B" w:rsidRPr="007969A2" w:rsidRDefault="004C252A" w:rsidP="002306B6">
            <w:pPr>
              <w:pBdr>
                <w:bottom w:val="thinThickSmallGap" w:sz="12" w:space="1" w:color="auto"/>
              </w:pBdr>
              <w:tabs>
                <w:tab w:val="decimal" w:pos="876"/>
              </w:tabs>
              <w:snapToGrid w:val="0"/>
              <w:contextualSpacing/>
              <w:jc w:val="right"/>
              <w:rPr>
                <w:rFonts w:eastAsiaTheme="minorEastAsia"/>
                <w:b/>
                <w:bCs/>
                <w:sz w:val="18"/>
                <w:szCs w:val="18"/>
                <w:lang w:eastAsia="zh-CN"/>
              </w:rPr>
            </w:pPr>
            <w:r w:rsidRPr="007969A2">
              <w:rPr>
                <w:rFonts w:eastAsiaTheme="minorEastAsia" w:hint="eastAsia"/>
                <w:b/>
                <w:bCs/>
                <w:sz w:val="18"/>
                <w:szCs w:val="18"/>
                <w:lang w:eastAsia="zh-CN"/>
              </w:rPr>
              <w:t>33,850</w:t>
            </w:r>
          </w:p>
        </w:tc>
        <w:tc>
          <w:tcPr>
            <w:tcW w:w="766" w:type="dxa"/>
            <w:vAlign w:val="bottom"/>
          </w:tcPr>
          <w:p w14:paraId="2EFFF2FB"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2C1954A9"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62D1AA30"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207AE8A1" w14:textId="79DD0241" w:rsidR="00B8060B" w:rsidRPr="007969A2" w:rsidRDefault="004C252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64,693</w:t>
            </w:r>
          </w:p>
        </w:tc>
        <w:tc>
          <w:tcPr>
            <w:tcW w:w="766" w:type="dxa"/>
            <w:vAlign w:val="bottom"/>
          </w:tcPr>
          <w:p w14:paraId="263B1F43" w14:textId="77777777" w:rsidR="00B8060B" w:rsidRPr="007969A2" w:rsidRDefault="00B8060B"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74A4435A" w14:textId="77777777" w:rsidR="00695F27" w:rsidRPr="007969A2" w:rsidRDefault="00695F27" w:rsidP="00695F27">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5CB8C85B" w14:textId="5A1D05AF" w:rsidR="00695F27" w:rsidRPr="007969A2" w:rsidRDefault="004C252A" w:rsidP="00695F27">
      <w:pPr>
        <w:pStyle w:val="ListParagraph"/>
        <w:numPr>
          <w:ilvl w:val="0"/>
          <w:numId w:val="26"/>
        </w:numPr>
        <w:spacing w:before="120"/>
        <w:jc w:val="both"/>
        <w:rPr>
          <w:rFonts w:ascii="Times New Roman" w:eastAsia="Arial" w:hAnsi="Times New Roman" w:cs="Times New Roman"/>
          <w:sz w:val="18"/>
          <w:szCs w:val="18"/>
        </w:rPr>
      </w:pPr>
      <w:r w:rsidRPr="007969A2">
        <w:rPr>
          <w:rFonts w:ascii="Times New Roman" w:hAnsi="Times New Roman" w:cs="Times New Roman" w:hint="eastAsia"/>
          <w:sz w:val="18"/>
          <w:szCs w:val="18"/>
        </w:rPr>
        <w:t>Primarily included</w:t>
      </w:r>
      <w:r w:rsidR="00695F27" w:rsidRPr="007969A2">
        <w:rPr>
          <w:rFonts w:ascii="Times New Roman" w:eastAsia="Arial" w:hAnsi="Times New Roman" w:cs="Times New Roman"/>
          <w:sz w:val="18"/>
          <w:szCs w:val="18"/>
        </w:rPr>
        <w:t xml:space="preserve"> [●</w:t>
      </w:r>
      <w:r w:rsidR="00695F27" w:rsidRPr="007969A2">
        <w:rPr>
          <w:rFonts w:ascii="Times New Roman" w:eastAsia="Arial" w:hAnsi="Times New Roman" w:cs="Times New Roman" w:hint="eastAsia"/>
          <w:sz w:val="18"/>
          <w:szCs w:val="18"/>
        </w:rPr>
        <w:t>]</w:t>
      </w:r>
      <w:r w:rsidR="00695F27" w:rsidRPr="007969A2">
        <w:rPr>
          <w:rFonts w:ascii="Times New Roman" w:eastAsia="Arial" w:hAnsi="Times New Roman" w:cs="Times New Roman"/>
          <w:sz w:val="18"/>
          <w:szCs w:val="18"/>
        </w:rPr>
        <w:t>.</w:t>
      </w:r>
    </w:p>
    <w:p w14:paraId="6063AF33" w14:textId="77777777" w:rsidR="00AD53D0" w:rsidRPr="002D032B" w:rsidRDefault="00AD53D0" w:rsidP="00CA0FF3">
      <w:pPr>
        <w:spacing w:before="200"/>
        <w:jc w:val="both"/>
        <w:outlineLvl w:val="0"/>
        <w:rPr>
          <w:rFonts w:ascii="Times New Roman" w:hAnsi="Times New Roman" w:cs="Times New Roman"/>
          <w:b/>
          <w:iCs/>
        </w:rPr>
      </w:pPr>
      <w:r w:rsidRPr="002D032B">
        <w:rPr>
          <w:rFonts w:ascii="Times New Roman" w:hAnsi="Times New Roman" w:cs="Times New Roman"/>
          <w:b/>
          <w:iCs/>
        </w:rPr>
        <w:t>Gross Profit and Gross Profit Margin</w:t>
      </w:r>
    </w:p>
    <w:p w14:paraId="1C8D0A80" w14:textId="7EA69343" w:rsidR="004466DE" w:rsidRDefault="004466DE" w:rsidP="00D85AE1">
      <w:pPr>
        <w:snapToGrid w:val="0"/>
        <w:spacing w:after="240" w:line="240" w:lineRule="auto"/>
        <w:ind w:firstLine="720"/>
        <w:jc w:val="both"/>
        <w:rPr>
          <w:rFonts w:ascii="Times New Roman" w:hAnsi="Times New Roman" w:cs="Times New Roman"/>
          <w:iCs/>
        </w:rPr>
      </w:pPr>
      <w:r>
        <w:rPr>
          <w:rFonts w:ascii="Times New Roman" w:hAnsi="Times New Roman" w:cs="Times New Roman" w:hint="eastAsia"/>
          <w:iCs/>
        </w:rPr>
        <w:t xml:space="preserve">In 2023,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our gross profit was </w:t>
      </w:r>
      <w:r w:rsidRPr="004466DE">
        <w:rPr>
          <w:rFonts w:ascii="Times New Roman" w:hAnsi="Times New Roman" w:cs="Times New Roman"/>
          <w:iCs/>
        </w:rPr>
        <w:t>nil, RMB7.8 million, RMB41.7 million</w:t>
      </w:r>
      <w:r>
        <w:rPr>
          <w:rFonts w:ascii="Times New Roman" w:hAnsi="Times New Roman" w:cs="Times New Roman" w:hint="eastAsia"/>
          <w:iCs/>
        </w:rPr>
        <w:t xml:space="preserve">, </w:t>
      </w:r>
      <w:proofErr w:type="gramStart"/>
      <w:r>
        <w:rPr>
          <w:rFonts w:ascii="Times New Roman" w:eastAsia="Arial" w:hAnsi="Times New Roman" w:cs="Times New Roman"/>
          <w:iCs/>
          <w:lang w:eastAsia="en-US"/>
        </w:rPr>
        <w:t>RMB[</w:t>
      </w:r>
      <w:proofErr w:type="gramEnd"/>
      <w:r>
        <w:rPr>
          <w:rFonts w:ascii="Times New Roman" w:eastAsia="Arial" w:hAnsi="Times New Roman" w:cs="Times New Roman"/>
          <w:iCs/>
          <w:lang w:eastAsia="en-US"/>
        </w:rPr>
        <w:t>●] million</w:t>
      </w:r>
      <w:r w:rsidRPr="004466DE">
        <w:rPr>
          <w:rFonts w:ascii="Times New Roman" w:hAnsi="Times New Roman" w:cs="Times New Roman"/>
          <w:iCs/>
        </w:rPr>
        <w:t xml:space="preserve"> and RMB16.8 million</w:t>
      </w:r>
      <w:r>
        <w:rPr>
          <w:rFonts w:ascii="Times New Roman" w:hAnsi="Times New Roman" w:cs="Times New Roman" w:hint="eastAsia"/>
          <w:iCs/>
        </w:rPr>
        <w:t>, respectively</w:t>
      </w:r>
      <w:r w:rsidR="00766187">
        <w:rPr>
          <w:rFonts w:ascii="Times New Roman" w:hAnsi="Times New Roman" w:cs="Times New Roman" w:hint="eastAsia"/>
          <w:iCs/>
        </w:rPr>
        <w:t xml:space="preserve">. Our </w:t>
      </w:r>
      <w:r w:rsidR="00766187">
        <w:rPr>
          <w:rFonts w:ascii="Times New Roman" w:hAnsi="Times New Roman" w:cs="Times New Roman"/>
          <w:iCs/>
        </w:rPr>
        <w:t>revenue</w:t>
      </w:r>
      <w:r w:rsidR="00766187">
        <w:rPr>
          <w:rFonts w:ascii="Times New Roman" w:hAnsi="Times New Roman" w:cs="Times New Roman" w:hint="eastAsia"/>
          <w:iCs/>
        </w:rPr>
        <w:t xml:space="preserve"> in 2023 was nil, and our gross profit margin was</w:t>
      </w:r>
      <w:r w:rsidR="00D85AE1">
        <w:rPr>
          <w:rFonts w:ascii="Times New Roman" w:hAnsi="Times New Roman" w:cs="Times New Roman" w:hint="eastAsia"/>
          <w:iCs/>
        </w:rPr>
        <w:t xml:space="preserve"> </w:t>
      </w:r>
      <w:r w:rsidR="00D85AE1" w:rsidRPr="00D85AE1">
        <w:rPr>
          <w:rFonts w:ascii="Times New Roman" w:hAnsi="Times New Roman" w:cs="Times New Roman"/>
          <w:iCs/>
        </w:rPr>
        <w:t>77.7%, 55.2%</w:t>
      </w:r>
      <w:r w:rsidR="00D85AE1">
        <w:rPr>
          <w:rFonts w:ascii="Times New Roman" w:hAnsi="Times New Roman" w:cs="Times New Roman" w:hint="eastAsia"/>
          <w:iCs/>
        </w:rPr>
        <w:t xml:space="preserve">, </w:t>
      </w:r>
      <w:r w:rsidR="00D85AE1">
        <w:rPr>
          <w:rFonts w:ascii="Times New Roman" w:eastAsia="Arial" w:hAnsi="Times New Roman" w:cs="Times New Roman"/>
          <w:iCs/>
          <w:lang w:eastAsia="en-US"/>
        </w:rPr>
        <w:t>[</w:t>
      </w:r>
      <w:proofErr w:type="gramStart"/>
      <w:r w:rsidR="00D85AE1">
        <w:rPr>
          <w:rFonts w:ascii="Times New Roman" w:eastAsia="Arial" w:hAnsi="Times New Roman" w:cs="Times New Roman"/>
          <w:iCs/>
          <w:lang w:eastAsia="en-US"/>
        </w:rPr>
        <w:t>●]</w:t>
      </w:r>
      <w:r w:rsidR="00D85AE1">
        <w:rPr>
          <w:rFonts w:ascii="Times New Roman" w:hAnsi="Times New Roman" w:cs="Times New Roman" w:hint="eastAsia"/>
          <w:iCs/>
        </w:rPr>
        <w:t>%</w:t>
      </w:r>
      <w:proofErr w:type="gramEnd"/>
      <w:r w:rsidR="00D85AE1" w:rsidRPr="00D85AE1">
        <w:rPr>
          <w:rFonts w:ascii="Times New Roman" w:hAnsi="Times New Roman" w:cs="Times New Roman"/>
          <w:iCs/>
        </w:rPr>
        <w:t xml:space="preserve"> and 20.6%</w:t>
      </w:r>
      <w:r w:rsidR="00D85AE1">
        <w:rPr>
          <w:rFonts w:ascii="Times New Roman" w:hAnsi="Times New Roman" w:cs="Times New Roman" w:hint="eastAsia"/>
          <w:iCs/>
        </w:rPr>
        <w:t xml:space="preserve"> in </w:t>
      </w:r>
      <w:r w:rsidR="00766187">
        <w:rPr>
          <w:rFonts w:ascii="Times New Roman" w:hAnsi="Times New Roman" w:cs="Times New Roman" w:hint="eastAsia"/>
          <w:iCs/>
        </w:rPr>
        <w:t xml:space="preserve">2024, 2025 and for the three months ended March 31, </w:t>
      </w:r>
      <w:proofErr w:type="gramStart"/>
      <w:r w:rsidR="00766187">
        <w:rPr>
          <w:rFonts w:ascii="Times New Roman" w:hAnsi="Times New Roman" w:cs="Times New Roman" w:hint="eastAsia"/>
          <w:iCs/>
        </w:rPr>
        <w:t>2025</w:t>
      </w:r>
      <w:proofErr w:type="gramEnd"/>
      <w:r w:rsidR="00766187">
        <w:rPr>
          <w:rFonts w:ascii="Times New Roman" w:hAnsi="Times New Roman" w:cs="Times New Roman" w:hint="eastAsia"/>
          <w:iCs/>
        </w:rPr>
        <w:t xml:space="preserve"> and 2026</w:t>
      </w:r>
      <w:r w:rsidR="00D85AE1">
        <w:rPr>
          <w:rFonts w:ascii="Times New Roman" w:hAnsi="Times New Roman" w:cs="Times New Roman" w:hint="eastAsia"/>
          <w:iCs/>
        </w:rPr>
        <w:t xml:space="preserve">, respectively. The following table sets forth </w:t>
      </w:r>
      <w:r w:rsidR="00D85AE1">
        <w:rPr>
          <w:rFonts w:ascii="Times New Roman" w:hAnsi="Times New Roman" w:cs="Times New Roman" w:hint="eastAsia"/>
          <w:iCs/>
        </w:rPr>
        <w:t>the breakdown of our gross profit and gross profit margin by product and service types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FF1739" w:rsidRPr="009E7E11" w14:paraId="4C9BAA9F" w14:textId="77777777" w:rsidTr="002306B6">
        <w:tc>
          <w:tcPr>
            <w:tcW w:w="1560" w:type="dxa"/>
            <w:vAlign w:val="bottom"/>
          </w:tcPr>
          <w:p w14:paraId="3DEDB6D1" w14:textId="77777777" w:rsidR="00FF1739" w:rsidRPr="009E7E11" w:rsidRDefault="00FF1739" w:rsidP="002306B6">
            <w:pPr>
              <w:snapToGrid w:val="0"/>
              <w:contextualSpacing/>
              <w:rPr>
                <w:rFonts w:eastAsia="Arial"/>
                <w:sz w:val="16"/>
                <w:szCs w:val="16"/>
              </w:rPr>
            </w:pPr>
          </w:p>
        </w:tc>
        <w:tc>
          <w:tcPr>
            <w:tcW w:w="4593" w:type="dxa"/>
            <w:gridSpan w:val="7"/>
            <w:vAlign w:val="bottom"/>
          </w:tcPr>
          <w:p w14:paraId="638B43B2" w14:textId="77777777" w:rsidR="00FF1739" w:rsidRDefault="00FF1739" w:rsidP="002306B6">
            <w:pPr>
              <w:pBdr>
                <w:bottom w:val="single" w:sz="2" w:space="1" w:color="auto"/>
              </w:pBdr>
              <w:snapToGrid w:val="0"/>
              <w:contextualSpacing/>
              <w:jc w:val="center"/>
              <w:rPr>
                <w:rFonts w:eastAsia="SimSun"/>
                <w:b/>
                <w:sz w:val="16"/>
                <w:szCs w:val="16"/>
              </w:rPr>
            </w:pPr>
            <w:r w:rsidRPr="009E7E11">
              <w:rPr>
                <w:rFonts w:eastAsia="Arial"/>
                <w:b/>
                <w:sz w:val="16"/>
                <w:szCs w:val="16"/>
              </w:rPr>
              <w:t>Year ended December</w:t>
            </w:r>
            <w:r w:rsidRPr="009E7E11">
              <w:rPr>
                <w:rFonts w:eastAsiaTheme="minorEastAsia"/>
                <w:b/>
                <w:sz w:val="16"/>
                <w:szCs w:val="16"/>
                <w:lang w:eastAsia="zh-CN"/>
              </w:rPr>
              <w:t xml:space="preserve"> 31,</w:t>
            </w:r>
          </w:p>
        </w:tc>
        <w:tc>
          <w:tcPr>
            <w:tcW w:w="3062" w:type="dxa"/>
            <w:gridSpan w:val="5"/>
          </w:tcPr>
          <w:p w14:paraId="70B0E059" w14:textId="77777777" w:rsidR="00FF1739" w:rsidRPr="009E7E11" w:rsidRDefault="00FF1739" w:rsidP="002306B6">
            <w:pPr>
              <w:pBdr>
                <w:bottom w:val="single" w:sz="2" w:space="1" w:color="auto"/>
              </w:pBdr>
              <w:snapToGrid w:val="0"/>
              <w:contextualSpacing/>
              <w:jc w:val="center"/>
              <w:rPr>
                <w:rFonts w:eastAsia="SimSun"/>
                <w:b/>
                <w:sz w:val="16"/>
                <w:szCs w:val="16"/>
              </w:rPr>
            </w:pPr>
            <w:r>
              <w:rPr>
                <w:rFonts w:eastAsia="Arial"/>
                <w:b/>
                <w:sz w:val="16"/>
                <w:szCs w:val="16"/>
              </w:rPr>
              <w:t>Three</w:t>
            </w:r>
            <w:r w:rsidRPr="009E7E11">
              <w:rPr>
                <w:rFonts w:eastAsia="Arial"/>
                <w:b/>
                <w:sz w:val="16"/>
                <w:szCs w:val="16"/>
              </w:rPr>
              <w:t xml:space="preserve"> months ended </w:t>
            </w:r>
            <w:r>
              <w:rPr>
                <w:rFonts w:eastAsia="Arial"/>
                <w:b/>
                <w:sz w:val="16"/>
                <w:szCs w:val="16"/>
              </w:rPr>
              <w:t>March</w:t>
            </w:r>
            <w:r w:rsidRPr="009E7E11">
              <w:rPr>
                <w:rFonts w:eastAsia="Arial"/>
                <w:b/>
                <w:sz w:val="16"/>
                <w:szCs w:val="16"/>
              </w:rPr>
              <w:t xml:space="preserve"> 3</w:t>
            </w:r>
            <w:r>
              <w:rPr>
                <w:rFonts w:eastAsia="Arial"/>
                <w:b/>
                <w:sz w:val="16"/>
                <w:szCs w:val="16"/>
              </w:rPr>
              <w:t>1</w:t>
            </w:r>
            <w:r w:rsidRPr="009E7E11">
              <w:rPr>
                <w:rFonts w:eastAsia="Arial"/>
                <w:b/>
                <w:sz w:val="16"/>
                <w:szCs w:val="16"/>
              </w:rPr>
              <w:t>,</w:t>
            </w:r>
          </w:p>
        </w:tc>
      </w:tr>
      <w:tr w:rsidR="00FF1739" w:rsidRPr="009E7E11" w14:paraId="46CE06DF" w14:textId="77777777" w:rsidTr="002306B6">
        <w:tc>
          <w:tcPr>
            <w:tcW w:w="1560" w:type="dxa"/>
            <w:vAlign w:val="bottom"/>
          </w:tcPr>
          <w:p w14:paraId="0AED6C02" w14:textId="77777777" w:rsidR="00FF1739" w:rsidRPr="009E7E11" w:rsidRDefault="00FF1739" w:rsidP="002306B6">
            <w:pPr>
              <w:snapToGrid w:val="0"/>
              <w:contextualSpacing/>
              <w:rPr>
                <w:rFonts w:eastAsia="Arial"/>
                <w:sz w:val="16"/>
                <w:szCs w:val="16"/>
              </w:rPr>
            </w:pPr>
          </w:p>
        </w:tc>
        <w:tc>
          <w:tcPr>
            <w:tcW w:w="1531" w:type="dxa"/>
            <w:gridSpan w:val="2"/>
            <w:vAlign w:val="bottom"/>
          </w:tcPr>
          <w:p w14:paraId="51553ED3"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lang w:eastAsia="zh-CN"/>
              </w:rPr>
              <w:t>202</w:t>
            </w:r>
            <w:r>
              <w:rPr>
                <w:rFonts w:eastAsia="SimSun" w:hint="eastAsia"/>
                <w:b/>
                <w:sz w:val="16"/>
                <w:szCs w:val="16"/>
                <w:lang w:eastAsia="zh-CN"/>
              </w:rPr>
              <w:t>3</w:t>
            </w:r>
            <w:r w:rsidRPr="003F6C55">
              <w:rPr>
                <w:rFonts w:eastAsia="Arial"/>
                <w:b/>
                <w:sz w:val="16"/>
                <w:szCs w:val="16"/>
              </w:rPr>
              <w:t xml:space="preserve"> </w:t>
            </w:r>
          </w:p>
        </w:tc>
        <w:tc>
          <w:tcPr>
            <w:tcW w:w="1531" w:type="dxa"/>
            <w:gridSpan w:val="3"/>
            <w:vAlign w:val="bottom"/>
          </w:tcPr>
          <w:p w14:paraId="4E580409"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lang w:eastAsia="zh-CN"/>
              </w:rPr>
              <w:t>202</w:t>
            </w:r>
            <w:r>
              <w:rPr>
                <w:rFonts w:eastAsia="SimSun" w:hint="eastAsia"/>
                <w:b/>
                <w:sz w:val="16"/>
                <w:szCs w:val="16"/>
                <w:lang w:eastAsia="zh-CN"/>
              </w:rPr>
              <w:t>4</w:t>
            </w:r>
          </w:p>
        </w:tc>
        <w:tc>
          <w:tcPr>
            <w:tcW w:w="1531" w:type="dxa"/>
            <w:gridSpan w:val="2"/>
          </w:tcPr>
          <w:p w14:paraId="219FAFE1"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5</w:t>
            </w:r>
          </w:p>
        </w:tc>
        <w:tc>
          <w:tcPr>
            <w:tcW w:w="1531" w:type="dxa"/>
            <w:gridSpan w:val="3"/>
          </w:tcPr>
          <w:p w14:paraId="062AFFB7"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5</w:t>
            </w:r>
          </w:p>
        </w:tc>
        <w:tc>
          <w:tcPr>
            <w:tcW w:w="1531" w:type="dxa"/>
            <w:gridSpan w:val="2"/>
          </w:tcPr>
          <w:p w14:paraId="3AA0D311" w14:textId="77777777" w:rsidR="00FF1739" w:rsidRPr="009E7E11" w:rsidRDefault="00FF1739" w:rsidP="002306B6">
            <w:pPr>
              <w:pBdr>
                <w:bottom w:val="single" w:sz="2" w:space="1" w:color="auto"/>
              </w:pBdr>
              <w:snapToGrid w:val="0"/>
              <w:contextualSpacing/>
              <w:jc w:val="center"/>
              <w:rPr>
                <w:rFonts w:eastAsia="SimSun"/>
                <w:b/>
                <w:sz w:val="16"/>
                <w:szCs w:val="16"/>
                <w:lang w:eastAsia="zh-CN"/>
              </w:rPr>
            </w:pPr>
            <w:r w:rsidRPr="003F6C55">
              <w:rPr>
                <w:rFonts w:eastAsia="SimSun"/>
                <w:b/>
                <w:sz w:val="16"/>
                <w:szCs w:val="16"/>
              </w:rPr>
              <w:t>202</w:t>
            </w:r>
            <w:r>
              <w:rPr>
                <w:rFonts w:eastAsia="SimSun" w:hint="eastAsia"/>
                <w:b/>
                <w:sz w:val="16"/>
                <w:szCs w:val="16"/>
                <w:lang w:eastAsia="zh-CN"/>
              </w:rPr>
              <w:t>6</w:t>
            </w:r>
          </w:p>
        </w:tc>
      </w:tr>
      <w:tr w:rsidR="00FF1739" w:rsidRPr="0073067D" w14:paraId="2CAFC269" w14:textId="77777777" w:rsidTr="002306B6">
        <w:tblPrEx>
          <w:tblCellMar>
            <w:left w:w="108" w:type="dxa"/>
            <w:right w:w="108" w:type="dxa"/>
          </w:tblCellMar>
        </w:tblPrEx>
        <w:trPr>
          <w:trHeight w:val="283"/>
        </w:trPr>
        <w:tc>
          <w:tcPr>
            <w:tcW w:w="1560" w:type="dxa"/>
            <w:vAlign w:val="bottom"/>
          </w:tcPr>
          <w:p w14:paraId="68EA6EBA" w14:textId="77777777" w:rsidR="00FF1739" w:rsidRPr="009E7E11" w:rsidRDefault="00FF1739" w:rsidP="00FF1739">
            <w:pPr>
              <w:snapToGrid w:val="0"/>
              <w:contextualSpacing/>
              <w:rPr>
                <w:rFonts w:eastAsia="Arial"/>
                <w:sz w:val="16"/>
                <w:szCs w:val="16"/>
              </w:rPr>
            </w:pPr>
          </w:p>
        </w:tc>
        <w:tc>
          <w:tcPr>
            <w:tcW w:w="765" w:type="dxa"/>
            <w:vAlign w:val="bottom"/>
          </w:tcPr>
          <w:p w14:paraId="04A6CDFC" w14:textId="79B4AB96" w:rsidR="00FF1739" w:rsidRPr="00FF1739" w:rsidRDefault="00FF1739" w:rsidP="00FF1739">
            <w:pPr>
              <w:pBdr>
                <w:bottom w:val="single" w:sz="4" w:space="1" w:color="auto"/>
              </w:pBdr>
              <w:snapToGrid w:val="0"/>
              <w:contextualSpacing/>
              <w:jc w:val="center"/>
              <w:rPr>
                <w:rFonts w:eastAsiaTheme="minorEastAsia"/>
                <w:b/>
                <w:sz w:val="16"/>
                <w:szCs w:val="16"/>
                <w:lang w:eastAsia="zh-CN"/>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0E38EC0E" w14:textId="49F10C84" w:rsidR="00FF1739" w:rsidRPr="00FF1739" w:rsidRDefault="00FF1739" w:rsidP="00FF1739">
            <w:pPr>
              <w:pBdr>
                <w:bottom w:val="single" w:sz="4" w:space="1" w:color="auto"/>
              </w:pBdr>
              <w:snapToGrid w:val="0"/>
              <w:contextualSpacing/>
              <w:jc w:val="center"/>
              <w:rPr>
                <w:rFonts w:eastAsiaTheme="minorEastAsia"/>
                <w:b/>
                <w:sz w:val="16"/>
                <w:szCs w:val="16"/>
                <w:lang w:eastAsia="zh-CN"/>
              </w:rPr>
            </w:pPr>
            <w:r w:rsidRPr="00FF1739">
              <w:rPr>
                <w:rFonts w:eastAsiaTheme="minorEastAsia" w:hint="eastAsia"/>
                <w:b/>
                <w:sz w:val="16"/>
                <w:szCs w:val="16"/>
                <w:lang w:eastAsia="zh-CN"/>
              </w:rPr>
              <w:t>Gross profit margin</w:t>
            </w:r>
          </w:p>
        </w:tc>
        <w:tc>
          <w:tcPr>
            <w:tcW w:w="765" w:type="dxa"/>
            <w:vAlign w:val="bottom"/>
          </w:tcPr>
          <w:p w14:paraId="38C48EB5" w14:textId="1032AC3F"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gridSpan w:val="2"/>
            <w:vAlign w:val="bottom"/>
          </w:tcPr>
          <w:p w14:paraId="67A38361" w14:textId="2EE4313C"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vAlign w:val="bottom"/>
          </w:tcPr>
          <w:p w14:paraId="06F400F9" w14:textId="61B9FDBE"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59D6170A" w14:textId="6B4406E6"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gridSpan w:val="2"/>
            <w:vAlign w:val="bottom"/>
          </w:tcPr>
          <w:p w14:paraId="053EB886" w14:textId="0C877CE1"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523990A5" w14:textId="428A9A84"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c>
          <w:tcPr>
            <w:tcW w:w="765" w:type="dxa"/>
            <w:vAlign w:val="bottom"/>
          </w:tcPr>
          <w:p w14:paraId="056EEAFA" w14:textId="7DE69B5D"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b/>
                <w:sz w:val="16"/>
                <w:szCs w:val="16"/>
                <w:lang w:eastAsia="zh-CN"/>
              </w:rPr>
              <w:t>G</w:t>
            </w:r>
            <w:r w:rsidRPr="00FF1739">
              <w:rPr>
                <w:rFonts w:eastAsiaTheme="minorEastAsia" w:hint="eastAsia"/>
                <w:b/>
                <w:sz w:val="16"/>
                <w:szCs w:val="16"/>
                <w:lang w:eastAsia="zh-CN"/>
              </w:rPr>
              <w:t>ross profit</w:t>
            </w:r>
          </w:p>
        </w:tc>
        <w:tc>
          <w:tcPr>
            <w:tcW w:w="766" w:type="dxa"/>
            <w:vAlign w:val="bottom"/>
          </w:tcPr>
          <w:p w14:paraId="0B3934EB" w14:textId="347B3012" w:rsidR="00FF1739" w:rsidRPr="00FF1739" w:rsidRDefault="00FF1739" w:rsidP="00FF1739">
            <w:pPr>
              <w:pBdr>
                <w:bottom w:val="single" w:sz="4" w:space="1" w:color="auto"/>
              </w:pBdr>
              <w:snapToGrid w:val="0"/>
              <w:contextualSpacing/>
              <w:jc w:val="center"/>
              <w:rPr>
                <w:rFonts w:eastAsia="Arial"/>
                <w:b/>
                <w:sz w:val="16"/>
                <w:szCs w:val="16"/>
              </w:rPr>
            </w:pPr>
            <w:r w:rsidRPr="00FF1739">
              <w:rPr>
                <w:rFonts w:eastAsiaTheme="minorEastAsia" w:hint="eastAsia"/>
                <w:b/>
                <w:sz w:val="16"/>
                <w:szCs w:val="16"/>
                <w:lang w:eastAsia="zh-CN"/>
              </w:rPr>
              <w:t>Gross profit margin</w:t>
            </w:r>
          </w:p>
        </w:tc>
      </w:tr>
      <w:tr w:rsidR="00FF1739" w:rsidRPr="0073067D" w14:paraId="1D824525" w14:textId="77777777" w:rsidTr="002306B6">
        <w:tblPrEx>
          <w:tblCellMar>
            <w:left w:w="108" w:type="dxa"/>
            <w:right w:w="108" w:type="dxa"/>
          </w:tblCellMar>
        </w:tblPrEx>
        <w:trPr>
          <w:trHeight w:val="283"/>
        </w:trPr>
        <w:tc>
          <w:tcPr>
            <w:tcW w:w="1560" w:type="dxa"/>
            <w:vAlign w:val="bottom"/>
          </w:tcPr>
          <w:p w14:paraId="3FD97165" w14:textId="77777777" w:rsidR="00FF1739" w:rsidRPr="009E7E11" w:rsidRDefault="00FF1739" w:rsidP="00FF1739">
            <w:pPr>
              <w:snapToGrid w:val="0"/>
              <w:contextualSpacing/>
              <w:rPr>
                <w:rFonts w:eastAsia="Arial"/>
                <w:sz w:val="16"/>
                <w:szCs w:val="16"/>
              </w:rPr>
            </w:pPr>
          </w:p>
        </w:tc>
        <w:tc>
          <w:tcPr>
            <w:tcW w:w="765" w:type="dxa"/>
            <w:vAlign w:val="bottom"/>
          </w:tcPr>
          <w:p w14:paraId="13E00C61" w14:textId="77777777" w:rsidR="00FF1739" w:rsidRDefault="00FF1739" w:rsidP="00FF1739">
            <w:pPr>
              <w:snapToGrid w:val="0"/>
              <w:contextualSpacing/>
              <w:jc w:val="center"/>
              <w:rPr>
                <w:bCs/>
                <w:i/>
                <w:iCs/>
                <w:sz w:val="16"/>
                <w:szCs w:val="16"/>
              </w:rPr>
            </w:pPr>
          </w:p>
        </w:tc>
        <w:tc>
          <w:tcPr>
            <w:tcW w:w="766" w:type="dxa"/>
            <w:vAlign w:val="bottom"/>
          </w:tcPr>
          <w:p w14:paraId="1547B32B" w14:textId="29A357F0" w:rsidR="00FF1739" w:rsidRPr="00FF1739" w:rsidRDefault="00FF1739" w:rsidP="00FF1739">
            <w:pPr>
              <w:snapToGrid w:val="0"/>
              <w:contextualSpacing/>
              <w:jc w:val="center"/>
              <w:rPr>
                <w:rFonts w:eastAsiaTheme="minorEastAsia"/>
                <w:bCs/>
                <w:i/>
                <w:iCs/>
                <w:sz w:val="16"/>
                <w:szCs w:val="16"/>
                <w:lang w:eastAsia="zh-CN"/>
              </w:rPr>
            </w:pPr>
            <w:r>
              <w:rPr>
                <w:rFonts w:eastAsiaTheme="minorEastAsia" w:hint="eastAsia"/>
                <w:bCs/>
                <w:i/>
                <w:iCs/>
                <w:sz w:val="16"/>
                <w:szCs w:val="16"/>
                <w:lang w:eastAsia="zh-CN"/>
              </w:rPr>
              <w:t>%</w:t>
            </w:r>
          </w:p>
        </w:tc>
        <w:tc>
          <w:tcPr>
            <w:tcW w:w="765" w:type="dxa"/>
            <w:vAlign w:val="bottom"/>
          </w:tcPr>
          <w:p w14:paraId="7AB1287F" w14:textId="77777777" w:rsidR="00FF1739" w:rsidRDefault="00FF1739" w:rsidP="00FF1739">
            <w:pPr>
              <w:snapToGrid w:val="0"/>
              <w:contextualSpacing/>
              <w:jc w:val="center"/>
              <w:rPr>
                <w:bCs/>
                <w:i/>
                <w:iCs/>
                <w:sz w:val="16"/>
                <w:szCs w:val="16"/>
              </w:rPr>
            </w:pPr>
          </w:p>
        </w:tc>
        <w:tc>
          <w:tcPr>
            <w:tcW w:w="766" w:type="dxa"/>
            <w:gridSpan w:val="2"/>
            <w:vAlign w:val="bottom"/>
          </w:tcPr>
          <w:p w14:paraId="796B92F5" w14:textId="6D433D71"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vAlign w:val="bottom"/>
          </w:tcPr>
          <w:p w14:paraId="2EF1C6E7" w14:textId="77777777" w:rsidR="00FF1739" w:rsidRDefault="00FF1739" w:rsidP="00FF1739">
            <w:pPr>
              <w:snapToGrid w:val="0"/>
              <w:contextualSpacing/>
              <w:jc w:val="center"/>
              <w:rPr>
                <w:bCs/>
                <w:i/>
                <w:iCs/>
                <w:sz w:val="16"/>
                <w:szCs w:val="16"/>
              </w:rPr>
            </w:pPr>
          </w:p>
        </w:tc>
        <w:tc>
          <w:tcPr>
            <w:tcW w:w="766" w:type="dxa"/>
            <w:vAlign w:val="bottom"/>
          </w:tcPr>
          <w:p w14:paraId="0C68562D" w14:textId="7A111140"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gridSpan w:val="2"/>
            <w:vAlign w:val="bottom"/>
          </w:tcPr>
          <w:p w14:paraId="19BEB00D" w14:textId="77777777" w:rsidR="00FF1739" w:rsidRDefault="00FF1739" w:rsidP="00FF1739">
            <w:pPr>
              <w:snapToGrid w:val="0"/>
              <w:contextualSpacing/>
              <w:jc w:val="center"/>
              <w:rPr>
                <w:bCs/>
                <w:i/>
                <w:iCs/>
                <w:sz w:val="16"/>
                <w:szCs w:val="16"/>
              </w:rPr>
            </w:pPr>
          </w:p>
        </w:tc>
        <w:tc>
          <w:tcPr>
            <w:tcW w:w="766" w:type="dxa"/>
            <w:vAlign w:val="bottom"/>
          </w:tcPr>
          <w:p w14:paraId="4374A2F0" w14:textId="38529690" w:rsidR="00FF1739" w:rsidRDefault="00FF1739" w:rsidP="00FF1739">
            <w:pPr>
              <w:snapToGrid w:val="0"/>
              <w:contextualSpacing/>
              <w:jc w:val="center"/>
              <w:rPr>
                <w:bCs/>
                <w:i/>
                <w:iCs/>
                <w:sz w:val="16"/>
                <w:szCs w:val="16"/>
              </w:rPr>
            </w:pPr>
            <w:r>
              <w:rPr>
                <w:rFonts w:eastAsiaTheme="minorEastAsia" w:hint="eastAsia"/>
                <w:bCs/>
                <w:i/>
                <w:iCs/>
                <w:sz w:val="16"/>
                <w:szCs w:val="16"/>
                <w:lang w:eastAsia="zh-CN"/>
              </w:rPr>
              <w:t>%</w:t>
            </w:r>
          </w:p>
        </w:tc>
        <w:tc>
          <w:tcPr>
            <w:tcW w:w="765" w:type="dxa"/>
            <w:vAlign w:val="bottom"/>
          </w:tcPr>
          <w:p w14:paraId="6C9B9E36" w14:textId="77777777" w:rsidR="00FF1739" w:rsidRDefault="00FF1739" w:rsidP="00FF1739">
            <w:pPr>
              <w:snapToGrid w:val="0"/>
              <w:contextualSpacing/>
              <w:jc w:val="center"/>
              <w:rPr>
                <w:bCs/>
                <w:i/>
                <w:iCs/>
                <w:sz w:val="16"/>
                <w:szCs w:val="16"/>
              </w:rPr>
            </w:pPr>
          </w:p>
        </w:tc>
        <w:tc>
          <w:tcPr>
            <w:tcW w:w="766" w:type="dxa"/>
            <w:vAlign w:val="bottom"/>
          </w:tcPr>
          <w:p w14:paraId="29117355" w14:textId="77777777" w:rsidR="00FF1739" w:rsidRDefault="00FF1739" w:rsidP="00FF1739">
            <w:pPr>
              <w:snapToGrid w:val="0"/>
              <w:contextualSpacing/>
              <w:jc w:val="center"/>
              <w:rPr>
                <w:bCs/>
                <w:i/>
                <w:iCs/>
                <w:sz w:val="16"/>
                <w:szCs w:val="16"/>
              </w:rPr>
            </w:pPr>
          </w:p>
        </w:tc>
      </w:tr>
      <w:tr w:rsidR="00FF1739" w:rsidRPr="0073067D" w14:paraId="1494CC42" w14:textId="77777777" w:rsidTr="002306B6">
        <w:tblPrEx>
          <w:tblCellMar>
            <w:left w:w="108" w:type="dxa"/>
            <w:right w:w="108" w:type="dxa"/>
          </w:tblCellMar>
        </w:tblPrEx>
        <w:trPr>
          <w:trHeight w:val="242"/>
        </w:trPr>
        <w:tc>
          <w:tcPr>
            <w:tcW w:w="1560" w:type="dxa"/>
            <w:vAlign w:val="bottom"/>
          </w:tcPr>
          <w:p w14:paraId="6DC201F8" w14:textId="77777777" w:rsidR="00FF1739" w:rsidRPr="009E7E11" w:rsidRDefault="00FF1739" w:rsidP="00FF1739">
            <w:pPr>
              <w:snapToGrid w:val="0"/>
              <w:contextualSpacing/>
              <w:rPr>
                <w:rFonts w:eastAsia="Arial"/>
                <w:sz w:val="16"/>
                <w:szCs w:val="16"/>
              </w:rPr>
            </w:pPr>
          </w:p>
        </w:tc>
        <w:tc>
          <w:tcPr>
            <w:tcW w:w="7655" w:type="dxa"/>
            <w:gridSpan w:val="12"/>
          </w:tcPr>
          <w:p w14:paraId="46D28067" w14:textId="77777777" w:rsidR="00FF1739" w:rsidRPr="0073067D" w:rsidRDefault="00FF1739" w:rsidP="00FF1739">
            <w:pPr>
              <w:snapToGrid w:val="0"/>
              <w:contextualSpacing/>
              <w:jc w:val="center"/>
              <w:rPr>
                <w:rFonts w:eastAsia="Arial"/>
                <w:bCs/>
                <w:i/>
                <w:iCs/>
                <w:sz w:val="16"/>
                <w:szCs w:val="16"/>
              </w:rPr>
            </w:pPr>
            <w:r w:rsidRPr="0073067D">
              <w:rPr>
                <w:rFonts w:eastAsia="Arial"/>
                <w:bCs/>
                <w:i/>
                <w:iCs/>
                <w:sz w:val="16"/>
                <w:szCs w:val="16"/>
              </w:rPr>
              <w:t>(RMB in thousands except for percentages)</w:t>
            </w:r>
          </w:p>
        </w:tc>
      </w:tr>
      <w:tr w:rsidR="00FF1739" w:rsidRPr="0073067D" w14:paraId="0BBD3371" w14:textId="77777777" w:rsidTr="002306B6">
        <w:tblPrEx>
          <w:tblCellMar>
            <w:left w:w="108" w:type="dxa"/>
            <w:right w:w="108" w:type="dxa"/>
          </w:tblCellMar>
        </w:tblPrEx>
        <w:trPr>
          <w:trHeight w:val="242"/>
        </w:trPr>
        <w:tc>
          <w:tcPr>
            <w:tcW w:w="1560" w:type="dxa"/>
            <w:vAlign w:val="bottom"/>
          </w:tcPr>
          <w:p w14:paraId="2B6CB57A" w14:textId="77777777" w:rsidR="00FF1739" w:rsidRPr="009E7E11" w:rsidRDefault="00FF1739" w:rsidP="00FF1739">
            <w:pPr>
              <w:snapToGrid w:val="0"/>
              <w:contextualSpacing/>
              <w:rPr>
                <w:rFonts w:eastAsia="Arial"/>
                <w:sz w:val="16"/>
                <w:szCs w:val="16"/>
              </w:rPr>
            </w:pPr>
          </w:p>
        </w:tc>
        <w:tc>
          <w:tcPr>
            <w:tcW w:w="2938" w:type="dxa"/>
            <w:gridSpan w:val="4"/>
          </w:tcPr>
          <w:p w14:paraId="047AD753" w14:textId="77777777" w:rsidR="00FF1739" w:rsidRPr="009E7E11" w:rsidRDefault="00FF1739" w:rsidP="00FF1739">
            <w:pPr>
              <w:snapToGrid w:val="0"/>
              <w:contextualSpacing/>
              <w:jc w:val="center"/>
              <w:rPr>
                <w:rFonts w:eastAsia="Arial"/>
                <w:b/>
                <w:sz w:val="16"/>
                <w:szCs w:val="16"/>
              </w:rPr>
            </w:pPr>
          </w:p>
        </w:tc>
        <w:tc>
          <w:tcPr>
            <w:tcW w:w="1739" w:type="dxa"/>
            <w:gridSpan w:val="4"/>
            <w:vAlign w:val="bottom"/>
          </w:tcPr>
          <w:p w14:paraId="77A341FF" w14:textId="77777777" w:rsidR="00FF1739" w:rsidRPr="009E7E11" w:rsidRDefault="00FF1739" w:rsidP="00FF1739">
            <w:pPr>
              <w:snapToGrid w:val="0"/>
              <w:contextualSpacing/>
              <w:jc w:val="right"/>
              <w:rPr>
                <w:rFonts w:eastAsia="SimSun"/>
                <w:b/>
                <w:sz w:val="16"/>
                <w:szCs w:val="16"/>
              </w:rPr>
            </w:pPr>
          </w:p>
        </w:tc>
        <w:tc>
          <w:tcPr>
            <w:tcW w:w="2978" w:type="dxa"/>
            <w:gridSpan w:val="4"/>
          </w:tcPr>
          <w:p w14:paraId="4D27D257" w14:textId="77777777" w:rsidR="00FF1739" w:rsidRPr="0073067D" w:rsidRDefault="00FF1739" w:rsidP="00FF1739">
            <w:pPr>
              <w:snapToGrid w:val="0"/>
              <w:contextualSpacing/>
              <w:jc w:val="center"/>
              <w:rPr>
                <w:rFonts w:eastAsia="SimSun"/>
                <w:bCs/>
                <w:i/>
                <w:iCs/>
                <w:sz w:val="16"/>
                <w:szCs w:val="16"/>
              </w:rPr>
            </w:pPr>
            <w:r w:rsidRPr="0073067D">
              <w:rPr>
                <w:rFonts w:eastAsia="SimSun"/>
                <w:bCs/>
                <w:i/>
                <w:iCs/>
                <w:sz w:val="16"/>
                <w:szCs w:val="16"/>
              </w:rPr>
              <w:t>(unaudited)</w:t>
            </w:r>
          </w:p>
        </w:tc>
      </w:tr>
      <w:tr w:rsidR="00766187" w:rsidRPr="00E737ED" w14:paraId="0B982AF3" w14:textId="77777777" w:rsidTr="00766187">
        <w:tc>
          <w:tcPr>
            <w:tcW w:w="1560" w:type="dxa"/>
            <w:vAlign w:val="bottom"/>
          </w:tcPr>
          <w:p w14:paraId="746B35BD" w14:textId="77777777" w:rsidR="00766187" w:rsidRPr="009E7E11" w:rsidRDefault="00766187" w:rsidP="00766187">
            <w:pPr>
              <w:tabs>
                <w:tab w:val="right" w:leader="dot" w:pos="2805"/>
              </w:tabs>
              <w:snapToGrid w:val="0"/>
              <w:contextualSpacing/>
              <w:rPr>
                <w:rFonts w:eastAsia="Arial"/>
                <w:sz w:val="16"/>
                <w:szCs w:val="16"/>
              </w:rPr>
            </w:pPr>
            <w:r w:rsidRPr="0073067D">
              <w:rPr>
                <w:rFonts w:eastAsia="Arial" w:hint="eastAsia"/>
                <w:sz w:val="16"/>
                <w:szCs w:val="16"/>
                <w:lang w:eastAsia="zh-CN"/>
              </w:rPr>
              <w:t>A</w:t>
            </w:r>
            <w:r w:rsidRPr="0073067D">
              <w:rPr>
                <w:rFonts w:eastAsia="Arial"/>
                <w:sz w:val="16"/>
                <w:szCs w:val="16"/>
                <w:lang w:eastAsia="zh-CN"/>
              </w:rPr>
              <w:t>gentic platform software</w:t>
            </w:r>
            <w:r w:rsidRPr="009E7E11">
              <w:rPr>
                <w:rFonts w:eastAsia="Arial"/>
                <w:sz w:val="16"/>
                <w:szCs w:val="16"/>
              </w:rPr>
              <w:tab/>
              <w:t xml:space="preserve"> </w:t>
            </w:r>
          </w:p>
        </w:tc>
        <w:tc>
          <w:tcPr>
            <w:tcW w:w="765" w:type="dxa"/>
            <w:vAlign w:val="bottom"/>
          </w:tcPr>
          <w:p w14:paraId="4FF97CA2"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312F3F20"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7C957428" w14:textId="4DD54CDF"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0C9611F4" w14:textId="3327118B"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743B7503" w14:textId="4D67FF06"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2804D6D9" w14:textId="74B575BF"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5CB305E4"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5AF5EB78"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27574D29"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5B37ED51" w14:textId="77777777" w:rsidR="00766187" w:rsidRPr="00E737E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CD6D8D" w14:paraId="7F715428" w14:textId="77777777" w:rsidTr="00766187">
        <w:tc>
          <w:tcPr>
            <w:tcW w:w="1560" w:type="dxa"/>
            <w:vAlign w:val="bottom"/>
          </w:tcPr>
          <w:p w14:paraId="67B45CAE" w14:textId="77777777" w:rsidR="00766187" w:rsidRDefault="00766187" w:rsidP="00766187">
            <w:pPr>
              <w:tabs>
                <w:tab w:val="right" w:leader="dot" w:pos="2805"/>
              </w:tabs>
              <w:snapToGrid w:val="0"/>
              <w:contextualSpacing/>
              <w:rPr>
                <w:rFonts w:eastAsia="Arial"/>
                <w:sz w:val="16"/>
                <w:szCs w:val="16"/>
              </w:rPr>
            </w:pPr>
            <w:r w:rsidRPr="0073067D">
              <w:rPr>
                <w:rFonts w:eastAsia="Arial"/>
                <w:sz w:val="16"/>
                <w:szCs w:val="16"/>
              </w:rPr>
              <w:t>AGI enterprise solutions</w:t>
            </w:r>
            <w:r w:rsidRPr="009E7E11">
              <w:rPr>
                <w:rFonts w:eastAsia="Arial"/>
                <w:sz w:val="16"/>
                <w:szCs w:val="16"/>
              </w:rPr>
              <w:tab/>
            </w:r>
          </w:p>
        </w:tc>
        <w:tc>
          <w:tcPr>
            <w:tcW w:w="765" w:type="dxa"/>
            <w:vAlign w:val="bottom"/>
          </w:tcPr>
          <w:p w14:paraId="0D546617"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79DD42E3" w14:textId="77777777" w:rsidR="00766187" w:rsidRPr="00E737ED" w:rsidRDefault="00766187" w:rsidP="00766187">
            <w:pP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385C0A0F" w14:textId="20AC2166"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3DFAA436" w14:textId="2529F203"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537A7F63" w14:textId="472357C0"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1D75D5A7" w14:textId="096E8CC9" w:rsidR="00766187" w:rsidRPr="00E737ED" w:rsidRDefault="00766187" w:rsidP="00766187">
            <w:pP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4C923598"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01EDE77"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5B493154"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1F642E7" w14:textId="77777777" w:rsidR="00766187" w:rsidRPr="00CD6D8D" w:rsidRDefault="00766187" w:rsidP="00766187">
            <w:pP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8A2B83" w14:paraId="319E9FE0" w14:textId="77777777" w:rsidTr="00766187">
        <w:tc>
          <w:tcPr>
            <w:tcW w:w="1560" w:type="dxa"/>
            <w:vAlign w:val="bottom"/>
          </w:tcPr>
          <w:p w14:paraId="39B6843C" w14:textId="77777777" w:rsidR="00766187" w:rsidRPr="007774CD" w:rsidRDefault="00766187" w:rsidP="00766187">
            <w:pPr>
              <w:tabs>
                <w:tab w:val="right" w:leader="dot" w:pos="2805"/>
              </w:tabs>
              <w:snapToGrid w:val="0"/>
              <w:ind w:left="181" w:hanging="181"/>
              <w:contextualSpacing/>
              <w:rPr>
                <w:rFonts w:eastAsia="Arial"/>
                <w:sz w:val="16"/>
                <w:szCs w:val="16"/>
                <w:lang w:eastAsia="zh-CN"/>
              </w:rPr>
            </w:pPr>
            <w:r w:rsidRPr="0073067D">
              <w:rPr>
                <w:rFonts w:eastAsia="Arial"/>
                <w:sz w:val="16"/>
                <w:szCs w:val="16"/>
                <w:lang w:eastAsia="zh-CN"/>
              </w:rPr>
              <w:t xml:space="preserve">Agentic </w:t>
            </w:r>
            <w:proofErr w:type="spellStart"/>
            <w:r w:rsidRPr="0073067D">
              <w:rPr>
                <w:rFonts w:eastAsia="Arial"/>
                <w:sz w:val="16"/>
                <w:szCs w:val="16"/>
                <w:lang w:eastAsia="zh-CN"/>
              </w:rPr>
              <w:t>MaaS</w:t>
            </w:r>
            <w:proofErr w:type="spellEnd"/>
            <w:r w:rsidRPr="007774CD">
              <w:rPr>
                <w:rFonts w:eastAsia="Arial"/>
                <w:sz w:val="16"/>
                <w:szCs w:val="16"/>
                <w:lang w:eastAsia="zh-CN"/>
              </w:rPr>
              <w:tab/>
            </w:r>
          </w:p>
        </w:tc>
        <w:tc>
          <w:tcPr>
            <w:tcW w:w="765" w:type="dxa"/>
            <w:vAlign w:val="bottom"/>
          </w:tcPr>
          <w:p w14:paraId="29FBB575" w14:textId="77777777"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E737ED">
              <w:rPr>
                <w:rFonts w:eastAsia="Arial"/>
                <w:sz w:val="16"/>
                <w:szCs w:val="16"/>
                <w:lang w:eastAsia="zh-CN"/>
              </w:rPr>
              <w:t>—</w:t>
            </w:r>
          </w:p>
        </w:tc>
        <w:tc>
          <w:tcPr>
            <w:tcW w:w="766" w:type="dxa"/>
            <w:vAlign w:val="bottom"/>
          </w:tcPr>
          <w:p w14:paraId="386D242B" w14:textId="77777777"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E737ED">
              <w:rPr>
                <w:rFonts w:eastAsia="Arial"/>
                <w:sz w:val="16"/>
                <w:szCs w:val="16"/>
                <w:lang w:eastAsia="zh-CN"/>
              </w:rPr>
              <w:t>N/A</w:t>
            </w:r>
          </w:p>
        </w:tc>
        <w:tc>
          <w:tcPr>
            <w:tcW w:w="765" w:type="dxa"/>
            <w:vAlign w:val="bottom"/>
          </w:tcPr>
          <w:p w14:paraId="4E115738" w14:textId="768FC411"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gridSpan w:val="2"/>
            <w:vAlign w:val="bottom"/>
          </w:tcPr>
          <w:p w14:paraId="0A4BD1C5" w14:textId="1A2B6E0D"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vAlign w:val="bottom"/>
          </w:tcPr>
          <w:p w14:paraId="19BB1E8D" w14:textId="7FE81AC5"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6" w:type="dxa"/>
            <w:vAlign w:val="bottom"/>
          </w:tcPr>
          <w:p w14:paraId="3A8FD29A" w14:textId="4CD71D42" w:rsidR="00766187" w:rsidRPr="00E737ED"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627956">
              <w:rPr>
                <w:rFonts w:eastAsia="Arial"/>
                <w:sz w:val="16"/>
                <w:szCs w:val="16"/>
                <w:lang w:eastAsia="zh-CN"/>
              </w:rPr>
              <w:t>[●]</w:t>
            </w:r>
          </w:p>
        </w:tc>
        <w:tc>
          <w:tcPr>
            <w:tcW w:w="765" w:type="dxa"/>
            <w:gridSpan w:val="2"/>
            <w:vAlign w:val="bottom"/>
          </w:tcPr>
          <w:p w14:paraId="3A8F2D72"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21CF3D8A"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5" w:type="dxa"/>
            <w:vAlign w:val="bottom"/>
          </w:tcPr>
          <w:p w14:paraId="2678A9C8"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c>
          <w:tcPr>
            <w:tcW w:w="766" w:type="dxa"/>
            <w:vAlign w:val="bottom"/>
          </w:tcPr>
          <w:p w14:paraId="7E161E8A" w14:textId="77777777" w:rsidR="00766187" w:rsidRPr="008A2B83" w:rsidRDefault="00766187" w:rsidP="00766187">
            <w:pPr>
              <w:pBdr>
                <w:bottom w:val="single" w:sz="4" w:space="1" w:color="auto"/>
              </w:pBdr>
              <w:tabs>
                <w:tab w:val="decimal" w:pos="876"/>
              </w:tabs>
              <w:snapToGrid w:val="0"/>
              <w:contextualSpacing/>
              <w:jc w:val="right"/>
              <w:rPr>
                <w:rFonts w:eastAsia="Arial"/>
                <w:sz w:val="16"/>
                <w:szCs w:val="16"/>
                <w:lang w:eastAsia="zh-CN"/>
              </w:rPr>
            </w:pPr>
            <w:r w:rsidRPr="00CD6D8D">
              <w:rPr>
                <w:rFonts w:eastAsia="Arial"/>
                <w:sz w:val="16"/>
                <w:szCs w:val="16"/>
                <w:lang w:eastAsia="zh-CN"/>
              </w:rPr>
              <w:t>[●]</w:t>
            </w:r>
          </w:p>
        </w:tc>
      </w:tr>
      <w:tr w:rsidR="00766187" w:rsidRPr="00E737ED" w14:paraId="19539180" w14:textId="77777777" w:rsidTr="00766187">
        <w:tblPrEx>
          <w:tblCellMar>
            <w:left w:w="108" w:type="dxa"/>
            <w:right w:w="108" w:type="dxa"/>
          </w:tblCellMar>
        </w:tblPrEx>
        <w:trPr>
          <w:trHeight w:val="433"/>
        </w:trPr>
        <w:tc>
          <w:tcPr>
            <w:tcW w:w="1560" w:type="dxa"/>
            <w:vAlign w:val="bottom"/>
          </w:tcPr>
          <w:p w14:paraId="2D682513" w14:textId="77777777" w:rsidR="00766187" w:rsidRPr="00D80E0A" w:rsidRDefault="00766187" w:rsidP="00766187">
            <w:pPr>
              <w:tabs>
                <w:tab w:val="right" w:leader="dot" w:pos="2805"/>
              </w:tabs>
              <w:snapToGrid w:val="0"/>
              <w:ind w:left="181" w:hanging="181"/>
              <w:contextualSpacing/>
              <w:rPr>
                <w:rFonts w:eastAsia="Arial"/>
                <w:b/>
                <w:bCs/>
                <w:sz w:val="16"/>
                <w:szCs w:val="16"/>
              </w:rPr>
            </w:pPr>
            <w:r w:rsidRPr="00D80E0A">
              <w:rPr>
                <w:rFonts w:eastAsia="Arial"/>
                <w:b/>
                <w:bCs/>
                <w:sz w:val="16"/>
                <w:szCs w:val="16"/>
              </w:rPr>
              <w:t>Total</w:t>
            </w:r>
            <w:r w:rsidRPr="00D80E0A">
              <w:rPr>
                <w:rFonts w:eastAsia="Arial"/>
                <w:b/>
                <w:bCs/>
                <w:sz w:val="16"/>
                <w:szCs w:val="16"/>
              </w:rPr>
              <w:tab/>
            </w:r>
          </w:p>
        </w:tc>
        <w:tc>
          <w:tcPr>
            <w:tcW w:w="765" w:type="dxa"/>
            <w:vAlign w:val="bottom"/>
          </w:tcPr>
          <w:p w14:paraId="0F63156F"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6" w:type="dxa"/>
            <w:vAlign w:val="bottom"/>
          </w:tcPr>
          <w:p w14:paraId="6739FA65"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N/A</w:t>
            </w:r>
          </w:p>
        </w:tc>
        <w:tc>
          <w:tcPr>
            <w:tcW w:w="765" w:type="dxa"/>
            <w:vAlign w:val="bottom"/>
          </w:tcPr>
          <w:p w14:paraId="3647E1F0" w14:textId="3263DB69"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7,831</w:t>
            </w:r>
          </w:p>
        </w:tc>
        <w:tc>
          <w:tcPr>
            <w:tcW w:w="766" w:type="dxa"/>
            <w:gridSpan w:val="2"/>
            <w:vAlign w:val="bottom"/>
          </w:tcPr>
          <w:p w14:paraId="7EB38794" w14:textId="60612DDF"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77.7</w:t>
            </w:r>
          </w:p>
        </w:tc>
        <w:tc>
          <w:tcPr>
            <w:tcW w:w="765" w:type="dxa"/>
            <w:vAlign w:val="bottom"/>
          </w:tcPr>
          <w:p w14:paraId="48653F56" w14:textId="5B848D39"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41,695</w:t>
            </w:r>
          </w:p>
        </w:tc>
        <w:tc>
          <w:tcPr>
            <w:tcW w:w="766" w:type="dxa"/>
            <w:vAlign w:val="bottom"/>
          </w:tcPr>
          <w:p w14:paraId="6F3BA8C5" w14:textId="088ED9AC"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55.2</w:t>
            </w:r>
          </w:p>
        </w:tc>
        <w:tc>
          <w:tcPr>
            <w:tcW w:w="765" w:type="dxa"/>
            <w:gridSpan w:val="2"/>
            <w:vAlign w:val="bottom"/>
          </w:tcPr>
          <w:p w14:paraId="5EC6884C" w14:textId="77777777"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6" w:type="dxa"/>
            <w:vAlign w:val="bottom"/>
          </w:tcPr>
          <w:p w14:paraId="0167B9D5" w14:textId="07A4344F"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E737ED">
              <w:rPr>
                <w:rFonts w:eastAsia="Arial"/>
                <w:b/>
                <w:bCs/>
                <w:sz w:val="16"/>
                <w:szCs w:val="16"/>
                <w:lang w:eastAsia="zh-CN"/>
              </w:rPr>
              <w:t>[●]</w:t>
            </w:r>
          </w:p>
        </w:tc>
        <w:tc>
          <w:tcPr>
            <w:tcW w:w="765" w:type="dxa"/>
            <w:vAlign w:val="bottom"/>
          </w:tcPr>
          <w:p w14:paraId="0350DB47" w14:textId="7B4967A3"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16,808</w:t>
            </w:r>
          </w:p>
        </w:tc>
        <w:tc>
          <w:tcPr>
            <w:tcW w:w="766" w:type="dxa"/>
            <w:vAlign w:val="bottom"/>
          </w:tcPr>
          <w:p w14:paraId="4FF8DD6D" w14:textId="5D342B2B" w:rsidR="00766187" w:rsidRPr="00E737ED" w:rsidRDefault="00766187" w:rsidP="00766187">
            <w:pPr>
              <w:pBdr>
                <w:bottom w:val="thinThickSmallGap" w:sz="12" w:space="1" w:color="auto"/>
              </w:pBdr>
              <w:tabs>
                <w:tab w:val="decimal" w:pos="876"/>
              </w:tabs>
              <w:snapToGrid w:val="0"/>
              <w:contextualSpacing/>
              <w:jc w:val="right"/>
              <w:rPr>
                <w:rFonts w:eastAsia="Arial"/>
                <w:b/>
                <w:bCs/>
                <w:sz w:val="16"/>
                <w:szCs w:val="16"/>
                <w:lang w:eastAsia="zh-CN"/>
              </w:rPr>
            </w:pPr>
            <w:r w:rsidRPr="00766187">
              <w:rPr>
                <w:rFonts w:eastAsia="Arial"/>
                <w:b/>
                <w:bCs/>
                <w:sz w:val="16"/>
                <w:szCs w:val="16"/>
                <w:lang w:eastAsia="zh-CN"/>
              </w:rPr>
              <w:t>20.6</w:t>
            </w:r>
          </w:p>
        </w:tc>
      </w:tr>
    </w:tbl>
    <w:p w14:paraId="371A2824" w14:textId="77777777" w:rsidR="004466DE" w:rsidRDefault="004466DE" w:rsidP="00766187">
      <w:pPr>
        <w:snapToGrid w:val="0"/>
        <w:spacing w:after="240" w:line="240" w:lineRule="auto"/>
        <w:jc w:val="both"/>
        <w:rPr>
          <w:rFonts w:ascii="Times New Roman" w:hAnsi="Times New Roman" w:cs="Times New Roman"/>
          <w:iCs/>
        </w:rPr>
      </w:pPr>
    </w:p>
    <w:p w14:paraId="121E141E" w14:textId="5C1873D9" w:rsidR="00766187" w:rsidRPr="00D03B61" w:rsidRDefault="00766187" w:rsidP="00766187">
      <w:pPr>
        <w:snapToGrid w:val="0"/>
        <w:spacing w:after="240" w:line="240" w:lineRule="auto"/>
        <w:ind w:firstLine="720"/>
        <w:jc w:val="both"/>
        <w:rPr>
          <w:rFonts w:ascii="Times New Roman" w:hAnsi="Times New Roman" w:cs="Times New Roman"/>
          <w:b/>
          <w:bCs/>
          <w:i/>
        </w:rPr>
      </w:pPr>
      <w:r>
        <w:rPr>
          <w:b w:val="0"/>
          <w:color w:val="002F6C"/>
        </w:rPr>
        <w:t>Our gross profit margin decreased from 77.7% in 2024 to 55.2% in 2025 and further to 20.6% for the three months ended March 31, 2026, primarily due to changes in our business mix and commercialisation stage. Platform software typically generated a higher gross profit margin because it required limited incremental direct costs after product development. By contrast, Agentic MaaS and certain solution projects required computing resource leasing or procurement, server resources and related delivery inputs. As Agentic MaaS became a more meaningful revenue contributor in 2025 and grew significantly in the first quarter of 2026, the relative contribution of computing-resource-intensive services increased, resulting in a lower overall gross profit margin. Management expects gross profit margin to improve over time if we achieve higher resource utilisation, optimise computing resource procurement and leasing arrangements, improve scheduling efficiency and benefit from scale effects, although the timing and extent of improvement will depend on customer demand, pricing, resource costs and business mix.</w:t>
      </w:r>
    </w:p>
    <w:p w14:paraId="1E3D9384" w14:textId="1292941F" w:rsidR="00221FB4" w:rsidRPr="002D032B" w:rsidRDefault="00221FB4" w:rsidP="00221FB4">
      <w:pPr>
        <w:jc w:val="both"/>
        <w:outlineLvl w:val="0"/>
        <w:rPr>
          <w:rFonts w:ascii="Times New Roman" w:hAnsi="Times New Roman" w:cs="Times New Roman"/>
          <w:b/>
          <w:iCs/>
        </w:rPr>
      </w:pPr>
      <w:r w:rsidRPr="002D032B">
        <w:rPr>
          <w:rFonts w:ascii="Times New Roman" w:hAnsi="Times New Roman" w:cs="Times New Roman"/>
          <w:b/>
          <w:iCs/>
        </w:rPr>
        <w:t>Other</w:t>
      </w:r>
      <w:r w:rsidR="009014BC">
        <w:rPr>
          <w:rFonts w:ascii="Times New Roman" w:hAnsi="Times New Roman" w:cs="Times New Roman"/>
          <w:b/>
          <w:iCs/>
        </w:rPr>
        <w:t xml:space="preserve"> </w:t>
      </w:r>
      <w:r w:rsidR="00296DD6">
        <w:rPr>
          <w:rFonts w:ascii="Times New Roman" w:hAnsi="Times New Roman" w:cs="Times New Roman"/>
          <w:b/>
          <w:iCs/>
        </w:rPr>
        <w:t>Income</w:t>
      </w:r>
      <w:r w:rsidRPr="002D032B">
        <w:rPr>
          <w:rFonts w:ascii="Times New Roman" w:hAnsi="Times New Roman" w:cs="Times New Roman"/>
          <w:b/>
          <w:iCs/>
        </w:rPr>
        <w:t xml:space="preserve">  </w:t>
      </w:r>
    </w:p>
    <w:p w14:paraId="74491155" w14:textId="50991158" w:rsidR="00221FB4" w:rsidRPr="00FA5BBD" w:rsidRDefault="00221FB4" w:rsidP="00FA5BBD">
      <w:pPr>
        <w:snapToGrid w:val="0"/>
        <w:spacing w:after="240" w:line="240" w:lineRule="auto"/>
        <w:ind w:firstLine="720"/>
        <w:jc w:val="both"/>
        <w:rPr>
          <w:rFonts w:ascii="Times New Roman" w:hAnsi="Times New Roman" w:cs="Times New Roman"/>
          <w:iCs/>
        </w:rPr>
      </w:pPr>
      <w:r>
        <w:rPr>
          <w:color w:val="002F6C"/>
        </w:rPr>
        <w:t>Our other income primarily consisted of (i) government grants, (ii) interest income and (iii) others. According to the Accountants' Report, our government grants amounted to RMB1.2 million, RMB22.0 million and RMB23.2 million in 2023, 2024 and 2025, respectively, and mainly represented subsidies received from local governments in Beijing and Shanghai to reward contributions by our subsidiaries to local economic growth or for industry development. The Accountants' Report states that there were no unfulfilled conditions or contingencies relating to these grants. Our interest income amounted to nil, RMB7.5 million and RMB8.3 million in 2023, 2024 and 2025, respectively. Others amounted to nil, RMB7.8 million and RMB4.2 million in 2023, 2024 and 2025, respectively. Other income amounted to RMB9.0 million for the three months ended March 31, 2026 according to the 2026 Q1 main statements. The following table sets forth the breakdown of our other income in absolute amount and as a percentage of total other income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C81D77" w:rsidRPr="007969A2" w14:paraId="17079182" w14:textId="77777777" w:rsidTr="002306B6">
        <w:tc>
          <w:tcPr>
            <w:tcW w:w="1560" w:type="dxa"/>
            <w:vAlign w:val="bottom"/>
          </w:tcPr>
          <w:p w14:paraId="4AEA5310" w14:textId="77777777" w:rsidR="00C81D77" w:rsidRPr="007969A2" w:rsidRDefault="00C81D77" w:rsidP="002306B6">
            <w:pPr>
              <w:snapToGrid w:val="0"/>
              <w:contextualSpacing/>
              <w:rPr>
                <w:rFonts w:eastAsia="Arial"/>
                <w:sz w:val="18"/>
                <w:szCs w:val="18"/>
              </w:rPr>
            </w:pPr>
          </w:p>
        </w:tc>
        <w:tc>
          <w:tcPr>
            <w:tcW w:w="4593" w:type="dxa"/>
            <w:gridSpan w:val="7"/>
            <w:vAlign w:val="bottom"/>
          </w:tcPr>
          <w:p w14:paraId="1A817C3C" w14:textId="77777777" w:rsidR="00C81D77" w:rsidRPr="007969A2" w:rsidRDefault="00C81D77"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7487C117" w14:textId="77777777" w:rsidR="00C81D77" w:rsidRPr="007969A2" w:rsidRDefault="00C81D77"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C81D77" w:rsidRPr="007969A2" w14:paraId="38953939" w14:textId="77777777" w:rsidTr="002306B6">
        <w:tc>
          <w:tcPr>
            <w:tcW w:w="1560" w:type="dxa"/>
            <w:vAlign w:val="bottom"/>
          </w:tcPr>
          <w:p w14:paraId="1865EF56" w14:textId="77777777" w:rsidR="00C81D77" w:rsidRPr="007969A2" w:rsidRDefault="00C81D77" w:rsidP="002306B6">
            <w:pPr>
              <w:snapToGrid w:val="0"/>
              <w:contextualSpacing/>
              <w:rPr>
                <w:rFonts w:eastAsia="Arial"/>
                <w:sz w:val="18"/>
                <w:szCs w:val="18"/>
              </w:rPr>
            </w:pPr>
          </w:p>
        </w:tc>
        <w:tc>
          <w:tcPr>
            <w:tcW w:w="1531" w:type="dxa"/>
            <w:gridSpan w:val="2"/>
            <w:vAlign w:val="bottom"/>
          </w:tcPr>
          <w:p w14:paraId="199B782F"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7C5E508D"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49453B3E"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7FFE8379"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6206C3DF" w14:textId="77777777" w:rsidR="00C81D77" w:rsidRPr="007969A2" w:rsidRDefault="00C81D7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C81D77" w:rsidRPr="007969A2" w14:paraId="7D504105" w14:textId="77777777" w:rsidTr="002306B6">
        <w:tblPrEx>
          <w:tblCellMar>
            <w:left w:w="108" w:type="dxa"/>
            <w:right w:w="108" w:type="dxa"/>
          </w:tblCellMar>
        </w:tblPrEx>
        <w:trPr>
          <w:trHeight w:val="283"/>
        </w:trPr>
        <w:tc>
          <w:tcPr>
            <w:tcW w:w="1560" w:type="dxa"/>
            <w:vAlign w:val="bottom"/>
          </w:tcPr>
          <w:p w14:paraId="4FC1192C" w14:textId="77777777" w:rsidR="00C81D77" w:rsidRPr="007969A2" w:rsidRDefault="00C81D77" w:rsidP="002306B6">
            <w:pPr>
              <w:snapToGrid w:val="0"/>
              <w:contextualSpacing/>
              <w:rPr>
                <w:rFonts w:eastAsia="Arial"/>
                <w:sz w:val="18"/>
                <w:szCs w:val="18"/>
              </w:rPr>
            </w:pPr>
          </w:p>
        </w:tc>
        <w:tc>
          <w:tcPr>
            <w:tcW w:w="765" w:type="dxa"/>
            <w:vAlign w:val="bottom"/>
          </w:tcPr>
          <w:p w14:paraId="3DEF822E"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861E658"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4ECE8A52"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649D4926"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10C1D16"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8C48625"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365B1947"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FE583F2"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0303BBE0"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14B3580" w14:textId="77777777" w:rsidR="00C81D77" w:rsidRPr="007969A2" w:rsidRDefault="00C81D7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C81D77" w:rsidRPr="007969A2" w14:paraId="591F97F7" w14:textId="77777777" w:rsidTr="002306B6">
        <w:tblPrEx>
          <w:tblCellMar>
            <w:left w:w="108" w:type="dxa"/>
            <w:right w:w="108" w:type="dxa"/>
          </w:tblCellMar>
        </w:tblPrEx>
        <w:trPr>
          <w:trHeight w:val="242"/>
        </w:trPr>
        <w:tc>
          <w:tcPr>
            <w:tcW w:w="1560" w:type="dxa"/>
            <w:vAlign w:val="bottom"/>
          </w:tcPr>
          <w:p w14:paraId="0ADB65A4" w14:textId="77777777" w:rsidR="00C81D77" w:rsidRPr="007969A2" w:rsidRDefault="00C81D77" w:rsidP="002306B6">
            <w:pPr>
              <w:snapToGrid w:val="0"/>
              <w:contextualSpacing/>
              <w:rPr>
                <w:rFonts w:eastAsia="Arial"/>
                <w:sz w:val="18"/>
                <w:szCs w:val="18"/>
              </w:rPr>
            </w:pPr>
          </w:p>
        </w:tc>
        <w:tc>
          <w:tcPr>
            <w:tcW w:w="7655" w:type="dxa"/>
            <w:gridSpan w:val="12"/>
          </w:tcPr>
          <w:p w14:paraId="1DD6EBC5" w14:textId="77777777" w:rsidR="00C81D77" w:rsidRPr="007969A2" w:rsidRDefault="00C81D77"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C81D77" w:rsidRPr="007969A2" w14:paraId="6D578848" w14:textId="77777777" w:rsidTr="002306B6">
        <w:tblPrEx>
          <w:tblCellMar>
            <w:left w:w="108" w:type="dxa"/>
            <w:right w:w="108" w:type="dxa"/>
          </w:tblCellMar>
        </w:tblPrEx>
        <w:trPr>
          <w:trHeight w:val="242"/>
        </w:trPr>
        <w:tc>
          <w:tcPr>
            <w:tcW w:w="1560" w:type="dxa"/>
            <w:vAlign w:val="bottom"/>
          </w:tcPr>
          <w:p w14:paraId="2C15CFCC" w14:textId="77777777" w:rsidR="00C81D77" w:rsidRPr="007969A2" w:rsidRDefault="00C81D77" w:rsidP="002306B6">
            <w:pPr>
              <w:snapToGrid w:val="0"/>
              <w:contextualSpacing/>
              <w:rPr>
                <w:rFonts w:eastAsia="Arial"/>
                <w:sz w:val="18"/>
                <w:szCs w:val="18"/>
              </w:rPr>
            </w:pPr>
          </w:p>
        </w:tc>
        <w:tc>
          <w:tcPr>
            <w:tcW w:w="2938" w:type="dxa"/>
            <w:gridSpan w:val="4"/>
          </w:tcPr>
          <w:p w14:paraId="5BD1A29E" w14:textId="77777777" w:rsidR="00C81D77" w:rsidRPr="007969A2" w:rsidRDefault="00C81D77" w:rsidP="002306B6">
            <w:pPr>
              <w:snapToGrid w:val="0"/>
              <w:contextualSpacing/>
              <w:jc w:val="center"/>
              <w:rPr>
                <w:rFonts w:eastAsia="Arial"/>
                <w:b/>
                <w:sz w:val="18"/>
                <w:szCs w:val="18"/>
              </w:rPr>
            </w:pPr>
          </w:p>
        </w:tc>
        <w:tc>
          <w:tcPr>
            <w:tcW w:w="1739" w:type="dxa"/>
            <w:gridSpan w:val="4"/>
            <w:vAlign w:val="bottom"/>
          </w:tcPr>
          <w:p w14:paraId="14587B9D" w14:textId="77777777" w:rsidR="00C81D77" w:rsidRPr="007969A2" w:rsidRDefault="00C81D77" w:rsidP="002306B6">
            <w:pPr>
              <w:snapToGrid w:val="0"/>
              <w:contextualSpacing/>
              <w:jc w:val="right"/>
              <w:rPr>
                <w:rFonts w:eastAsia="SimSun"/>
                <w:b/>
                <w:sz w:val="18"/>
                <w:szCs w:val="18"/>
              </w:rPr>
            </w:pPr>
          </w:p>
        </w:tc>
        <w:tc>
          <w:tcPr>
            <w:tcW w:w="2978" w:type="dxa"/>
            <w:gridSpan w:val="4"/>
          </w:tcPr>
          <w:p w14:paraId="218B0550" w14:textId="77777777" w:rsidR="00C81D77" w:rsidRPr="007969A2" w:rsidRDefault="00C81D77"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EB1EA0" w:rsidRPr="007969A2" w14:paraId="1ECC65D7" w14:textId="77777777" w:rsidTr="00EB1EA0">
        <w:tc>
          <w:tcPr>
            <w:tcW w:w="1560" w:type="dxa"/>
            <w:vAlign w:val="bottom"/>
          </w:tcPr>
          <w:p w14:paraId="5214112A" w14:textId="0404ACCD" w:rsidR="00EB1EA0" w:rsidRPr="007969A2" w:rsidRDefault="00EB1EA0" w:rsidP="00EB1EA0">
            <w:pPr>
              <w:tabs>
                <w:tab w:val="right" w:leader="dot" w:pos="2805"/>
              </w:tabs>
              <w:snapToGrid w:val="0"/>
              <w:contextualSpacing/>
              <w:rPr>
                <w:rFonts w:eastAsia="Arial"/>
                <w:sz w:val="18"/>
                <w:szCs w:val="18"/>
              </w:rPr>
            </w:pPr>
            <w:r w:rsidRPr="007969A2">
              <w:rPr>
                <w:rFonts w:eastAsiaTheme="minorEastAsia" w:hint="eastAsia"/>
                <w:sz w:val="18"/>
                <w:szCs w:val="18"/>
                <w:lang w:eastAsia="zh-CN"/>
              </w:rPr>
              <w:t>Government grants</w:t>
            </w:r>
            <w:r w:rsidRPr="007969A2">
              <w:rPr>
                <w:rFonts w:eastAsia="Arial"/>
                <w:sz w:val="18"/>
                <w:szCs w:val="18"/>
              </w:rPr>
              <w:tab/>
              <w:t xml:space="preserve"> </w:t>
            </w:r>
          </w:p>
        </w:tc>
        <w:tc>
          <w:tcPr>
            <w:tcW w:w="765" w:type="dxa"/>
            <w:vAlign w:val="bottom"/>
          </w:tcPr>
          <w:p w14:paraId="66E35E62" w14:textId="14359B1F"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1,223</w:t>
            </w:r>
          </w:p>
        </w:tc>
        <w:tc>
          <w:tcPr>
            <w:tcW w:w="766" w:type="dxa"/>
            <w:vAlign w:val="bottom"/>
          </w:tcPr>
          <w:p w14:paraId="3BA8C58C" w14:textId="1953D79D"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100.0 </w:t>
            </w:r>
          </w:p>
        </w:tc>
        <w:tc>
          <w:tcPr>
            <w:tcW w:w="765" w:type="dxa"/>
            <w:vAlign w:val="bottom"/>
          </w:tcPr>
          <w:p w14:paraId="54AF4D92" w14:textId="08AB1D51"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21,990</w:t>
            </w:r>
          </w:p>
        </w:tc>
        <w:tc>
          <w:tcPr>
            <w:tcW w:w="766" w:type="dxa"/>
            <w:gridSpan w:val="2"/>
            <w:vAlign w:val="bottom"/>
          </w:tcPr>
          <w:p w14:paraId="643FBF57" w14:textId="6BA750F6"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59.0 </w:t>
            </w:r>
          </w:p>
        </w:tc>
        <w:tc>
          <w:tcPr>
            <w:tcW w:w="765" w:type="dxa"/>
            <w:vAlign w:val="bottom"/>
          </w:tcPr>
          <w:p w14:paraId="7C9C5C9F" w14:textId="1FD207E9"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23,162</w:t>
            </w:r>
          </w:p>
        </w:tc>
        <w:tc>
          <w:tcPr>
            <w:tcW w:w="766" w:type="dxa"/>
            <w:vAlign w:val="bottom"/>
          </w:tcPr>
          <w:p w14:paraId="159A2ECF" w14:textId="5096BF6D"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64.9 </w:t>
            </w:r>
          </w:p>
        </w:tc>
        <w:tc>
          <w:tcPr>
            <w:tcW w:w="765" w:type="dxa"/>
            <w:gridSpan w:val="2"/>
            <w:vAlign w:val="bottom"/>
          </w:tcPr>
          <w:p w14:paraId="5702762B"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47C2797"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A0788C5"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E16E142"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0D723326" w14:textId="77777777" w:rsidTr="00EB1EA0">
        <w:tc>
          <w:tcPr>
            <w:tcW w:w="1560" w:type="dxa"/>
            <w:vAlign w:val="bottom"/>
          </w:tcPr>
          <w:p w14:paraId="226B99D0" w14:textId="6F52BB19" w:rsidR="00EB1EA0" w:rsidRPr="007969A2" w:rsidRDefault="00EB1EA0" w:rsidP="00EB1EA0">
            <w:pPr>
              <w:tabs>
                <w:tab w:val="right" w:leader="dot" w:pos="2805"/>
              </w:tabs>
              <w:snapToGrid w:val="0"/>
              <w:contextualSpacing/>
              <w:rPr>
                <w:rFonts w:eastAsia="Arial"/>
                <w:sz w:val="18"/>
                <w:szCs w:val="18"/>
              </w:rPr>
            </w:pPr>
            <w:r w:rsidRPr="007969A2">
              <w:rPr>
                <w:rFonts w:eastAsiaTheme="minorEastAsia" w:hint="eastAsia"/>
                <w:sz w:val="18"/>
                <w:szCs w:val="18"/>
                <w:lang w:eastAsia="zh-CN"/>
              </w:rPr>
              <w:t>Interest income</w:t>
            </w:r>
            <w:r w:rsidRPr="007969A2">
              <w:rPr>
                <w:rFonts w:eastAsia="Arial"/>
                <w:sz w:val="18"/>
                <w:szCs w:val="18"/>
              </w:rPr>
              <w:tab/>
            </w:r>
          </w:p>
        </w:tc>
        <w:tc>
          <w:tcPr>
            <w:tcW w:w="765" w:type="dxa"/>
            <w:vAlign w:val="bottom"/>
          </w:tcPr>
          <w:p w14:paraId="14F87697" w14:textId="6CDE1B5E"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6" w:type="dxa"/>
            <w:vAlign w:val="bottom"/>
          </w:tcPr>
          <w:p w14:paraId="1AEA30E9" w14:textId="3C0EFEF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5" w:type="dxa"/>
            <w:vAlign w:val="bottom"/>
          </w:tcPr>
          <w:p w14:paraId="25631B03" w14:textId="3DBB9F72"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7,473</w:t>
            </w:r>
          </w:p>
        </w:tc>
        <w:tc>
          <w:tcPr>
            <w:tcW w:w="766" w:type="dxa"/>
            <w:gridSpan w:val="2"/>
            <w:vAlign w:val="bottom"/>
          </w:tcPr>
          <w:p w14:paraId="660FF6B0" w14:textId="02404F04"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20.0 </w:t>
            </w:r>
          </w:p>
        </w:tc>
        <w:tc>
          <w:tcPr>
            <w:tcW w:w="765" w:type="dxa"/>
            <w:vAlign w:val="bottom"/>
          </w:tcPr>
          <w:p w14:paraId="0D77AB69" w14:textId="1851DCCF"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8,302</w:t>
            </w:r>
          </w:p>
        </w:tc>
        <w:tc>
          <w:tcPr>
            <w:tcW w:w="766" w:type="dxa"/>
            <w:vAlign w:val="bottom"/>
          </w:tcPr>
          <w:p w14:paraId="42F79D15" w14:textId="26D02711"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23.3 </w:t>
            </w:r>
          </w:p>
        </w:tc>
        <w:tc>
          <w:tcPr>
            <w:tcW w:w="765" w:type="dxa"/>
            <w:gridSpan w:val="2"/>
            <w:vAlign w:val="bottom"/>
          </w:tcPr>
          <w:p w14:paraId="3052027A"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535BF9C"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A04B3D8"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17415B8" w14:textId="77777777" w:rsidR="00EB1EA0" w:rsidRPr="007969A2" w:rsidRDefault="00EB1EA0" w:rsidP="00EB1EA0">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1BFF7065" w14:textId="77777777" w:rsidTr="00EB1EA0">
        <w:tc>
          <w:tcPr>
            <w:tcW w:w="1560" w:type="dxa"/>
            <w:vAlign w:val="bottom"/>
          </w:tcPr>
          <w:p w14:paraId="4D566279" w14:textId="44659243" w:rsidR="00EB1EA0" w:rsidRPr="007969A2" w:rsidRDefault="00EB1EA0" w:rsidP="00EB1EA0">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060CA097" w14:textId="0DB0971C"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6" w:type="dxa"/>
            <w:vAlign w:val="bottom"/>
          </w:tcPr>
          <w:p w14:paraId="2D797229" w14:textId="1F7BBCA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b/>
                <w:bCs/>
                <w:sz w:val="18"/>
                <w:szCs w:val="18"/>
                <w:lang w:eastAsia="zh-CN"/>
              </w:rPr>
              <w:t>—</w:t>
            </w:r>
          </w:p>
        </w:tc>
        <w:tc>
          <w:tcPr>
            <w:tcW w:w="765" w:type="dxa"/>
            <w:vAlign w:val="bottom"/>
          </w:tcPr>
          <w:p w14:paraId="271D564E" w14:textId="7767DF1B"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7,825</w:t>
            </w:r>
          </w:p>
        </w:tc>
        <w:tc>
          <w:tcPr>
            <w:tcW w:w="766" w:type="dxa"/>
            <w:gridSpan w:val="2"/>
            <w:vAlign w:val="bottom"/>
          </w:tcPr>
          <w:p w14:paraId="2B84A5C9" w14:textId="480145CE"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21.0 </w:t>
            </w:r>
          </w:p>
        </w:tc>
        <w:tc>
          <w:tcPr>
            <w:tcW w:w="765" w:type="dxa"/>
            <w:vAlign w:val="bottom"/>
          </w:tcPr>
          <w:p w14:paraId="1AD8D362" w14:textId="69F872A6"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4,206</w:t>
            </w:r>
          </w:p>
        </w:tc>
        <w:tc>
          <w:tcPr>
            <w:tcW w:w="766" w:type="dxa"/>
            <w:vAlign w:val="bottom"/>
          </w:tcPr>
          <w:p w14:paraId="0B321565" w14:textId="42D48C20"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 xml:space="preserve">11.8 </w:t>
            </w:r>
          </w:p>
        </w:tc>
        <w:tc>
          <w:tcPr>
            <w:tcW w:w="765" w:type="dxa"/>
            <w:gridSpan w:val="2"/>
            <w:vAlign w:val="bottom"/>
          </w:tcPr>
          <w:p w14:paraId="1B6B7F69"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603B012"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6865C9C"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B9B9DBE" w14:textId="77777777" w:rsidR="00EB1EA0" w:rsidRPr="007969A2" w:rsidRDefault="00EB1EA0" w:rsidP="00EB1EA0">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EB1EA0" w:rsidRPr="007969A2" w14:paraId="7E927B94" w14:textId="77777777" w:rsidTr="00EB1EA0">
        <w:tblPrEx>
          <w:tblCellMar>
            <w:left w:w="108" w:type="dxa"/>
            <w:right w:w="108" w:type="dxa"/>
          </w:tblCellMar>
        </w:tblPrEx>
        <w:trPr>
          <w:trHeight w:val="433"/>
        </w:trPr>
        <w:tc>
          <w:tcPr>
            <w:tcW w:w="1560" w:type="dxa"/>
            <w:vAlign w:val="bottom"/>
          </w:tcPr>
          <w:p w14:paraId="31879B99" w14:textId="77777777" w:rsidR="00EB1EA0" w:rsidRPr="007969A2" w:rsidRDefault="00EB1EA0" w:rsidP="00EB1EA0">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3A690C4E" w14:textId="422B8A43"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1,223</w:t>
            </w:r>
          </w:p>
        </w:tc>
        <w:tc>
          <w:tcPr>
            <w:tcW w:w="766" w:type="dxa"/>
            <w:vAlign w:val="bottom"/>
          </w:tcPr>
          <w:p w14:paraId="6B09F05D" w14:textId="66E3892A"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vAlign w:val="bottom"/>
          </w:tcPr>
          <w:p w14:paraId="77570C6E" w14:textId="49D7B2FF"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37,288</w:t>
            </w:r>
          </w:p>
        </w:tc>
        <w:tc>
          <w:tcPr>
            <w:tcW w:w="766" w:type="dxa"/>
            <w:gridSpan w:val="2"/>
            <w:vAlign w:val="bottom"/>
          </w:tcPr>
          <w:p w14:paraId="6184C07C" w14:textId="17FBCA0E"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vAlign w:val="bottom"/>
          </w:tcPr>
          <w:p w14:paraId="3CD93DDF" w14:textId="12CBC2E6"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35,670</w:t>
            </w:r>
          </w:p>
        </w:tc>
        <w:tc>
          <w:tcPr>
            <w:tcW w:w="766" w:type="dxa"/>
            <w:vAlign w:val="bottom"/>
          </w:tcPr>
          <w:p w14:paraId="75277245" w14:textId="6AA26BBF"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 xml:space="preserve">100.0 </w:t>
            </w:r>
          </w:p>
        </w:tc>
        <w:tc>
          <w:tcPr>
            <w:tcW w:w="765" w:type="dxa"/>
            <w:gridSpan w:val="2"/>
            <w:vAlign w:val="bottom"/>
          </w:tcPr>
          <w:p w14:paraId="0557AE3E"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0FC426AA"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730C0CB0" w14:textId="74DA7718" w:rsidR="00EB1EA0" w:rsidRPr="007969A2" w:rsidRDefault="00A17E54" w:rsidP="00EB1EA0">
            <w:pPr>
              <w:pBdr>
                <w:bottom w:val="thinThickSmallGap" w:sz="12" w:space="1" w:color="auto"/>
              </w:pBdr>
              <w:tabs>
                <w:tab w:val="decimal" w:pos="876"/>
              </w:tabs>
              <w:snapToGrid w:val="0"/>
              <w:contextualSpacing/>
              <w:jc w:val="right"/>
              <w:rPr>
                <w:rFonts w:eastAsia="Arial"/>
                <w:b/>
                <w:bCs/>
                <w:sz w:val="18"/>
                <w:szCs w:val="18"/>
                <w:lang w:eastAsia="zh-CN"/>
              </w:rPr>
            </w:pPr>
            <w:r w:rsidRPr="00A17E54">
              <w:rPr>
                <w:rFonts w:eastAsia="Arial"/>
                <w:b/>
                <w:bCs/>
                <w:sz w:val="18"/>
                <w:szCs w:val="18"/>
                <w:lang w:eastAsia="zh-CN"/>
              </w:rPr>
              <w:t>9,034</w:t>
            </w:r>
          </w:p>
        </w:tc>
        <w:tc>
          <w:tcPr>
            <w:tcW w:w="766" w:type="dxa"/>
            <w:vAlign w:val="bottom"/>
          </w:tcPr>
          <w:p w14:paraId="304FC056" w14:textId="77777777" w:rsidR="00EB1EA0" w:rsidRPr="007969A2" w:rsidRDefault="00EB1EA0" w:rsidP="00EB1EA0">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549BE2E3" w14:textId="77777777" w:rsidR="00C81D77" w:rsidRPr="007969A2" w:rsidRDefault="00C81D77" w:rsidP="00C81D77">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7B5BFDB2" w14:textId="77777777" w:rsidR="00C81D77" w:rsidRPr="007969A2" w:rsidRDefault="00C81D77" w:rsidP="007969A2">
      <w:pPr>
        <w:pStyle w:val="ListParagraph"/>
        <w:numPr>
          <w:ilvl w:val="0"/>
          <w:numId w:val="38"/>
        </w:numPr>
        <w:spacing w:before="120"/>
        <w:jc w:val="both"/>
        <w:rPr>
          <w:rFonts w:ascii="Times New Roman" w:eastAsia="Arial" w:hAnsi="Times New Roman" w:cs="Times New Roman"/>
          <w:sz w:val="18"/>
          <w:szCs w:val="18"/>
        </w:rPr>
      </w:pPr>
      <w:r w:rsidRPr="007969A2">
        <w:rPr>
          <w:rFonts w:ascii="Times New Roman" w:hAnsi="Times New Roman" w:cs="Times New Roman" w:hint="eastAsia"/>
          <w:sz w:val="18"/>
          <w:szCs w:val="18"/>
        </w:rPr>
        <w:t>Primarily included</w:t>
      </w:r>
      <w:r w:rsidRPr="007969A2">
        <w:rPr>
          <w:rFonts w:ascii="Times New Roman" w:eastAsia="Arial" w:hAnsi="Times New Roman" w:cs="Times New Roman"/>
          <w:sz w:val="18"/>
          <w:szCs w:val="18"/>
        </w:rPr>
        <w:t xml:space="preserve">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588CA6B6" w14:textId="77C13E7C" w:rsidR="00E77E1D" w:rsidRPr="002D032B" w:rsidRDefault="00E77E1D" w:rsidP="00E77E1D">
      <w:pPr>
        <w:jc w:val="both"/>
        <w:outlineLvl w:val="0"/>
        <w:rPr>
          <w:rFonts w:ascii="Times New Roman" w:hAnsi="Times New Roman" w:cs="Times New Roman"/>
          <w:b/>
          <w:iCs/>
        </w:rPr>
      </w:pPr>
      <w:r w:rsidRPr="002D032B">
        <w:rPr>
          <w:rFonts w:ascii="Times New Roman" w:hAnsi="Times New Roman" w:cs="Times New Roman"/>
          <w:b/>
          <w:iCs/>
        </w:rPr>
        <w:t>Other</w:t>
      </w:r>
      <w:r>
        <w:rPr>
          <w:rFonts w:ascii="Times New Roman" w:hAnsi="Times New Roman" w:cs="Times New Roman"/>
          <w:b/>
          <w:iCs/>
        </w:rPr>
        <w:t xml:space="preserve"> Gains and Losses</w:t>
      </w:r>
      <w:r w:rsidRPr="002D032B">
        <w:rPr>
          <w:rFonts w:ascii="Times New Roman" w:hAnsi="Times New Roman" w:cs="Times New Roman"/>
          <w:b/>
          <w:iCs/>
        </w:rPr>
        <w:t xml:space="preserve">  </w:t>
      </w:r>
    </w:p>
    <w:p w14:paraId="567E8A4E" w14:textId="07F00DD8" w:rsidR="00FA5BBD" w:rsidRDefault="00E77E1D" w:rsidP="00AB4FF6">
      <w:pPr>
        <w:snapToGrid w:val="0"/>
        <w:spacing w:after="240" w:line="240" w:lineRule="auto"/>
        <w:ind w:firstLine="720"/>
        <w:jc w:val="both"/>
        <w:rPr>
          <w:rFonts w:ascii="Times New Roman" w:hAnsi="Times New Roman" w:cs="Times New Roman"/>
          <w:iCs/>
        </w:rPr>
      </w:pPr>
      <w:r w:rsidRPr="00E77E1D">
        <w:rPr>
          <w:rFonts w:ascii="Times New Roman" w:eastAsia="Arial" w:hAnsi="Times New Roman" w:cs="Times New Roman"/>
          <w:iCs/>
          <w:lang w:eastAsia="en-US"/>
        </w:rPr>
        <w:t>Our</w:t>
      </w:r>
      <w:r>
        <w:rPr>
          <w:rFonts w:ascii="Times New Roman" w:eastAsia="Arial" w:hAnsi="Times New Roman" w:cs="Times New Roman"/>
          <w:iCs/>
          <w:lang w:eastAsia="en-US"/>
        </w:rPr>
        <w:t xml:space="preserve"> other gains and losses primarily included </w:t>
      </w:r>
      <w:r w:rsidR="00FA5BBD">
        <w:rPr>
          <w:rFonts w:ascii="Times New Roman" w:eastAsia="Arial" w:hAnsi="Times New Roman" w:cs="Times New Roman"/>
          <w:iCs/>
          <w:lang w:eastAsia="en-US"/>
        </w:rPr>
        <w:t>[●]</w:t>
      </w:r>
      <w:r>
        <w:rPr>
          <w:rFonts w:ascii="Times New Roman" w:eastAsia="Arial" w:hAnsi="Times New Roman" w:cs="Times New Roman"/>
          <w:iCs/>
          <w:lang w:eastAsia="en-US"/>
        </w:rPr>
        <w:t xml:space="preserve">. </w:t>
      </w:r>
      <w:r w:rsidR="00FA5BBD">
        <w:rPr>
          <w:rFonts w:ascii="Times New Roman" w:hAnsi="Times New Roman" w:cs="Times New Roman" w:hint="eastAsia"/>
          <w:iCs/>
        </w:rPr>
        <w:t xml:space="preserve">We recorded other gains of RMB0.5 million, RMB0.3 million, RMB1.7 million and </w:t>
      </w:r>
      <w:proofErr w:type="gramStart"/>
      <w:r w:rsidR="00FA5BBD">
        <w:rPr>
          <w:rFonts w:ascii="Times New Roman" w:eastAsia="Arial" w:hAnsi="Times New Roman" w:cs="Times New Roman"/>
          <w:iCs/>
          <w:lang w:eastAsia="en-US"/>
        </w:rPr>
        <w:t>RMB[</w:t>
      </w:r>
      <w:proofErr w:type="gramEnd"/>
      <w:r w:rsidR="00FA5BBD">
        <w:rPr>
          <w:rFonts w:ascii="Times New Roman" w:eastAsia="Arial" w:hAnsi="Times New Roman" w:cs="Times New Roman"/>
          <w:iCs/>
          <w:lang w:eastAsia="en-US"/>
        </w:rPr>
        <w:t>●] million</w:t>
      </w:r>
      <w:r w:rsidR="00FA5BBD">
        <w:rPr>
          <w:rFonts w:ascii="Times New Roman" w:hAnsi="Times New Roman" w:cs="Times New Roman" w:hint="eastAsia"/>
          <w:iCs/>
        </w:rPr>
        <w:t xml:space="preserve"> in 2023, 2024, 2025 and for the three months ended March 31, 2025, and other losses of RMB0.7 million for the three months ended March 31, 2026, respectively. </w:t>
      </w:r>
    </w:p>
    <w:p w14:paraId="35F4F96B" w14:textId="6CBA6D24" w:rsidR="00B419EC" w:rsidRPr="00B419EC" w:rsidRDefault="00B419EC" w:rsidP="00B419EC">
      <w:pPr>
        <w:jc w:val="both"/>
        <w:outlineLvl w:val="0"/>
        <w:rPr>
          <w:rFonts w:ascii="Times New Roman" w:hAnsi="Times New Roman" w:cs="Times New Roman"/>
          <w:b/>
          <w:iCs/>
        </w:rPr>
      </w:pPr>
      <w:r w:rsidRPr="00B419EC">
        <w:rPr>
          <w:rFonts w:ascii="Times New Roman" w:hAnsi="Times New Roman" w:cs="Times New Roman"/>
          <w:b/>
          <w:iCs/>
        </w:rPr>
        <w:t xml:space="preserve">Impairment Losses under </w:t>
      </w:r>
      <w:r w:rsidR="00A375A0">
        <w:rPr>
          <w:rFonts w:ascii="Times New Roman" w:hAnsi="Times New Roman" w:cs="Times New Roman" w:hint="eastAsia"/>
          <w:b/>
          <w:iCs/>
        </w:rPr>
        <w:t>ECL</w:t>
      </w:r>
      <w:r w:rsidRPr="00B419EC">
        <w:rPr>
          <w:rFonts w:ascii="Times New Roman" w:hAnsi="Times New Roman" w:cs="Times New Roman"/>
          <w:b/>
          <w:iCs/>
        </w:rPr>
        <w:t xml:space="preserve"> Model, Net of Reversal</w:t>
      </w:r>
    </w:p>
    <w:p w14:paraId="1C57C6AA" w14:textId="55F08EF0" w:rsidR="00FA5BBD" w:rsidRPr="00B419EC" w:rsidRDefault="00B419EC" w:rsidP="00B419EC">
      <w:pPr>
        <w:snapToGrid w:val="0"/>
        <w:spacing w:after="240" w:line="240" w:lineRule="auto"/>
        <w:ind w:firstLine="720"/>
        <w:jc w:val="both"/>
        <w:rPr>
          <w:rFonts w:ascii="Times New Roman" w:hAnsi="Times New Roman" w:cs="Times New Roman"/>
          <w:iCs/>
        </w:rPr>
      </w:pPr>
      <w:r>
        <w:rPr>
          <w:rFonts w:ascii="Times New Roman" w:hAnsi="Times New Roman" w:cs="Times New Roman"/>
          <w:bCs/>
          <w:iCs/>
        </w:rPr>
        <w:t>Our impairment losses</w:t>
      </w:r>
      <w:r>
        <w:rPr>
          <w:rFonts w:ascii="Times New Roman" w:hAnsi="Times New Roman" w:cs="Times New Roman" w:hint="eastAsia"/>
          <w:bCs/>
          <w:iCs/>
        </w:rPr>
        <w:t xml:space="preserve"> under </w:t>
      </w:r>
      <w:commentRangeStart w:id="10"/>
      <w:r>
        <w:rPr>
          <w:rFonts w:ascii="Times New Roman" w:hAnsi="Times New Roman" w:cs="Times New Roman" w:hint="eastAsia"/>
          <w:bCs/>
          <w:iCs/>
        </w:rPr>
        <w:t>ECL</w:t>
      </w:r>
      <w:commentRangeEnd w:id="10"/>
      <w:r w:rsidR="00BA1B08">
        <w:rPr>
          <w:rStyle w:val="CommentReference"/>
          <w:rFonts w:ascii="Times New Roman" w:eastAsia="SimSun" w:hAnsi="Times New Roman" w:cs="Times New Roman"/>
        </w:rPr>
      </w:r>
      <w:r>
        <w:rPr>
          <w:rFonts w:ascii="Times New Roman" w:hAnsi="Times New Roman" w:cs="Times New Roman" w:hint="eastAsia"/>
          <w:bCs/>
          <w:iCs/>
        </w:rPr>
        <w:t xml:space="preserve"> model</w:t>
      </w:r>
      <w:r>
        <w:rPr>
          <w:rFonts w:ascii="Times New Roman" w:hAnsi="Times New Roman" w:cs="Times New Roman"/>
          <w:bCs/>
          <w:iCs/>
        </w:rPr>
        <w:t>, net of reversal,</w:t>
      </w:r>
      <w:r>
        <w:rPr>
          <w:rFonts w:ascii="Times New Roman" w:hAnsi="Times New Roman" w:cs="Times New Roman" w:hint="eastAsia"/>
          <w:bCs/>
          <w:iCs/>
        </w:rPr>
        <w:t xml:space="preserve"> </w:t>
      </w:r>
      <w:r w:rsidRPr="00B419EC">
        <w:rPr>
          <w:rFonts w:ascii="Times New Roman" w:hAnsi="Times New Roman" w:cs="Times New Roman"/>
          <w:bCs/>
          <w:iCs/>
        </w:rPr>
        <w:t>primarily related to trade receivables and other receivables.</w:t>
      </w:r>
      <w:r>
        <w:rPr>
          <w:rFonts w:ascii="Times New Roman" w:hAnsi="Times New Roman" w:cs="Times New Roman" w:hint="eastAsia"/>
          <w:bCs/>
          <w:iCs/>
        </w:rPr>
        <w:t xml:space="preserve"> </w:t>
      </w:r>
      <w:r w:rsidRPr="00B419EC">
        <w:rPr>
          <w:rFonts w:ascii="Times New Roman" w:hAnsi="Times New Roman" w:cs="Times New Roman"/>
          <w:bCs/>
          <w:iCs/>
        </w:rPr>
        <w:t>We recorded</w:t>
      </w:r>
      <w:r>
        <w:rPr>
          <w:rFonts w:ascii="Times New Roman" w:hAnsi="Times New Roman" w:cs="Times New Roman" w:hint="eastAsia"/>
          <w:bCs/>
          <w:iCs/>
        </w:rPr>
        <w:t xml:space="preserve"> </w:t>
      </w:r>
      <w:r>
        <w:rPr>
          <w:rFonts w:ascii="Times New Roman" w:hAnsi="Times New Roman" w:cs="Times New Roman"/>
          <w:bCs/>
          <w:iCs/>
        </w:rPr>
        <w:t>impairment losses</w:t>
      </w:r>
      <w:r>
        <w:rPr>
          <w:rFonts w:ascii="Times New Roman" w:hAnsi="Times New Roman" w:cs="Times New Roman" w:hint="eastAsia"/>
          <w:bCs/>
          <w:iCs/>
        </w:rPr>
        <w:t xml:space="preserve"> under ECL model</w:t>
      </w:r>
      <w:r>
        <w:rPr>
          <w:rFonts w:ascii="Times New Roman" w:hAnsi="Times New Roman" w:cs="Times New Roman"/>
          <w:bCs/>
          <w:iCs/>
        </w:rPr>
        <w:t>, net of reversal,</w:t>
      </w:r>
      <w:r>
        <w:rPr>
          <w:rFonts w:ascii="Times New Roman" w:hAnsi="Times New Roman" w:cs="Times New Roman" w:hint="eastAsia"/>
          <w:bCs/>
          <w:iCs/>
        </w:rPr>
        <w:t xml:space="preserve"> </w:t>
      </w:r>
      <w:r w:rsidRPr="00A00CAB">
        <w:rPr>
          <w:rFonts w:ascii="Times New Roman" w:eastAsia="Arial" w:hAnsi="Times New Roman" w:cs="Times New Roman"/>
          <w:iCs/>
          <w:lang w:eastAsia="en-US"/>
        </w:rPr>
        <w:t xml:space="preserve">of </w:t>
      </w:r>
      <w:r>
        <w:rPr>
          <w:rFonts w:ascii="Times New Roman" w:hAnsi="Times New Roman" w:cs="Times New Roman" w:hint="eastAsia"/>
          <w:iCs/>
        </w:rPr>
        <w:t xml:space="preserve">nil, </w:t>
      </w:r>
      <w:r w:rsidRPr="002D032B">
        <w:rPr>
          <w:rFonts w:ascii="Times New Roman" w:eastAsia="Arial" w:hAnsi="Times New Roman" w:cs="Times New Roman"/>
          <w:iCs/>
          <w:lang w:eastAsia="en-US"/>
        </w:rPr>
        <w:t>RMB</w:t>
      </w:r>
      <w:r>
        <w:rPr>
          <w:rFonts w:ascii="Times New Roman" w:hAnsi="Times New Roman" w:cs="Times New Roman" w:hint="eastAsia"/>
          <w:iCs/>
        </w:rPr>
        <w:t xml:space="preserve">0.4 million, RMB5.9 million, </w:t>
      </w:r>
      <w:proofErr w:type="gramStart"/>
      <w:r>
        <w:rPr>
          <w:rFonts w:ascii="Times New Roman" w:eastAsia="Arial" w:hAnsi="Times New Roman" w:cs="Times New Roman"/>
          <w:iCs/>
          <w:lang w:eastAsia="en-US"/>
        </w:rPr>
        <w:t>RMB[</w:t>
      </w:r>
      <w:proofErr w:type="gramEnd"/>
      <w:r>
        <w:rPr>
          <w:rFonts w:ascii="Times New Roman" w:eastAsia="Arial" w:hAnsi="Times New Roman" w:cs="Times New Roman"/>
          <w:iCs/>
          <w:lang w:eastAsia="en-US"/>
        </w:rPr>
        <w:t>●] million</w:t>
      </w:r>
      <w:r>
        <w:rPr>
          <w:rFonts w:ascii="Times New Roman" w:hAnsi="Times New Roman" w:cs="Times New Roman" w:hint="eastAsia"/>
          <w:iCs/>
        </w:rPr>
        <w:t xml:space="preserve"> and RMB3.2 million in 2023,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w:t>
      </w:r>
    </w:p>
    <w:p w14:paraId="7A68F696" w14:textId="7D105533" w:rsidR="00EC598C" w:rsidRPr="002D032B" w:rsidRDefault="001872D6" w:rsidP="007D1F51">
      <w:pPr>
        <w:jc w:val="both"/>
        <w:outlineLvl w:val="0"/>
        <w:rPr>
          <w:rFonts w:ascii="Times New Roman" w:hAnsi="Times New Roman" w:cs="Times New Roman"/>
          <w:b/>
          <w:iCs/>
        </w:rPr>
      </w:pPr>
      <w:r>
        <w:rPr>
          <w:rFonts w:ascii="Times New Roman" w:hAnsi="Times New Roman" w:cs="Times New Roman"/>
          <w:b/>
          <w:iCs/>
        </w:rPr>
        <w:t xml:space="preserve">Selling and </w:t>
      </w:r>
      <w:r w:rsidR="00B419EC">
        <w:rPr>
          <w:rFonts w:ascii="Times New Roman" w:hAnsi="Times New Roman" w:cs="Times New Roman" w:hint="eastAsia"/>
          <w:b/>
          <w:iCs/>
        </w:rPr>
        <w:t>Distribution</w:t>
      </w:r>
      <w:r w:rsidR="0050742D" w:rsidRPr="002D032B">
        <w:rPr>
          <w:rFonts w:ascii="Times New Roman" w:hAnsi="Times New Roman" w:cs="Times New Roman"/>
          <w:b/>
          <w:iCs/>
        </w:rPr>
        <w:t xml:space="preserve"> </w:t>
      </w:r>
      <w:r w:rsidR="00EC598C" w:rsidRPr="002D032B">
        <w:rPr>
          <w:rFonts w:ascii="Times New Roman" w:hAnsi="Times New Roman" w:cs="Times New Roman"/>
          <w:b/>
          <w:iCs/>
        </w:rPr>
        <w:t>Expenses</w:t>
      </w:r>
      <w:r w:rsidR="001A274A">
        <w:rPr>
          <w:rFonts w:ascii="Times New Roman" w:hAnsi="Times New Roman" w:cs="Times New Roman" w:hint="eastAsia"/>
          <w:b/>
          <w:iCs/>
        </w:rPr>
        <w:t xml:space="preserve"> </w:t>
      </w:r>
      <w:r w:rsidR="001F0CF9"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1F0CF9" w:rsidRPr="00B8060B">
        <w:rPr>
          <w:rFonts w:ascii="Times New Roman" w:hAnsi="Times New Roman" w:cs="Times New Roman"/>
          <w:b/>
          <w:i/>
          <w:highlight w:val="yellow"/>
        </w:rPr>
        <w:t xml:space="preserve"> to provide breakdown]</w:t>
      </w:r>
    </w:p>
    <w:p w14:paraId="27C8C4D7" w14:textId="01ED9625" w:rsidR="00EC598C" w:rsidRDefault="00EC598C" w:rsidP="008F1D17">
      <w:pPr>
        <w:spacing w:line="240" w:lineRule="auto"/>
        <w:ind w:firstLine="720"/>
        <w:jc w:val="both"/>
        <w:rPr>
          <w:rFonts w:ascii="Times New Roman" w:hAnsi="Times New Roman" w:cs="Times New Roman"/>
          <w:bCs/>
          <w:iCs/>
        </w:rPr>
      </w:pPr>
      <w:r>
        <w:rPr>
          <w:b w:val="0"/>
          <w:color w:val="002F6C"/>
        </w:rPr>
        <w:t>Our selling and distribution expenses primarily consisted of employee benefit expenses for sales and business development personnel, market promotion expenses, customer acquisition and business development expenses and other commercialisation-related expenses. We incurred selling and distribution expenses of RMB2.7 million, RMB32.9 million, RMB84.3 million, RMB[●] million and RMB13.0 million in 2023, 2024, 2025 and for the three months ended March 31, 2025 and 2026, respectively, representing [●]%, 325.6%, 111.6%, [●]% and 16.0% of our revenue for the respective periods. The increase during the Track Record Period was primarily attributable to the expansion of our sales and business development team, increased market promotion and customer engagement activities and higher commercialisation spending to support business growth. The following table sets forth a breakdown of our selling and distribution expenses, both in absolute amount and as a percentage of total selling and distribution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8F1D17" w:rsidRPr="007969A2" w14:paraId="10159DB7" w14:textId="77777777" w:rsidTr="002306B6">
        <w:tc>
          <w:tcPr>
            <w:tcW w:w="1560" w:type="dxa"/>
            <w:vAlign w:val="bottom"/>
          </w:tcPr>
          <w:p w14:paraId="37FA8956" w14:textId="77777777" w:rsidR="008F1D17" w:rsidRPr="007969A2" w:rsidRDefault="008F1D17" w:rsidP="002306B6">
            <w:pPr>
              <w:snapToGrid w:val="0"/>
              <w:contextualSpacing/>
              <w:rPr>
                <w:rFonts w:eastAsia="Arial"/>
                <w:sz w:val="18"/>
                <w:szCs w:val="18"/>
              </w:rPr>
            </w:pPr>
          </w:p>
        </w:tc>
        <w:tc>
          <w:tcPr>
            <w:tcW w:w="4593" w:type="dxa"/>
            <w:gridSpan w:val="7"/>
            <w:vAlign w:val="bottom"/>
          </w:tcPr>
          <w:p w14:paraId="21738C20" w14:textId="77777777" w:rsidR="008F1D17" w:rsidRPr="007969A2" w:rsidRDefault="008F1D17"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68D35FF8" w14:textId="77777777" w:rsidR="008F1D17" w:rsidRPr="007969A2" w:rsidRDefault="008F1D17"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8F1D17" w:rsidRPr="007969A2" w14:paraId="317558B6" w14:textId="77777777" w:rsidTr="002306B6">
        <w:tc>
          <w:tcPr>
            <w:tcW w:w="1560" w:type="dxa"/>
            <w:vAlign w:val="bottom"/>
          </w:tcPr>
          <w:p w14:paraId="2850292F" w14:textId="77777777" w:rsidR="008F1D17" w:rsidRPr="007969A2" w:rsidRDefault="008F1D17" w:rsidP="002306B6">
            <w:pPr>
              <w:snapToGrid w:val="0"/>
              <w:contextualSpacing/>
              <w:rPr>
                <w:rFonts w:eastAsia="Arial"/>
                <w:sz w:val="18"/>
                <w:szCs w:val="18"/>
              </w:rPr>
            </w:pPr>
          </w:p>
        </w:tc>
        <w:tc>
          <w:tcPr>
            <w:tcW w:w="1531" w:type="dxa"/>
            <w:gridSpan w:val="2"/>
            <w:vAlign w:val="bottom"/>
          </w:tcPr>
          <w:p w14:paraId="2648B04A"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4D9FD3E9"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079160FF"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F42D7D2"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725E948A" w14:textId="77777777" w:rsidR="008F1D17" w:rsidRPr="007969A2" w:rsidRDefault="008F1D17"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8F1D17" w:rsidRPr="007969A2" w14:paraId="2DFC3CC3" w14:textId="77777777" w:rsidTr="002306B6">
        <w:tblPrEx>
          <w:tblCellMar>
            <w:left w:w="108" w:type="dxa"/>
            <w:right w:w="108" w:type="dxa"/>
          </w:tblCellMar>
        </w:tblPrEx>
        <w:trPr>
          <w:trHeight w:val="283"/>
        </w:trPr>
        <w:tc>
          <w:tcPr>
            <w:tcW w:w="1560" w:type="dxa"/>
            <w:vAlign w:val="bottom"/>
          </w:tcPr>
          <w:p w14:paraId="7DD90B37" w14:textId="77777777" w:rsidR="008F1D17" w:rsidRPr="007969A2" w:rsidRDefault="008F1D17" w:rsidP="002306B6">
            <w:pPr>
              <w:snapToGrid w:val="0"/>
              <w:contextualSpacing/>
              <w:rPr>
                <w:rFonts w:eastAsia="Arial"/>
                <w:sz w:val="18"/>
                <w:szCs w:val="18"/>
              </w:rPr>
            </w:pPr>
          </w:p>
        </w:tc>
        <w:tc>
          <w:tcPr>
            <w:tcW w:w="765" w:type="dxa"/>
            <w:vAlign w:val="bottom"/>
          </w:tcPr>
          <w:p w14:paraId="0A9039AA"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5A00EBD3"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7063D8EA"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41856BFD"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368CA0CD"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C01B4C9"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78815477"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4924415"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4A4A8E01"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93694EE" w14:textId="77777777" w:rsidR="008F1D17" w:rsidRPr="007969A2" w:rsidRDefault="008F1D17"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8F1D17" w:rsidRPr="007969A2" w14:paraId="0C258DE2" w14:textId="77777777" w:rsidTr="002306B6">
        <w:tblPrEx>
          <w:tblCellMar>
            <w:left w:w="108" w:type="dxa"/>
            <w:right w:w="108" w:type="dxa"/>
          </w:tblCellMar>
        </w:tblPrEx>
        <w:trPr>
          <w:trHeight w:val="242"/>
        </w:trPr>
        <w:tc>
          <w:tcPr>
            <w:tcW w:w="1560" w:type="dxa"/>
            <w:vAlign w:val="bottom"/>
          </w:tcPr>
          <w:p w14:paraId="40B3D790" w14:textId="77777777" w:rsidR="008F1D17" w:rsidRPr="007969A2" w:rsidRDefault="008F1D17" w:rsidP="002306B6">
            <w:pPr>
              <w:snapToGrid w:val="0"/>
              <w:contextualSpacing/>
              <w:rPr>
                <w:rFonts w:eastAsia="Arial"/>
                <w:sz w:val="18"/>
                <w:szCs w:val="18"/>
              </w:rPr>
            </w:pPr>
          </w:p>
        </w:tc>
        <w:tc>
          <w:tcPr>
            <w:tcW w:w="7655" w:type="dxa"/>
            <w:gridSpan w:val="12"/>
          </w:tcPr>
          <w:p w14:paraId="4E61772B" w14:textId="77777777" w:rsidR="008F1D17" w:rsidRPr="007969A2" w:rsidRDefault="008F1D17"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8F1D17" w:rsidRPr="007969A2" w14:paraId="0497F7FD" w14:textId="77777777" w:rsidTr="002306B6">
        <w:tblPrEx>
          <w:tblCellMar>
            <w:left w:w="108" w:type="dxa"/>
            <w:right w:w="108" w:type="dxa"/>
          </w:tblCellMar>
        </w:tblPrEx>
        <w:trPr>
          <w:trHeight w:val="242"/>
        </w:trPr>
        <w:tc>
          <w:tcPr>
            <w:tcW w:w="1560" w:type="dxa"/>
            <w:vAlign w:val="bottom"/>
          </w:tcPr>
          <w:p w14:paraId="17C0C1BD" w14:textId="77777777" w:rsidR="008F1D17" w:rsidRPr="007969A2" w:rsidRDefault="008F1D17" w:rsidP="002306B6">
            <w:pPr>
              <w:snapToGrid w:val="0"/>
              <w:contextualSpacing/>
              <w:rPr>
                <w:rFonts w:eastAsia="Arial"/>
                <w:sz w:val="18"/>
                <w:szCs w:val="18"/>
              </w:rPr>
            </w:pPr>
          </w:p>
        </w:tc>
        <w:tc>
          <w:tcPr>
            <w:tcW w:w="2938" w:type="dxa"/>
            <w:gridSpan w:val="4"/>
          </w:tcPr>
          <w:p w14:paraId="58D530B2" w14:textId="77777777" w:rsidR="008F1D17" w:rsidRPr="007969A2" w:rsidRDefault="008F1D17" w:rsidP="002306B6">
            <w:pPr>
              <w:snapToGrid w:val="0"/>
              <w:contextualSpacing/>
              <w:jc w:val="center"/>
              <w:rPr>
                <w:rFonts w:eastAsia="Arial"/>
                <w:b/>
                <w:sz w:val="18"/>
                <w:szCs w:val="18"/>
              </w:rPr>
            </w:pPr>
          </w:p>
        </w:tc>
        <w:tc>
          <w:tcPr>
            <w:tcW w:w="1739" w:type="dxa"/>
            <w:gridSpan w:val="4"/>
            <w:vAlign w:val="bottom"/>
          </w:tcPr>
          <w:p w14:paraId="05BA0FFC" w14:textId="77777777" w:rsidR="008F1D17" w:rsidRPr="007969A2" w:rsidRDefault="008F1D17" w:rsidP="002306B6">
            <w:pPr>
              <w:snapToGrid w:val="0"/>
              <w:contextualSpacing/>
              <w:jc w:val="right"/>
              <w:rPr>
                <w:rFonts w:eastAsia="SimSun"/>
                <w:b/>
                <w:sz w:val="18"/>
                <w:szCs w:val="18"/>
              </w:rPr>
            </w:pPr>
          </w:p>
        </w:tc>
        <w:tc>
          <w:tcPr>
            <w:tcW w:w="2978" w:type="dxa"/>
            <w:gridSpan w:val="4"/>
          </w:tcPr>
          <w:p w14:paraId="4E03D890" w14:textId="77777777" w:rsidR="008F1D17" w:rsidRPr="007969A2" w:rsidRDefault="008F1D17"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8F1D17" w:rsidRPr="007969A2" w14:paraId="29A5DE84" w14:textId="77777777" w:rsidTr="00627C1A">
        <w:tc>
          <w:tcPr>
            <w:tcW w:w="1560" w:type="dxa"/>
            <w:vAlign w:val="bottom"/>
          </w:tcPr>
          <w:p w14:paraId="5511590F" w14:textId="426A8800"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15927E7A"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00AC29F"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7D91F5C"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4F94DED8"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D35D6D1"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57EDB4E"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EB00ED5"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335F6DE"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84C754B"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83CA57F"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647BD9AB" w14:textId="77777777" w:rsidTr="00627C1A">
        <w:tc>
          <w:tcPr>
            <w:tcW w:w="1560" w:type="dxa"/>
            <w:vAlign w:val="bottom"/>
          </w:tcPr>
          <w:p w14:paraId="5B563E93" w14:textId="1993B85E"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Marketing and promotion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16AB7854"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B33E9B5"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199B1A0"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0401E0B"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6CD5A72"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F13A813"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023A084"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1D1C9F7"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83DAC52"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108AA59" w14:textId="77777777" w:rsidR="008F1D17" w:rsidRPr="007969A2" w:rsidRDefault="008F1D17" w:rsidP="008F1D17">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29AF251C" w14:textId="77777777" w:rsidTr="00627C1A">
        <w:tc>
          <w:tcPr>
            <w:tcW w:w="1560" w:type="dxa"/>
            <w:vAlign w:val="bottom"/>
          </w:tcPr>
          <w:p w14:paraId="7E5A5DF1" w14:textId="5CF8E139" w:rsidR="008F1D17" w:rsidRPr="007969A2" w:rsidRDefault="008F1D17" w:rsidP="008F1D17">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Travel and customer engagement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6BD2EB2C"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594E44F"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0C075EC7"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11CBB4FD"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EEB0655"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295EBC1A"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32630764"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C1F47EB"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716CBDF"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4098317B" w14:textId="77777777" w:rsidR="008F1D17" w:rsidRPr="007969A2" w:rsidRDefault="008F1D17" w:rsidP="008F1D17">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8F1D17" w:rsidRPr="007969A2" w14:paraId="56596299" w14:textId="77777777" w:rsidTr="00627C1A">
        <w:tc>
          <w:tcPr>
            <w:tcW w:w="1560" w:type="dxa"/>
            <w:vAlign w:val="bottom"/>
          </w:tcPr>
          <w:p w14:paraId="24242D50" w14:textId="77777777" w:rsidR="008F1D17" w:rsidRPr="007969A2" w:rsidRDefault="008F1D17"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1AEB18D4"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8242A6C"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E7C4DEC"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71C624A8"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9793DA3"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B3E72C1"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45C5161A"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4EDC1EE"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035A32D"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4C1B569" w14:textId="77777777" w:rsidR="008F1D17" w:rsidRPr="007969A2" w:rsidRDefault="008F1D17"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8F1D17" w:rsidRPr="007969A2" w14:paraId="57962471" w14:textId="77777777" w:rsidTr="008F1D17">
        <w:tblPrEx>
          <w:tblCellMar>
            <w:left w:w="108" w:type="dxa"/>
            <w:right w:w="108" w:type="dxa"/>
          </w:tblCellMar>
        </w:tblPrEx>
        <w:trPr>
          <w:trHeight w:val="433"/>
        </w:trPr>
        <w:tc>
          <w:tcPr>
            <w:tcW w:w="1560" w:type="dxa"/>
            <w:vAlign w:val="bottom"/>
          </w:tcPr>
          <w:p w14:paraId="3E285F2C" w14:textId="77777777" w:rsidR="008F1D17" w:rsidRPr="007969A2" w:rsidRDefault="008F1D17" w:rsidP="008F1D17">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2DD801CA" w14:textId="39CD3BA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2,736</w:t>
            </w:r>
          </w:p>
        </w:tc>
        <w:tc>
          <w:tcPr>
            <w:tcW w:w="766" w:type="dxa"/>
            <w:vAlign w:val="bottom"/>
          </w:tcPr>
          <w:p w14:paraId="52C95DF3" w14:textId="001A9655"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2261CA1" w14:textId="58C1344D"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32,932</w:t>
            </w:r>
          </w:p>
        </w:tc>
        <w:tc>
          <w:tcPr>
            <w:tcW w:w="766" w:type="dxa"/>
            <w:gridSpan w:val="2"/>
            <w:vAlign w:val="bottom"/>
          </w:tcPr>
          <w:p w14:paraId="5B250ECC" w14:textId="329AFB98"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7B59ECC" w14:textId="2C29C98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84,307</w:t>
            </w:r>
          </w:p>
        </w:tc>
        <w:tc>
          <w:tcPr>
            <w:tcW w:w="766" w:type="dxa"/>
            <w:vAlign w:val="bottom"/>
          </w:tcPr>
          <w:p w14:paraId="4D99C729" w14:textId="5C368695"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1F7A3B93"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2F4C3B6A"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A901027" w14:textId="4F72CF0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12,984</w:t>
            </w:r>
          </w:p>
        </w:tc>
        <w:tc>
          <w:tcPr>
            <w:tcW w:w="766" w:type="dxa"/>
            <w:vAlign w:val="bottom"/>
          </w:tcPr>
          <w:p w14:paraId="23C855F4" w14:textId="77777777" w:rsidR="008F1D17" w:rsidRPr="007969A2" w:rsidRDefault="008F1D17" w:rsidP="008F1D17">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6579E71D"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10A426E5" w14:textId="77777777" w:rsidR="00E82C8D" w:rsidRPr="00362AA7" w:rsidRDefault="00E82C8D" w:rsidP="00E82C8D">
      <w:pPr>
        <w:pStyle w:val="ListParagraph"/>
        <w:numPr>
          <w:ilvl w:val="0"/>
          <w:numId w:val="36"/>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30F20C8E" w14:textId="5E2F40A8" w:rsidR="00362AA7" w:rsidRPr="00362AA7" w:rsidDel="00BA1B08" w:rsidRDefault="00362AA7" w:rsidP="00362AA7">
      <w:pPr>
        <w:snapToGrid w:val="0"/>
        <w:spacing w:after="240" w:line="240" w:lineRule="auto"/>
        <w:ind w:firstLine="720"/>
        <w:jc w:val="both"/>
        <w:rPr>
          <w:del w:id="13" w:author="Liang, Yan" w:date="2026-05-28T00:38:00Z" w16du:dateUtc="2026-05-27T16:38:00Z"/>
          <w:rFonts w:ascii="Times New Roman" w:hAnsi="Times New Roman" w:cs="Times New Roman"/>
          <w:iCs/>
        </w:rPr>
      </w:pPr>
      <w:del w:id="14" w:author="Liang, Yan" w:date="2026-05-28T00:38:00Z" w16du:dateUtc="2026-05-27T16:38:00Z">
        <w:r w:rsidRPr="00362AA7" w:rsidDel="00BA1B08">
          <w:rPr>
            <w:rFonts w:ascii="Times New Roman" w:eastAsia="Arial" w:hAnsi="Times New Roman" w:cs="Times New Roman" w:hint="eastAsia"/>
            <w:iCs/>
            <w:lang w:eastAsia="en-US"/>
          </w:rPr>
          <w:delText xml:space="preserve">Our </w:delText>
        </w:r>
        <w:r w:rsidRPr="00362AA7" w:rsidDel="00BA1B08">
          <w:rPr>
            <w:rFonts w:ascii="Times New Roman" w:eastAsia="Arial" w:hAnsi="Times New Roman" w:cs="Times New Roman"/>
            <w:iCs/>
            <w:lang w:eastAsia="en-US"/>
          </w:rPr>
          <w:delText xml:space="preserve">selling and </w:delText>
        </w:r>
        <w:r w:rsidRPr="00362AA7" w:rsidDel="00BA1B08">
          <w:rPr>
            <w:rFonts w:ascii="Times New Roman" w:eastAsia="Arial" w:hAnsi="Times New Roman" w:cs="Times New Roman" w:hint="eastAsia"/>
            <w:iCs/>
            <w:lang w:eastAsia="en-US"/>
          </w:rPr>
          <w:delText>distribution</w:delText>
        </w:r>
        <w:r w:rsidRPr="00362AA7" w:rsidDel="00BA1B08">
          <w:rPr>
            <w:rFonts w:ascii="Times New Roman" w:eastAsia="Arial" w:hAnsi="Times New Roman" w:cs="Times New Roman"/>
            <w:iCs/>
            <w:lang w:eastAsia="en-US"/>
          </w:rPr>
          <w:delText xml:space="preserve"> expenses</w:delText>
        </w:r>
        <w:r w:rsidRPr="00362AA7" w:rsidDel="00BA1B08">
          <w:rPr>
            <w:rFonts w:ascii="Times New Roman" w:eastAsia="Arial" w:hAnsi="Times New Roman" w:cs="Times New Roman" w:hint="eastAsia"/>
            <w:iCs/>
            <w:lang w:eastAsia="en-US"/>
          </w:rPr>
          <w:delText xml:space="preserve"> represented 326.7</w:delText>
        </w:r>
        <w:r w:rsidRPr="00362AA7" w:rsidDel="00BA1B08">
          <w:rPr>
            <w:rFonts w:ascii="Times New Roman" w:eastAsia="Arial" w:hAnsi="Times New Roman" w:cs="Times New Roman"/>
            <w:iCs/>
            <w:lang w:eastAsia="en-US"/>
          </w:rPr>
          <w:delText xml:space="preserve">%, </w:delText>
        </w:r>
        <w:r w:rsidRPr="00362AA7" w:rsidDel="00BA1B08">
          <w:rPr>
            <w:rFonts w:ascii="Times New Roman" w:eastAsia="Arial" w:hAnsi="Times New Roman" w:cs="Times New Roman" w:hint="eastAsia"/>
            <w:iCs/>
            <w:lang w:eastAsia="en-US"/>
          </w:rPr>
          <w:delText>111.6</w:delText>
        </w:r>
        <w:r w:rsidRPr="00362AA7" w:rsidDel="00BA1B08">
          <w:rPr>
            <w:rFonts w:ascii="Times New Roman" w:eastAsia="Arial" w:hAnsi="Times New Roman" w:cs="Times New Roman"/>
            <w:iCs/>
            <w:lang w:eastAsia="en-US"/>
          </w:rPr>
          <w:delText>%</w:delText>
        </w:r>
        <w:r w:rsidRPr="00362AA7" w:rsidDel="00BA1B08">
          <w:rPr>
            <w:rFonts w:ascii="Times New Roman" w:eastAsia="Arial" w:hAnsi="Times New Roman" w:cs="Times New Roman" w:hint="eastAsia"/>
            <w:iCs/>
            <w:lang w:eastAsia="en-US"/>
          </w:rPr>
          <w:delText xml:space="preserve">, </w:delText>
        </w:r>
        <w:r w:rsidDel="00BA1B08">
          <w:rPr>
            <w:rFonts w:ascii="Times New Roman" w:eastAsia="Arial" w:hAnsi="Times New Roman" w:cs="Times New Roman"/>
            <w:iCs/>
            <w:lang w:eastAsia="en-US"/>
          </w:rPr>
          <w:delText>[●]</w:delText>
        </w:r>
        <w:r w:rsidRPr="00362AA7" w:rsidDel="00BA1B08">
          <w:rPr>
            <w:rFonts w:ascii="Times New Roman" w:eastAsia="Arial" w:hAnsi="Times New Roman" w:cs="Times New Roman" w:hint="eastAsia"/>
            <w:iCs/>
            <w:lang w:eastAsia="en-US"/>
          </w:rPr>
          <w:delText>%</w:delText>
        </w:r>
        <w:r w:rsidRPr="00362AA7" w:rsidDel="00BA1B08">
          <w:rPr>
            <w:rFonts w:ascii="Times New Roman" w:eastAsia="Arial" w:hAnsi="Times New Roman" w:cs="Times New Roman"/>
            <w:iCs/>
            <w:lang w:eastAsia="en-US"/>
          </w:rPr>
          <w:delText xml:space="preserve"> and </w:delText>
        </w:r>
        <w:r w:rsidRPr="00362AA7" w:rsidDel="00BA1B08">
          <w:rPr>
            <w:rFonts w:ascii="Times New Roman" w:eastAsia="Arial" w:hAnsi="Times New Roman" w:cs="Times New Roman" w:hint="eastAsia"/>
            <w:iCs/>
            <w:lang w:eastAsia="en-US"/>
          </w:rPr>
          <w:delText>15.9</w:delText>
        </w:r>
        <w:r w:rsidRPr="00362AA7" w:rsidDel="00BA1B08">
          <w:rPr>
            <w:rFonts w:ascii="Times New Roman" w:eastAsia="Arial" w:hAnsi="Times New Roman" w:cs="Times New Roman"/>
            <w:iCs/>
            <w:lang w:eastAsia="en-US"/>
          </w:rPr>
          <w:delText>%</w:delText>
        </w:r>
        <w:r w:rsidR="004D22EF" w:rsidDel="00BA1B08">
          <w:rPr>
            <w:rFonts w:ascii="Times New Roman" w:hAnsi="Times New Roman" w:cs="Times New Roman" w:hint="eastAsia"/>
            <w:iCs/>
          </w:rPr>
          <w:delText xml:space="preserve"> of our revenue</w:delText>
        </w:r>
        <w:r w:rsidRPr="00362AA7" w:rsidDel="00BA1B08">
          <w:rPr>
            <w:rFonts w:ascii="Times New Roman" w:eastAsia="Arial" w:hAnsi="Times New Roman" w:cs="Times New Roman" w:hint="eastAsia"/>
            <w:iCs/>
            <w:lang w:eastAsia="en-US"/>
          </w:rPr>
          <w:delText xml:space="preserve"> in 2024, 2025 and for the three months ended March 31, 2025 and 2026, respectively.</w:delText>
        </w:r>
        <w:r w:rsidDel="00BA1B08">
          <w:rPr>
            <w:rFonts w:ascii="Times New Roman" w:hAnsi="Times New Roman" w:cs="Times New Roman" w:hint="eastAsia"/>
            <w:iCs/>
          </w:rPr>
          <w:delText xml:space="preserve"> </w:delText>
        </w:r>
        <w:r w:rsidRPr="00362AA7" w:rsidDel="00BA1B08">
          <w:rPr>
            <w:rFonts w:ascii="Times New Roman" w:hAnsi="Times New Roman" w:cs="Times New Roman" w:hint="eastAsia"/>
            <w:b/>
            <w:bCs/>
            <w:i/>
            <w:highlight w:val="yellow"/>
          </w:rPr>
          <w:delText>[To discuss reasons]</w:delText>
        </w:r>
      </w:del>
    </w:p>
    <w:p w14:paraId="16166DCA" w14:textId="2E51394F" w:rsidR="00AD53D0" w:rsidRDefault="00AD53D0" w:rsidP="007D1F51">
      <w:pPr>
        <w:jc w:val="both"/>
        <w:outlineLvl w:val="0"/>
        <w:rPr>
          <w:rFonts w:ascii="Times New Roman" w:hAnsi="Times New Roman" w:cs="Times New Roman"/>
          <w:b/>
          <w:iCs/>
        </w:rPr>
      </w:pPr>
      <w:r w:rsidRPr="002D032B">
        <w:rPr>
          <w:rFonts w:ascii="Times New Roman" w:hAnsi="Times New Roman" w:cs="Times New Roman"/>
          <w:b/>
          <w:iCs/>
        </w:rPr>
        <w:t>Administr</w:t>
      </w:r>
      <w:r w:rsidR="00645C07">
        <w:rPr>
          <w:rFonts w:ascii="Times New Roman" w:hAnsi="Times New Roman" w:cs="Times New Roman"/>
          <w:b/>
          <w:iCs/>
        </w:rPr>
        <w:t>at</w:t>
      </w:r>
      <w:r w:rsidR="002E4C5D">
        <w:rPr>
          <w:rFonts w:ascii="Times New Roman" w:hAnsi="Times New Roman" w:cs="Times New Roman"/>
          <w:b/>
          <w:iCs/>
        </w:rPr>
        <w:t>ive</w:t>
      </w:r>
      <w:r w:rsidRPr="002D032B">
        <w:rPr>
          <w:rFonts w:ascii="Times New Roman" w:hAnsi="Times New Roman" w:cs="Times New Roman"/>
          <w:b/>
          <w:iCs/>
        </w:rPr>
        <w:t xml:space="preserve"> Expenses</w:t>
      </w:r>
      <w:r w:rsidR="001A274A">
        <w:rPr>
          <w:rFonts w:ascii="Times New Roman" w:hAnsi="Times New Roman" w:cs="Times New Roman" w:hint="eastAsia"/>
          <w:b/>
          <w:iCs/>
        </w:rPr>
        <w:t xml:space="preserve"> </w:t>
      </w:r>
      <w:r w:rsidR="001F0CF9" w:rsidRPr="00B8060B">
        <w:rPr>
          <w:rFonts w:ascii="Times New Roman" w:hAnsi="Times New Roman" w:cs="Times New Roman"/>
          <w:b/>
          <w:i/>
          <w:highlight w:val="yellow"/>
        </w:rPr>
        <w:t>[Company</w:t>
      </w:r>
      <w:r w:rsidR="001F0CF9">
        <w:rPr>
          <w:rFonts w:ascii="Times New Roman" w:hAnsi="Times New Roman" w:cs="Times New Roman" w:hint="eastAsia"/>
          <w:b/>
          <w:i/>
          <w:highlight w:val="yellow"/>
        </w:rPr>
        <w:t>/DTT</w:t>
      </w:r>
      <w:r w:rsidR="001F0CF9" w:rsidRPr="00B8060B">
        <w:rPr>
          <w:rFonts w:ascii="Times New Roman" w:hAnsi="Times New Roman" w:cs="Times New Roman"/>
          <w:b/>
          <w:i/>
          <w:highlight w:val="yellow"/>
        </w:rPr>
        <w:t xml:space="preserve"> to provide breakdown]</w:t>
      </w:r>
    </w:p>
    <w:p w14:paraId="757E9467" w14:textId="14FCAB78" w:rsidR="00AD53D0" w:rsidRPr="00BA1B08" w:rsidRDefault="00617FD3" w:rsidP="001F0CF9">
      <w:pPr>
        <w:snapToGrid w:val="0"/>
        <w:spacing w:after="240" w:line="240" w:lineRule="auto"/>
        <w:ind w:firstLine="720"/>
        <w:jc w:val="both"/>
        <w:rPr>
          <w:rFonts w:ascii="Times New Roman" w:hAnsi="Times New Roman" w:cs="Times New Roman" w:hint="eastAsia"/>
          <w:iCs/>
        </w:rPr>
      </w:pPr>
      <w:r>
        <w:rPr>
          <w:b w:val="0"/>
          <w:color w:val="002F6C"/>
        </w:rPr>
        <w:t>Our administrative expenses primarily consisted of employee benefit expenses for administrative and management personnel, professional service fees, office and general administrative expenses, depreciation and amortisation and other compliance and corporate operation expenses. We incurred administrative expenses of RMB14.7 million, RMB69.3 million, RMB82.9 million, RMB[●] million and RMB20.3 million in 2023, 2024 and 2025 and the three months ended March 31, 2025 and 2026, respectively, representing [●]%, 687.4%, 109.7%, [●]% and 25.0% of our revenue for the respective periods. The increase from 2023 to 2024 was primarily due to the expansion of our personnel and the need to engage third-party professional advisers to support our business growth and compliance functions. The further increase in 2025 primarily reflected higher personnel costs and continued business expansion, while administrative expenses as a percentage of revenue decreased as revenue scaled. The following table sets forth a breakdown of our administrative expenses, both in absolute amount and as a percentage of total administrative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1F0CF9" w:rsidRPr="007969A2" w14:paraId="76954672" w14:textId="77777777" w:rsidTr="002306B6">
        <w:tc>
          <w:tcPr>
            <w:tcW w:w="1560" w:type="dxa"/>
            <w:vAlign w:val="bottom"/>
          </w:tcPr>
          <w:p w14:paraId="472CBF56" w14:textId="77777777" w:rsidR="001F0CF9" w:rsidRPr="007969A2" w:rsidRDefault="001F0CF9" w:rsidP="002306B6">
            <w:pPr>
              <w:snapToGrid w:val="0"/>
              <w:contextualSpacing/>
              <w:rPr>
                <w:rFonts w:eastAsia="Arial"/>
                <w:sz w:val="18"/>
                <w:szCs w:val="18"/>
              </w:rPr>
            </w:pPr>
          </w:p>
        </w:tc>
        <w:tc>
          <w:tcPr>
            <w:tcW w:w="4593" w:type="dxa"/>
            <w:gridSpan w:val="7"/>
            <w:vAlign w:val="bottom"/>
          </w:tcPr>
          <w:p w14:paraId="1AB531D8" w14:textId="77777777" w:rsidR="001F0CF9" w:rsidRPr="007969A2" w:rsidRDefault="001F0CF9"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3445D8A7" w14:textId="77777777" w:rsidR="001F0CF9" w:rsidRPr="007969A2" w:rsidRDefault="001F0CF9"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1F0CF9" w:rsidRPr="007969A2" w14:paraId="5C250682" w14:textId="77777777" w:rsidTr="002306B6">
        <w:tc>
          <w:tcPr>
            <w:tcW w:w="1560" w:type="dxa"/>
            <w:vAlign w:val="bottom"/>
          </w:tcPr>
          <w:p w14:paraId="57BC8411" w14:textId="77777777" w:rsidR="001F0CF9" w:rsidRPr="007969A2" w:rsidRDefault="001F0CF9" w:rsidP="002306B6">
            <w:pPr>
              <w:snapToGrid w:val="0"/>
              <w:contextualSpacing/>
              <w:rPr>
                <w:rFonts w:eastAsia="Arial"/>
                <w:sz w:val="18"/>
                <w:szCs w:val="18"/>
              </w:rPr>
            </w:pPr>
          </w:p>
        </w:tc>
        <w:tc>
          <w:tcPr>
            <w:tcW w:w="1531" w:type="dxa"/>
            <w:gridSpan w:val="2"/>
            <w:vAlign w:val="bottom"/>
          </w:tcPr>
          <w:p w14:paraId="7623555E"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448EE525"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38F988CB"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5801B11B"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53F43F16" w14:textId="77777777" w:rsidR="001F0CF9" w:rsidRPr="007969A2" w:rsidRDefault="001F0CF9"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1F0CF9" w:rsidRPr="007969A2" w14:paraId="054D2C5E" w14:textId="77777777" w:rsidTr="002306B6">
        <w:tblPrEx>
          <w:tblCellMar>
            <w:left w:w="108" w:type="dxa"/>
            <w:right w:w="108" w:type="dxa"/>
          </w:tblCellMar>
        </w:tblPrEx>
        <w:trPr>
          <w:trHeight w:val="283"/>
        </w:trPr>
        <w:tc>
          <w:tcPr>
            <w:tcW w:w="1560" w:type="dxa"/>
            <w:vAlign w:val="bottom"/>
          </w:tcPr>
          <w:p w14:paraId="13778910" w14:textId="77777777" w:rsidR="001F0CF9" w:rsidRPr="007969A2" w:rsidRDefault="001F0CF9" w:rsidP="002306B6">
            <w:pPr>
              <w:snapToGrid w:val="0"/>
              <w:contextualSpacing/>
              <w:rPr>
                <w:rFonts w:eastAsia="Arial"/>
                <w:sz w:val="18"/>
                <w:szCs w:val="18"/>
              </w:rPr>
            </w:pPr>
          </w:p>
        </w:tc>
        <w:tc>
          <w:tcPr>
            <w:tcW w:w="765" w:type="dxa"/>
            <w:vAlign w:val="bottom"/>
          </w:tcPr>
          <w:p w14:paraId="6BD1EA80"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6F1E1979"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70C4233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2F88540B"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1C0CFA19"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8E34B3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02C9C81D"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20EC46C"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5B922C71"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11BFC74A" w14:textId="77777777" w:rsidR="001F0CF9" w:rsidRPr="007969A2" w:rsidRDefault="001F0CF9"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1F0CF9" w:rsidRPr="007969A2" w14:paraId="08B6B4A6" w14:textId="77777777" w:rsidTr="002306B6">
        <w:tblPrEx>
          <w:tblCellMar>
            <w:left w:w="108" w:type="dxa"/>
            <w:right w:w="108" w:type="dxa"/>
          </w:tblCellMar>
        </w:tblPrEx>
        <w:trPr>
          <w:trHeight w:val="242"/>
        </w:trPr>
        <w:tc>
          <w:tcPr>
            <w:tcW w:w="1560" w:type="dxa"/>
            <w:vAlign w:val="bottom"/>
          </w:tcPr>
          <w:p w14:paraId="7CABB463" w14:textId="77777777" w:rsidR="001F0CF9" w:rsidRPr="007969A2" w:rsidRDefault="001F0CF9" w:rsidP="002306B6">
            <w:pPr>
              <w:snapToGrid w:val="0"/>
              <w:contextualSpacing/>
              <w:rPr>
                <w:rFonts w:eastAsia="Arial"/>
                <w:sz w:val="18"/>
                <w:szCs w:val="18"/>
              </w:rPr>
            </w:pPr>
          </w:p>
        </w:tc>
        <w:tc>
          <w:tcPr>
            <w:tcW w:w="7655" w:type="dxa"/>
            <w:gridSpan w:val="12"/>
          </w:tcPr>
          <w:p w14:paraId="62343A8A" w14:textId="77777777" w:rsidR="001F0CF9" w:rsidRPr="007969A2" w:rsidRDefault="001F0CF9"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1F0CF9" w:rsidRPr="007969A2" w14:paraId="15EE6738" w14:textId="77777777" w:rsidTr="002306B6">
        <w:tblPrEx>
          <w:tblCellMar>
            <w:left w:w="108" w:type="dxa"/>
            <w:right w:w="108" w:type="dxa"/>
          </w:tblCellMar>
        </w:tblPrEx>
        <w:trPr>
          <w:trHeight w:val="242"/>
        </w:trPr>
        <w:tc>
          <w:tcPr>
            <w:tcW w:w="1560" w:type="dxa"/>
            <w:vAlign w:val="bottom"/>
          </w:tcPr>
          <w:p w14:paraId="643D0916" w14:textId="77777777" w:rsidR="001F0CF9" w:rsidRPr="007969A2" w:rsidRDefault="001F0CF9" w:rsidP="002306B6">
            <w:pPr>
              <w:snapToGrid w:val="0"/>
              <w:contextualSpacing/>
              <w:rPr>
                <w:rFonts w:eastAsia="Arial"/>
                <w:sz w:val="18"/>
                <w:szCs w:val="18"/>
              </w:rPr>
            </w:pPr>
          </w:p>
        </w:tc>
        <w:tc>
          <w:tcPr>
            <w:tcW w:w="2938" w:type="dxa"/>
            <w:gridSpan w:val="4"/>
          </w:tcPr>
          <w:p w14:paraId="14928775" w14:textId="77777777" w:rsidR="001F0CF9" w:rsidRPr="007969A2" w:rsidRDefault="001F0CF9" w:rsidP="002306B6">
            <w:pPr>
              <w:snapToGrid w:val="0"/>
              <w:contextualSpacing/>
              <w:jc w:val="center"/>
              <w:rPr>
                <w:rFonts w:eastAsia="Arial"/>
                <w:b/>
                <w:sz w:val="18"/>
                <w:szCs w:val="18"/>
              </w:rPr>
            </w:pPr>
          </w:p>
        </w:tc>
        <w:tc>
          <w:tcPr>
            <w:tcW w:w="1739" w:type="dxa"/>
            <w:gridSpan w:val="4"/>
            <w:vAlign w:val="bottom"/>
          </w:tcPr>
          <w:p w14:paraId="54634DA6" w14:textId="77777777" w:rsidR="001F0CF9" w:rsidRPr="007969A2" w:rsidRDefault="001F0CF9" w:rsidP="002306B6">
            <w:pPr>
              <w:snapToGrid w:val="0"/>
              <w:contextualSpacing/>
              <w:jc w:val="right"/>
              <w:rPr>
                <w:rFonts w:eastAsia="SimSun"/>
                <w:b/>
                <w:sz w:val="18"/>
                <w:szCs w:val="18"/>
              </w:rPr>
            </w:pPr>
          </w:p>
        </w:tc>
        <w:tc>
          <w:tcPr>
            <w:tcW w:w="2978" w:type="dxa"/>
            <w:gridSpan w:val="4"/>
          </w:tcPr>
          <w:p w14:paraId="00A6B15A" w14:textId="77777777" w:rsidR="001F0CF9" w:rsidRPr="007969A2" w:rsidRDefault="001F0CF9"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1F0CF9" w:rsidRPr="007969A2" w14:paraId="24729FE5" w14:textId="77777777" w:rsidTr="00627C1A">
        <w:tc>
          <w:tcPr>
            <w:tcW w:w="1560" w:type="dxa"/>
          </w:tcPr>
          <w:p w14:paraId="75FA988C" w14:textId="77777777"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29BB29F6"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C457E3D"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108A2A8"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354DF39"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A045F88"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4D1A55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59C1F37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0A71BA5"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5DC2784"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09E4AAA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F0CF9" w:rsidRPr="007969A2" w14:paraId="5D9C30C8" w14:textId="77777777" w:rsidTr="00627C1A">
        <w:tc>
          <w:tcPr>
            <w:tcW w:w="1560" w:type="dxa"/>
          </w:tcPr>
          <w:p w14:paraId="5C6CD544" w14:textId="46A9E82E"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Professional service fees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563E7552"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527A44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4CD526CE"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83E9AD5"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4C6A9BC"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46A484B"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0C644B87"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EB22B31"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42FFD00"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009A8C4" w14:textId="77777777" w:rsidR="001F0CF9" w:rsidRPr="007969A2" w:rsidRDefault="001F0CF9"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627C1A" w:rsidRPr="007969A2" w14:paraId="18B7C4EA" w14:textId="77777777" w:rsidTr="00627C1A">
        <w:tc>
          <w:tcPr>
            <w:tcW w:w="1560" w:type="dxa"/>
          </w:tcPr>
          <w:p w14:paraId="6FA77342" w14:textId="41DCD514" w:rsidR="00627C1A" w:rsidRPr="007969A2" w:rsidRDefault="00627C1A" w:rsidP="00627C1A">
            <w:pPr>
              <w:tabs>
                <w:tab w:val="right" w:leader="dot" w:pos="2805"/>
              </w:tabs>
              <w:snapToGrid w:val="0"/>
              <w:ind w:left="181" w:hanging="181"/>
              <w:contextualSpacing/>
              <w:rPr>
                <w:sz w:val="18"/>
                <w:szCs w:val="18"/>
              </w:rPr>
            </w:pPr>
            <w:r w:rsidRPr="007969A2">
              <w:rPr>
                <w:rFonts w:eastAsiaTheme="minorEastAsia" w:hint="eastAsia"/>
                <w:sz w:val="18"/>
                <w:szCs w:val="18"/>
                <w:lang w:eastAsia="zh-CN"/>
              </w:rPr>
              <w:t>[</w:t>
            </w:r>
            <w:r w:rsidRPr="007969A2">
              <w:rPr>
                <w:rFonts w:eastAsia="Arial"/>
                <w:sz w:val="18"/>
                <w:szCs w:val="18"/>
                <w:lang w:eastAsia="zh-CN"/>
              </w:rPr>
              <w:t>Office and rental expenses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05FDA7E3" w14:textId="0688D790"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F1E5B25" w14:textId="4AC25839"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A9B96AB" w14:textId="1CBF634B"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3DF0249E" w14:textId="7550ECE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0B99D09" w14:textId="3C9CCCF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2BCA41BB" w14:textId="666F9CA8"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09486626" w14:textId="62D9C813"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398370A9" w14:textId="57DD621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0285C75C" w14:textId="6308B005"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13DBE3B" w14:textId="5F559B56"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F0CF9" w:rsidRPr="007969A2" w14:paraId="77482C08" w14:textId="77777777" w:rsidTr="00627C1A">
        <w:tc>
          <w:tcPr>
            <w:tcW w:w="1560" w:type="dxa"/>
          </w:tcPr>
          <w:p w14:paraId="4C0850BB" w14:textId="2D2BF664" w:rsidR="001F0CF9" w:rsidRPr="007969A2" w:rsidRDefault="001F0CF9"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Depreciation and amortization</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760DFB3C"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16C1CD1"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B9A46AE"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6896695C"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6D54DAD7"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6B5C63F0"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5272D583"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A75EF04"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395F1990"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0646A21" w14:textId="77777777" w:rsidR="001F0CF9" w:rsidRPr="007969A2" w:rsidRDefault="001F0CF9" w:rsidP="002306B6">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F0CF9" w:rsidRPr="007969A2" w14:paraId="36B562D4" w14:textId="77777777" w:rsidTr="00627C1A">
        <w:tc>
          <w:tcPr>
            <w:tcW w:w="1560" w:type="dxa"/>
            <w:vAlign w:val="bottom"/>
          </w:tcPr>
          <w:p w14:paraId="26CE2A04" w14:textId="77777777" w:rsidR="001F0CF9" w:rsidRPr="007969A2" w:rsidRDefault="001F0CF9"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4E2E9FB6"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DB1F529"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F17233F"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15B023BF"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21581388"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AF20446"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419AD04A"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B357F12"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E58CDB8"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FD91989" w14:textId="77777777" w:rsidR="001F0CF9" w:rsidRPr="007969A2" w:rsidRDefault="001F0CF9"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F0CF9" w:rsidRPr="007969A2" w14:paraId="22230FB0" w14:textId="77777777" w:rsidTr="002306B6">
        <w:tblPrEx>
          <w:tblCellMar>
            <w:left w:w="108" w:type="dxa"/>
            <w:right w:w="108" w:type="dxa"/>
          </w:tblCellMar>
        </w:tblPrEx>
        <w:trPr>
          <w:trHeight w:val="433"/>
        </w:trPr>
        <w:tc>
          <w:tcPr>
            <w:tcW w:w="1560" w:type="dxa"/>
            <w:vAlign w:val="bottom"/>
          </w:tcPr>
          <w:p w14:paraId="679D327C" w14:textId="77777777" w:rsidR="001F0CF9" w:rsidRPr="007969A2" w:rsidRDefault="001F0CF9"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14A6A63A" w14:textId="6B47764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14,679</w:t>
            </w:r>
          </w:p>
        </w:tc>
        <w:tc>
          <w:tcPr>
            <w:tcW w:w="766" w:type="dxa"/>
            <w:vAlign w:val="bottom"/>
          </w:tcPr>
          <w:p w14:paraId="5843B71E"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8D4CEA5" w14:textId="6971E736"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69,286</w:t>
            </w:r>
          </w:p>
        </w:tc>
        <w:tc>
          <w:tcPr>
            <w:tcW w:w="766" w:type="dxa"/>
            <w:gridSpan w:val="2"/>
            <w:vAlign w:val="bottom"/>
          </w:tcPr>
          <w:p w14:paraId="57085420"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759034B3" w14:textId="6C1B61A3"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82,861</w:t>
            </w:r>
          </w:p>
        </w:tc>
        <w:tc>
          <w:tcPr>
            <w:tcW w:w="766" w:type="dxa"/>
            <w:vAlign w:val="bottom"/>
          </w:tcPr>
          <w:p w14:paraId="3842B881"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72AD01E7"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722F0156"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0533B5A" w14:textId="5062FCD9"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20,342</w:t>
            </w:r>
          </w:p>
        </w:tc>
        <w:tc>
          <w:tcPr>
            <w:tcW w:w="766" w:type="dxa"/>
            <w:vAlign w:val="bottom"/>
          </w:tcPr>
          <w:p w14:paraId="6418AFF4" w14:textId="77777777" w:rsidR="001F0CF9" w:rsidRPr="007969A2" w:rsidRDefault="001F0CF9"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0CD8D800"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268B7BEE" w14:textId="577A668B" w:rsidR="00362AA7" w:rsidRPr="00362AA7" w:rsidRDefault="00E82C8D" w:rsidP="00362AA7">
      <w:pPr>
        <w:pStyle w:val="ListParagraph"/>
        <w:numPr>
          <w:ilvl w:val="0"/>
          <w:numId w:val="39"/>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61C2FD98" w14:textId="0FB5868F" w:rsidR="00362AA7" w:rsidRPr="00362AA7" w:rsidRDefault="00362AA7" w:rsidP="00362AA7">
      <w:pPr>
        <w:snapToGrid w:val="0"/>
        <w:spacing w:after="240" w:line="240" w:lineRule="auto"/>
        <w:ind w:firstLine="720"/>
        <w:jc w:val="both"/>
        <w:rPr>
          <w:rFonts w:ascii="Times New Roman" w:hAnsi="Times New Roman" w:cs="Times New Roman"/>
          <w:sz w:val="18"/>
          <w:szCs w:val="18"/>
        </w:rPr>
      </w:pPr>
      <w:r>
        <w:rPr>
          <w:rFonts w:ascii="Times New Roman" w:hAnsi="Times New Roman" w:cs="Times New Roman" w:hint="eastAsia"/>
          <w:iCs/>
        </w:rPr>
        <w:t xml:space="preserve">Our </w:t>
      </w:r>
      <w:r w:rsidRPr="002D032B">
        <w:rPr>
          <w:rFonts w:ascii="Times New Roman" w:eastAsia="Arial" w:hAnsi="Times New Roman" w:cs="Times New Roman"/>
          <w:iCs/>
          <w:lang w:eastAsia="en-US"/>
        </w:rPr>
        <w:t>administra</w:t>
      </w:r>
      <w:r>
        <w:rPr>
          <w:rFonts w:ascii="Times New Roman" w:eastAsia="Arial" w:hAnsi="Times New Roman" w:cs="Times New Roman"/>
          <w:iCs/>
          <w:lang w:eastAsia="en-US"/>
        </w:rPr>
        <w:t>tive</w:t>
      </w:r>
      <w:r w:rsidRPr="002D032B">
        <w:rPr>
          <w:rFonts w:ascii="Times New Roman" w:eastAsia="Arial" w:hAnsi="Times New Roman" w:cs="Times New Roman"/>
          <w:iCs/>
          <w:lang w:eastAsia="en-US"/>
        </w:rPr>
        <w:t xml:space="preserve"> expenses</w:t>
      </w:r>
      <w:r>
        <w:rPr>
          <w:rFonts w:ascii="Times New Roman" w:hAnsi="Times New Roman" w:cs="Times New Roman" w:hint="eastAsia"/>
          <w:bCs/>
          <w:iCs/>
        </w:rPr>
        <w:t xml:space="preserve"> represented</w:t>
      </w:r>
      <w:r>
        <w:rPr>
          <w:rFonts w:ascii="Times New Roman" w:hAnsi="Times New Roman" w:cs="Times New Roman" w:hint="eastAsia"/>
          <w:iCs/>
        </w:rPr>
        <w:t xml:space="preserve"> 687.4</w:t>
      </w:r>
      <w:r w:rsidRPr="00D85AE1">
        <w:rPr>
          <w:rFonts w:ascii="Times New Roman" w:hAnsi="Times New Roman" w:cs="Times New Roman"/>
          <w:iCs/>
        </w:rPr>
        <w:t xml:space="preserve">%, </w:t>
      </w:r>
      <w:r>
        <w:rPr>
          <w:rFonts w:ascii="Times New Roman" w:hAnsi="Times New Roman" w:cs="Times New Roman" w:hint="eastAsia"/>
          <w:iCs/>
        </w:rPr>
        <w:t>109.7</w:t>
      </w:r>
      <w:r w:rsidRPr="00D85AE1">
        <w:rPr>
          <w:rFonts w:ascii="Times New Roman" w:hAnsi="Times New Roman" w:cs="Times New Roman"/>
          <w:iCs/>
        </w:rPr>
        <w:t>%</w:t>
      </w:r>
      <w:r>
        <w:rPr>
          <w:rFonts w:ascii="Times New Roman" w:hAnsi="Times New Roman" w:cs="Times New Roman" w:hint="eastAsia"/>
          <w:iCs/>
        </w:rPr>
        <w:t xml:space="preserve">, </w:t>
      </w:r>
      <w:r>
        <w:rPr>
          <w:rFonts w:ascii="Times New Roman" w:eastAsia="Arial" w:hAnsi="Times New Roman" w:cs="Times New Roman"/>
          <w:iCs/>
          <w:lang w:eastAsia="en-US"/>
        </w:rPr>
        <w:t>[</w:t>
      </w:r>
      <w:proofErr w:type="gramStart"/>
      <w:r>
        <w:rPr>
          <w:rFonts w:ascii="Times New Roman" w:eastAsia="Arial" w:hAnsi="Times New Roman" w:cs="Times New Roman"/>
          <w:iCs/>
          <w:lang w:eastAsia="en-US"/>
        </w:rPr>
        <w:t>●]</w:t>
      </w:r>
      <w:r>
        <w:rPr>
          <w:rFonts w:ascii="Times New Roman" w:hAnsi="Times New Roman" w:cs="Times New Roman" w:hint="eastAsia"/>
          <w:iCs/>
        </w:rPr>
        <w:t>%</w:t>
      </w:r>
      <w:proofErr w:type="gramEnd"/>
      <w:r w:rsidRPr="00D85AE1">
        <w:rPr>
          <w:rFonts w:ascii="Times New Roman" w:hAnsi="Times New Roman" w:cs="Times New Roman"/>
          <w:iCs/>
        </w:rPr>
        <w:t xml:space="preserve"> and </w:t>
      </w:r>
      <w:r>
        <w:rPr>
          <w:rFonts w:ascii="Times New Roman" w:hAnsi="Times New Roman" w:cs="Times New Roman" w:hint="eastAsia"/>
          <w:iCs/>
        </w:rPr>
        <w:t>25.0</w:t>
      </w:r>
      <w:r w:rsidRPr="00D85AE1">
        <w:rPr>
          <w:rFonts w:ascii="Times New Roman" w:hAnsi="Times New Roman" w:cs="Times New Roman"/>
          <w:iCs/>
        </w:rPr>
        <w:t>%</w:t>
      </w:r>
      <w:r w:rsidR="004D22EF" w:rsidRPr="004D22EF">
        <w:rPr>
          <w:rFonts w:ascii="Times New Roman" w:hAnsi="Times New Roman" w:cs="Times New Roman" w:hint="eastAsia"/>
          <w:iCs/>
        </w:rPr>
        <w:t xml:space="preserve"> </w:t>
      </w:r>
      <w:r w:rsidR="004D22EF">
        <w:rPr>
          <w:rFonts w:ascii="Times New Roman" w:hAnsi="Times New Roman" w:cs="Times New Roman" w:hint="eastAsia"/>
          <w:iCs/>
        </w:rPr>
        <w:t>of our revenue</w:t>
      </w:r>
      <w:r>
        <w:rPr>
          <w:rFonts w:ascii="Times New Roman" w:hAnsi="Times New Roman" w:cs="Times New Roman" w:hint="eastAsia"/>
          <w:iCs/>
        </w:rPr>
        <w:t xml:space="preserve"> in 2024, 2025 and for the three months ended March 31, </w:t>
      </w:r>
      <w:proofErr w:type="gramStart"/>
      <w:r>
        <w:rPr>
          <w:rFonts w:ascii="Times New Roman" w:hAnsi="Times New Roman" w:cs="Times New Roman" w:hint="eastAsia"/>
          <w:iCs/>
        </w:rPr>
        <w:t>2025</w:t>
      </w:r>
      <w:proofErr w:type="gramEnd"/>
      <w:r>
        <w:rPr>
          <w:rFonts w:ascii="Times New Roman" w:hAnsi="Times New Roman" w:cs="Times New Roman" w:hint="eastAsia"/>
          <w:iCs/>
        </w:rPr>
        <w:t xml:space="preserve"> and 2026, respectively.</w:t>
      </w:r>
      <w:r w:rsidRPr="00362AA7">
        <w:rPr>
          <w:rFonts w:ascii="Times New Roman" w:hAnsi="Times New Roman" w:cs="Times New Roman" w:hint="eastAsia"/>
          <w:b/>
          <w:bCs/>
          <w:i/>
          <w:highlight w:val="yellow"/>
        </w:rPr>
        <w:t xml:space="preserve"> [To discuss reasons]</w:t>
      </w:r>
    </w:p>
    <w:p w14:paraId="54FDAAAC" w14:textId="4E766017" w:rsidR="0075419B" w:rsidRPr="002D032B" w:rsidRDefault="0075419B" w:rsidP="00A375A0">
      <w:pPr>
        <w:jc w:val="both"/>
        <w:outlineLvl w:val="0"/>
        <w:rPr>
          <w:rFonts w:ascii="Times New Roman" w:hAnsi="Times New Roman" w:cs="Times New Roman"/>
          <w:b/>
          <w:iCs/>
        </w:rPr>
      </w:pPr>
      <w:r w:rsidRPr="002D032B">
        <w:rPr>
          <w:rFonts w:ascii="Times New Roman" w:hAnsi="Times New Roman" w:cs="Times New Roman"/>
          <w:b/>
          <w:iCs/>
        </w:rPr>
        <w:t>Research and Development Expenses</w:t>
      </w:r>
      <w:r w:rsidR="001A274A">
        <w:rPr>
          <w:rFonts w:ascii="Times New Roman" w:hAnsi="Times New Roman" w:cs="Times New Roman" w:hint="eastAsia"/>
          <w:b/>
          <w:iCs/>
        </w:rPr>
        <w:t xml:space="preserve"> </w:t>
      </w:r>
      <w:r w:rsidR="001F0CF9" w:rsidRPr="00A375A0">
        <w:rPr>
          <w:rFonts w:ascii="Times New Roman" w:hAnsi="Times New Roman" w:cs="Times New Roman"/>
          <w:b/>
          <w:i/>
          <w:highlight w:val="yellow"/>
        </w:rPr>
        <w:t>[Company</w:t>
      </w:r>
      <w:r w:rsidR="001F0CF9" w:rsidRPr="00A375A0">
        <w:rPr>
          <w:rFonts w:ascii="Times New Roman" w:hAnsi="Times New Roman" w:cs="Times New Roman" w:hint="eastAsia"/>
          <w:b/>
          <w:i/>
          <w:highlight w:val="yellow"/>
        </w:rPr>
        <w:t>/DTT</w:t>
      </w:r>
      <w:r w:rsidR="001F0CF9" w:rsidRPr="00A375A0">
        <w:rPr>
          <w:rFonts w:ascii="Times New Roman" w:hAnsi="Times New Roman" w:cs="Times New Roman"/>
          <w:b/>
          <w:i/>
          <w:highlight w:val="yellow"/>
        </w:rPr>
        <w:t xml:space="preserve"> to provide breakdown]</w:t>
      </w:r>
    </w:p>
    <w:p w14:paraId="1F0B73BB" w14:textId="5E397824" w:rsidR="001F0CF9" w:rsidRDefault="001F0CF9" w:rsidP="001F0CF9">
      <w:pPr>
        <w:snapToGrid w:val="0"/>
        <w:spacing w:after="240" w:line="240" w:lineRule="auto"/>
        <w:ind w:firstLine="720"/>
        <w:jc w:val="both"/>
        <w:rPr>
          <w:rFonts w:ascii="Times New Roman" w:hAnsi="Times New Roman" w:cs="Times New Roman"/>
          <w:iCs/>
        </w:rPr>
      </w:pPr>
      <w:r>
        <w:rPr>
          <w:b w:val="0"/>
          <w:color w:val="002F6C"/>
        </w:rPr>
        <w:t>Our research and development expenses primarily consisted of employee benefit expenses for R&amp;D personnel, server and computing resource costs, technical service fees, cloud service fees, depreciation and amortisation, share-based payment expenses and other expenses incurred for our core technology and product development activities. We incurred research and development expenses of RMB30.6 million, RMB252.9 million, RMB354.7 million, RMB[●] million and RMB93.4 million in 2023, 2024 and 2025 and the three months ended March 31, 2025 and 2026, respectively, representing [●]%, 2,509.2%, 469.5%, [●]% and 114.6% of our revenue for the respective periods. The significant increase during the Track Record Period was primarily due to the expansion of our R&amp;D team, continued investment in heterogeneous computing scheduling, model training and inference optimisation, MaaS platform capabilities, software and hardware coordination and other frontier technologies, and certain major R&amp;D projects. We did not capitalise our R&amp;D expenses during the Track Record Period. The following table sets forth a breakdown of our research and development expenses, both in absolute amount and as a percentage of total research and development expenses, for the periods indicated.</w:t>
      </w:r>
    </w:p>
    <w:tbl>
      <w:tblPr>
        <w:tblStyle w:val="TableGrid133"/>
        <w:tblW w:w="510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15" w:type="dxa"/>
          <w:right w:w="115" w:type="dxa"/>
        </w:tblCellMar>
        <w:tblLook w:val="04A0" w:firstRow="1" w:lastRow="0" w:firstColumn="1" w:lastColumn="0" w:noHBand="0" w:noVBand="1"/>
      </w:tblPr>
      <w:tblGrid>
        <w:gridCol w:w="1560"/>
        <w:gridCol w:w="765"/>
        <w:gridCol w:w="766"/>
        <w:gridCol w:w="765"/>
        <w:gridCol w:w="642"/>
        <w:gridCol w:w="124"/>
        <w:gridCol w:w="765"/>
        <w:gridCol w:w="766"/>
        <w:gridCol w:w="84"/>
        <w:gridCol w:w="681"/>
        <w:gridCol w:w="766"/>
        <w:gridCol w:w="765"/>
        <w:gridCol w:w="766"/>
      </w:tblGrid>
      <w:tr w:rsidR="001A274A" w:rsidRPr="007969A2" w14:paraId="31C3301E" w14:textId="77777777" w:rsidTr="002306B6">
        <w:tc>
          <w:tcPr>
            <w:tcW w:w="1560" w:type="dxa"/>
            <w:vAlign w:val="bottom"/>
          </w:tcPr>
          <w:p w14:paraId="12108FB9" w14:textId="77777777" w:rsidR="001A274A" w:rsidRPr="007969A2" w:rsidRDefault="001A274A" w:rsidP="002306B6">
            <w:pPr>
              <w:snapToGrid w:val="0"/>
              <w:contextualSpacing/>
              <w:rPr>
                <w:rFonts w:eastAsia="Arial"/>
                <w:sz w:val="18"/>
                <w:szCs w:val="18"/>
              </w:rPr>
            </w:pPr>
          </w:p>
        </w:tc>
        <w:tc>
          <w:tcPr>
            <w:tcW w:w="4593" w:type="dxa"/>
            <w:gridSpan w:val="7"/>
            <w:vAlign w:val="bottom"/>
          </w:tcPr>
          <w:p w14:paraId="2066544C" w14:textId="77777777" w:rsidR="001A274A" w:rsidRPr="007969A2" w:rsidRDefault="001A274A" w:rsidP="002306B6">
            <w:pPr>
              <w:pBdr>
                <w:bottom w:val="single" w:sz="2" w:space="1" w:color="auto"/>
              </w:pBdr>
              <w:snapToGrid w:val="0"/>
              <w:contextualSpacing/>
              <w:jc w:val="center"/>
              <w:rPr>
                <w:rFonts w:eastAsia="SimSun"/>
                <w:b/>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3062" w:type="dxa"/>
            <w:gridSpan w:val="5"/>
          </w:tcPr>
          <w:p w14:paraId="10BCB046" w14:textId="77777777" w:rsidR="001A274A" w:rsidRPr="007969A2" w:rsidRDefault="001A274A" w:rsidP="002306B6">
            <w:pPr>
              <w:pBdr>
                <w:bottom w:val="single" w:sz="2" w:space="1" w:color="auto"/>
              </w:pBdr>
              <w:snapToGrid w:val="0"/>
              <w:contextualSpacing/>
              <w:jc w:val="center"/>
              <w:rPr>
                <w:rFonts w:eastAsia="SimSun"/>
                <w:b/>
                <w:sz w:val="18"/>
                <w:szCs w:val="18"/>
              </w:rPr>
            </w:pPr>
            <w:r w:rsidRPr="007969A2">
              <w:rPr>
                <w:rFonts w:eastAsia="Arial"/>
                <w:b/>
                <w:sz w:val="18"/>
                <w:szCs w:val="18"/>
              </w:rPr>
              <w:t>Three months ended March 31,</w:t>
            </w:r>
          </w:p>
        </w:tc>
      </w:tr>
      <w:tr w:rsidR="001A274A" w:rsidRPr="007969A2" w14:paraId="4AD3E808" w14:textId="77777777" w:rsidTr="002306B6">
        <w:tc>
          <w:tcPr>
            <w:tcW w:w="1560" w:type="dxa"/>
            <w:vAlign w:val="bottom"/>
          </w:tcPr>
          <w:p w14:paraId="2819BBB4" w14:textId="77777777" w:rsidR="001A274A" w:rsidRPr="007969A2" w:rsidRDefault="001A274A" w:rsidP="002306B6">
            <w:pPr>
              <w:snapToGrid w:val="0"/>
              <w:contextualSpacing/>
              <w:rPr>
                <w:rFonts w:eastAsia="Arial"/>
                <w:sz w:val="18"/>
                <w:szCs w:val="18"/>
              </w:rPr>
            </w:pPr>
          </w:p>
        </w:tc>
        <w:tc>
          <w:tcPr>
            <w:tcW w:w="1531" w:type="dxa"/>
            <w:gridSpan w:val="2"/>
            <w:vAlign w:val="bottom"/>
          </w:tcPr>
          <w:p w14:paraId="7E42A2D5"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531" w:type="dxa"/>
            <w:gridSpan w:val="3"/>
            <w:vAlign w:val="bottom"/>
          </w:tcPr>
          <w:p w14:paraId="5D6DB94B"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lang w:eastAsia="zh-CN"/>
              </w:rPr>
              <w:t>202</w:t>
            </w:r>
            <w:r w:rsidRPr="007969A2">
              <w:rPr>
                <w:rFonts w:eastAsia="SimSun" w:hint="eastAsia"/>
                <w:b/>
                <w:sz w:val="18"/>
                <w:szCs w:val="18"/>
                <w:lang w:eastAsia="zh-CN"/>
              </w:rPr>
              <w:t>4</w:t>
            </w:r>
          </w:p>
        </w:tc>
        <w:tc>
          <w:tcPr>
            <w:tcW w:w="1531" w:type="dxa"/>
            <w:gridSpan w:val="2"/>
          </w:tcPr>
          <w:p w14:paraId="556A4C16"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3"/>
          </w:tcPr>
          <w:p w14:paraId="69F5B9A9"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5</w:t>
            </w:r>
          </w:p>
        </w:tc>
        <w:tc>
          <w:tcPr>
            <w:tcW w:w="1531" w:type="dxa"/>
            <w:gridSpan w:val="2"/>
          </w:tcPr>
          <w:p w14:paraId="12E08826" w14:textId="77777777" w:rsidR="001A274A" w:rsidRPr="007969A2" w:rsidRDefault="001A274A" w:rsidP="002306B6">
            <w:pPr>
              <w:pBdr>
                <w:bottom w:val="single" w:sz="2" w:space="1" w:color="auto"/>
              </w:pBdr>
              <w:snapToGrid w:val="0"/>
              <w:contextualSpacing/>
              <w:jc w:val="center"/>
              <w:rPr>
                <w:rFonts w:eastAsia="SimSun"/>
                <w:b/>
                <w:sz w:val="18"/>
                <w:szCs w:val="18"/>
                <w:lang w:eastAsia="zh-CN"/>
              </w:rPr>
            </w:pPr>
            <w:r w:rsidRPr="007969A2">
              <w:rPr>
                <w:rFonts w:eastAsia="SimSun"/>
                <w:b/>
                <w:sz w:val="18"/>
                <w:szCs w:val="18"/>
              </w:rPr>
              <w:t>202</w:t>
            </w:r>
            <w:r w:rsidRPr="007969A2">
              <w:rPr>
                <w:rFonts w:eastAsia="SimSun" w:hint="eastAsia"/>
                <w:b/>
                <w:sz w:val="18"/>
                <w:szCs w:val="18"/>
                <w:lang w:eastAsia="zh-CN"/>
              </w:rPr>
              <w:t>6</w:t>
            </w:r>
          </w:p>
        </w:tc>
      </w:tr>
      <w:tr w:rsidR="001A274A" w:rsidRPr="007969A2" w14:paraId="57E61E1F" w14:textId="77777777" w:rsidTr="002306B6">
        <w:tblPrEx>
          <w:tblCellMar>
            <w:left w:w="108" w:type="dxa"/>
            <w:right w:w="108" w:type="dxa"/>
          </w:tblCellMar>
        </w:tblPrEx>
        <w:trPr>
          <w:trHeight w:val="283"/>
        </w:trPr>
        <w:tc>
          <w:tcPr>
            <w:tcW w:w="1560" w:type="dxa"/>
            <w:vAlign w:val="bottom"/>
          </w:tcPr>
          <w:p w14:paraId="3E7946A9" w14:textId="77777777" w:rsidR="001A274A" w:rsidRPr="007969A2" w:rsidRDefault="001A274A" w:rsidP="002306B6">
            <w:pPr>
              <w:snapToGrid w:val="0"/>
              <w:contextualSpacing/>
              <w:rPr>
                <w:rFonts w:eastAsia="Arial"/>
                <w:sz w:val="18"/>
                <w:szCs w:val="18"/>
              </w:rPr>
            </w:pPr>
          </w:p>
        </w:tc>
        <w:tc>
          <w:tcPr>
            <w:tcW w:w="765" w:type="dxa"/>
            <w:vAlign w:val="bottom"/>
          </w:tcPr>
          <w:p w14:paraId="4D988D5F"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70745664"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vAlign w:val="bottom"/>
          </w:tcPr>
          <w:p w14:paraId="3A23353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gridSpan w:val="2"/>
            <w:vAlign w:val="bottom"/>
          </w:tcPr>
          <w:p w14:paraId="73BD2E42"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3BA48B6B"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32856203"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w:t>
            </w:r>
          </w:p>
        </w:tc>
        <w:tc>
          <w:tcPr>
            <w:tcW w:w="765" w:type="dxa"/>
            <w:gridSpan w:val="2"/>
            <w:vAlign w:val="bottom"/>
          </w:tcPr>
          <w:p w14:paraId="420DD44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27954A56"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c>
          <w:tcPr>
            <w:tcW w:w="765" w:type="dxa"/>
            <w:vAlign w:val="bottom"/>
          </w:tcPr>
          <w:p w14:paraId="255194F8"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RMB</w:t>
            </w:r>
          </w:p>
        </w:tc>
        <w:tc>
          <w:tcPr>
            <w:tcW w:w="766" w:type="dxa"/>
            <w:vAlign w:val="bottom"/>
          </w:tcPr>
          <w:p w14:paraId="45CCABC2" w14:textId="77777777" w:rsidR="001A274A" w:rsidRPr="007969A2" w:rsidRDefault="001A274A" w:rsidP="002306B6">
            <w:pPr>
              <w:pBdr>
                <w:bottom w:val="single" w:sz="4" w:space="1" w:color="auto"/>
              </w:pBdr>
              <w:snapToGrid w:val="0"/>
              <w:contextualSpacing/>
              <w:jc w:val="center"/>
              <w:rPr>
                <w:rFonts w:eastAsia="Arial"/>
                <w:bCs/>
                <w:i/>
                <w:iCs/>
                <w:sz w:val="18"/>
                <w:szCs w:val="18"/>
              </w:rPr>
            </w:pPr>
            <w:r w:rsidRPr="007969A2">
              <w:rPr>
                <w:rFonts w:eastAsia="Arial"/>
                <w:bCs/>
                <w:i/>
                <w:iCs/>
                <w:sz w:val="18"/>
                <w:szCs w:val="18"/>
              </w:rPr>
              <w:t xml:space="preserve">% </w:t>
            </w:r>
          </w:p>
        </w:tc>
      </w:tr>
      <w:tr w:rsidR="001A274A" w:rsidRPr="007969A2" w14:paraId="22185F14" w14:textId="77777777" w:rsidTr="002306B6">
        <w:tblPrEx>
          <w:tblCellMar>
            <w:left w:w="108" w:type="dxa"/>
            <w:right w:w="108" w:type="dxa"/>
          </w:tblCellMar>
        </w:tblPrEx>
        <w:trPr>
          <w:trHeight w:val="242"/>
        </w:trPr>
        <w:tc>
          <w:tcPr>
            <w:tcW w:w="1560" w:type="dxa"/>
            <w:vAlign w:val="bottom"/>
          </w:tcPr>
          <w:p w14:paraId="321E73A3" w14:textId="77777777" w:rsidR="001A274A" w:rsidRPr="007969A2" w:rsidRDefault="001A274A" w:rsidP="002306B6">
            <w:pPr>
              <w:snapToGrid w:val="0"/>
              <w:contextualSpacing/>
              <w:rPr>
                <w:rFonts w:eastAsia="Arial"/>
                <w:sz w:val="18"/>
                <w:szCs w:val="18"/>
              </w:rPr>
            </w:pPr>
          </w:p>
        </w:tc>
        <w:tc>
          <w:tcPr>
            <w:tcW w:w="7655" w:type="dxa"/>
            <w:gridSpan w:val="12"/>
          </w:tcPr>
          <w:p w14:paraId="55470F07" w14:textId="77777777" w:rsidR="001A274A" w:rsidRPr="007969A2" w:rsidRDefault="001A274A" w:rsidP="002306B6">
            <w:pPr>
              <w:snapToGrid w:val="0"/>
              <w:contextualSpacing/>
              <w:jc w:val="center"/>
              <w:rPr>
                <w:rFonts w:eastAsia="Arial"/>
                <w:bCs/>
                <w:i/>
                <w:iCs/>
                <w:sz w:val="18"/>
                <w:szCs w:val="18"/>
              </w:rPr>
            </w:pPr>
            <w:r w:rsidRPr="007969A2">
              <w:rPr>
                <w:rFonts w:eastAsia="Arial"/>
                <w:bCs/>
                <w:i/>
                <w:iCs/>
                <w:sz w:val="18"/>
                <w:szCs w:val="18"/>
              </w:rPr>
              <w:t>(RMB in thousands except for percentages)</w:t>
            </w:r>
          </w:p>
        </w:tc>
      </w:tr>
      <w:tr w:rsidR="001A274A" w:rsidRPr="007969A2" w14:paraId="7082899E" w14:textId="77777777" w:rsidTr="002306B6">
        <w:tblPrEx>
          <w:tblCellMar>
            <w:left w:w="108" w:type="dxa"/>
            <w:right w:w="108" w:type="dxa"/>
          </w:tblCellMar>
        </w:tblPrEx>
        <w:trPr>
          <w:trHeight w:val="242"/>
        </w:trPr>
        <w:tc>
          <w:tcPr>
            <w:tcW w:w="1560" w:type="dxa"/>
            <w:vAlign w:val="bottom"/>
          </w:tcPr>
          <w:p w14:paraId="1C044C72" w14:textId="77777777" w:rsidR="001A274A" w:rsidRPr="007969A2" w:rsidRDefault="001A274A" w:rsidP="002306B6">
            <w:pPr>
              <w:snapToGrid w:val="0"/>
              <w:contextualSpacing/>
              <w:rPr>
                <w:rFonts w:eastAsia="Arial"/>
                <w:sz w:val="18"/>
                <w:szCs w:val="18"/>
              </w:rPr>
            </w:pPr>
          </w:p>
        </w:tc>
        <w:tc>
          <w:tcPr>
            <w:tcW w:w="2938" w:type="dxa"/>
            <w:gridSpan w:val="4"/>
          </w:tcPr>
          <w:p w14:paraId="6BF58482" w14:textId="77777777" w:rsidR="001A274A" w:rsidRPr="007969A2" w:rsidRDefault="001A274A" w:rsidP="002306B6">
            <w:pPr>
              <w:snapToGrid w:val="0"/>
              <w:contextualSpacing/>
              <w:jc w:val="center"/>
              <w:rPr>
                <w:rFonts w:eastAsia="Arial"/>
                <w:b/>
                <w:sz w:val="18"/>
                <w:szCs w:val="18"/>
              </w:rPr>
            </w:pPr>
          </w:p>
        </w:tc>
        <w:tc>
          <w:tcPr>
            <w:tcW w:w="1739" w:type="dxa"/>
            <w:gridSpan w:val="4"/>
            <w:vAlign w:val="bottom"/>
          </w:tcPr>
          <w:p w14:paraId="44E959ED" w14:textId="77777777" w:rsidR="001A274A" w:rsidRPr="007969A2" w:rsidRDefault="001A274A" w:rsidP="002306B6">
            <w:pPr>
              <w:snapToGrid w:val="0"/>
              <w:contextualSpacing/>
              <w:jc w:val="right"/>
              <w:rPr>
                <w:rFonts w:eastAsia="SimSun"/>
                <w:b/>
                <w:sz w:val="18"/>
                <w:szCs w:val="18"/>
              </w:rPr>
            </w:pPr>
          </w:p>
        </w:tc>
        <w:tc>
          <w:tcPr>
            <w:tcW w:w="2978" w:type="dxa"/>
            <w:gridSpan w:val="4"/>
          </w:tcPr>
          <w:p w14:paraId="472BA5C0" w14:textId="77777777" w:rsidR="001A274A" w:rsidRPr="007969A2" w:rsidRDefault="001A274A" w:rsidP="002306B6">
            <w:pPr>
              <w:snapToGrid w:val="0"/>
              <w:contextualSpacing/>
              <w:jc w:val="center"/>
              <w:rPr>
                <w:rFonts w:eastAsia="SimSun"/>
                <w:bCs/>
                <w:i/>
                <w:iCs/>
                <w:sz w:val="18"/>
                <w:szCs w:val="18"/>
              </w:rPr>
            </w:pPr>
            <w:r w:rsidRPr="007969A2">
              <w:rPr>
                <w:rFonts w:eastAsia="SimSun"/>
                <w:bCs/>
                <w:i/>
                <w:iCs/>
                <w:sz w:val="18"/>
                <w:szCs w:val="18"/>
              </w:rPr>
              <w:t>(unaudited)</w:t>
            </w:r>
          </w:p>
        </w:tc>
      </w:tr>
      <w:tr w:rsidR="001A274A" w:rsidRPr="007969A2" w14:paraId="6A47D281" w14:textId="77777777" w:rsidTr="00627C1A">
        <w:tc>
          <w:tcPr>
            <w:tcW w:w="1560" w:type="dxa"/>
          </w:tcPr>
          <w:p w14:paraId="5AE66E8E" w14:textId="77777777" w:rsidR="001A274A" w:rsidRPr="007969A2" w:rsidRDefault="001A274A"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Staff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552C16AD"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76EC391"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F51478D"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3C32B6B4"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097E00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5D7913D9"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08FB605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EAC0695"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18854A36"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C7CC96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A274A" w:rsidRPr="007969A2" w14:paraId="5710A38D" w14:textId="77777777" w:rsidTr="00627C1A">
        <w:tc>
          <w:tcPr>
            <w:tcW w:w="1560" w:type="dxa"/>
          </w:tcPr>
          <w:p w14:paraId="60638763" w14:textId="77777777" w:rsidR="001A274A" w:rsidRPr="007969A2" w:rsidRDefault="001A274A" w:rsidP="002306B6">
            <w:pPr>
              <w:tabs>
                <w:tab w:val="right" w:leader="dot" w:pos="2805"/>
              </w:tabs>
              <w:snapToGrid w:val="0"/>
              <w:ind w:left="181" w:hanging="181"/>
              <w:contextualSpacing/>
              <w:rPr>
                <w:rFonts w:eastAsiaTheme="minorEastAsia"/>
                <w:sz w:val="18"/>
                <w:szCs w:val="18"/>
                <w:lang w:eastAsia="zh-CN"/>
              </w:rPr>
            </w:pPr>
            <w:r w:rsidRPr="007969A2">
              <w:rPr>
                <w:rFonts w:eastAsiaTheme="minorEastAsia" w:hint="eastAsia"/>
                <w:sz w:val="18"/>
                <w:szCs w:val="18"/>
                <w:lang w:eastAsia="zh-CN"/>
              </w:rPr>
              <w:t>[</w:t>
            </w:r>
            <w:r w:rsidRPr="007969A2">
              <w:rPr>
                <w:rFonts w:eastAsia="Arial"/>
                <w:sz w:val="18"/>
                <w:szCs w:val="18"/>
                <w:lang w:eastAsia="zh-CN"/>
              </w:rPr>
              <w:t>Professional service fees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654DC9B6"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744048C5"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61349EDB"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3ABF29F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52BA1D4F"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9033019"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1A59051A"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64257E0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0D5FB1C0"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2B32CDDF" w14:textId="77777777" w:rsidR="001A274A" w:rsidRPr="007969A2" w:rsidRDefault="001A274A" w:rsidP="002306B6">
            <w:pP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627C1A" w:rsidRPr="007969A2" w14:paraId="26E114E5" w14:textId="77777777" w:rsidTr="00627C1A">
        <w:tc>
          <w:tcPr>
            <w:tcW w:w="1560" w:type="dxa"/>
          </w:tcPr>
          <w:p w14:paraId="345F3343" w14:textId="2D79E334" w:rsidR="00627C1A" w:rsidRPr="007969A2" w:rsidRDefault="00627C1A" w:rsidP="00627C1A">
            <w:pPr>
              <w:tabs>
                <w:tab w:val="right" w:leader="dot" w:pos="2805"/>
              </w:tabs>
              <w:snapToGrid w:val="0"/>
              <w:ind w:left="181" w:hanging="181"/>
              <w:contextualSpacing/>
              <w:rPr>
                <w:sz w:val="18"/>
                <w:szCs w:val="18"/>
              </w:rPr>
            </w:pPr>
            <w:r w:rsidRPr="007969A2">
              <w:rPr>
                <w:rFonts w:eastAsiaTheme="minorEastAsia" w:hint="eastAsia"/>
                <w:sz w:val="18"/>
                <w:szCs w:val="18"/>
                <w:lang w:eastAsia="zh-CN"/>
              </w:rPr>
              <w:t>[</w:t>
            </w:r>
            <w:r w:rsidRPr="007969A2">
              <w:rPr>
                <w:rFonts w:eastAsia="Arial"/>
                <w:sz w:val="18"/>
                <w:szCs w:val="18"/>
                <w:lang w:eastAsia="zh-CN"/>
              </w:rPr>
              <w:t>Computing resource and testing costs</w:t>
            </w:r>
            <w:r w:rsidRPr="007969A2">
              <w:rPr>
                <w:rFonts w:eastAsiaTheme="minorEastAsia" w:hint="eastAsia"/>
                <w:sz w:val="18"/>
                <w:szCs w:val="18"/>
                <w:lang w:eastAsia="zh-CN"/>
              </w:rPr>
              <w:t>]</w:t>
            </w:r>
            <w:r w:rsidRPr="007969A2">
              <w:rPr>
                <w:rFonts w:eastAsia="Arial"/>
                <w:sz w:val="18"/>
                <w:szCs w:val="18"/>
                <w:lang w:eastAsia="zh-CN"/>
              </w:rPr>
              <w:t xml:space="preserve"> </w:t>
            </w:r>
            <w:r w:rsidRPr="007969A2">
              <w:rPr>
                <w:rFonts w:eastAsia="Arial"/>
                <w:sz w:val="18"/>
                <w:szCs w:val="18"/>
                <w:lang w:eastAsia="zh-CN"/>
              </w:rPr>
              <w:tab/>
            </w:r>
          </w:p>
        </w:tc>
        <w:tc>
          <w:tcPr>
            <w:tcW w:w="765" w:type="dxa"/>
            <w:vAlign w:val="bottom"/>
          </w:tcPr>
          <w:p w14:paraId="433E5F6A" w14:textId="77CC5156"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4ADF49B0" w14:textId="745946C7"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731AB927" w14:textId="1FFD27EC"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gridSpan w:val="2"/>
            <w:vAlign w:val="bottom"/>
          </w:tcPr>
          <w:p w14:paraId="633E13AA" w14:textId="4DF1444D"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5F853C65" w14:textId="3BD62753"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56ACE27" w14:textId="21AF5D77"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gridSpan w:val="2"/>
            <w:vAlign w:val="bottom"/>
          </w:tcPr>
          <w:p w14:paraId="3D737161" w14:textId="5FA16E8D"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0D16D75" w14:textId="4F1B0CA2"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5" w:type="dxa"/>
            <w:vAlign w:val="bottom"/>
          </w:tcPr>
          <w:p w14:paraId="4D60E577" w14:textId="5BC094E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c>
          <w:tcPr>
            <w:tcW w:w="766" w:type="dxa"/>
            <w:vAlign w:val="bottom"/>
          </w:tcPr>
          <w:p w14:paraId="194FD668" w14:textId="061CDA34" w:rsidR="00627C1A" w:rsidRPr="007969A2" w:rsidRDefault="00627C1A" w:rsidP="00627C1A">
            <w:pPr>
              <w:tabs>
                <w:tab w:val="decimal" w:pos="876"/>
              </w:tabs>
              <w:snapToGrid w:val="0"/>
              <w:contextualSpacing/>
              <w:jc w:val="right"/>
              <w:rPr>
                <w:rFonts w:eastAsia="Arial"/>
                <w:sz w:val="18"/>
                <w:szCs w:val="18"/>
              </w:rPr>
            </w:pPr>
            <w:r w:rsidRPr="007969A2">
              <w:rPr>
                <w:rFonts w:eastAsia="Arial"/>
                <w:sz w:val="18"/>
                <w:szCs w:val="18"/>
                <w:lang w:eastAsia="zh-CN"/>
              </w:rPr>
              <w:t>[●]</w:t>
            </w:r>
          </w:p>
        </w:tc>
      </w:tr>
      <w:tr w:rsidR="001A274A" w:rsidRPr="007969A2" w14:paraId="76E80A91" w14:textId="77777777" w:rsidTr="00627C1A">
        <w:tc>
          <w:tcPr>
            <w:tcW w:w="1560" w:type="dxa"/>
            <w:vAlign w:val="bottom"/>
          </w:tcPr>
          <w:p w14:paraId="2F6618DB" w14:textId="77777777" w:rsidR="001A274A" w:rsidRPr="007969A2" w:rsidRDefault="001A274A" w:rsidP="002306B6">
            <w:pPr>
              <w:tabs>
                <w:tab w:val="right" w:leader="dot" w:pos="2805"/>
              </w:tabs>
              <w:snapToGrid w:val="0"/>
              <w:ind w:left="181" w:hanging="181"/>
              <w:contextualSpacing/>
              <w:rPr>
                <w:rFonts w:eastAsia="Arial"/>
                <w:sz w:val="18"/>
                <w:szCs w:val="18"/>
                <w:lang w:eastAsia="zh-CN"/>
              </w:rPr>
            </w:pPr>
            <w:proofErr w:type="gramStart"/>
            <w:r w:rsidRPr="007969A2">
              <w:rPr>
                <w:rFonts w:eastAsia="Arial"/>
                <w:sz w:val="18"/>
                <w:szCs w:val="18"/>
                <w:lang w:eastAsia="zh-CN"/>
              </w:rPr>
              <w:t>Others</w:t>
            </w:r>
            <w:r w:rsidRPr="007969A2">
              <w:rPr>
                <w:rFonts w:eastAsia="Arial"/>
                <w:sz w:val="18"/>
                <w:szCs w:val="18"/>
                <w:vertAlign w:val="superscript"/>
                <w:lang w:eastAsia="zh-CN"/>
              </w:rPr>
              <w:t>(</w:t>
            </w:r>
            <w:proofErr w:type="gramEnd"/>
            <w:r w:rsidRPr="007969A2">
              <w:rPr>
                <w:rFonts w:eastAsia="Arial"/>
                <w:sz w:val="18"/>
                <w:szCs w:val="18"/>
                <w:vertAlign w:val="superscript"/>
                <w:lang w:eastAsia="zh-CN"/>
              </w:rPr>
              <w:t>1)</w:t>
            </w:r>
            <w:r w:rsidRPr="007969A2">
              <w:rPr>
                <w:rFonts w:eastAsia="Arial"/>
                <w:sz w:val="18"/>
                <w:szCs w:val="18"/>
                <w:lang w:eastAsia="zh-CN"/>
              </w:rPr>
              <w:tab/>
            </w:r>
          </w:p>
        </w:tc>
        <w:tc>
          <w:tcPr>
            <w:tcW w:w="765" w:type="dxa"/>
            <w:vAlign w:val="bottom"/>
          </w:tcPr>
          <w:p w14:paraId="7AD44520"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3C6CC5FA"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33F3CA48"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gridSpan w:val="2"/>
            <w:vAlign w:val="bottom"/>
          </w:tcPr>
          <w:p w14:paraId="2AA40A6B"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723071AD"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785ECA3"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gridSpan w:val="2"/>
            <w:vAlign w:val="bottom"/>
          </w:tcPr>
          <w:p w14:paraId="77D40D8A"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1D186FA8"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5" w:type="dxa"/>
            <w:vAlign w:val="bottom"/>
          </w:tcPr>
          <w:p w14:paraId="4D8031B5"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c>
          <w:tcPr>
            <w:tcW w:w="766" w:type="dxa"/>
            <w:vAlign w:val="bottom"/>
          </w:tcPr>
          <w:p w14:paraId="49FFD700" w14:textId="77777777" w:rsidR="001A274A" w:rsidRPr="007969A2" w:rsidRDefault="001A274A" w:rsidP="002306B6">
            <w:pPr>
              <w:pBdr>
                <w:bottom w:val="single" w:sz="4" w:space="1" w:color="auto"/>
              </w:pBdr>
              <w:tabs>
                <w:tab w:val="decimal" w:pos="876"/>
              </w:tabs>
              <w:snapToGrid w:val="0"/>
              <w:contextualSpacing/>
              <w:jc w:val="right"/>
              <w:rPr>
                <w:rFonts w:eastAsia="Arial"/>
                <w:sz w:val="18"/>
                <w:szCs w:val="18"/>
                <w:lang w:eastAsia="zh-CN"/>
              </w:rPr>
            </w:pPr>
            <w:r w:rsidRPr="007969A2">
              <w:rPr>
                <w:rFonts w:eastAsia="Arial"/>
                <w:sz w:val="18"/>
                <w:szCs w:val="18"/>
                <w:lang w:eastAsia="zh-CN"/>
              </w:rPr>
              <w:t>[●]</w:t>
            </w:r>
          </w:p>
        </w:tc>
      </w:tr>
      <w:tr w:rsidR="001A274A" w:rsidRPr="007969A2" w14:paraId="7FFEBDA4" w14:textId="77777777" w:rsidTr="002306B6">
        <w:tblPrEx>
          <w:tblCellMar>
            <w:left w:w="108" w:type="dxa"/>
            <w:right w:w="108" w:type="dxa"/>
          </w:tblCellMar>
        </w:tblPrEx>
        <w:trPr>
          <w:trHeight w:val="433"/>
        </w:trPr>
        <w:tc>
          <w:tcPr>
            <w:tcW w:w="1560" w:type="dxa"/>
            <w:vAlign w:val="bottom"/>
          </w:tcPr>
          <w:p w14:paraId="3EEA4846" w14:textId="77777777" w:rsidR="001A274A" w:rsidRPr="007969A2" w:rsidRDefault="001A274A" w:rsidP="002306B6">
            <w:pPr>
              <w:tabs>
                <w:tab w:val="right" w:leader="dot" w:pos="2805"/>
              </w:tabs>
              <w:snapToGrid w:val="0"/>
              <w:ind w:left="181" w:hanging="181"/>
              <w:contextualSpacing/>
              <w:rPr>
                <w:rFonts w:eastAsia="Arial"/>
                <w:b/>
                <w:bCs/>
                <w:sz w:val="18"/>
                <w:szCs w:val="18"/>
              </w:rPr>
            </w:pPr>
            <w:r w:rsidRPr="007969A2">
              <w:rPr>
                <w:rFonts w:eastAsia="Arial"/>
                <w:b/>
                <w:bCs/>
                <w:sz w:val="18"/>
                <w:szCs w:val="18"/>
              </w:rPr>
              <w:t>Total</w:t>
            </w:r>
            <w:r w:rsidRPr="007969A2">
              <w:rPr>
                <w:rFonts w:eastAsia="Arial"/>
                <w:b/>
                <w:bCs/>
                <w:sz w:val="18"/>
                <w:szCs w:val="18"/>
              </w:rPr>
              <w:tab/>
            </w:r>
          </w:p>
        </w:tc>
        <w:tc>
          <w:tcPr>
            <w:tcW w:w="765" w:type="dxa"/>
            <w:vAlign w:val="bottom"/>
          </w:tcPr>
          <w:p w14:paraId="3CE378FA" w14:textId="209B0C6D"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30,596</w:t>
            </w:r>
          </w:p>
        </w:tc>
        <w:tc>
          <w:tcPr>
            <w:tcW w:w="766" w:type="dxa"/>
            <w:vAlign w:val="bottom"/>
          </w:tcPr>
          <w:p w14:paraId="7DA4D699"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7C9AC3C" w14:textId="299AC0C6"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252,924</w:t>
            </w:r>
          </w:p>
        </w:tc>
        <w:tc>
          <w:tcPr>
            <w:tcW w:w="766" w:type="dxa"/>
            <w:gridSpan w:val="2"/>
            <w:vAlign w:val="bottom"/>
          </w:tcPr>
          <w:p w14:paraId="4EE14EFD"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34A02DE8" w14:textId="254CADF4"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354,653</w:t>
            </w:r>
          </w:p>
        </w:tc>
        <w:tc>
          <w:tcPr>
            <w:tcW w:w="766" w:type="dxa"/>
            <w:vAlign w:val="bottom"/>
          </w:tcPr>
          <w:p w14:paraId="000DE9A3"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gridSpan w:val="2"/>
            <w:vAlign w:val="bottom"/>
          </w:tcPr>
          <w:p w14:paraId="30C8C937"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w:t>
            </w:r>
          </w:p>
        </w:tc>
        <w:tc>
          <w:tcPr>
            <w:tcW w:w="766" w:type="dxa"/>
            <w:vAlign w:val="bottom"/>
          </w:tcPr>
          <w:p w14:paraId="21DC02E6"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c>
          <w:tcPr>
            <w:tcW w:w="765" w:type="dxa"/>
            <w:vAlign w:val="bottom"/>
          </w:tcPr>
          <w:p w14:paraId="1067F059" w14:textId="3971DBCB"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93,361</w:t>
            </w:r>
          </w:p>
        </w:tc>
        <w:tc>
          <w:tcPr>
            <w:tcW w:w="766" w:type="dxa"/>
            <w:vAlign w:val="bottom"/>
          </w:tcPr>
          <w:p w14:paraId="7E7C420C" w14:textId="77777777" w:rsidR="001A274A" w:rsidRPr="007969A2" w:rsidRDefault="001A274A" w:rsidP="002306B6">
            <w:pPr>
              <w:pBdr>
                <w:bottom w:val="thinThickSmallGap" w:sz="12" w:space="1" w:color="auto"/>
              </w:pBdr>
              <w:tabs>
                <w:tab w:val="decimal" w:pos="876"/>
              </w:tabs>
              <w:snapToGrid w:val="0"/>
              <w:contextualSpacing/>
              <w:jc w:val="right"/>
              <w:rPr>
                <w:rFonts w:eastAsia="Arial"/>
                <w:b/>
                <w:bCs/>
                <w:sz w:val="18"/>
                <w:szCs w:val="18"/>
                <w:lang w:eastAsia="zh-CN"/>
              </w:rPr>
            </w:pPr>
            <w:r w:rsidRPr="007969A2">
              <w:rPr>
                <w:rFonts w:eastAsia="Arial"/>
                <w:b/>
                <w:bCs/>
                <w:sz w:val="18"/>
                <w:szCs w:val="18"/>
                <w:lang w:eastAsia="zh-CN"/>
              </w:rPr>
              <w:t>100.0</w:t>
            </w:r>
          </w:p>
        </w:tc>
      </w:tr>
    </w:tbl>
    <w:p w14:paraId="6ABE435F" w14:textId="77777777" w:rsidR="001A274A" w:rsidRPr="007969A2" w:rsidRDefault="001A274A" w:rsidP="001A274A">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228960E7" w14:textId="64FE0276" w:rsidR="0075419B" w:rsidRPr="007969A2" w:rsidRDefault="00E82C8D" w:rsidP="00E82C8D">
      <w:pPr>
        <w:pStyle w:val="ListParagraph"/>
        <w:numPr>
          <w:ilvl w:val="0"/>
          <w:numId w:val="39"/>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001A274A" w:rsidRPr="007969A2">
        <w:rPr>
          <w:rFonts w:ascii="Times New Roman" w:eastAsia="Arial" w:hAnsi="Times New Roman" w:cs="Times New Roman"/>
          <w:sz w:val="18"/>
          <w:szCs w:val="18"/>
        </w:rPr>
        <w:t>ncluded [●</w:t>
      </w:r>
      <w:r w:rsidR="001A274A" w:rsidRPr="007969A2">
        <w:rPr>
          <w:rFonts w:ascii="Times New Roman" w:eastAsia="Arial" w:hAnsi="Times New Roman" w:cs="Times New Roman" w:hint="eastAsia"/>
          <w:sz w:val="18"/>
          <w:szCs w:val="18"/>
        </w:rPr>
        <w:t>]</w:t>
      </w:r>
      <w:r w:rsidR="001A274A" w:rsidRPr="007969A2">
        <w:rPr>
          <w:rFonts w:ascii="Times New Roman" w:eastAsia="Arial" w:hAnsi="Times New Roman" w:cs="Times New Roman"/>
          <w:sz w:val="18"/>
          <w:szCs w:val="18"/>
        </w:rPr>
        <w:t>.</w:t>
      </w:r>
    </w:p>
    <w:p w14:paraId="1AA27C23" w14:textId="5A78BECB" w:rsidR="00362AA7" w:rsidRPr="00362AA7" w:rsidRDefault="00362AA7" w:rsidP="00362AA7">
      <w:pPr>
        <w:spacing w:line="240" w:lineRule="auto"/>
        <w:ind w:firstLine="720"/>
        <w:jc w:val="both"/>
        <w:rPr>
          <w:rFonts w:ascii="Times New Roman" w:hAnsi="Times New Roman" w:cs="Times New Roman"/>
          <w:bCs/>
          <w:iCs/>
        </w:rPr>
      </w:pPr>
      <w:r>
        <w:rPr>
          <w:b w:val="0"/>
          <w:color w:val="002F6C"/>
        </w:rPr>
        <w:t>Our research and development expenses represented 2,509.2%, 469.5%, [●]% and 114.6% of our revenue in 2024, 2025 and for the three months ended March 31, 2025 and 2026, respectively. The ratio decreased as revenue scaled from a low base, although R&amp;D expenses remained substantial in absolute amount. We expect to continue to invest in R&amp;D to support product iteration and commercialisation, while seeking to improve operating leverage as revenue grows.</w:t>
      </w:r>
    </w:p>
    <w:p w14:paraId="25F25AC2" w14:textId="5DC2F0F3" w:rsidR="00247C28" w:rsidRDefault="00AC5A30" w:rsidP="00A375A0">
      <w:pPr>
        <w:jc w:val="both"/>
        <w:outlineLvl w:val="0"/>
        <w:rPr>
          <w:rFonts w:ascii="Times New Roman" w:hAnsi="Times New Roman" w:cs="Times New Roman"/>
          <w:b/>
          <w:iCs/>
        </w:rPr>
      </w:pPr>
      <w:r>
        <w:rPr>
          <w:rFonts w:ascii="Times New Roman" w:hAnsi="Times New Roman" w:cs="Times New Roman"/>
          <w:b/>
          <w:iCs/>
        </w:rPr>
        <w:t>Financ</w:t>
      </w:r>
      <w:r w:rsidR="001A274A">
        <w:rPr>
          <w:rFonts w:ascii="Times New Roman" w:hAnsi="Times New Roman" w:cs="Times New Roman" w:hint="eastAsia"/>
          <w:b/>
          <w:iCs/>
        </w:rPr>
        <w:t>e</w:t>
      </w:r>
      <w:r>
        <w:rPr>
          <w:rFonts w:ascii="Times New Roman" w:hAnsi="Times New Roman" w:cs="Times New Roman"/>
          <w:b/>
          <w:iCs/>
        </w:rPr>
        <w:t xml:space="preserve"> Costs</w:t>
      </w:r>
    </w:p>
    <w:p w14:paraId="7545E90D" w14:textId="3A34E126" w:rsidR="001A274A" w:rsidRPr="00627C1A" w:rsidRDefault="001A274A" w:rsidP="001A274A">
      <w:pPr>
        <w:spacing w:line="240" w:lineRule="auto"/>
        <w:ind w:firstLine="720"/>
        <w:jc w:val="both"/>
        <w:rPr>
          <w:rFonts w:ascii="Times New Roman" w:hAnsi="Times New Roman" w:cs="Times New Roman"/>
          <w:bCs/>
          <w:iCs/>
        </w:rPr>
      </w:pPr>
      <w:r>
        <w:rPr>
          <w:color w:val="002F6C"/>
        </w:rPr>
        <w:t>Our finance costs primarily represented interest on financial liabilities on shares with preferential rights, lease liabilities and bank borrowings. We incurred finance costs of RMB9.9 million, RMB70.3 million, RMB134.1 million, RMB[●] million and RMB44.9 million in 2023, 2024 and 2025 and the three months ended March 31, 2025 and 2026, respectively. According to the Accountants' Report, interest on financial liabilities on shares with preferential rights was RMB9.9 million, RMB64.1 million and RMB111.3 million in 2023, 2024 and 2025, respectively; interest on lease liabilities was nil, RMB6.3 million and RMB21.2 million in 2023, 2024 and 2025, respectively; and interest on bank borrowings was nil, RMB25 thousand and RMB1.6 million in 2023, 2024 and 2025, respectively. According to the 2026 Q1 main statements, our finance costs were RMB44.9 million for the three months ended March 31, 2026. The following table sets forth a breakdown of our finance costs for the periods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58"/>
        <w:gridCol w:w="833"/>
        <w:gridCol w:w="615"/>
        <w:gridCol w:w="1235"/>
        <w:gridCol w:w="1106"/>
        <w:gridCol w:w="1378"/>
        <w:gridCol w:w="1202"/>
      </w:tblGrid>
      <w:tr w:rsidR="00E023C6" w:rsidRPr="002D032B" w14:paraId="245204FA" w14:textId="25059041" w:rsidTr="00E023C6">
        <w:trPr>
          <w:trHeight w:val="410"/>
        </w:trPr>
        <w:tc>
          <w:tcPr>
            <w:tcW w:w="2658" w:type="dxa"/>
            <w:vAlign w:val="bottom"/>
          </w:tcPr>
          <w:p w14:paraId="15AD7012" w14:textId="77777777" w:rsidR="00E023C6" w:rsidRPr="007969A2" w:rsidRDefault="00E023C6" w:rsidP="00E023C6">
            <w:pPr>
              <w:spacing w:before="20" w:after="20"/>
              <w:rPr>
                <w:rFonts w:eastAsia="Arial"/>
                <w:iCs/>
                <w:sz w:val="18"/>
                <w:szCs w:val="18"/>
              </w:rPr>
            </w:pPr>
          </w:p>
        </w:tc>
        <w:tc>
          <w:tcPr>
            <w:tcW w:w="3789" w:type="dxa"/>
            <w:gridSpan w:val="4"/>
            <w:vAlign w:val="bottom"/>
          </w:tcPr>
          <w:p w14:paraId="39B128AC" w14:textId="22390C27" w:rsidR="00E023C6" w:rsidRPr="007969A2" w:rsidRDefault="00E023C6" w:rsidP="00E023C6">
            <w:pPr>
              <w:pBdr>
                <w:bottom w:val="single" w:sz="2" w:space="1" w:color="auto"/>
              </w:pBdr>
              <w:jc w:val="center"/>
              <w:rPr>
                <w:rFonts w:eastAsia="Arial"/>
                <w:b/>
                <w:iCs/>
                <w:sz w:val="18"/>
                <w:szCs w:val="18"/>
              </w:rPr>
            </w:pPr>
            <w:r w:rsidRPr="007969A2">
              <w:rPr>
                <w:rFonts w:eastAsia="Arial"/>
                <w:b/>
                <w:sz w:val="18"/>
                <w:szCs w:val="18"/>
              </w:rPr>
              <w:t>Year ended December</w:t>
            </w:r>
            <w:r w:rsidRPr="007969A2">
              <w:rPr>
                <w:rFonts w:eastAsiaTheme="minorEastAsia"/>
                <w:b/>
                <w:sz w:val="18"/>
                <w:szCs w:val="18"/>
                <w:lang w:eastAsia="zh-CN"/>
              </w:rPr>
              <w:t xml:space="preserve"> 31,</w:t>
            </w:r>
          </w:p>
        </w:tc>
        <w:tc>
          <w:tcPr>
            <w:tcW w:w="2580" w:type="dxa"/>
            <w:gridSpan w:val="2"/>
            <w:vAlign w:val="bottom"/>
          </w:tcPr>
          <w:p w14:paraId="617BC85B" w14:textId="1233DFCA" w:rsidR="00E023C6" w:rsidRPr="007969A2" w:rsidRDefault="00E023C6" w:rsidP="00E023C6">
            <w:pPr>
              <w:pBdr>
                <w:bottom w:val="single" w:sz="2" w:space="1" w:color="auto"/>
              </w:pBdr>
              <w:jc w:val="center"/>
              <w:rPr>
                <w:rFonts w:eastAsia="Arial"/>
                <w:b/>
                <w:iCs/>
                <w:sz w:val="18"/>
                <w:szCs w:val="18"/>
              </w:rPr>
            </w:pPr>
            <w:r w:rsidRPr="007969A2">
              <w:rPr>
                <w:rFonts w:eastAsia="Arial"/>
                <w:b/>
                <w:iCs/>
                <w:sz w:val="18"/>
                <w:szCs w:val="18"/>
              </w:rPr>
              <w:t>Three months ended March 31,</w:t>
            </w:r>
          </w:p>
        </w:tc>
      </w:tr>
      <w:tr w:rsidR="00E023C6" w14:paraId="783DF8A6" w14:textId="66515CB7" w:rsidTr="00E023C6">
        <w:trPr>
          <w:trHeight w:val="243"/>
        </w:trPr>
        <w:tc>
          <w:tcPr>
            <w:tcW w:w="2658" w:type="dxa"/>
            <w:vAlign w:val="bottom"/>
          </w:tcPr>
          <w:p w14:paraId="7995BA51" w14:textId="77777777" w:rsidR="00E023C6" w:rsidRPr="007969A2" w:rsidRDefault="00E023C6" w:rsidP="00E023C6">
            <w:pPr>
              <w:spacing w:before="20" w:after="20"/>
              <w:rPr>
                <w:rFonts w:eastAsia="Arial"/>
                <w:iCs/>
                <w:sz w:val="18"/>
                <w:szCs w:val="18"/>
              </w:rPr>
            </w:pPr>
          </w:p>
        </w:tc>
        <w:tc>
          <w:tcPr>
            <w:tcW w:w="1448" w:type="dxa"/>
            <w:gridSpan w:val="2"/>
            <w:vAlign w:val="bottom"/>
          </w:tcPr>
          <w:p w14:paraId="0019AAEB" w14:textId="472B54CD"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lang w:eastAsia="zh-CN"/>
              </w:rPr>
              <w:t>202</w:t>
            </w:r>
            <w:r w:rsidRPr="007969A2">
              <w:rPr>
                <w:rFonts w:eastAsia="SimSun" w:hint="eastAsia"/>
                <w:b/>
                <w:sz w:val="18"/>
                <w:szCs w:val="18"/>
                <w:lang w:eastAsia="zh-CN"/>
              </w:rPr>
              <w:t>3</w:t>
            </w:r>
            <w:r w:rsidRPr="007969A2">
              <w:rPr>
                <w:rFonts w:eastAsia="Arial"/>
                <w:b/>
                <w:sz w:val="18"/>
                <w:szCs w:val="18"/>
              </w:rPr>
              <w:t xml:space="preserve"> </w:t>
            </w:r>
          </w:p>
        </w:tc>
        <w:tc>
          <w:tcPr>
            <w:tcW w:w="1235" w:type="dxa"/>
            <w:vAlign w:val="bottom"/>
          </w:tcPr>
          <w:p w14:paraId="73BEA5A7" w14:textId="7E98AA97"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lang w:eastAsia="zh-CN"/>
              </w:rPr>
              <w:t>202</w:t>
            </w:r>
            <w:r w:rsidRPr="007969A2">
              <w:rPr>
                <w:rFonts w:eastAsia="SimSun" w:hint="eastAsia"/>
                <w:b/>
                <w:sz w:val="18"/>
                <w:szCs w:val="18"/>
                <w:lang w:eastAsia="zh-CN"/>
              </w:rPr>
              <w:t>4</w:t>
            </w:r>
          </w:p>
        </w:tc>
        <w:tc>
          <w:tcPr>
            <w:tcW w:w="1106" w:type="dxa"/>
            <w:vAlign w:val="bottom"/>
          </w:tcPr>
          <w:p w14:paraId="73E5DEEB" w14:textId="3023E0C5" w:rsidR="00E023C6" w:rsidRPr="007969A2" w:rsidRDefault="00E023C6" w:rsidP="00E023C6">
            <w:pPr>
              <w:pBdr>
                <w:bottom w:val="single" w:sz="2" w:space="1" w:color="auto"/>
              </w:pBdr>
              <w:jc w:val="center"/>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5</w:t>
            </w:r>
          </w:p>
        </w:tc>
        <w:tc>
          <w:tcPr>
            <w:tcW w:w="1378" w:type="dxa"/>
            <w:vAlign w:val="bottom"/>
          </w:tcPr>
          <w:p w14:paraId="54A5D089" w14:textId="2AE61FAF" w:rsidR="00E023C6" w:rsidRPr="007969A2" w:rsidRDefault="00E023C6" w:rsidP="00E023C6">
            <w:pPr>
              <w:pBdr>
                <w:bottom w:val="single" w:sz="2" w:space="1" w:color="auto"/>
              </w:pBdr>
              <w:jc w:val="right"/>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5</w:t>
            </w:r>
          </w:p>
        </w:tc>
        <w:tc>
          <w:tcPr>
            <w:tcW w:w="1202" w:type="dxa"/>
            <w:vAlign w:val="bottom"/>
          </w:tcPr>
          <w:p w14:paraId="5A5ECE44" w14:textId="595A4A80" w:rsidR="00E023C6" w:rsidRPr="007969A2" w:rsidRDefault="00E023C6" w:rsidP="00E023C6">
            <w:pPr>
              <w:pBdr>
                <w:bottom w:val="single" w:sz="2" w:space="1" w:color="auto"/>
              </w:pBdr>
              <w:jc w:val="right"/>
              <w:rPr>
                <w:rFonts w:eastAsia="Arial"/>
                <w:b/>
                <w:iCs/>
                <w:sz w:val="18"/>
                <w:szCs w:val="18"/>
              </w:rPr>
            </w:pPr>
            <w:r w:rsidRPr="007969A2">
              <w:rPr>
                <w:rFonts w:eastAsia="SimSun"/>
                <w:b/>
                <w:sz w:val="18"/>
                <w:szCs w:val="18"/>
              </w:rPr>
              <w:t>202</w:t>
            </w:r>
            <w:r w:rsidRPr="007969A2">
              <w:rPr>
                <w:rFonts w:eastAsia="SimSun" w:hint="eastAsia"/>
                <w:b/>
                <w:sz w:val="18"/>
                <w:szCs w:val="18"/>
                <w:lang w:eastAsia="zh-CN"/>
              </w:rPr>
              <w:t>6</w:t>
            </w:r>
          </w:p>
        </w:tc>
      </w:tr>
      <w:tr w:rsidR="00E023C6" w:rsidRPr="002D032B" w14:paraId="3DBE46C8" w14:textId="351DA2D6" w:rsidTr="001B2F6A">
        <w:trPr>
          <w:trHeight w:val="227"/>
        </w:trPr>
        <w:tc>
          <w:tcPr>
            <w:tcW w:w="2658" w:type="dxa"/>
            <w:vAlign w:val="bottom"/>
          </w:tcPr>
          <w:p w14:paraId="7C78F32F" w14:textId="77777777" w:rsidR="00E023C6" w:rsidRPr="007969A2" w:rsidRDefault="00E023C6" w:rsidP="002306B6">
            <w:pPr>
              <w:tabs>
                <w:tab w:val="right" w:leader="dot" w:pos="2805"/>
              </w:tabs>
              <w:spacing w:before="20" w:after="20"/>
              <w:rPr>
                <w:rFonts w:eastAsia="Arial"/>
                <w:iCs/>
                <w:sz w:val="18"/>
                <w:szCs w:val="18"/>
              </w:rPr>
            </w:pPr>
          </w:p>
        </w:tc>
        <w:tc>
          <w:tcPr>
            <w:tcW w:w="6369" w:type="dxa"/>
            <w:gridSpan w:val="6"/>
          </w:tcPr>
          <w:p w14:paraId="4CFCC546" w14:textId="6ABD8FAE" w:rsidR="00E023C6" w:rsidRPr="007969A2" w:rsidRDefault="00E023C6" w:rsidP="002306B6">
            <w:pPr>
              <w:tabs>
                <w:tab w:val="decimal" w:pos="890"/>
              </w:tabs>
              <w:spacing w:before="20" w:after="20"/>
              <w:jc w:val="center"/>
              <w:rPr>
                <w:rFonts w:eastAsia="Arial"/>
                <w:i/>
                <w:sz w:val="18"/>
                <w:szCs w:val="18"/>
              </w:rPr>
            </w:pPr>
            <w:r w:rsidRPr="007969A2">
              <w:rPr>
                <w:rFonts w:eastAsia="Arial"/>
                <w:i/>
                <w:sz w:val="18"/>
                <w:szCs w:val="18"/>
              </w:rPr>
              <w:t>(RMB in thousands)</w:t>
            </w:r>
          </w:p>
        </w:tc>
      </w:tr>
      <w:tr w:rsidR="00E023C6" w:rsidRPr="002D032B" w14:paraId="22ECD366" w14:textId="5777F1D8" w:rsidTr="004839E9">
        <w:trPr>
          <w:trHeight w:val="227"/>
        </w:trPr>
        <w:tc>
          <w:tcPr>
            <w:tcW w:w="2658" w:type="dxa"/>
            <w:vAlign w:val="bottom"/>
          </w:tcPr>
          <w:p w14:paraId="47AE479D" w14:textId="77777777" w:rsidR="00E023C6" w:rsidRPr="007969A2" w:rsidRDefault="00E023C6" w:rsidP="002306B6">
            <w:pPr>
              <w:tabs>
                <w:tab w:val="right" w:leader="dot" w:pos="2805"/>
              </w:tabs>
              <w:spacing w:before="20" w:after="20"/>
              <w:rPr>
                <w:rFonts w:eastAsia="Arial"/>
                <w:iCs/>
                <w:sz w:val="18"/>
                <w:szCs w:val="18"/>
              </w:rPr>
            </w:pPr>
          </w:p>
        </w:tc>
        <w:tc>
          <w:tcPr>
            <w:tcW w:w="833" w:type="dxa"/>
          </w:tcPr>
          <w:p w14:paraId="03FE2D87" w14:textId="77777777" w:rsidR="00E023C6" w:rsidRPr="007969A2" w:rsidRDefault="00E023C6" w:rsidP="002306B6">
            <w:pPr>
              <w:tabs>
                <w:tab w:val="decimal" w:pos="890"/>
              </w:tabs>
              <w:spacing w:before="20" w:after="20"/>
              <w:jc w:val="right"/>
              <w:rPr>
                <w:rFonts w:eastAsia="Arial"/>
                <w:iCs/>
                <w:sz w:val="18"/>
                <w:szCs w:val="18"/>
              </w:rPr>
            </w:pPr>
          </w:p>
        </w:tc>
        <w:tc>
          <w:tcPr>
            <w:tcW w:w="615" w:type="dxa"/>
          </w:tcPr>
          <w:p w14:paraId="49253F34" w14:textId="77777777" w:rsidR="00E023C6" w:rsidRPr="007969A2" w:rsidRDefault="00E023C6" w:rsidP="002306B6">
            <w:pPr>
              <w:tabs>
                <w:tab w:val="decimal" w:pos="890"/>
              </w:tabs>
              <w:spacing w:before="20" w:after="20"/>
              <w:jc w:val="right"/>
              <w:rPr>
                <w:rFonts w:eastAsia="Arial"/>
                <w:iCs/>
                <w:sz w:val="18"/>
                <w:szCs w:val="18"/>
              </w:rPr>
            </w:pPr>
          </w:p>
        </w:tc>
        <w:tc>
          <w:tcPr>
            <w:tcW w:w="1235" w:type="dxa"/>
          </w:tcPr>
          <w:p w14:paraId="34F67958" w14:textId="77777777" w:rsidR="00E023C6" w:rsidRPr="007969A2" w:rsidRDefault="00E023C6" w:rsidP="002306B6">
            <w:pPr>
              <w:tabs>
                <w:tab w:val="decimal" w:pos="890"/>
              </w:tabs>
              <w:spacing w:before="20" w:after="20"/>
              <w:jc w:val="right"/>
              <w:rPr>
                <w:rFonts w:eastAsia="Arial"/>
                <w:iCs/>
                <w:sz w:val="18"/>
                <w:szCs w:val="18"/>
              </w:rPr>
            </w:pPr>
          </w:p>
        </w:tc>
        <w:tc>
          <w:tcPr>
            <w:tcW w:w="1106" w:type="dxa"/>
          </w:tcPr>
          <w:p w14:paraId="6E99FB6F" w14:textId="77777777" w:rsidR="00E023C6" w:rsidRPr="007969A2" w:rsidRDefault="00E023C6" w:rsidP="002306B6">
            <w:pPr>
              <w:tabs>
                <w:tab w:val="decimal" w:pos="890"/>
              </w:tabs>
              <w:spacing w:before="20" w:after="20"/>
              <w:jc w:val="right"/>
              <w:rPr>
                <w:rFonts w:eastAsia="Arial"/>
                <w:iCs/>
                <w:sz w:val="18"/>
                <w:szCs w:val="18"/>
              </w:rPr>
            </w:pPr>
          </w:p>
        </w:tc>
        <w:tc>
          <w:tcPr>
            <w:tcW w:w="2580" w:type="dxa"/>
            <w:gridSpan w:val="2"/>
            <w:vAlign w:val="bottom"/>
          </w:tcPr>
          <w:p w14:paraId="2F85D6FE" w14:textId="08EF9B53" w:rsidR="00E023C6" w:rsidRPr="007969A2" w:rsidRDefault="00E023C6" w:rsidP="00E023C6">
            <w:pPr>
              <w:tabs>
                <w:tab w:val="decimal" w:pos="890"/>
              </w:tabs>
              <w:spacing w:before="20" w:after="20"/>
              <w:jc w:val="center"/>
              <w:rPr>
                <w:rFonts w:eastAsia="Arial"/>
                <w:iCs/>
                <w:sz w:val="18"/>
                <w:szCs w:val="18"/>
              </w:rPr>
            </w:pPr>
            <w:r w:rsidRPr="007969A2">
              <w:rPr>
                <w:rFonts w:eastAsia="SimSun"/>
                <w:bCs/>
                <w:i/>
                <w:iCs/>
                <w:sz w:val="18"/>
                <w:szCs w:val="18"/>
              </w:rPr>
              <w:t>(unaudited)</w:t>
            </w:r>
          </w:p>
        </w:tc>
      </w:tr>
      <w:tr w:rsidR="00E023C6" w:rsidRPr="002D032B" w14:paraId="0231C7AB" w14:textId="77777777" w:rsidTr="00E023C6">
        <w:trPr>
          <w:trHeight w:val="227"/>
        </w:trPr>
        <w:tc>
          <w:tcPr>
            <w:tcW w:w="2658" w:type="dxa"/>
            <w:vAlign w:val="bottom"/>
          </w:tcPr>
          <w:p w14:paraId="733D1D90" w14:textId="77777777" w:rsidR="00E023C6" w:rsidRPr="007969A2" w:rsidRDefault="00E023C6" w:rsidP="002306B6">
            <w:pPr>
              <w:tabs>
                <w:tab w:val="right" w:leader="dot" w:pos="2805"/>
              </w:tabs>
              <w:spacing w:before="20" w:after="20"/>
              <w:rPr>
                <w:rFonts w:eastAsia="Arial"/>
                <w:iCs/>
                <w:sz w:val="18"/>
                <w:szCs w:val="18"/>
              </w:rPr>
            </w:pPr>
          </w:p>
        </w:tc>
        <w:tc>
          <w:tcPr>
            <w:tcW w:w="833" w:type="dxa"/>
          </w:tcPr>
          <w:p w14:paraId="0AA40B63" w14:textId="77777777" w:rsidR="00E023C6" w:rsidRPr="007969A2" w:rsidRDefault="00E023C6" w:rsidP="002306B6">
            <w:pPr>
              <w:tabs>
                <w:tab w:val="decimal" w:pos="890"/>
              </w:tabs>
              <w:spacing w:before="20" w:after="20"/>
              <w:jc w:val="right"/>
              <w:rPr>
                <w:rFonts w:eastAsia="Arial"/>
                <w:iCs/>
                <w:sz w:val="18"/>
                <w:szCs w:val="18"/>
              </w:rPr>
            </w:pPr>
          </w:p>
        </w:tc>
        <w:tc>
          <w:tcPr>
            <w:tcW w:w="615" w:type="dxa"/>
          </w:tcPr>
          <w:p w14:paraId="525581FF" w14:textId="77777777" w:rsidR="00E023C6" w:rsidRPr="007969A2" w:rsidRDefault="00E023C6" w:rsidP="002306B6">
            <w:pPr>
              <w:tabs>
                <w:tab w:val="decimal" w:pos="890"/>
              </w:tabs>
              <w:spacing w:before="20" w:after="20"/>
              <w:jc w:val="right"/>
              <w:rPr>
                <w:rFonts w:eastAsia="Arial"/>
                <w:iCs/>
                <w:sz w:val="18"/>
                <w:szCs w:val="18"/>
              </w:rPr>
            </w:pPr>
          </w:p>
        </w:tc>
        <w:tc>
          <w:tcPr>
            <w:tcW w:w="1235" w:type="dxa"/>
          </w:tcPr>
          <w:p w14:paraId="3568F3D8" w14:textId="77777777" w:rsidR="00E023C6" w:rsidRPr="007969A2" w:rsidRDefault="00E023C6" w:rsidP="002306B6">
            <w:pPr>
              <w:tabs>
                <w:tab w:val="decimal" w:pos="890"/>
              </w:tabs>
              <w:spacing w:before="20" w:after="20"/>
              <w:jc w:val="right"/>
              <w:rPr>
                <w:rFonts w:eastAsia="Arial"/>
                <w:iCs/>
                <w:sz w:val="18"/>
                <w:szCs w:val="18"/>
              </w:rPr>
            </w:pPr>
          </w:p>
        </w:tc>
        <w:tc>
          <w:tcPr>
            <w:tcW w:w="1106" w:type="dxa"/>
          </w:tcPr>
          <w:p w14:paraId="165F8801" w14:textId="77777777" w:rsidR="00E023C6" w:rsidRPr="007969A2" w:rsidRDefault="00E023C6" w:rsidP="002306B6">
            <w:pPr>
              <w:tabs>
                <w:tab w:val="decimal" w:pos="890"/>
              </w:tabs>
              <w:spacing w:before="20" w:after="20"/>
              <w:jc w:val="right"/>
              <w:rPr>
                <w:rFonts w:eastAsia="Arial"/>
                <w:iCs/>
                <w:sz w:val="18"/>
                <w:szCs w:val="18"/>
              </w:rPr>
            </w:pPr>
          </w:p>
        </w:tc>
        <w:tc>
          <w:tcPr>
            <w:tcW w:w="1378" w:type="dxa"/>
            <w:vAlign w:val="bottom"/>
          </w:tcPr>
          <w:p w14:paraId="69F13C5E" w14:textId="77777777" w:rsidR="00E023C6" w:rsidRPr="007969A2" w:rsidRDefault="00E023C6" w:rsidP="002306B6">
            <w:pPr>
              <w:tabs>
                <w:tab w:val="decimal" w:pos="890"/>
              </w:tabs>
              <w:spacing w:before="20" w:after="20"/>
              <w:jc w:val="right"/>
              <w:rPr>
                <w:rFonts w:eastAsia="Arial"/>
                <w:iCs/>
                <w:sz w:val="18"/>
                <w:szCs w:val="18"/>
              </w:rPr>
            </w:pPr>
          </w:p>
        </w:tc>
        <w:tc>
          <w:tcPr>
            <w:tcW w:w="1202" w:type="dxa"/>
          </w:tcPr>
          <w:p w14:paraId="66A5D037" w14:textId="77777777" w:rsidR="00E023C6" w:rsidRPr="007969A2" w:rsidRDefault="00E023C6" w:rsidP="002306B6">
            <w:pPr>
              <w:tabs>
                <w:tab w:val="decimal" w:pos="890"/>
              </w:tabs>
              <w:spacing w:before="20" w:after="20"/>
              <w:jc w:val="right"/>
              <w:rPr>
                <w:rFonts w:eastAsia="Arial"/>
                <w:iCs/>
                <w:sz w:val="18"/>
                <w:szCs w:val="18"/>
              </w:rPr>
            </w:pPr>
          </w:p>
        </w:tc>
      </w:tr>
      <w:tr w:rsidR="00627C1A" w:rsidRPr="00F02FEF" w14:paraId="60FA6EB3" w14:textId="4E78DEBE" w:rsidTr="00627C1A">
        <w:trPr>
          <w:trHeight w:val="227"/>
        </w:trPr>
        <w:tc>
          <w:tcPr>
            <w:tcW w:w="2658" w:type="dxa"/>
            <w:vAlign w:val="center"/>
          </w:tcPr>
          <w:p w14:paraId="188022C5" w14:textId="60C9D637"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Interest on financial liabilities on shares with preferential rights</w:t>
            </w:r>
            <w:r w:rsidRPr="007969A2">
              <w:rPr>
                <w:rFonts w:eastAsiaTheme="minorEastAsia"/>
                <w:sz w:val="18"/>
                <w:szCs w:val="18"/>
                <w:lang w:eastAsia="zh-CN"/>
              </w:rPr>
              <w:tab/>
            </w:r>
          </w:p>
        </w:tc>
        <w:tc>
          <w:tcPr>
            <w:tcW w:w="1448" w:type="dxa"/>
            <w:gridSpan w:val="2"/>
            <w:vAlign w:val="bottom"/>
          </w:tcPr>
          <w:p w14:paraId="06C2976E" w14:textId="569177A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9,904</w:t>
            </w:r>
          </w:p>
        </w:tc>
        <w:tc>
          <w:tcPr>
            <w:tcW w:w="1235" w:type="dxa"/>
            <w:vAlign w:val="bottom"/>
          </w:tcPr>
          <w:p w14:paraId="7238071A" w14:textId="0A552AD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64,055</w:t>
            </w:r>
          </w:p>
        </w:tc>
        <w:tc>
          <w:tcPr>
            <w:tcW w:w="1106" w:type="dxa"/>
            <w:vAlign w:val="bottom"/>
          </w:tcPr>
          <w:p w14:paraId="6A75521D" w14:textId="53B9F519"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111,282</w:t>
            </w:r>
          </w:p>
        </w:tc>
        <w:tc>
          <w:tcPr>
            <w:tcW w:w="1378" w:type="dxa"/>
            <w:vAlign w:val="bottom"/>
          </w:tcPr>
          <w:p w14:paraId="31DC06B7" w14:textId="77777777"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c>
          <w:tcPr>
            <w:tcW w:w="1202" w:type="dxa"/>
            <w:vAlign w:val="bottom"/>
          </w:tcPr>
          <w:p w14:paraId="0E05F5CC" w14:textId="0E1FC60C"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r>
      <w:tr w:rsidR="00627C1A" w:rsidRPr="00F02FEF" w14:paraId="18C1B51B" w14:textId="7816E409" w:rsidTr="00627C1A">
        <w:trPr>
          <w:trHeight w:val="227"/>
        </w:trPr>
        <w:tc>
          <w:tcPr>
            <w:tcW w:w="2658" w:type="dxa"/>
            <w:vAlign w:val="center"/>
          </w:tcPr>
          <w:p w14:paraId="0275A92A" w14:textId="3A2BD30C"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 xml:space="preserve">Interest </w:t>
            </w:r>
            <w:proofErr w:type="gramStart"/>
            <w:r w:rsidRPr="007969A2">
              <w:rPr>
                <w:rFonts w:eastAsiaTheme="minorEastAsia"/>
                <w:sz w:val="18"/>
                <w:szCs w:val="18"/>
                <w:lang w:eastAsia="zh-CN"/>
              </w:rPr>
              <w:t>on</w:t>
            </w:r>
            <w:proofErr w:type="gramEnd"/>
            <w:r w:rsidRPr="007969A2">
              <w:rPr>
                <w:rFonts w:eastAsiaTheme="minorEastAsia"/>
                <w:sz w:val="18"/>
                <w:szCs w:val="18"/>
                <w:lang w:eastAsia="zh-CN"/>
              </w:rPr>
              <w:t xml:space="preserve"> lease liabilities</w:t>
            </w:r>
            <w:r w:rsidRPr="007969A2">
              <w:rPr>
                <w:rFonts w:eastAsiaTheme="minorEastAsia"/>
                <w:sz w:val="18"/>
                <w:szCs w:val="18"/>
                <w:lang w:eastAsia="zh-CN"/>
              </w:rPr>
              <w:tab/>
            </w:r>
          </w:p>
        </w:tc>
        <w:tc>
          <w:tcPr>
            <w:tcW w:w="1448" w:type="dxa"/>
            <w:gridSpan w:val="2"/>
            <w:vAlign w:val="bottom"/>
          </w:tcPr>
          <w:p w14:paraId="76E76574" w14:textId="28DA743B" w:rsidR="00627C1A" w:rsidRPr="007969A2" w:rsidRDefault="00627C1A" w:rsidP="00627C1A">
            <w:pPr>
              <w:tabs>
                <w:tab w:val="decimal" w:pos="890"/>
              </w:tabs>
              <w:spacing w:before="20" w:after="20"/>
              <w:jc w:val="right"/>
              <w:rPr>
                <w:iCs/>
                <w:color w:val="000000"/>
                <w:sz w:val="18"/>
                <w:szCs w:val="18"/>
                <w:lang w:val="en-GB"/>
              </w:rPr>
            </w:pPr>
            <w:r w:rsidRPr="007969A2">
              <w:rPr>
                <w:rFonts w:eastAsia="Arial"/>
                <w:b/>
                <w:bCs/>
                <w:sz w:val="18"/>
                <w:szCs w:val="18"/>
                <w:lang w:eastAsia="zh-CN"/>
              </w:rPr>
              <w:t>—</w:t>
            </w:r>
          </w:p>
        </w:tc>
        <w:tc>
          <w:tcPr>
            <w:tcW w:w="1235" w:type="dxa"/>
            <w:vAlign w:val="bottom"/>
          </w:tcPr>
          <w:p w14:paraId="262C1200" w14:textId="65E351DC"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6,257</w:t>
            </w:r>
          </w:p>
        </w:tc>
        <w:tc>
          <w:tcPr>
            <w:tcW w:w="1106" w:type="dxa"/>
            <w:vAlign w:val="bottom"/>
          </w:tcPr>
          <w:p w14:paraId="03BB41FA" w14:textId="3BF9BE41"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21,180</w:t>
            </w:r>
          </w:p>
        </w:tc>
        <w:tc>
          <w:tcPr>
            <w:tcW w:w="1378" w:type="dxa"/>
            <w:vAlign w:val="bottom"/>
          </w:tcPr>
          <w:p w14:paraId="41DEBB3C" w14:textId="77777777"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c>
          <w:tcPr>
            <w:tcW w:w="1202" w:type="dxa"/>
            <w:vAlign w:val="bottom"/>
          </w:tcPr>
          <w:p w14:paraId="2137163F" w14:textId="73FD7374" w:rsidR="00627C1A" w:rsidRPr="007969A2" w:rsidRDefault="00627C1A" w:rsidP="00627C1A">
            <w:pPr>
              <w:tabs>
                <w:tab w:val="decimal" w:pos="890"/>
              </w:tabs>
              <w:spacing w:before="20" w:after="20"/>
              <w:jc w:val="right"/>
              <w:rPr>
                <w:iCs/>
                <w:color w:val="000000"/>
                <w:sz w:val="18"/>
                <w:szCs w:val="18"/>
                <w:lang w:val="en-GB"/>
              </w:rPr>
            </w:pPr>
            <w:r w:rsidRPr="007969A2">
              <w:rPr>
                <w:iCs/>
                <w:color w:val="000000"/>
                <w:sz w:val="18"/>
                <w:szCs w:val="18"/>
                <w:lang w:val="en-GB"/>
              </w:rPr>
              <w:t>[●]</w:t>
            </w:r>
          </w:p>
        </w:tc>
      </w:tr>
      <w:tr w:rsidR="00627C1A" w:rsidRPr="00F02FEF" w14:paraId="7A680DCC" w14:textId="2E5FF1FF" w:rsidTr="00627C1A">
        <w:trPr>
          <w:trHeight w:val="227"/>
        </w:trPr>
        <w:tc>
          <w:tcPr>
            <w:tcW w:w="2658" w:type="dxa"/>
            <w:vAlign w:val="center"/>
          </w:tcPr>
          <w:p w14:paraId="5A4D8B26" w14:textId="3E4C4FBF" w:rsidR="00627C1A" w:rsidRPr="007969A2" w:rsidRDefault="00627C1A" w:rsidP="00627C1A">
            <w:pPr>
              <w:tabs>
                <w:tab w:val="right" w:leader="dot" w:pos="2805"/>
              </w:tabs>
              <w:snapToGrid w:val="0"/>
              <w:ind w:left="181" w:hanging="181"/>
              <w:contextualSpacing/>
              <w:rPr>
                <w:rFonts w:eastAsiaTheme="minorEastAsia"/>
                <w:sz w:val="18"/>
                <w:szCs w:val="18"/>
                <w:lang w:eastAsia="zh-CN"/>
              </w:rPr>
            </w:pPr>
            <w:r w:rsidRPr="007969A2">
              <w:rPr>
                <w:rFonts w:eastAsiaTheme="minorEastAsia"/>
                <w:sz w:val="18"/>
                <w:szCs w:val="18"/>
                <w:lang w:eastAsia="zh-CN"/>
              </w:rPr>
              <w:t xml:space="preserve">Interest </w:t>
            </w:r>
            <w:proofErr w:type="gramStart"/>
            <w:r w:rsidRPr="007969A2">
              <w:rPr>
                <w:rFonts w:eastAsiaTheme="minorEastAsia"/>
                <w:sz w:val="18"/>
                <w:szCs w:val="18"/>
                <w:lang w:eastAsia="zh-CN"/>
              </w:rPr>
              <w:t>on</w:t>
            </w:r>
            <w:proofErr w:type="gramEnd"/>
            <w:r w:rsidRPr="007969A2">
              <w:rPr>
                <w:rFonts w:eastAsiaTheme="minorEastAsia"/>
                <w:sz w:val="18"/>
                <w:szCs w:val="18"/>
                <w:lang w:eastAsia="zh-CN"/>
              </w:rPr>
              <w:t xml:space="preserve"> bank borrowings</w:t>
            </w:r>
            <w:r w:rsidRPr="007969A2">
              <w:rPr>
                <w:rFonts w:eastAsiaTheme="minorEastAsia"/>
                <w:sz w:val="18"/>
                <w:szCs w:val="18"/>
                <w:lang w:eastAsia="zh-CN"/>
              </w:rPr>
              <w:tab/>
            </w:r>
          </w:p>
        </w:tc>
        <w:tc>
          <w:tcPr>
            <w:tcW w:w="1448" w:type="dxa"/>
            <w:gridSpan w:val="2"/>
            <w:vAlign w:val="bottom"/>
          </w:tcPr>
          <w:p w14:paraId="6BE00F70" w14:textId="0CA20712"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rFonts w:eastAsia="Arial"/>
                <w:b/>
                <w:bCs/>
                <w:sz w:val="18"/>
                <w:szCs w:val="18"/>
                <w:lang w:eastAsia="zh-CN"/>
              </w:rPr>
              <w:t>—</w:t>
            </w:r>
          </w:p>
        </w:tc>
        <w:tc>
          <w:tcPr>
            <w:tcW w:w="1235" w:type="dxa"/>
            <w:vAlign w:val="bottom"/>
          </w:tcPr>
          <w:p w14:paraId="0DBD2557" w14:textId="0AD74AFC"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iCs/>
                <w:color w:val="000000"/>
                <w:sz w:val="18"/>
                <w:szCs w:val="18"/>
                <w:lang w:val="en-GB"/>
              </w:rPr>
              <w:t>25</w:t>
            </w:r>
          </w:p>
        </w:tc>
        <w:tc>
          <w:tcPr>
            <w:tcW w:w="1106" w:type="dxa"/>
            <w:vAlign w:val="bottom"/>
          </w:tcPr>
          <w:p w14:paraId="2C4E3294" w14:textId="08D10908" w:rsidR="00627C1A" w:rsidRPr="007969A2" w:rsidRDefault="00627C1A" w:rsidP="00627C1A">
            <w:pPr>
              <w:pBdr>
                <w:bottom w:val="single" w:sz="4" w:space="1" w:color="auto"/>
              </w:pBdr>
              <w:tabs>
                <w:tab w:val="decimal" w:pos="890"/>
              </w:tabs>
              <w:spacing w:before="20" w:after="20"/>
              <w:jc w:val="right"/>
              <w:rPr>
                <w:iCs/>
                <w:color w:val="000000"/>
                <w:sz w:val="18"/>
                <w:szCs w:val="18"/>
                <w:lang w:val="en-GB"/>
              </w:rPr>
            </w:pPr>
            <w:r w:rsidRPr="007969A2">
              <w:rPr>
                <w:iCs/>
                <w:color w:val="000000"/>
                <w:sz w:val="18"/>
                <w:szCs w:val="18"/>
                <w:lang w:val="en-GB"/>
              </w:rPr>
              <w:t>1,599</w:t>
            </w:r>
          </w:p>
        </w:tc>
        <w:tc>
          <w:tcPr>
            <w:tcW w:w="1378" w:type="dxa"/>
            <w:vAlign w:val="bottom"/>
          </w:tcPr>
          <w:p w14:paraId="4EF7258A" w14:textId="77777777" w:rsidR="00627C1A" w:rsidRPr="007969A2" w:rsidRDefault="00627C1A" w:rsidP="00627C1A">
            <w:pPr>
              <w:pBdr>
                <w:bottom w:val="single" w:sz="4" w:space="1" w:color="auto"/>
              </w:pBdr>
              <w:tabs>
                <w:tab w:val="decimal" w:pos="890"/>
              </w:tabs>
              <w:snapToGrid w:val="0"/>
              <w:spacing w:before="20" w:after="20"/>
              <w:contextualSpacing/>
              <w:jc w:val="right"/>
              <w:rPr>
                <w:iCs/>
                <w:color w:val="000000"/>
                <w:sz w:val="18"/>
                <w:szCs w:val="18"/>
                <w:lang w:val="en-GB"/>
              </w:rPr>
            </w:pPr>
            <w:r w:rsidRPr="007969A2">
              <w:rPr>
                <w:iCs/>
                <w:color w:val="000000"/>
                <w:sz w:val="18"/>
                <w:szCs w:val="18"/>
                <w:lang w:val="en-GB"/>
              </w:rPr>
              <w:t>[●]</w:t>
            </w:r>
          </w:p>
        </w:tc>
        <w:tc>
          <w:tcPr>
            <w:tcW w:w="1202" w:type="dxa"/>
            <w:vAlign w:val="bottom"/>
          </w:tcPr>
          <w:p w14:paraId="31D3A14C" w14:textId="5D4312B7" w:rsidR="00627C1A" w:rsidRPr="007969A2" w:rsidRDefault="00627C1A" w:rsidP="00627C1A">
            <w:pPr>
              <w:pBdr>
                <w:bottom w:val="single" w:sz="4" w:space="1" w:color="auto"/>
              </w:pBdr>
              <w:tabs>
                <w:tab w:val="decimal" w:pos="890"/>
              </w:tabs>
              <w:snapToGrid w:val="0"/>
              <w:spacing w:before="20" w:after="20"/>
              <w:contextualSpacing/>
              <w:jc w:val="right"/>
              <w:rPr>
                <w:iCs/>
                <w:color w:val="000000"/>
                <w:sz w:val="18"/>
                <w:szCs w:val="18"/>
                <w:lang w:val="en-GB"/>
              </w:rPr>
            </w:pPr>
            <w:r w:rsidRPr="007969A2">
              <w:rPr>
                <w:iCs/>
                <w:color w:val="000000"/>
                <w:sz w:val="18"/>
                <w:szCs w:val="18"/>
                <w:lang w:val="en-GB"/>
              </w:rPr>
              <w:t>[●]</w:t>
            </w:r>
          </w:p>
        </w:tc>
      </w:tr>
      <w:tr w:rsidR="00627C1A" w:rsidRPr="00F9733B" w14:paraId="082D3360" w14:textId="4E189953" w:rsidTr="00627C1A">
        <w:trPr>
          <w:trHeight w:val="227"/>
        </w:trPr>
        <w:tc>
          <w:tcPr>
            <w:tcW w:w="2658" w:type="dxa"/>
            <w:vAlign w:val="bottom"/>
          </w:tcPr>
          <w:p w14:paraId="04E6562E" w14:textId="77777777" w:rsidR="00627C1A" w:rsidRPr="007969A2" w:rsidRDefault="00627C1A" w:rsidP="00627C1A">
            <w:pPr>
              <w:tabs>
                <w:tab w:val="right" w:leader="dot" w:pos="2805"/>
              </w:tabs>
              <w:spacing w:before="20" w:after="20"/>
              <w:rPr>
                <w:rFonts w:eastAsia="Arial"/>
                <w:b/>
                <w:bCs/>
                <w:iCs/>
                <w:sz w:val="18"/>
                <w:szCs w:val="18"/>
              </w:rPr>
            </w:pPr>
            <w:r w:rsidRPr="007969A2">
              <w:rPr>
                <w:rFonts w:eastAsia="Arial"/>
                <w:b/>
                <w:bCs/>
                <w:iCs/>
                <w:sz w:val="18"/>
                <w:szCs w:val="18"/>
              </w:rPr>
              <w:t>Total</w:t>
            </w:r>
            <w:r w:rsidRPr="007969A2">
              <w:rPr>
                <w:rFonts w:eastAsia="Arial"/>
                <w:b/>
                <w:bCs/>
                <w:iCs/>
                <w:sz w:val="18"/>
                <w:szCs w:val="18"/>
              </w:rPr>
              <w:tab/>
            </w:r>
          </w:p>
        </w:tc>
        <w:tc>
          <w:tcPr>
            <w:tcW w:w="1448" w:type="dxa"/>
            <w:gridSpan w:val="2"/>
            <w:vAlign w:val="bottom"/>
          </w:tcPr>
          <w:p w14:paraId="1384DAFC" w14:textId="176A7D35"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9,904</w:t>
            </w:r>
          </w:p>
        </w:tc>
        <w:tc>
          <w:tcPr>
            <w:tcW w:w="1235" w:type="dxa"/>
            <w:vAlign w:val="bottom"/>
          </w:tcPr>
          <w:p w14:paraId="6AD1B8D5" w14:textId="268F77A5"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70,337</w:t>
            </w:r>
          </w:p>
        </w:tc>
        <w:tc>
          <w:tcPr>
            <w:tcW w:w="1106" w:type="dxa"/>
            <w:vAlign w:val="bottom"/>
          </w:tcPr>
          <w:p w14:paraId="0AACA191" w14:textId="7381BDC2"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134,061</w:t>
            </w:r>
          </w:p>
        </w:tc>
        <w:tc>
          <w:tcPr>
            <w:tcW w:w="1378" w:type="dxa"/>
            <w:vAlign w:val="bottom"/>
          </w:tcPr>
          <w:p w14:paraId="1BBEF798" w14:textId="77777777"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w:t>
            </w:r>
          </w:p>
        </w:tc>
        <w:tc>
          <w:tcPr>
            <w:tcW w:w="1202" w:type="dxa"/>
            <w:vAlign w:val="bottom"/>
          </w:tcPr>
          <w:p w14:paraId="20BEDD1F" w14:textId="55E7E302" w:rsidR="00627C1A" w:rsidRPr="007969A2" w:rsidRDefault="00627C1A" w:rsidP="00627C1A">
            <w:pPr>
              <w:pBdr>
                <w:bottom w:val="double" w:sz="4" w:space="1" w:color="auto"/>
              </w:pBdr>
              <w:tabs>
                <w:tab w:val="decimal" w:pos="890"/>
              </w:tabs>
              <w:spacing w:before="20" w:after="20"/>
              <w:jc w:val="right"/>
              <w:rPr>
                <w:b/>
                <w:bCs/>
                <w:iCs/>
                <w:color w:val="000000"/>
                <w:sz w:val="18"/>
                <w:szCs w:val="18"/>
                <w:lang w:val="en-GB"/>
              </w:rPr>
            </w:pPr>
            <w:r w:rsidRPr="007969A2">
              <w:rPr>
                <w:b/>
                <w:bCs/>
                <w:iCs/>
                <w:color w:val="000000"/>
                <w:sz w:val="18"/>
                <w:szCs w:val="18"/>
                <w:lang w:val="en-GB"/>
              </w:rPr>
              <w:t>44,881</w:t>
            </w:r>
          </w:p>
        </w:tc>
      </w:tr>
    </w:tbl>
    <w:p w14:paraId="05620345" w14:textId="6EE5736F" w:rsidR="003970A8" w:rsidRDefault="003970A8" w:rsidP="007D1F51">
      <w:pPr>
        <w:jc w:val="both"/>
        <w:outlineLvl w:val="0"/>
        <w:rPr>
          <w:rFonts w:ascii="Times New Roman" w:hAnsi="Times New Roman" w:cs="Times New Roman"/>
          <w:b/>
          <w:iCs/>
        </w:rPr>
      </w:pPr>
      <w:r>
        <w:rPr>
          <w:rFonts w:ascii="Times New Roman" w:hAnsi="Times New Roman" w:cs="Times New Roman" w:hint="eastAsia"/>
          <w:b/>
          <w:iCs/>
        </w:rPr>
        <w:t>Share of Results of Associates</w:t>
      </w:r>
    </w:p>
    <w:p w14:paraId="1D6A0F8A" w14:textId="42CF57D0" w:rsidR="003970A8" w:rsidRPr="003970A8" w:rsidRDefault="003970A8" w:rsidP="003970A8">
      <w:pPr>
        <w:spacing w:line="240" w:lineRule="auto"/>
        <w:ind w:firstLine="720"/>
        <w:jc w:val="both"/>
        <w:rPr>
          <w:rFonts w:ascii="Times New Roman" w:hAnsi="Times New Roman" w:cs="Times New Roman"/>
          <w:bCs/>
          <w:iCs/>
        </w:rPr>
      </w:pPr>
      <w:r w:rsidRPr="001A274A">
        <w:rPr>
          <w:rFonts w:ascii="Times New Roman" w:hAnsi="Times New Roman" w:cs="Times New Roman"/>
          <w:bCs/>
          <w:iCs/>
        </w:rPr>
        <w:t xml:space="preserve">Our </w:t>
      </w:r>
      <w:r>
        <w:rPr>
          <w:rFonts w:ascii="Times New Roman" w:hAnsi="Times New Roman" w:cs="Times New Roman" w:hint="eastAsia"/>
          <w:bCs/>
          <w:iCs/>
        </w:rPr>
        <w:t>share of results of associates</w:t>
      </w:r>
      <w:r w:rsidRPr="001A274A">
        <w:rPr>
          <w:rFonts w:ascii="Times New Roman" w:hAnsi="Times New Roman" w:cs="Times New Roman"/>
          <w:bCs/>
          <w:iCs/>
        </w:rPr>
        <w:t xml:space="preserve"> primarily represented</w:t>
      </w:r>
      <w:r>
        <w:rPr>
          <w:rFonts w:ascii="Times New Roman" w:hAnsi="Times New Roman" w:cs="Times New Roman" w:hint="eastAsia"/>
          <w:bCs/>
          <w:iCs/>
        </w:rPr>
        <w:t xml:space="preserve"> </w:t>
      </w:r>
      <w:r>
        <w:rPr>
          <w:rFonts w:ascii="Times New Roman" w:eastAsia="Arial" w:hAnsi="Times New Roman" w:cs="Times New Roman"/>
          <w:iCs/>
          <w:lang w:eastAsia="en-US"/>
        </w:rPr>
        <w:t>[●]</w:t>
      </w:r>
      <w:r>
        <w:rPr>
          <w:rFonts w:ascii="Times New Roman" w:hAnsi="Times New Roman" w:cs="Times New Roman" w:hint="eastAsia"/>
          <w:bCs/>
          <w:iCs/>
        </w:rPr>
        <w:t>. We recorded share of results of associates of nil, nil, RMB</w:t>
      </w:r>
      <w:commentRangeStart w:id="18"/>
      <w:r>
        <w:rPr>
          <w:rFonts w:ascii="Times New Roman" w:hAnsi="Times New Roman" w:cs="Times New Roman" w:hint="eastAsia"/>
          <w:bCs/>
          <w:iCs/>
        </w:rPr>
        <w:t>0.04 million</w:t>
      </w:r>
      <w:commentRangeEnd w:id="18"/>
      <w:r w:rsidR="00034442">
        <w:rPr>
          <w:rStyle w:val="CommentReference"/>
          <w:rFonts w:ascii="Times New Roman" w:eastAsia="SimSun" w:hAnsi="Times New Roman" w:cs="Times New Roman"/>
        </w:rPr>
      </w:r>
      <w:r>
        <w:rPr>
          <w:rFonts w:ascii="Times New Roman" w:hAnsi="Times New Roman" w:cs="Times New Roman" w:hint="eastAsia"/>
          <w:bCs/>
          <w:iCs/>
        </w:rPr>
        <w:t xml:space="preserve">, </w:t>
      </w:r>
      <w:proofErr w:type="gramStart"/>
      <w:r>
        <w:rPr>
          <w:rFonts w:ascii="Times New Roman" w:hAnsi="Times New Roman" w:cs="Times New Roman" w:hint="eastAsia"/>
          <w:bCs/>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w:t>
      </w:r>
      <w:r>
        <w:rPr>
          <w:rFonts w:ascii="Times New Roman" w:hAnsi="Times New Roman" w:cs="Times New Roman" w:hint="eastAsia"/>
          <w:bCs/>
          <w:iCs/>
        </w:rPr>
        <w:t>nil</w:t>
      </w:r>
      <w:r>
        <w:rPr>
          <w:rFonts w:ascii="Times New Roman" w:hAnsi="Times New Roman" w:cs="Times New Roman" w:hint="eastAsia"/>
          <w:iCs/>
        </w:rPr>
        <w:t xml:space="preserve"> </w:t>
      </w:r>
      <w:r w:rsidRPr="002D032B">
        <w:rPr>
          <w:rFonts w:ascii="Times New Roman" w:eastAsia="Arial" w:hAnsi="Times New Roman" w:cs="Times New Roman"/>
          <w:iCs/>
          <w:lang w:eastAsia="en-US"/>
        </w:rPr>
        <w:t xml:space="preserve">in </w:t>
      </w:r>
      <w:r>
        <w:rPr>
          <w:rFonts w:ascii="Times New Roman" w:eastAsia="Arial" w:hAnsi="Times New Roman" w:cs="Times New Roman"/>
          <w:iCs/>
          <w:lang w:eastAsia="en-US"/>
        </w:rPr>
        <w:t>202</w:t>
      </w:r>
      <w:r>
        <w:rPr>
          <w:rFonts w:ascii="Times New Roman" w:hAnsi="Times New Roman" w:cs="Times New Roman" w:hint="eastAsia"/>
          <w:iCs/>
        </w:rPr>
        <w:t>3</w:t>
      </w:r>
      <w:r>
        <w:rPr>
          <w:rFonts w:ascii="Times New Roman" w:eastAsia="Arial" w:hAnsi="Times New Roman" w:cs="Times New Roman"/>
          <w:iCs/>
          <w:lang w:eastAsia="en-US"/>
        </w:rPr>
        <w:t>, 202</w:t>
      </w:r>
      <w:r>
        <w:rPr>
          <w:rFonts w:ascii="Times New Roman" w:hAnsi="Times New Roman" w:cs="Times New Roman" w:hint="eastAsia"/>
          <w:iCs/>
        </w:rPr>
        <w:t>4</w:t>
      </w:r>
      <w:r>
        <w:rPr>
          <w:rFonts w:ascii="Times New Roman" w:eastAsia="Arial" w:hAnsi="Times New Roman" w:cs="Times New Roman"/>
          <w:iCs/>
          <w:lang w:eastAsia="en-US"/>
        </w:rPr>
        <w:t xml:space="preserve"> and 202</w:t>
      </w:r>
      <w:r>
        <w:rPr>
          <w:rFonts w:ascii="Times New Roman" w:hAnsi="Times New Roman" w:cs="Times New Roman" w:hint="eastAsia"/>
          <w:iCs/>
        </w:rPr>
        <w:t>5</w:t>
      </w:r>
      <w:r>
        <w:rPr>
          <w:rFonts w:ascii="Times New Roman" w:eastAsia="Arial" w:hAnsi="Times New Roman" w:cs="Times New Roman"/>
          <w:iCs/>
          <w:lang w:eastAsia="en-US"/>
        </w:rPr>
        <w:t xml:space="preserve"> and the three months ended March 31, </w:t>
      </w:r>
      <w:proofErr w:type="gramStart"/>
      <w:r>
        <w:rPr>
          <w:rFonts w:ascii="Times New Roman" w:eastAsia="Arial" w:hAnsi="Times New Roman" w:cs="Times New Roman"/>
          <w:iCs/>
          <w:lang w:eastAsia="en-US"/>
        </w:rPr>
        <w:t>202</w:t>
      </w:r>
      <w:r>
        <w:rPr>
          <w:rFonts w:ascii="Times New Roman" w:hAnsi="Times New Roman" w:cs="Times New Roman" w:hint="eastAsia"/>
          <w:iCs/>
        </w:rPr>
        <w:t>5</w:t>
      </w:r>
      <w:proofErr w:type="gramEnd"/>
      <w:r>
        <w:rPr>
          <w:rFonts w:ascii="Times New Roman" w:eastAsia="Arial" w:hAnsi="Times New Roman" w:cs="Times New Roman"/>
          <w:iCs/>
          <w:lang w:eastAsia="en-US"/>
        </w:rPr>
        <w:t xml:space="preserve"> and 202</w:t>
      </w:r>
      <w:r>
        <w:rPr>
          <w:rFonts w:ascii="Times New Roman" w:hAnsi="Times New Roman" w:cs="Times New Roman" w:hint="eastAsia"/>
          <w:iCs/>
        </w:rPr>
        <w:t>6</w:t>
      </w:r>
      <w:r>
        <w:rPr>
          <w:rFonts w:ascii="Times New Roman" w:eastAsia="Arial" w:hAnsi="Times New Roman" w:cs="Times New Roman"/>
          <w:iCs/>
          <w:lang w:eastAsia="en-US"/>
        </w:rPr>
        <w:t>, respectively</w:t>
      </w:r>
      <w:r>
        <w:rPr>
          <w:rFonts w:ascii="Times New Roman" w:hAnsi="Times New Roman" w:cs="Times New Roman" w:hint="eastAsia"/>
          <w:iCs/>
        </w:rPr>
        <w:t>.</w:t>
      </w:r>
      <w:r w:rsidRPr="00627C1A">
        <w:rPr>
          <w:rFonts w:ascii="Times New Roman" w:eastAsia="Arial" w:hAnsi="Times New Roman" w:cs="Times New Roman"/>
          <w:iCs/>
          <w:lang w:eastAsia="en-US"/>
        </w:rPr>
        <w:t xml:space="preserve"> </w:t>
      </w:r>
    </w:p>
    <w:p w14:paraId="6E769120" w14:textId="46B0B9EB" w:rsidR="00360EF8" w:rsidRDefault="00AD53D0" w:rsidP="007D1F51">
      <w:pPr>
        <w:jc w:val="both"/>
        <w:outlineLvl w:val="0"/>
        <w:rPr>
          <w:rFonts w:ascii="Times New Roman" w:hAnsi="Times New Roman" w:cs="Times New Roman"/>
          <w:b/>
          <w:iCs/>
        </w:rPr>
      </w:pPr>
      <w:r w:rsidRPr="002D032B">
        <w:rPr>
          <w:rFonts w:ascii="Times New Roman" w:hAnsi="Times New Roman" w:cs="Times New Roman"/>
          <w:b/>
          <w:iCs/>
        </w:rPr>
        <w:t xml:space="preserve">Income Tax </w:t>
      </w:r>
      <w:r w:rsidR="00627C1A">
        <w:rPr>
          <w:rFonts w:ascii="Times New Roman" w:hAnsi="Times New Roman" w:cs="Times New Roman" w:hint="eastAsia"/>
          <w:b/>
          <w:iCs/>
        </w:rPr>
        <w:t>Credit</w:t>
      </w:r>
    </w:p>
    <w:p w14:paraId="63C40B2C" w14:textId="6177A9B1" w:rsidR="003970A8" w:rsidRDefault="003A4D3E" w:rsidP="003A4D3E">
      <w:pPr>
        <w:spacing w:line="240" w:lineRule="auto"/>
        <w:ind w:firstLine="720"/>
        <w:jc w:val="both"/>
        <w:rPr>
          <w:rFonts w:ascii="Times New Roman" w:hAnsi="Times New Roman" w:cs="Times New Roman"/>
          <w:bCs/>
          <w:iCs/>
        </w:rPr>
      </w:pPr>
      <w:r>
        <w:rPr>
          <w:color w:val="002F6C"/>
        </w:rPr>
        <w:t>Under the Law of the PRC on Enterprise Income Tax ("EIT Law") and Implementation Regulation of the EIT Law, the tax rate of the PRC subsidiaries is generally 25% during the Track Record Period, except for entities entitled to preferential tax treatment. According to the Accountants' Report, Shanghai Infinigence was qualified as a high and new technology enterprise ("HNTE") on December 25, 2025 and Beijing Wuwen was qualified as an HNTE on December 30, 2025, and each was entitled to a preferential tax rate of 15% from 2025 to 2027. Beijing Wuwen and Shanghai Infinigence were also entitled to the R&amp;D expense super deduction during the Track Record Period.</w:t>
      </w:r>
    </w:p>
    <w:p w14:paraId="69EC676E" w14:textId="013516EA" w:rsidR="003A4D3E" w:rsidRPr="003A4D3E" w:rsidRDefault="003A4D3E" w:rsidP="003A4D3E">
      <w:pPr>
        <w:spacing w:line="240" w:lineRule="auto"/>
        <w:ind w:firstLine="720"/>
        <w:jc w:val="both"/>
        <w:rPr>
          <w:rFonts w:ascii="Times New Roman" w:hAnsi="Times New Roman" w:cs="Times New Roman"/>
          <w:bCs/>
          <w:iCs/>
        </w:rPr>
      </w:pPr>
      <w:r w:rsidRPr="003A4D3E">
        <w:rPr>
          <w:rFonts w:ascii="Times New Roman" w:hAnsi="Times New Roman" w:cs="Times New Roman"/>
          <w:bCs/>
          <w:iCs/>
        </w:rPr>
        <w:t xml:space="preserve">In </w:t>
      </w:r>
      <w:r>
        <w:rPr>
          <w:rFonts w:ascii="Times New Roman" w:eastAsia="Arial" w:hAnsi="Times New Roman" w:cs="Times New Roman"/>
          <w:iCs/>
          <w:lang w:eastAsia="en-US"/>
        </w:rPr>
        <w:t>202</w:t>
      </w:r>
      <w:r>
        <w:rPr>
          <w:rFonts w:ascii="Times New Roman" w:hAnsi="Times New Roman" w:cs="Times New Roman" w:hint="eastAsia"/>
          <w:iCs/>
        </w:rPr>
        <w:t>3</w:t>
      </w:r>
      <w:r>
        <w:rPr>
          <w:rFonts w:ascii="Times New Roman" w:eastAsia="Arial" w:hAnsi="Times New Roman" w:cs="Times New Roman"/>
          <w:iCs/>
          <w:lang w:eastAsia="en-US"/>
        </w:rPr>
        <w:t>, 202</w:t>
      </w:r>
      <w:r>
        <w:rPr>
          <w:rFonts w:ascii="Times New Roman" w:hAnsi="Times New Roman" w:cs="Times New Roman" w:hint="eastAsia"/>
          <w:iCs/>
        </w:rPr>
        <w:t>4</w:t>
      </w:r>
      <w:r>
        <w:rPr>
          <w:rFonts w:ascii="Times New Roman" w:eastAsia="Arial" w:hAnsi="Times New Roman" w:cs="Times New Roman"/>
          <w:iCs/>
          <w:lang w:eastAsia="en-US"/>
        </w:rPr>
        <w:t xml:space="preserve"> and 202</w:t>
      </w:r>
      <w:r>
        <w:rPr>
          <w:rFonts w:ascii="Times New Roman" w:hAnsi="Times New Roman" w:cs="Times New Roman" w:hint="eastAsia"/>
          <w:iCs/>
        </w:rPr>
        <w:t>5</w:t>
      </w:r>
      <w:r>
        <w:rPr>
          <w:rFonts w:ascii="Times New Roman" w:eastAsia="Arial" w:hAnsi="Times New Roman" w:cs="Times New Roman"/>
          <w:iCs/>
          <w:lang w:eastAsia="en-US"/>
        </w:rPr>
        <w:t xml:space="preserve"> and the three months ended March 31, </w:t>
      </w:r>
      <w:proofErr w:type="gramStart"/>
      <w:r>
        <w:rPr>
          <w:rFonts w:ascii="Times New Roman" w:eastAsia="Arial" w:hAnsi="Times New Roman" w:cs="Times New Roman"/>
          <w:iCs/>
          <w:lang w:eastAsia="en-US"/>
        </w:rPr>
        <w:t>202</w:t>
      </w:r>
      <w:r>
        <w:rPr>
          <w:rFonts w:ascii="Times New Roman" w:hAnsi="Times New Roman" w:cs="Times New Roman" w:hint="eastAsia"/>
          <w:iCs/>
        </w:rPr>
        <w:t>5</w:t>
      </w:r>
      <w:proofErr w:type="gramEnd"/>
      <w:r>
        <w:rPr>
          <w:rFonts w:ascii="Times New Roman" w:eastAsia="Arial" w:hAnsi="Times New Roman" w:cs="Times New Roman"/>
          <w:iCs/>
          <w:lang w:eastAsia="en-US"/>
        </w:rPr>
        <w:t xml:space="preserve"> and 202</w:t>
      </w:r>
      <w:r>
        <w:rPr>
          <w:rFonts w:ascii="Times New Roman" w:hAnsi="Times New Roman" w:cs="Times New Roman" w:hint="eastAsia"/>
          <w:iCs/>
        </w:rPr>
        <w:t>6,</w:t>
      </w:r>
      <w:r w:rsidRPr="003A4D3E">
        <w:rPr>
          <w:rFonts w:ascii="Times New Roman" w:hAnsi="Times New Roman" w:cs="Times New Roman"/>
          <w:bCs/>
          <w:iCs/>
        </w:rPr>
        <w:t xml:space="preserve"> our income tax </w:t>
      </w:r>
      <w:r>
        <w:rPr>
          <w:rFonts w:ascii="Times New Roman" w:hAnsi="Times New Roman" w:cs="Times New Roman" w:hint="eastAsia"/>
          <w:bCs/>
          <w:iCs/>
        </w:rPr>
        <w:t xml:space="preserve">credit was RMB4.4 million, RMB2.2 million, RMB3.4 million, </w:t>
      </w:r>
      <w:proofErr w:type="gramStart"/>
      <w:r>
        <w:rPr>
          <w:rFonts w:ascii="Times New Roman" w:hAnsi="Times New Roman" w:cs="Times New Roman" w:hint="eastAsia"/>
          <w:bCs/>
          <w:iCs/>
        </w:rPr>
        <w:t>RMB</w:t>
      </w:r>
      <w:r>
        <w:rPr>
          <w:rFonts w:ascii="Times New Roman" w:eastAsia="Arial" w:hAnsi="Times New Roman" w:cs="Times New Roman"/>
          <w:iCs/>
          <w:lang w:eastAsia="en-US"/>
        </w:rPr>
        <w:t>[</w:t>
      </w:r>
      <w:proofErr w:type="gramEnd"/>
      <w:r>
        <w:rPr>
          <w:rFonts w:ascii="Times New Roman" w:eastAsia="Arial" w:hAnsi="Times New Roman" w:cs="Times New Roman"/>
          <w:iCs/>
          <w:lang w:eastAsia="en-US"/>
        </w:rPr>
        <w:t>●]</w:t>
      </w:r>
      <w:r>
        <w:rPr>
          <w:rFonts w:ascii="Times New Roman" w:hAnsi="Times New Roman" w:cs="Times New Roman" w:hint="eastAsia"/>
          <w:iCs/>
        </w:rPr>
        <w:t xml:space="preserve"> million and RMB3.5 million, </w:t>
      </w:r>
      <w:r w:rsidRPr="003A4D3E">
        <w:rPr>
          <w:rFonts w:ascii="Times New Roman" w:hAnsi="Times New Roman" w:cs="Times New Roman"/>
          <w:bCs/>
          <w:iCs/>
        </w:rPr>
        <w:t>respectively</w:t>
      </w:r>
      <w:ins w:id="19" w:author="Liang, Yan" w:date="2026-05-28T00:39:00Z" w16du:dateUtc="2026-05-27T16:39:00Z">
        <w:r w:rsidR="00034442">
          <w:rPr>
            <w:rFonts w:ascii="Times New Roman" w:hAnsi="Times New Roman" w:cs="Times New Roman" w:hint="eastAsia"/>
            <w:bCs/>
            <w:iCs/>
          </w:rPr>
          <w:t xml:space="preserve">, </w:t>
        </w:r>
      </w:ins>
      <w:ins w:id="20" w:author="Liang, Yan" w:date="2026-05-28T00:40:00Z" w16du:dateUtc="2026-05-27T16:40:00Z">
        <w:r w:rsidR="00034442">
          <w:rPr>
            <w:rFonts w:ascii="Times New Roman" w:hAnsi="Times New Roman" w:cs="Times New Roman"/>
            <w:bCs/>
            <w:iCs/>
          </w:rPr>
          <w:t>primarily</w:t>
        </w:r>
      </w:ins>
      <w:ins w:id="21" w:author="Liang, Yan" w:date="2026-05-28T00:39:00Z" w16du:dateUtc="2026-05-27T16:39:00Z">
        <w:r w:rsidR="00034442">
          <w:rPr>
            <w:rFonts w:ascii="Times New Roman" w:hAnsi="Times New Roman" w:cs="Times New Roman" w:hint="eastAsia"/>
            <w:bCs/>
            <w:iCs/>
          </w:rPr>
          <w:t xml:space="preserve"> due to [our loss positions]</w:t>
        </w:r>
      </w:ins>
      <w:r w:rsidRPr="003A4D3E">
        <w:rPr>
          <w:rFonts w:ascii="Times New Roman" w:hAnsi="Times New Roman" w:cs="Times New Roman"/>
          <w:bCs/>
          <w:iCs/>
        </w:rPr>
        <w:t>.</w:t>
      </w:r>
    </w:p>
    <w:p w14:paraId="1CABE232" w14:textId="56161241" w:rsidR="003970A8" w:rsidRDefault="003A4D3E" w:rsidP="003A4D3E">
      <w:pPr>
        <w:spacing w:line="240" w:lineRule="auto"/>
        <w:ind w:firstLine="720"/>
        <w:jc w:val="both"/>
        <w:rPr>
          <w:rFonts w:ascii="Times New Roman" w:hAnsi="Times New Roman" w:cs="Times New Roman"/>
          <w:bCs/>
          <w:iCs/>
        </w:rPr>
      </w:pPr>
      <w:r w:rsidRPr="003A4D3E">
        <w:rPr>
          <w:rFonts w:ascii="Times New Roman" w:hAnsi="Times New Roman" w:cs="Times New Roman"/>
          <w:bCs/>
          <w:iCs/>
        </w:rPr>
        <w:t xml:space="preserve"> During the Track Record Period and up to the Latest Practicable Date, we </w:t>
      </w:r>
      <w:proofErr w:type="gramStart"/>
      <w:r w:rsidRPr="003A4D3E">
        <w:rPr>
          <w:rFonts w:ascii="Times New Roman" w:hAnsi="Times New Roman" w:cs="Times New Roman"/>
          <w:bCs/>
          <w:iCs/>
        </w:rPr>
        <w:t>had paid</w:t>
      </w:r>
      <w:proofErr w:type="gramEnd"/>
      <w:r w:rsidRPr="003A4D3E">
        <w:rPr>
          <w:rFonts w:ascii="Times New Roman" w:hAnsi="Times New Roman" w:cs="Times New Roman"/>
          <w:bCs/>
          <w:iCs/>
        </w:rPr>
        <w:t xml:space="preserve"> all relevant taxes when due and there were no matters in dispute and unresolved with the relevant tax authorities.</w:t>
      </w:r>
      <w:r>
        <w:rPr>
          <w:rFonts w:ascii="Times New Roman" w:hAnsi="Times New Roman" w:cs="Times New Roman" w:hint="eastAsia"/>
          <w:bCs/>
          <w:iCs/>
        </w:rPr>
        <w:t xml:space="preserve"> </w:t>
      </w:r>
      <w:r w:rsidRPr="003A4D3E">
        <w:rPr>
          <w:rFonts w:ascii="Times New Roman" w:hAnsi="Times New Roman" w:cs="Times New Roman" w:hint="eastAsia"/>
          <w:b/>
          <w:i/>
          <w:highlight w:val="yellow"/>
        </w:rPr>
        <w:t>[Company to confirm]</w:t>
      </w:r>
    </w:p>
    <w:p w14:paraId="55CF73DB" w14:textId="77777777" w:rsidR="00AD53D0" w:rsidRPr="002D032B" w:rsidRDefault="00AD53D0" w:rsidP="007D1F51">
      <w:pPr>
        <w:jc w:val="both"/>
        <w:outlineLvl w:val="0"/>
        <w:rPr>
          <w:rFonts w:ascii="Times New Roman" w:hAnsi="Times New Roman" w:cs="Times New Roman"/>
          <w:b/>
          <w:iCs/>
        </w:rPr>
      </w:pPr>
      <w:r w:rsidRPr="002D032B">
        <w:rPr>
          <w:rFonts w:ascii="Times New Roman" w:hAnsi="Times New Roman" w:cs="Times New Roman"/>
          <w:b/>
          <w:iCs/>
        </w:rPr>
        <w:t>PERIOD TO PERIOD COMPARISON OF RESULTS OF OPERATIONS</w:t>
      </w:r>
    </w:p>
    <w:p w14:paraId="129C8D3A" w14:textId="67975A6F" w:rsidR="00AD53D0" w:rsidRPr="002D032B" w:rsidRDefault="00677B3E" w:rsidP="007D1F51">
      <w:pPr>
        <w:jc w:val="both"/>
        <w:outlineLvl w:val="0"/>
        <w:rPr>
          <w:rFonts w:ascii="Times New Roman" w:hAnsi="Times New Roman" w:cs="Times New Roman"/>
          <w:b/>
          <w:iCs/>
        </w:rPr>
      </w:pPr>
      <w:bookmarkStart w:id="22" w:name="OLE_LINK275"/>
      <w:bookmarkStart w:id="23" w:name="OLE_LINK276"/>
      <w:r>
        <w:rPr>
          <w:rFonts w:ascii="Times New Roman" w:hAnsi="Times New Roman" w:cs="Times New Roman"/>
          <w:b/>
          <w:iCs/>
        </w:rPr>
        <w:t>Three Months</w:t>
      </w:r>
      <w:r w:rsidR="00B17594" w:rsidRPr="002D032B">
        <w:rPr>
          <w:rFonts w:ascii="Times New Roman" w:hAnsi="Times New Roman" w:cs="Times New Roman"/>
          <w:b/>
          <w:iCs/>
        </w:rPr>
        <w:t xml:space="preserve"> </w:t>
      </w:r>
      <w:r w:rsidR="00230FA5">
        <w:rPr>
          <w:rFonts w:ascii="Times New Roman" w:hAnsi="Times New Roman" w:cs="Times New Roman"/>
          <w:b/>
          <w:iCs/>
        </w:rPr>
        <w:t>E</w:t>
      </w:r>
      <w:r w:rsidR="00B17594" w:rsidRPr="002D032B">
        <w:rPr>
          <w:rFonts w:ascii="Times New Roman" w:hAnsi="Times New Roman" w:cs="Times New Roman"/>
          <w:b/>
          <w:iCs/>
        </w:rPr>
        <w:t xml:space="preserve">nded </w:t>
      </w:r>
      <w:r>
        <w:rPr>
          <w:rFonts w:ascii="Times New Roman" w:hAnsi="Times New Roman" w:cs="Times New Roman"/>
          <w:b/>
          <w:iCs/>
        </w:rPr>
        <w:t xml:space="preserve">March </w:t>
      </w:r>
      <w:r w:rsidR="00B17594" w:rsidRPr="002D032B">
        <w:rPr>
          <w:rFonts w:ascii="Times New Roman" w:hAnsi="Times New Roman" w:cs="Times New Roman"/>
          <w:b/>
          <w:iCs/>
        </w:rPr>
        <w:t>3</w:t>
      </w:r>
      <w:r w:rsidR="00230FA5">
        <w:rPr>
          <w:rFonts w:ascii="Times New Roman" w:hAnsi="Times New Roman" w:cs="Times New Roman"/>
          <w:b/>
          <w:iCs/>
        </w:rPr>
        <w:t>1</w:t>
      </w:r>
      <w:r w:rsidR="00AD53D0" w:rsidRPr="002D032B">
        <w:rPr>
          <w:rFonts w:ascii="Times New Roman" w:hAnsi="Times New Roman" w:cs="Times New Roman"/>
          <w:b/>
          <w:iCs/>
        </w:rPr>
        <w:t xml:space="preserve">, </w:t>
      </w:r>
      <w:proofErr w:type="gramStart"/>
      <w:r w:rsidR="001655D8" w:rsidRPr="002D032B">
        <w:rPr>
          <w:rFonts w:ascii="Times New Roman" w:hAnsi="Times New Roman" w:cs="Times New Roman"/>
          <w:b/>
          <w:iCs/>
        </w:rPr>
        <w:t>202</w:t>
      </w:r>
      <w:r w:rsidR="003A4D3E">
        <w:rPr>
          <w:rFonts w:ascii="Times New Roman" w:hAnsi="Times New Roman" w:cs="Times New Roman" w:hint="eastAsia"/>
          <w:b/>
          <w:iCs/>
        </w:rPr>
        <w:t>6</w:t>
      </w:r>
      <w:proofErr w:type="gramEnd"/>
      <w:r w:rsidR="00AD53D0" w:rsidRPr="002D032B">
        <w:rPr>
          <w:rFonts w:ascii="Times New Roman" w:hAnsi="Times New Roman" w:cs="Times New Roman"/>
          <w:b/>
          <w:iCs/>
        </w:rPr>
        <w:t xml:space="preserve"> Compared to </w:t>
      </w:r>
      <w:r>
        <w:rPr>
          <w:rFonts w:ascii="Times New Roman" w:hAnsi="Times New Roman" w:cs="Times New Roman"/>
          <w:b/>
          <w:iCs/>
        </w:rPr>
        <w:t>Three Months</w:t>
      </w:r>
      <w:r w:rsidR="00230FA5">
        <w:rPr>
          <w:rFonts w:ascii="Times New Roman" w:hAnsi="Times New Roman" w:cs="Times New Roman"/>
          <w:b/>
          <w:iCs/>
        </w:rPr>
        <w:t xml:space="preserve"> Ended </w:t>
      </w:r>
      <w:r>
        <w:rPr>
          <w:rFonts w:ascii="Times New Roman" w:hAnsi="Times New Roman" w:cs="Times New Roman"/>
          <w:b/>
          <w:iCs/>
        </w:rPr>
        <w:t>March</w:t>
      </w:r>
      <w:r w:rsidR="00230FA5">
        <w:rPr>
          <w:rFonts w:ascii="Times New Roman" w:hAnsi="Times New Roman" w:cs="Times New Roman"/>
          <w:b/>
          <w:iCs/>
        </w:rPr>
        <w:t xml:space="preserve"> 31, 202</w:t>
      </w:r>
      <w:r w:rsidR="003A4D3E">
        <w:rPr>
          <w:rFonts w:ascii="Times New Roman" w:hAnsi="Times New Roman" w:cs="Times New Roman" w:hint="eastAsia"/>
          <w:b/>
          <w:iCs/>
        </w:rPr>
        <w:t>5</w:t>
      </w:r>
      <w:r w:rsidR="00AD53D0" w:rsidRPr="002D032B">
        <w:rPr>
          <w:rFonts w:ascii="Times New Roman" w:hAnsi="Times New Roman" w:cs="Times New Roman"/>
          <w:b/>
          <w:iCs/>
        </w:rPr>
        <w:t xml:space="preserve"> </w:t>
      </w:r>
    </w:p>
    <w:p w14:paraId="1AE2966E" w14:textId="77777777" w:rsidR="00AD53D0" w:rsidRPr="00EC4D68" w:rsidRDefault="00AD53D0" w:rsidP="007D1F51">
      <w:pPr>
        <w:jc w:val="both"/>
        <w:outlineLvl w:val="0"/>
        <w:rPr>
          <w:rFonts w:ascii="Times New Roman" w:hAnsi="Times New Roman" w:cs="Times New Roman"/>
          <w:b/>
          <w:i/>
        </w:rPr>
      </w:pPr>
      <w:commentRangeStart w:id="24"/>
      <w:r w:rsidRPr="00EC4D68">
        <w:rPr>
          <w:rFonts w:ascii="Times New Roman" w:hAnsi="Times New Roman" w:cs="Times New Roman"/>
          <w:b/>
          <w:i/>
        </w:rPr>
        <w:t>Revenue</w:t>
      </w:r>
      <w:commentRangeEnd w:id="24"/>
      <w:r w:rsidR="00034442">
        <w:rPr>
          <w:rStyle w:val="CommentReference"/>
          <w:rFonts w:ascii="Times New Roman" w:eastAsia="SimSun" w:hAnsi="Times New Roman" w:cs="Times New Roman"/>
        </w:rPr>
      </w:r>
    </w:p>
    <w:p w14:paraId="15854620" w14:textId="7702C69A" w:rsidR="006002CA" w:rsidRDefault="00AD53D0" w:rsidP="002639D7">
      <w:pPr>
        <w:snapToGrid w:val="0"/>
        <w:spacing w:after="240" w:line="240" w:lineRule="auto"/>
        <w:ind w:firstLine="720"/>
        <w:jc w:val="both"/>
        <w:rPr>
          <w:rFonts w:ascii="Times New Roman" w:hAnsi="Times New Roman" w:cs="Times New Roman"/>
          <w:iCs/>
        </w:rPr>
      </w:pPr>
      <w:r>
        <w:rPr>
          <w:color w:val="002F6C"/>
        </w:rPr>
        <w:t>Our revenue increased by [●]% from RMB[●] million for the three months ended March 31, 2025 to RMB81.5 million for the three months ended March 31, 2026, primarily due to the rapid growth of Agentic MaaS and continued commercialisation of our platform software and AGI enterprise solutions. In particular, management attributes the growth in the first quarter of 2026 to increased demand from large model companies and enterprise customers, higher MaaS usage following increased model and application demand, and the fact that our commercialisation activities were more developed in 2026 than in the corresponding period of 2025. [Reporting Accountants to confirm 2025 Q1 comparative amount and percentage change.]</w:t>
      </w:r>
    </w:p>
    <w:p w14:paraId="6E7CD607" w14:textId="22B72D4D" w:rsid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Pr>
          <w:color w:val="002F6C"/>
        </w:rPr>
        <w:t>Agentic platform software: Our revenue from agentic platform software increased by [●]% from RMB[●] million for the three months ended March 31, 2025 to RMB[●] million for the three months ended March 31, 2026, primarily driven by continued demand for standardised platform software for heterogeneous computing orchestration and AI operation management. The number of customers and projects should be updated once the relevant operating data is confirmed.</w:t>
      </w:r>
    </w:p>
    <w:p w14:paraId="0670060D" w14:textId="061F112F" w:rsidR="003E7A38" w:rsidRP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Pr>
          <w:color w:val="002F6C"/>
        </w:rPr>
        <w:t>AGI enterprise solutions: Our revenue from AGI enterprise solutions increased by [●]% from RMB[●] million for the three months ended March 31, 2025 to RMB[●] million for the three months ended March 31, 2026, primarily driven by enterprise customers' needs for customised AI deployment and project-based solutions, subject to project delivery and acceptance schedules. The number of customers and projects should be updated once the relevant operating data is confirmed.</w:t>
      </w:r>
    </w:p>
    <w:p w14:paraId="7101DC7D" w14:textId="4D6A86C6" w:rsidR="003E7A38" w:rsidRPr="003E7A38" w:rsidRDefault="003E7A38" w:rsidP="003E7A38">
      <w:pPr>
        <w:pStyle w:val="ListParagraph"/>
        <w:numPr>
          <w:ilvl w:val="0"/>
          <w:numId w:val="37"/>
        </w:numPr>
        <w:snapToGrid w:val="0"/>
        <w:spacing w:after="240" w:line="240" w:lineRule="auto"/>
        <w:jc w:val="both"/>
        <w:rPr>
          <w:rFonts w:ascii="Times New Roman" w:hAnsi="Times New Roman" w:cs="Times New Roman"/>
          <w:iCs/>
        </w:rPr>
      </w:pPr>
      <w:r>
        <w:rPr>
          <w:color w:val="002F6C"/>
        </w:rPr>
        <w:t>Agentic MaaS: Our revenue from Agentic MaaS increased by [●]% from RMB[●] million for the three months ended March 31, 2025 to RMB[●] million for the three months ended March 31, 2026, primarily driven by substantially higher customer usage and token/API consumption, increasing demand from large model companies and management's view that Agentic MaaS became a more significant revenue contributor in early 2026. [Company to confirm 2025 Q1 comparative data and operating metrics.]</w:t>
      </w:r>
    </w:p>
    <w:p w14:paraId="676FD8AD" w14:textId="1EC38716" w:rsidR="00AD53D0" w:rsidRPr="00EC4D68" w:rsidRDefault="009F7E92" w:rsidP="00195780">
      <w:pPr>
        <w:jc w:val="both"/>
        <w:outlineLvl w:val="0"/>
        <w:rPr>
          <w:rFonts w:ascii="Times New Roman" w:hAnsi="Times New Roman" w:cs="Times New Roman"/>
          <w:b/>
          <w:i/>
        </w:rPr>
      </w:pPr>
      <w:r w:rsidRPr="00EC4D68">
        <w:rPr>
          <w:rFonts w:ascii="Times New Roman" w:hAnsi="Times New Roman" w:cs="Times New Roman"/>
          <w:b/>
          <w:i/>
        </w:rPr>
        <w:t xml:space="preserve">Cost of </w:t>
      </w:r>
      <w:r w:rsidR="00F72104">
        <w:rPr>
          <w:rFonts w:ascii="Times New Roman" w:hAnsi="Times New Roman" w:cs="Times New Roman"/>
          <w:b/>
          <w:i/>
        </w:rPr>
        <w:t>S</w:t>
      </w:r>
      <w:r w:rsidRPr="00EC4D68">
        <w:rPr>
          <w:rFonts w:ascii="Times New Roman" w:hAnsi="Times New Roman" w:cs="Times New Roman"/>
          <w:b/>
          <w:i/>
        </w:rPr>
        <w:t>ales</w:t>
      </w:r>
    </w:p>
    <w:p w14:paraId="4159B4F2" w14:textId="35431981" w:rsidR="003E7A38" w:rsidRDefault="003E7A38" w:rsidP="003E7A38">
      <w:pPr>
        <w:snapToGrid w:val="0"/>
        <w:spacing w:after="240" w:line="240" w:lineRule="auto"/>
        <w:ind w:firstLine="720"/>
        <w:jc w:val="both"/>
        <w:rPr>
          <w:rFonts w:ascii="Times New Roman" w:hAnsi="Times New Roman" w:cs="Times New Roman"/>
          <w:iCs/>
        </w:rPr>
      </w:pPr>
      <w:r>
        <w:rPr>
          <w:color w:val="002F6C"/>
        </w:rPr>
        <w:t>Our cost of sales increased by [●]% from RMB[●] million for the three months ended March 31, 2025 to RMB64.7 million for the three months ended March 31, 2026, primarily due to the increase in revenue and the higher contribution from computing-resource-intensive businesses, especially Agentic MaaS, which requires server, cloud and computing resource leasing or procurement inputs.</w:t>
      </w:r>
    </w:p>
    <w:p w14:paraId="2D95D8D5" w14:textId="264BBB84" w:rsidR="00AD53D0" w:rsidRPr="00EC4D68" w:rsidRDefault="00AD53D0" w:rsidP="00A375A0">
      <w:pPr>
        <w:jc w:val="both"/>
        <w:outlineLvl w:val="0"/>
        <w:rPr>
          <w:rFonts w:ascii="Times New Roman" w:hAnsi="Times New Roman" w:cs="Times New Roman"/>
          <w:b/>
          <w:i/>
        </w:rPr>
      </w:pPr>
      <w:r w:rsidRPr="00EC4D68">
        <w:rPr>
          <w:rFonts w:ascii="Times New Roman" w:hAnsi="Times New Roman" w:cs="Times New Roman"/>
          <w:b/>
          <w:i/>
        </w:rPr>
        <w:t xml:space="preserve">Gross </w:t>
      </w:r>
      <w:r w:rsidR="00F72104">
        <w:rPr>
          <w:rFonts w:ascii="Times New Roman" w:hAnsi="Times New Roman" w:cs="Times New Roman"/>
          <w:b/>
          <w:i/>
        </w:rPr>
        <w:t>P</w:t>
      </w:r>
      <w:r w:rsidRPr="00EC4D68">
        <w:rPr>
          <w:rFonts w:ascii="Times New Roman" w:hAnsi="Times New Roman" w:cs="Times New Roman"/>
          <w:b/>
          <w:i/>
        </w:rPr>
        <w:t xml:space="preserve">rofit and </w:t>
      </w:r>
      <w:r w:rsidR="00F72104">
        <w:rPr>
          <w:rFonts w:ascii="Times New Roman" w:hAnsi="Times New Roman" w:cs="Times New Roman"/>
          <w:b/>
          <w:i/>
        </w:rPr>
        <w:t>G</w:t>
      </w:r>
      <w:r w:rsidRPr="00EC4D68">
        <w:rPr>
          <w:rFonts w:ascii="Times New Roman" w:hAnsi="Times New Roman" w:cs="Times New Roman"/>
          <w:b/>
          <w:i/>
        </w:rPr>
        <w:t xml:space="preserve">ross </w:t>
      </w:r>
      <w:r w:rsidR="00F72104">
        <w:rPr>
          <w:rFonts w:ascii="Times New Roman" w:hAnsi="Times New Roman" w:cs="Times New Roman"/>
          <w:b/>
          <w:i/>
        </w:rPr>
        <w:t>P</w:t>
      </w:r>
      <w:r w:rsidRPr="00EC4D68">
        <w:rPr>
          <w:rFonts w:ascii="Times New Roman" w:hAnsi="Times New Roman" w:cs="Times New Roman"/>
          <w:b/>
          <w:i/>
        </w:rPr>
        <w:t xml:space="preserve">rofit </w:t>
      </w:r>
      <w:r w:rsidR="00F72104">
        <w:rPr>
          <w:rFonts w:ascii="Times New Roman" w:hAnsi="Times New Roman" w:cs="Times New Roman"/>
          <w:b/>
          <w:i/>
        </w:rPr>
        <w:t>M</w:t>
      </w:r>
      <w:r w:rsidRPr="00EC4D68">
        <w:rPr>
          <w:rFonts w:ascii="Times New Roman" w:hAnsi="Times New Roman" w:cs="Times New Roman"/>
          <w:b/>
          <w:i/>
        </w:rPr>
        <w:t>argin</w:t>
      </w:r>
    </w:p>
    <w:p w14:paraId="048C2D68" w14:textId="6C355968" w:rsidR="00EA1DFC" w:rsidRDefault="005479B9" w:rsidP="007516D7">
      <w:pPr>
        <w:snapToGrid w:val="0"/>
        <w:spacing w:after="240" w:line="240" w:lineRule="auto"/>
        <w:ind w:firstLine="720"/>
        <w:jc w:val="both"/>
        <w:rPr>
          <w:rFonts w:ascii="Times New Roman" w:hAnsi="Times New Roman" w:cs="Times New Roman"/>
          <w:iCs/>
        </w:rPr>
      </w:pPr>
      <w:r>
        <w:rPr>
          <w:color w:val="002F6C"/>
        </w:rPr>
        <w:t>As a result of the above, our gross profit increased by [●]% from RMB[●] million for the three months ended March 31, 2025 to RMB16.8 million for the three months ended March 31, 2026. Our gross profit margin [increased/decreased] from [●]% to 20.6%, primarily due to the change in business mix, with a greater revenue contribution from MaaS and other computing-resource-intensive services, and the impact of computing resource leasing/procurement costs during a period of rapid revenue growth.</w:t>
      </w:r>
    </w:p>
    <w:p w14:paraId="5D8BF8B7" w14:textId="2AAAB510" w:rsid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5962B833" w14:textId="6A501428" w:rsidR="00EA1DFC" w:rsidRP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6C4C2176" w14:textId="16875583" w:rsidR="00EA1DFC" w:rsidRDefault="00EA1DFC" w:rsidP="00EA1DFC">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 xml:space="preserve">Agentic </w:t>
      </w:r>
      <w:proofErr w:type="spellStart"/>
      <w:r w:rsidRPr="003E7A38">
        <w:rPr>
          <w:rFonts w:ascii="Times New Roman" w:hAnsi="Times New Roman" w:cs="Times New Roman" w:hint="eastAsia"/>
          <w:b/>
          <w:bCs/>
          <w:i/>
        </w:rPr>
        <w:t>MaaS</w:t>
      </w:r>
      <w:proofErr w:type="spellEnd"/>
      <w:r w:rsidRPr="003E7A38">
        <w:rPr>
          <w:rFonts w:ascii="Times New Roman" w:hAnsi="Times New Roman" w:cs="Times New Roman" w:hint="eastAsia"/>
          <w:b/>
          <w:bCs/>
          <w:i/>
        </w:rPr>
        <w:t>:</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[increased/decreased]</w:t>
      </w:r>
      <w:r w:rsidRPr="003E7A38">
        <w:rPr>
          <w:rFonts w:ascii="Times New Roman" w:hAnsi="Times New Roman" w:cs="Times New Roman"/>
          <w:iCs/>
        </w:rPr>
        <w:t xml:space="preserve"> from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w:t>
      </w:r>
      <w:proofErr w:type="gramStart"/>
      <w:r w:rsidRPr="003E7A38">
        <w:rPr>
          <w:rFonts w:ascii="Times New Roman" w:hAnsi="Times New Roman" w:cs="Times New Roman"/>
          <w:iCs/>
        </w:rPr>
        <w:t>202</w:t>
      </w:r>
      <w:r>
        <w:rPr>
          <w:rFonts w:ascii="Times New Roman" w:hAnsi="Times New Roman" w:cs="Times New Roman" w:hint="eastAsia"/>
          <w:iCs/>
        </w:rPr>
        <w:t>5</w:t>
      </w:r>
      <w:proofErr w:type="gramEnd"/>
      <w:r w:rsidRPr="003E7A38">
        <w:rPr>
          <w:rFonts w:ascii="Times New Roman" w:hAnsi="Times New Roman" w:cs="Times New Roman"/>
          <w:iCs/>
        </w:rPr>
        <w:t xml:space="preserve"> to </w:t>
      </w:r>
      <w:r w:rsidR="00C2288D" w:rsidRPr="003E7A38">
        <w:rPr>
          <w:rFonts w:ascii="Times New Roman" w:hAnsi="Times New Roman" w:cs="Times New Roman"/>
          <w:iCs/>
        </w:rPr>
        <w:t>[</w:t>
      </w:r>
      <w:proofErr w:type="gramStart"/>
      <w:r w:rsidR="00C2288D" w:rsidRPr="003E7A38">
        <w:rPr>
          <w:rFonts w:ascii="Times New Roman" w:hAnsi="Times New Roman" w:cs="Times New Roman"/>
          <w:iCs/>
        </w:rPr>
        <w:t>●]%</w:t>
      </w:r>
      <w:proofErr w:type="gramEnd"/>
      <w:r w:rsidRPr="003E7A38">
        <w:rPr>
          <w:rFonts w:ascii="Times New Roman" w:hAnsi="Times New Roman" w:cs="Times New Roman"/>
          <w:iCs/>
        </w:rPr>
        <w:t xml:space="preserve"> </w:t>
      </w:r>
      <w:r>
        <w:rPr>
          <w:rFonts w:ascii="Times New Roman" w:hAnsi="Times New Roman" w:cs="Times New Roman" w:hint="eastAsia"/>
          <w:iCs/>
        </w:rPr>
        <w:t>for</w:t>
      </w:r>
      <w:r w:rsidRPr="003E7A38">
        <w:rPr>
          <w:rFonts w:ascii="Times New Roman" w:hAnsi="Times New Roman" w:cs="Times New Roman"/>
          <w:iCs/>
        </w:rPr>
        <w:t xml:space="preserve"> the three months ended March 31, 202</w:t>
      </w:r>
      <w:r>
        <w:rPr>
          <w:rFonts w:ascii="Times New Roman" w:hAnsi="Times New Roman" w:cs="Times New Roman" w:hint="eastAsia"/>
          <w:iCs/>
        </w:rPr>
        <w:t>6</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3772C9D6" w14:textId="0DEF9D23" w:rsidR="00082AE8" w:rsidRPr="00EC4D68" w:rsidRDefault="00082AE8" w:rsidP="007D1F51">
      <w:pPr>
        <w:jc w:val="both"/>
        <w:outlineLvl w:val="0"/>
        <w:rPr>
          <w:rFonts w:ascii="Times New Roman" w:hAnsi="Times New Roman" w:cs="Times New Roman"/>
          <w:b/>
          <w:i/>
        </w:rPr>
      </w:pPr>
      <w:r w:rsidRPr="00EC4D68">
        <w:rPr>
          <w:rFonts w:ascii="Times New Roman" w:hAnsi="Times New Roman" w:cs="Times New Roman"/>
          <w:b/>
          <w:i/>
        </w:rPr>
        <w:t>Other</w:t>
      </w:r>
      <w:r w:rsidR="002935EC">
        <w:rPr>
          <w:rFonts w:ascii="Times New Roman" w:hAnsi="Times New Roman" w:cs="Times New Roman"/>
          <w:b/>
          <w:i/>
        </w:rPr>
        <w:t xml:space="preserve"> </w:t>
      </w:r>
      <w:r w:rsidR="00F72104">
        <w:rPr>
          <w:rFonts w:ascii="Times New Roman" w:hAnsi="Times New Roman" w:cs="Times New Roman"/>
          <w:b/>
          <w:i/>
        </w:rPr>
        <w:t>I</w:t>
      </w:r>
      <w:r w:rsidRPr="00EC4D68">
        <w:rPr>
          <w:rFonts w:ascii="Times New Roman" w:hAnsi="Times New Roman" w:cs="Times New Roman"/>
          <w:b/>
          <w:i/>
        </w:rPr>
        <w:t>ncome</w:t>
      </w:r>
    </w:p>
    <w:p w14:paraId="3B700C22" w14:textId="772BCB15" w:rsidR="00082AE8" w:rsidRPr="00EA1DFC" w:rsidRDefault="00082AE8" w:rsidP="00EA1DFC">
      <w:pPr>
        <w:snapToGrid w:val="0"/>
        <w:spacing w:after="240" w:line="240" w:lineRule="auto"/>
        <w:ind w:firstLine="720"/>
        <w:jc w:val="both"/>
        <w:rPr>
          <w:rFonts w:ascii="Times New Roman" w:hAnsi="Times New Roman" w:cs="Times New Roman"/>
          <w:iCs/>
        </w:rPr>
      </w:pPr>
      <w:r>
        <w:rPr>
          <w:color w:val="002F6C"/>
        </w:rPr>
        <w:t>Our other income [increased/decreased] by [●]% from RMB[●] million for the three months ended March 31, 2025 to RMB9.0 million for the three months ended March 31, 2026, primarily reflecting government grants, interest income and other income relating to computing resource arrangements. [Reporting Accountants to confirm 2025 Q1 comparative breakdown.]</w:t>
      </w:r>
    </w:p>
    <w:p w14:paraId="473F284C" w14:textId="659E7E45" w:rsidR="006002CA" w:rsidRPr="00EC4D68" w:rsidRDefault="006002CA" w:rsidP="006002CA">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w:t>
      </w:r>
      <w:r w:rsidR="00F72104">
        <w:rPr>
          <w:rFonts w:ascii="Times New Roman" w:hAnsi="Times New Roman" w:cs="Times New Roman"/>
          <w:b/>
          <w:i/>
        </w:rPr>
        <w:t>G</w:t>
      </w:r>
      <w:r>
        <w:rPr>
          <w:rFonts w:ascii="Times New Roman" w:hAnsi="Times New Roman" w:cs="Times New Roman"/>
          <w:b/>
          <w:i/>
        </w:rPr>
        <w:t xml:space="preserve">ains and </w:t>
      </w:r>
      <w:r w:rsidR="00F72104">
        <w:rPr>
          <w:rFonts w:ascii="Times New Roman" w:hAnsi="Times New Roman" w:cs="Times New Roman"/>
          <w:b/>
          <w:i/>
        </w:rPr>
        <w:t>L</w:t>
      </w:r>
      <w:r>
        <w:rPr>
          <w:rFonts w:ascii="Times New Roman" w:hAnsi="Times New Roman" w:cs="Times New Roman"/>
          <w:b/>
          <w:i/>
        </w:rPr>
        <w:t>osses</w:t>
      </w:r>
    </w:p>
    <w:p w14:paraId="5CF9BCAE" w14:textId="59DE40AF" w:rsidR="006002CA" w:rsidRPr="00C963F2" w:rsidRDefault="00496A2A" w:rsidP="006002CA">
      <w:pPr>
        <w:snapToGrid w:val="0"/>
        <w:spacing w:after="240" w:line="240" w:lineRule="auto"/>
        <w:ind w:firstLine="720"/>
        <w:jc w:val="both"/>
        <w:rPr>
          <w:rFonts w:ascii="Times New Roman" w:eastAsia="Arial" w:hAnsi="Times New Roman" w:cs="Times New Roman"/>
          <w:iCs/>
          <w:lang w:eastAsia="en-US"/>
        </w:rPr>
      </w:pPr>
      <w:r>
        <w:rPr>
          <w:color w:val="002F6C"/>
        </w:rPr>
        <w:t>We recorded other gains of RMB[●] million for the three months ended March 31, 2025, as compared to other losses of RMB0.7 million for the three months ended March 31, 2026. The change primarily reflected movements in investment return, foreign exchange or other non-operating gains and losses during the relevant periods. [Company/Reporting Accountants to confirm 2025 Q1 comparative amount and detailed breakdown.]</w:t>
      </w:r>
    </w:p>
    <w:p w14:paraId="73C84D94" w14:textId="5D9F8B7A" w:rsidR="006002CA" w:rsidRPr="00EC4D68" w:rsidRDefault="006002CA" w:rsidP="006002CA">
      <w:pPr>
        <w:jc w:val="both"/>
        <w:outlineLvl w:val="0"/>
        <w:rPr>
          <w:rFonts w:ascii="Times New Roman" w:hAnsi="Times New Roman" w:cs="Times New Roman"/>
          <w:b/>
          <w:i/>
        </w:rPr>
      </w:pPr>
      <w:r>
        <w:rPr>
          <w:rFonts w:ascii="Times New Roman" w:hAnsi="Times New Roman" w:cs="Times New Roman"/>
          <w:b/>
          <w:i/>
        </w:rPr>
        <w:t xml:space="preserve">Impairment </w:t>
      </w:r>
      <w:r w:rsidR="00F72104">
        <w:rPr>
          <w:rFonts w:ascii="Times New Roman" w:hAnsi="Times New Roman" w:cs="Times New Roman"/>
          <w:b/>
          <w:i/>
        </w:rPr>
        <w:t>L</w:t>
      </w:r>
      <w:r>
        <w:rPr>
          <w:rFonts w:ascii="Times New Roman" w:hAnsi="Times New Roman" w:cs="Times New Roman"/>
          <w:b/>
          <w:i/>
        </w:rPr>
        <w:t>osses</w:t>
      </w:r>
      <w:r w:rsidR="00A375A0">
        <w:rPr>
          <w:rFonts w:ascii="Times New Roman" w:hAnsi="Times New Roman" w:cs="Times New Roman" w:hint="eastAsia"/>
          <w:b/>
          <w:i/>
        </w:rPr>
        <w:t xml:space="preserve"> under ECL Model</w:t>
      </w:r>
      <w:r>
        <w:rPr>
          <w:rFonts w:ascii="Times New Roman" w:hAnsi="Times New Roman" w:cs="Times New Roman"/>
          <w:b/>
          <w:i/>
        </w:rPr>
        <w:t xml:space="preserve">, </w:t>
      </w:r>
      <w:r w:rsidR="00F72104">
        <w:rPr>
          <w:rFonts w:ascii="Times New Roman" w:hAnsi="Times New Roman" w:cs="Times New Roman"/>
          <w:b/>
          <w:i/>
        </w:rPr>
        <w:t>N</w:t>
      </w:r>
      <w:r>
        <w:rPr>
          <w:rFonts w:ascii="Times New Roman" w:hAnsi="Times New Roman" w:cs="Times New Roman"/>
          <w:b/>
          <w:i/>
        </w:rPr>
        <w:t xml:space="preserve">et of </w:t>
      </w:r>
      <w:r w:rsidR="00F72104">
        <w:rPr>
          <w:rFonts w:ascii="Times New Roman" w:hAnsi="Times New Roman" w:cs="Times New Roman"/>
          <w:b/>
          <w:i/>
        </w:rPr>
        <w:t>R</w:t>
      </w:r>
      <w:r>
        <w:rPr>
          <w:rFonts w:ascii="Times New Roman" w:hAnsi="Times New Roman" w:cs="Times New Roman"/>
          <w:b/>
          <w:i/>
        </w:rPr>
        <w:t>eversal</w:t>
      </w:r>
    </w:p>
    <w:p w14:paraId="39BA8011" w14:textId="25737863" w:rsidR="006002CA" w:rsidRPr="006002CA" w:rsidRDefault="006002CA" w:rsidP="006002CA">
      <w:pPr>
        <w:snapToGrid w:val="0"/>
        <w:spacing w:after="240" w:line="240" w:lineRule="auto"/>
        <w:ind w:firstLine="720"/>
        <w:jc w:val="both"/>
        <w:rPr>
          <w:rFonts w:ascii="Times New Roman" w:eastAsia="Arial" w:hAnsi="Times New Roman" w:cs="Times New Roman"/>
          <w:iCs/>
          <w:lang w:eastAsia="en-US"/>
        </w:rPr>
      </w:pPr>
      <w:r>
        <w:rPr>
          <w:color w:val="002F6C"/>
        </w:rPr>
        <w:t>Our impairment losses under ECL model, net of reversal, [increased/decreased] by [●]% from RMB[●] million for the three months ended March 31, 2025 to RMB3.2 million for the three months ended March 31, 2026, primarily due to the increase in trade and other receivables following the rapid revenue growth in the first quarter of 2026, with certain receivables not yet collected as of March 31, 2026 but remaining within the relevant credit period.</w:t>
      </w:r>
    </w:p>
    <w:p w14:paraId="197FD53E" w14:textId="40074D71" w:rsidR="001C4AF8" w:rsidRPr="00EC4D68" w:rsidRDefault="00823236" w:rsidP="007D1F51">
      <w:pPr>
        <w:jc w:val="both"/>
        <w:outlineLvl w:val="0"/>
        <w:rPr>
          <w:rFonts w:ascii="Times New Roman" w:hAnsi="Times New Roman" w:cs="Times New Roman"/>
          <w:b/>
          <w:i/>
        </w:rPr>
      </w:pPr>
      <w:r>
        <w:rPr>
          <w:rFonts w:ascii="Times New Roman" w:hAnsi="Times New Roman" w:cs="Times New Roman"/>
          <w:b/>
          <w:i/>
        </w:rPr>
        <w:t xml:space="preserve">Selling and </w:t>
      </w:r>
      <w:r w:rsidR="00A375A0">
        <w:rPr>
          <w:rFonts w:ascii="Times New Roman" w:hAnsi="Times New Roman" w:cs="Times New Roman" w:hint="eastAsia"/>
          <w:b/>
          <w:i/>
        </w:rPr>
        <w:t>Distribution</w:t>
      </w:r>
      <w:r w:rsidR="001C4AF8" w:rsidRPr="00EC4D68">
        <w:rPr>
          <w:rFonts w:ascii="Times New Roman" w:hAnsi="Times New Roman" w:cs="Times New Roman"/>
          <w:b/>
          <w:i/>
        </w:rPr>
        <w:t xml:space="preserve"> </w:t>
      </w:r>
      <w:r w:rsidR="00F72104">
        <w:rPr>
          <w:rFonts w:ascii="Times New Roman" w:hAnsi="Times New Roman" w:cs="Times New Roman"/>
          <w:b/>
          <w:i/>
        </w:rPr>
        <w:t>E</w:t>
      </w:r>
      <w:r w:rsidR="001C4AF8" w:rsidRPr="00EC4D68">
        <w:rPr>
          <w:rFonts w:ascii="Times New Roman" w:hAnsi="Times New Roman" w:cs="Times New Roman"/>
          <w:b/>
          <w:i/>
        </w:rPr>
        <w:t>xpenses</w:t>
      </w:r>
    </w:p>
    <w:p w14:paraId="1267411F" w14:textId="0870C04C" w:rsidR="00A375A0" w:rsidRDefault="006002CA" w:rsidP="004B4A89">
      <w:pPr>
        <w:snapToGrid w:val="0"/>
        <w:spacing w:after="240" w:line="240" w:lineRule="auto"/>
        <w:ind w:firstLine="720"/>
        <w:jc w:val="both"/>
        <w:rPr>
          <w:rFonts w:ascii="Times New Roman" w:hAnsi="Times New Roman" w:cs="Times New Roman"/>
          <w:bCs/>
          <w:iCs/>
        </w:rPr>
      </w:pPr>
      <w:r>
        <w:rPr>
          <w:color w:val="002F6C"/>
        </w:rPr>
        <w:t>Our selling and distribution expenses [increased/decreased] by [●]% from RMB[●] million for the three months ended March 31, 2025 to RMB13.0 million for the three months ended March 31, 2026, primarily due to sales team expansion, market promotion, customer engagement and commercialisation activities to support business growth.</w:t>
      </w:r>
    </w:p>
    <w:bookmarkEnd w:id="27"/>
    <w:bookmarkEnd w:id="28"/>
    <w:p w14:paraId="46CB56CE" w14:textId="1EDB982E" w:rsidR="00A46315" w:rsidRPr="00EC4D68" w:rsidRDefault="00A46315" w:rsidP="007D1F51">
      <w:pPr>
        <w:jc w:val="both"/>
        <w:outlineLvl w:val="0"/>
        <w:rPr>
          <w:rFonts w:ascii="Times New Roman" w:hAnsi="Times New Roman" w:cs="Times New Roman"/>
          <w:b/>
          <w:i/>
        </w:rPr>
      </w:pPr>
      <w:r w:rsidRPr="00EC4D68">
        <w:rPr>
          <w:rFonts w:ascii="Times New Roman" w:hAnsi="Times New Roman" w:cs="Times New Roman"/>
          <w:b/>
          <w:i/>
        </w:rPr>
        <w:t>Administra</w:t>
      </w:r>
      <w:r w:rsidR="006002CA">
        <w:rPr>
          <w:rFonts w:ascii="Times New Roman" w:hAnsi="Times New Roman" w:cs="Times New Roman"/>
          <w:b/>
          <w:i/>
        </w:rPr>
        <w:t>ti</w:t>
      </w:r>
      <w:r w:rsidR="002E4C5D">
        <w:rPr>
          <w:rFonts w:ascii="Times New Roman" w:hAnsi="Times New Roman" w:cs="Times New Roman"/>
          <w:b/>
          <w:i/>
        </w:rPr>
        <w:t>ve</w:t>
      </w:r>
      <w:r w:rsidRPr="00EC4D68">
        <w:rPr>
          <w:rFonts w:ascii="Times New Roman" w:hAnsi="Times New Roman" w:cs="Times New Roman"/>
          <w:b/>
          <w:i/>
        </w:rPr>
        <w:t xml:space="preserve"> </w:t>
      </w:r>
      <w:r w:rsidR="00F72104">
        <w:rPr>
          <w:rFonts w:ascii="Times New Roman" w:hAnsi="Times New Roman" w:cs="Times New Roman"/>
          <w:b/>
          <w:i/>
        </w:rPr>
        <w:t>E</w:t>
      </w:r>
      <w:r w:rsidRPr="00EC4D68">
        <w:rPr>
          <w:rFonts w:ascii="Times New Roman" w:hAnsi="Times New Roman" w:cs="Times New Roman"/>
          <w:b/>
          <w:i/>
        </w:rPr>
        <w:t>xpenses</w:t>
      </w:r>
    </w:p>
    <w:p w14:paraId="2FAC6F25" w14:textId="269800B0" w:rsidR="0029707E" w:rsidRPr="00A375A0" w:rsidRDefault="00A46315" w:rsidP="00A375A0">
      <w:pPr>
        <w:snapToGrid w:val="0"/>
        <w:spacing w:after="240" w:line="240" w:lineRule="auto"/>
        <w:ind w:firstLine="720"/>
        <w:jc w:val="both"/>
        <w:rPr>
          <w:rFonts w:ascii="Times New Roman" w:hAnsi="Times New Roman" w:cs="Times New Roman"/>
          <w:bCs/>
          <w:iCs/>
        </w:rPr>
      </w:pPr>
      <w:r>
        <w:rPr>
          <w:color w:val="002F6C"/>
        </w:rPr>
        <w:t>Our administrative expenses [increased/decreased] by [●]% from RMB[●] million for the three months ended March 31, 2025 to RMB20.3 million for the three months ended March 31, 2026, primarily due to increases in personnel costs and general corporate and compliance expenses as our business and operating scale expanded.</w:t>
      </w:r>
    </w:p>
    <w:p w14:paraId="522F1206" w14:textId="5D2CA5A7" w:rsidR="008B0B75" w:rsidRPr="00EC4D68" w:rsidRDefault="008B0B75" w:rsidP="00A375A0">
      <w:pPr>
        <w:jc w:val="both"/>
        <w:outlineLvl w:val="0"/>
        <w:rPr>
          <w:rFonts w:ascii="Times New Roman" w:hAnsi="Times New Roman" w:cs="Times New Roman"/>
          <w:b/>
          <w:i/>
        </w:rPr>
      </w:pPr>
      <w:r w:rsidRPr="00EC4D68">
        <w:rPr>
          <w:rFonts w:ascii="Times New Roman" w:hAnsi="Times New Roman" w:cs="Times New Roman"/>
          <w:b/>
          <w:i/>
        </w:rPr>
        <w:t xml:space="preserve">Research and </w:t>
      </w:r>
      <w:r w:rsidR="00F72104">
        <w:rPr>
          <w:rFonts w:ascii="Times New Roman" w:hAnsi="Times New Roman" w:cs="Times New Roman"/>
          <w:b/>
          <w:i/>
        </w:rPr>
        <w:t>D</w:t>
      </w:r>
      <w:r w:rsidRPr="00EC4D68">
        <w:rPr>
          <w:rFonts w:ascii="Times New Roman" w:hAnsi="Times New Roman" w:cs="Times New Roman"/>
          <w:b/>
          <w:i/>
        </w:rPr>
        <w:t xml:space="preserve">evelopment </w:t>
      </w:r>
      <w:r w:rsidR="00F72104">
        <w:rPr>
          <w:rFonts w:ascii="Times New Roman" w:hAnsi="Times New Roman" w:cs="Times New Roman"/>
          <w:b/>
          <w:i/>
        </w:rPr>
        <w:t>E</w:t>
      </w:r>
      <w:r w:rsidRPr="00EC4D68">
        <w:rPr>
          <w:rFonts w:ascii="Times New Roman" w:hAnsi="Times New Roman" w:cs="Times New Roman"/>
          <w:b/>
          <w:i/>
        </w:rPr>
        <w:t>xpenses</w:t>
      </w:r>
    </w:p>
    <w:p w14:paraId="7D0AA0C3" w14:textId="4E6E1DF7" w:rsidR="008B0B75" w:rsidRDefault="008B0B75" w:rsidP="00A375A0">
      <w:pPr>
        <w:snapToGrid w:val="0"/>
        <w:spacing w:after="240" w:line="240" w:lineRule="auto"/>
        <w:ind w:firstLine="720"/>
        <w:jc w:val="both"/>
        <w:rPr>
          <w:rFonts w:ascii="Times New Roman" w:hAnsi="Times New Roman" w:cs="Times New Roman"/>
          <w:bCs/>
          <w:iCs/>
        </w:rPr>
      </w:pPr>
      <w:r>
        <w:rPr>
          <w:color w:val="002F6C"/>
        </w:rPr>
        <w:t>Our research and development expenses [increased/decreased] by [●]% from RMB[●] million for the three months ended March 31, 2025 to RMB93.4 million for the three months ended March 31, 2026, primarily due to R&amp;D projects planned at the beginning of the year, continued investment in heterogeneous computing scheduling, model training and inference optimisation, MaaS platform capabilities and related computing resource and personnel inputs.</w:t>
      </w:r>
    </w:p>
    <w:p w14:paraId="2CD49C2B" w14:textId="377EAD2A" w:rsidR="00BB02EA" w:rsidRPr="00A375A0" w:rsidRDefault="006002CA" w:rsidP="00A375A0">
      <w:pPr>
        <w:jc w:val="both"/>
        <w:outlineLvl w:val="0"/>
        <w:rPr>
          <w:rFonts w:ascii="Times New Roman" w:hAnsi="Times New Roman" w:cs="Times New Roman"/>
          <w:b/>
          <w:i/>
        </w:rPr>
      </w:pPr>
      <w:r w:rsidRPr="00A375A0">
        <w:rPr>
          <w:rFonts w:ascii="Times New Roman" w:hAnsi="Times New Roman" w:cs="Times New Roman"/>
          <w:b/>
          <w:i/>
        </w:rPr>
        <w:t>Financ</w:t>
      </w:r>
      <w:r w:rsidR="00A375A0" w:rsidRPr="00A375A0">
        <w:rPr>
          <w:rFonts w:ascii="Times New Roman" w:hAnsi="Times New Roman" w:cs="Times New Roman" w:hint="eastAsia"/>
          <w:b/>
          <w:i/>
        </w:rPr>
        <w:t>e</w:t>
      </w:r>
      <w:r w:rsidRPr="00A375A0">
        <w:rPr>
          <w:rFonts w:ascii="Times New Roman" w:hAnsi="Times New Roman" w:cs="Times New Roman"/>
          <w:b/>
          <w:i/>
        </w:rPr>
        <w:t xml:space="preserve"> </w:t>
      </w:r>
      <w:r w:rsidR="00F72104" w:rsidRPr="00A375A0">
        <w:rPr>
          <w:rFonts w:ascii="Times New Roman" w:hAnsi="Times New Roman" w:cs="Times New Roman"/>
          <w:b/>
          <w:i/>
        </w:rPr>
        <w:t>C</w:t>
      </w:r>
      <w:r w:rsidRPr="00A375A0">
        <w:rPr>
          <w:rFonts w:ascii="Times New Roman" w:hAnsi="Times New Roman" w:cs="Times New Roman"/>
          <w:b/>
          <w:i/>
        </w:rPr>
        <w:t>osts</w:t>
      </w:r>
    </w:p>
    <w:p w14:paraId="6F5AFCAF" w14:textId="19E4DBFF" w:rsidR="00BB02EA" w:rsidRDefault="00BB02EA" w:rsidP="00BB02EA">
      <w:pPr>
        <w:snapToGrid w:val="0"/>
        <w:spacing w:after="240" w:line="240" w:lineRule="auto"/>
        <w:jc w:val="both"/>
        <w:rPr>
          <w:rFonts w:ascii="Times New Roman" w:hAnsi="Times New Roman" w:cs="Times New Roman"/>
          <w:iCs/>
        </w:rPr>
      </w:pPr>
      <w:r>
        <w:rPr>
          <w:color w:val="002F6C"/>
        </w:rPr>
        <w:t>Our finance costs [increased/decreased] by [●]% from RMB[●] million for the three months ended March 31, 2025 to RMB44.9 million for the three months ended March 31, 2026, primarily due to interest accrued on financial liabilities on shares with preferential rights, interest on lease liabilities and interest on bank borrowings.</w:t>
      </w:r>
    </w:p>
    <w:p w14:paraId="4BA096A8" w14:textId="74DA8A91" w:rsidR="00A375A0" w:rsidRPr="00A375A0" w:rsidRDefault="00A375A0" w:rsidP="00A375A0">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3A5E0476" w14:textId="77777777" w:rsidR="00D45972" w:rsidRPr="00EF1461" w:rsidRDefault="00A375A0" w:rsidP="00D45972">
      <w:pPr>
        <w:snapToGrid w:val="0"/>
        <w:spacing w:after="240" w:line="240" w:lineRule="auto"/>
        <w:jc w:val="both"/>
        <w:rPr>
          <w:rFonts w:ascii="Times New Roman" w:hAnsi="Times New Roman" w:cs="Times New Roman"/>
          <w:iCs/>
        </w:rPr>
      </w:pPr>
      <w:r>
        <w:rPr>
          <w:rFonts w:ascii="Times New Roman" w:hAnsi="Times New Roman" w:cs="Times New Roman"/>
          <w:iCs/>
        </w:rPr>
        <w:tab/>
      </w:r>
      <w:r w:rsidR="00D45972">
        <w:rPr>
          <w:rFonts w:ascii="Times New Roman" w:hAnsi="Times New Roman" w:cs="Times New Roman" w:hint="eastAsia"/>
          <w:iCs/>
        </w:rPr>
        <w:t>We recorded</w:t>
      </w:r>
      <w:r>
        <w:rPr>
          <w:rFonts w:ascii="Times New Roman" w:hAnsi="Times New Roman" w:cs="Times New Roman"/>
          <w:iCs/>
        </w:rPr>
        <w:t xml:space="preserve"> </w:t>
      </w:r>
      <w:r w:rsidR="00D45972">
        <w:rPr>
          <w:rFonts w:ascii="Times New Roman" w:hAnsi="Times New Roman" w:cs="Times New Roman" w:hint="eastAsia"/>
          <w:bCs/>
          <w:iCs/>
        </w:rPr>
        <w:t>share of results of associates</w:t>
      </w:r>
      <w:r>
        <w:rPr>
          <w:rFonts w:ascii="Times New Roman" w:hAnsi="Times New Roman" w:cs="Times New Roman"/>
          <w:bCs/>
          <w:iCs/>
        </w:rPr>
        <w:t xml:space="preserve"> </w:t>
      </w:r>
      <w:r w:rsidR="00D45972">
        <w:rPr>
          <w:rFonts w:ascii="Times New Roman" w:hAnsi="Times New Roman" w:cs="Times New Roman" w:hint="eastAsia"/>
          <w:bCs/>
          <w:iCs/>
        </w:rPr>
        <w:t xml:space="preserve">of </w:t>
      </w:r>
      <w:proofErr w:type="gramStart"/>
      <w:r w:rsidR="00D45972" w:rsidRPr="002D032B">
        <w:rPr>
          <w:rFonts w:ascii="Times New Roman" w:eastAsia="Arial" w:hAnsi="Times New Roman" w:cs="Times New Roman"/>
          <w:iCs/>
          <w:lang w:eastAsia="en-US"/>
        </w:rPr>
        <w:t>RMB</w:t>
      </w:r>
      <w:r w:rsidR="00D45972" w:rsidRPr="003E7A38">
        <w:rPr>
          <w:rFonts w:ascii="Times New Roman" w:hAnsi="Times New Roman" w:cs="Times New Roman"/>
          <w:iCs/>
        </w:rPr>
        <w:t>[</w:t>
      </w:r>
      <w:proofErr w:type="gramEnd"/>
      <w:r w:rsidR="00D45972" w:rsidRPr="003E7A38">
        <w:rPr>
          <w:rFonts w:ascii="Times New Roman" w:hAnsi="Times New Roman" w:cs="Times New Roman"/>
          <w:iCs/>
        </w:rPr>
        <w:t>●]</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and nil 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 xml:space="preserve">the three months ended March 31, </w:t>
      </w:r>
      <w:proofErr w:type="gramStart"/>
      <w:r w:rsidR="00D45972">
        <w:rPr>
          <w:rFonts w:ascii="Times New Roman" w:eastAsia="Arial" w:hAnsi="Times New Roman" w:cs="Times New Roman"/>
          <w:iCs/>
          <w:lang w:eastAsia="en-US"/>
        </w:rPr>
        <w:t>202</w:t>
      </w:r>
      <w:r w:rsidR="00D45972">
        <w:rPr>
          <w:rFonts w:ascii="Times New Roman" w:hAnsi="Times New Roman" w:cs="Times New Roman" w:hint="eastAsia"/>
          <w:iCs/>
        </w:rPr>
        <w:t>5</w:t>
      </w:r>
      <w:proofErr w:type="gramEnd"/>
      <w:r w:rsidR="00D45972">
        <w:rPr>
          <w:rFonts w:ascii="Times New Roman" w:hAnsi="Times New Roman" w:cs="Times New Roman" w:hint="eastAsia"/>
          <w:iCs/>
        </w:rPr>
        <w:t xml:space="preserve"> and 2026, respectively, in relation to </w:t>
      </w:r>
      <w:r w:rsidR="00D45972">
        <w:rPr>
          <w:rFonts w:ascii="Times New Roman" w:eastAsia="Arial" w:hAnsi="Times New Roman" w:cs="Times New Roman"/>
          <w:iCs/>
          <w:lang w:eastAsia="en-US"/>
        </w:rPr>
        <w:t>[●]</w:t>
      </w:r>
      <w:r w:rsidR="00D45972" w:rsidRPr="00C963F2">
        <w:rPr>
          <w:rFonts w:ascii="Times New Roman" w:eastAsia="Arial" w:hAnsi="Times New Roman" w:cs="Times New Roman"/>
          <w:iCs/>
          <w:lang w:eastAsia="en-US"/>
        </w:rPr>
        <w:t>.</w:t>
      </w:r>
    </w:p>
    <w:p w14:paraId="441C5213" w14:textId="2F3D0E96" w:rsidR="00AD53D0" w:rsidRPr="00EC4D68" w:rsidRDefault="00AD53D0" w:rsidP="007D1F51">
      <w:pPr>
        <w:jc w:val="both"/>
        <w:outlineLvl w:val="0"/>
        <w:rPr>
          <w:rFonts w:ascii="Times New Roman" w:hAnsi="Times New Roman" w:cs="Times New Roman"/>
          <w:b/>
          <w:i/>
        </w:rPr>
      </w:pPr>
      <w:r w:rsidRPr="00EC4D68">
        <w:rPr>
          <w:rFonts w:ascii="Times New Roman" w:hAnsi="Times New Roman" w:cs="Times New Roman"/>
          <w:b/>
          <w:i/>
        </w:rPr>
        <w:t xml:space="preserve">Income </w:t>
      </w:r>
      <w:r w:rsidR="00F72104">
        <w:rPr>
          <w:rFonts w:ascii="Times New Roman" w:hAnsi="Times New Roman" w:cs="Times New Roman"/>
          <w:b/>
          <w:i/>
        </w:rPr>
        <w:t>T</w:t>
      </w:r>
      <w:r w:rsidRPr="00EC4D68">
        <w:rPr>
          <w:rFonts w:ascii="Times New Roman" w:hAnsi="Times New Roman" w:cs="Times New Roman"/>
          <w:b/>
          <w:i/>
        </w:rPr>
        <w:t xml:space="preserve">ax </w:t>
      </w:r>
      <w:r w:rsidR="00D45972">
        <w:rPr>
          <w:rFonts w:ascii="Times New Roman" w:hAnsi="Times New Roman" w:cs="Times New Roman" w:hint="eastAsia"/>
          <w:b/>
          <w:i/>
        </w:rPr>
        <w:t>Credit</w:t>
      </w:r>
    </w:p>
    <w:p w14:paraId="0D85696A" w14:textId="3168B16C" w:rsidR="00AD53D0" w:rsidRDefault="00B765E0" w:rsidP="006F7824">
      <w:pPr>
        <w:snapToGrid w:val="0"/>
        <w:spacing w:after="240" w:line="240" w:lineRule="auto"/>
        <w:ind w:firstLine="720"/>
        <w:jc w:val="both"/>
        <w:rPr>
          <w:rFonts w:ascii="Times New Roman" w:eastAsia="Arial" w:hAnsi="Times New Roman" w:cs="Times New Roman"/>
          <w:iCs/>
        </w:rPr>
      </w:pPr>
      <w:r>
        <w:rPr>
          <w:color w:val="002F6C"/>
        </w:rPr>
        <w:t>Our income tax credit [increased/decreased] by [●]% from RMB[●] million for the three months ended March 31, 2025 to RMB3.5 million for the three months ended March 31, 2026, primarily due to movements in deferred tax arising from expected credit loss allowances, share-based payments and lease-related temporary differences.</w:t>
      </w:r>
    </w:p>
    <w:p w14:paraId="5229B810" w14:textId="2CCE8CFC" w:rsidR="00AD53D0" w:rsidRPr="00EC4D68" w:rsidRDefault="00D45972" w:rsidP="007D1F51">
      <w:pPr>
        <w:jc w:val="both"/>
        <w:outlineLvl w:val="0"/>
        <w:rPr>
          <w:rFonts w:ascii="Times New Roman" w:hAnsi="Times New Roman" w:cs="Times New Roman"/>
          <w:b/>
          <w:i/>
        </w:rPr>
      </w:pPr>
      <w:r>
        <w:rPr>
          <w:rFonts w:ascii="Times New Roman" w:hAnsi="Times New Roman" w:cs="Times New Roman" w:hint="eastAsia"/>
          <w:b/>
          <w:i/>
        </w:rPr>
        <w:t>Loss</w:t>
      </w:r>
      <w:r w:rsidR="00AD53D0" w:rsidRPr="00EC4D68">
        <w:rPr>
          <w:rFonts w:ascii="Times New Roman" w:hAnsi="Times New Roman" w:cs="Times New Roman"/>
          <w:b/>
          <w:i/>
        </w:rPr>
        <w:t xml:space="preserve"> for the </w:t>
      </w:r>
      <w:r>
        <w:rPr>
          <w:rFonts w:ascii="Times New Roman" w:hAnsi="Times New Roman" w:cs="Times New Roman" w:hint="eastAsia"/>
          <w:b/>
          <w:i/>
        </w:rPr>
        <w:t>Period</w:t>
      </w:r>
    </w:p>
    <w:p w14:paraId="72680D18" w14:textId="196F334D" w:rsidR="007F50B1" w:rsidRDefault="00AD53D0" w:rsidP="00D45972">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eastAsia="Arial" w:hAnsi="Times New Roman" w:cs="Times New Roman"/>
          <w:iCs/>
          <w:lang w:eastAsia="en-US"/>
        </w:rPr>
        <w:t xml:space="preserve">As a result of the above, </w:t>
      </w:r>
      <w:r w:rsidR="00D45972" w:rsidRPr="00D45972">
        <w:rPr>
          <w:rFonts w:ascii="Times New Roman" w:hAnsi="Times New Roman" w:cs="Times New Roman"/>
          <w:iCs/>
        </w:rPr>
        <w:t xml:space="preserve">we recorded net </w:t>
      </w:r>
      <w:r w:rsidR="00D45972">
        <w:rPr>
          <w:rFonts w:ascii="Times New Roman" w:hAnsi="Times New Roman" w:cs="Times New Roman" w:hint="eastAsia"/>
          <w:iCs/>
        </w:rPr>
        <w:t xml:space="preserve">loss of </w:t>
      </w:r>
      <w:proofErr w:type="gramStart"/>
      <w:r w:rsidR="00D45972" w:rsidRPr="002D032B">
        <w:rPr>
          <w:rFonts w:ascii="Times New Roman" w:eastAsia="Arial" w:hAnsi="Times New Roman" w:cs="Times New Roman"/>
          <w:iCs/>
          <w:lang w:eastAsia="en-US"/>
        </w:rPr>
        <w:t>RMB</w:t>
      </w:r>
      <w:r w:rsidR="00D45972" w:rsidRPr="003E7A38">
        <w:rPr>
          <w:rFonts w:ascii="Times New Roman" w:hAnsi="Times New Roman" w:cs="Times New Roman"/>
          <w:iCs/>
        </w:rPr>
        <w:t>[</w:t>
      </w:r>
      <w:proofErr w:type="gramEnd"/>
      <w:r w:rsidR="00D45972" w:rsidRPr="003E7A38">
        <w:rPr>
          <w:rFonts w:ascii="Times New Roman" w:hAnsi="Times New Roman" w:cs="Times New Roman"/>
          <w:iCs/>
        </w:rPr>
        <w:t>●]</w:t>
      </w:r>
      <w:r w:rsidR="00D45972" w:rsidRPr="002D032B">
        <w:rPr>
          <w:rFonts w:ascii="Times New Roman" w:hAnsi="Times New Roman" w:cs="Times New Roman"/>
          <w:iCs/>
        </w:rPr>
        <w:t xml:space="preserve"> </w:t>
      </w:r>
      <w:r w:rsidR="00D45972"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 xml:space="preserve">and </w:t>
      </w:r>
      <w:r w:rsidR="00144A8A" w:rsidRPr="002D032B">
        <w:rPr>
          <w:rFonts w:ascii="Times New Roman" w:eastAsia="Arial" w:hAnsi="Times New Roman" w:cs="Times New Roman"/>
          <w:iCs/>
          <w:lang w:eastAsia="en-US"/>
        </w:rPr>
        <w:t>RMB</w:t>
      </w:r>
      <w:r w:rsidR="00D45972">
        <w:rPr>
          <w:rFonts w:ascii="Times New Roman" w:hAnsi="Times New Roman" w:cs="Times New Roman" w:hint="eastAsia"/>
          <w:iCs/>
        </w:rPr>
        <w:t>146.1</w:t>
      </w:r>
      <w:r w:rsidR="00144A8A" w:rsidRPr="002D032B">
        <w:rPr>
          <w:rFonts w:ascii="Times New Roman" w:hAnsi="Times New Roman" w:cs="Times New Roman"/>
          <w:iCs/>
        </w:rPr>
        <w:t xml:space="preserve"> </w:t>
      </w:r>
      <w:r w:rsidR="00144A8A" w:rsidRPr="002D032B">
        <w:rPr>
          <w:rFonts w:ascii="Times New Roman" w:eastAsia="Arial" w:hAnsi="Times New Roman" w:cs="Times New Roman"/>
          <w:iCs/>
          <w:lang w:eastAsia="en-US"/>
        </w:rPr>
        <w:t xml:space="preserve">million </w:t>
      </w:r>
      <w:r w:rsidR="00D45972">
        <w:rPr>
          <w:rFonts w:ascii="Times New Roman" w:hAnsi="Times New Roman" w:cs="Times New Roman" w:hint="eastAsia"/>
          <w:iCs/>
        </w:rPr>
        <w:t>for</w:t>
      </w:r>
      <w:r w:rsidR="00D45972" w:rsidRPr="002D032B">
        <w:rPr>
          <w:rFonts w:ascii="Times New Roman" w:eastAsia="Arial" w:hAnsi="Times New Roman" w:cs="Times New Roman"/>
          <w:iCs/>
          <w:lang w:eastAsia="en-US"/>
        </w:rPr>
        <w:t xml:space="preserve"> </w:t>
      </w:r>
      <w:r w:rsidR="00D45972">
        <w:rPr>
          <w:rFonts w:ascii="Times New Roman" w:eastAsia="Arial" w:hAnsi="Times New Roman" w:cs="Times New Roman"/>
          <w:iCs/>
          <w:lang w:eastAsia="en-US"/>
        </w:rPr>
        <w:t xml:space="preserve">the three months ended March 31, </w:t>
      </w:r>
      <w:proofErr w:type="gramStart"/>
      <w:r w:rsidR="00D45972">
        <w:rPr>
          <w:rFonts w:ascii="Times New Roman" w:hAnsi="Times New Roman" w:cs="Times New Roman" w:hint="eastAsia"/>
          <w:iCs/>
        </w:rPr>
        <w:t>2025</w:t>
      </w:r>
      <w:proofErr w:type="gramEnd"/>
      <w:r w:rsidR="00D45972">
        <w:rPr>
          <w:rFonts w:ascii="Times New Roman" w:hAnsi="Times New Roman" w:cs="Times New Roman" w:hint="eastAsia"/>
          <w:iCs/>
        </w:rPr>
        <w:t xml:space="preserve"> and </w:t>
      </w:r>
      <w:r w:rsidR="00D45972">
        <w:rPr>
          <w:rFonts w:ascii="Times New Roman" w:eastAsia="Arial" w:hAnsi="Times New Roman" w:cs="Times New Roman"/>
          <w:iCs/>
          <w:lang w:eastAsia="en-US"/>
        </w:rPr>
        <w:t>202</w:t>
      </w:r>
      <w:r w:rsidR="00D45972">
        <w:rPr>
          <w:rFonts w:ascii="Times New Roman" w:hAnsi="Times New Roman" w:cs="Times New Roman" w:hint="eastAsia"/>
          <w:iCs/>
        </w:rPr>
        <w:t>6, respectively</w:t>
      </w:r>
      <w:r w:rsidR="002D25F3" w:rsidRPr="002D032B">
        <w:rPr>
          <w:rFonts w:ascii="Times New Roman" w:hAnsi="Times New Roman" w:cs="Times New Roman"/>
          <w:iCs/>
        </w:rPr>
        <w:t>.</w:t>
      </w:r>
      <w:r w:rsidRPr="002D032B">
        <w:rPr>
          <w:rFonts w:ascii="Times New Roman" w:eastAsia="Arial" w:hAnsi="Times New Roman" w:cs="Times New Roman"/>
          <w:iCs/>
          <w:lang w:eastAsia="en-US"/>
        </w:rPr>
        <w:t xml:space="preserve"> </w:t>
      </w:r>
    </w:p>
    <w:bookmarkEnd w:id="22"/>
    <w:bookmarkEnd w:id="23"/>
    <w:p w14:paraId="1A6539A3" w14:textId="130E7415" w:rsidR="00425BAA" w:rsidRPr="002D032B" w:rsidRDefault="00425BAA" w:rsidP="00425BAA">
      <w:pPr>
        <w:jc w:val="both"/>
        <w:outlineLvl w:val="0"/>
        <w:rPr>
          <w:rFonts w:ascii="Times New Roman" w:hAnsi="Times New Roman" w:cs="Times New Roman"/>
          <w:b/>
          <w:iCs/>
        </w:rPr>
      </w:pPr>
      <w:r w:rsidRPr="006F045F">
        <w:rPr>
          <w:rFonts w:ascii="Times New Roman" w:hAnsi="Times New Roman" w:cs="Times New Roman"/>
          <w:b/>
          <w:iCs/>
        </w:rPr>
        <w:t xml:space="preserve">Year Ended December 31, </w:t>
      </w:r>
      <w:proofErr w:type="gramStart"/>
      <w:r w:rsidRPr="006F045F">
        <w:rPr>
          <w:rFonts w:ascii="Times New Roman" w:hAnsi="Times New Roman" w:cs="Times New Roman"/>
          <w:b/>
          <w:iCs/>
        </w:rPr>
        <w:t>202</w:t>
      </w:r>
      <w:r w:rsidR="00935382">
        <w:rPr>
          <w:rFonts w:ascii="Times New Roman" w:hAnsi="Times New Roman" w:cs="Times New Roman" w:hint="eastAsia"/>
          <w:b/>
          <w:iCs/>
        </w:rPr>
        <w:t>5</w:t>
      </w:r>
      <w:proofErr w:type="gramEnd"/>
      <w:r w:rsidRPr="006F045F">
        <w:rPr>
          <w:rFonts w:ascii="Times New Roman" w:hAnsi="Times New Roman" w:cs="Times New Roman"/>
          <w:b/>
          <w:iCs/>
        </w:rPr>
        <w:t xml:space="preserve"> Compared to Year Ended December 31, 20</w:t>
      </w:r>
      <w:r w:rsidR="00144A8A">
        <w:rPr>
          <w:rFonts w:ascii="Times New Roman" w:hAnsi="Times New Roman" w:cs="Times New Roman"/>
          <w:b/>
          <w:iCs/>
        </w:rPr>
        <w:t>2</w:t>
      </w:r>
      <w:r w:rsidR="00CF1F3E">
        <w:rPr>
          <w:rFonts w:ascii="Times New Roman" w:hAnsi="Times New Roman" w:cs="Times New Roman" w:hint="eastAsia"/>
          <w:b/>
          <w:iCs/>
        </w:rPr>
        <w:t>4</w:t>
      </w:r>
    </w:p>
    <w:p w14:paraId="0559C6AE"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Revenue</w:t>
      </w:r>
    </w:p>
    <w:p w14:paraId="6027C133" w14:textId="6BE686AD" w:rsidR="00935382" w:rsidRPr="00953BF2" w:rsidRDefault="00935382" w:rsidP="00953BF2">
      <w:pPr>
        <w:snapToGrid w:val="0"/>
        <w:spacing w:after="240" w:line="240" w:lineRule="auto"/>
        <w:ind w:firstLine="720"/>
        <w:jc w:val="both"/>
        <w:rPr>
          <w:rFonts w:ascii="Times New Roman" w:hAnsi="Times New Roman" w:cs="Times New Roman"/>
          <w:iCs/>
        </w:rPr>
      </w:pPr>
      <w:r>
        <w:rPr>
          <w:b w:val="0"/>
          <w:color w:val="002F6C"/>
        </w:rPr>
        <w:t>Our revenue increased significantly from RMB10.1 million in 2024 to RMB75.5 million in 2025, primarily because 2024 represented the early stage of our commercialisation and we began broader commercialisation only in the fourth quarter of 2024, while 2025 was the first full year in which we commercialised our products and services. The increase was driven by the expansion of our agentic platform software and AGI enterprise solutions business, growth in customer number and project opportunities, and the commencement of revenue contribution from Agentic MaaS in 2025.</w:t>
      </w:r>
    </w:p>
    <w:p w14:paraId="1D40EF8C" w14:textId="5F5D3762" w:rsidR="00B21A02" w:rsidRDefault="00B21A02" w:rsidP="00B21A02">
      <w:pPr>
        <w:pStyle w:val="ListParagraph"/>
        <w:numPr>
          <w:ilvl w:val="0"/>
          <w:numId w:val="37"/>
        </w:numPr>
        <w:snapToGrid w:val="0"/>
        <w:spacing w:after="240" w:line="240" w:lineRule="auto"/>
        <w:jc w:val="both"/>
        <w:rPr>
          <w:rFonts w:ascii="Times New Roman" w:hAnsi="Times New Roman" w:cs="Times New Roman"/>
          <w:iCs/>
        </w:rPr>
      </w:pPr>
      <w:r>
        <w:rPr>
          <w:color w:val="002F6C"/>
        </w:rPr>
        <w:t>Agentic platform software: Our revenue from agentic platform software increased significantly from RMB5.9 million in 2024 to RMB12.6 million in 2025, primarily driven by the fact that 2024 represented the early stage of commercialisation while 2025 was the first full year of broader commercialisation, as well as increased customer demand for standardised platform software supporting heterogeneous computing orchestration, intelligent workload scheduling and AI operation management. [Company to confirm customer and project numbers.]</w:t>
      </w:r>
    </w:p>
    <w:p w14:paraId="67581E88" w14:textId="469B8513" w:rsidR="00B21A02" w:rsidRDefault="00B21A02" w:rsidP="00B21A02">
      <w:pPr>
        <w:pStyle w:val="ListParagraph"/>
        <w:numPr>
          <w:ilvl w:val="0"/>
          <w:numId w:val="37"/>
        </w:numPr>
        <w:snapToGrid w:val="0"/>
        <w:spacing w:after="240" w:line="240" w:lineRule="auto"/>
        <w:jc w:val="both"/>
        <w:rPr>
          <w:rFonts w:ascii="Times New Roman" w:hAnsi="Times New Roman" w:cs="Times New Roman"/>
          <w:iCs/>
        </w:rPr>
      </w:pPr>
      <w:r>
        <w:rPr>
          <w:color w:val="002F6C"/>
        </w:rPr>
        <w:t>AGI enterprise solutions: Our revenue from AGI enterprise solutions increased significantly from RMB4.2 million in 2024 to RMB52.0 million in 2025, primarily driven by increased enterprise demand for customised AI deployment solutions, the growth in customer number and project opportunities, and the delivery and acceptance of more solution projects in 2025 as compared with the early commercialisation stage in 2024. [Company to confirm customer and project numbers.]</w:t>
      </w:r>
    </w:p>
    <w:p w14:paraId="7063FF36" w14:textId="233D3571" w:rsid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Pr>
          <w:color w:val="002F6C"/>
        </w:rPr>
        <w:t>Agentic MaaS: We recorded revenue of RMB10.9 million from Agentic MaaS in 2025, primarily because we began to commercialise this business line in 2025 and benefited from increasing demand from large model companies and enterprise customers for model-serving and usage-based MaaS services. Management indicated in the FDDQ that Agentic MaaS serves large model companies and is expected to be sustainable given customer demand and market growth. [Company to confirm customer number, token/API usage and other operating metrics.]</w:t>
      </w:r>
    </w:p>
    <w:p w14:paraId="5B5E2102"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Cost of </w:t>
      </w:r>
      <w:r>
        <w:rPr>
          <w:rFonts w:ascii="Times New Roman" w:hAnsi="Times New Roman" w:cs="Times New Roman"/>
          <w:b/>
          <w:i/>
        </w:rPr>
        <w:t>S</w:t>
      </w:r>
      <w:r w:rsidRPr="00EC4D68">
        <w:rPr>
          <w:rFonts w:ascii="Times New Roman" w:hAnsi="Times New Roman" w:cs="Times New Roman"/>
          <w:b/>
          <w:i/>
        </w:rPr>
        <w:t>ales</w:t>
      </w:r>
    </w:p>
    <w:p w14:paraId="45252151" w14:textId="22E462A2" w:rsidR="00935382" w:rsidRDefault="00C2288D" w:rsidP="00C2288D">
      <w:pPr>
        <w:snapToGrid w:val="0"/>
        <w:spacing w:after="240" w:line="240" w:lineRule="auto"/>
        <w:ind w:firstLine="720"/>
        <w:jc w:val="both"/>
        <w:rPr>
          <w:rFonts w:ascii="Times New Roman" w:hAnsi="Times New Roman" w:cs="Times New Roman"/>
          <w:iCs/>
        </w:rPr>
      </w:pPr>
      <w:r>
        <w:rPr>
          <w:color w:val="002F6C"/>
        </w:rPr>
        <w:t>Our cost of sales increased significantly from RMB2.2 million in 2024 to RMB33.9 million in 2025, primarily in line with our revenue growth and the expansion of computing-resource-intensive businesses. The increase mainly reflected higher computing resource leasing/procurement, server and cloud service, technical service and project delivery costs, particularly as AGI enterprise solutions and Agentic MaaS became more meaningful contributors in 2025.</w:t>
      </w:r>
    </w:p>
    <w:p w14:paraId="3C7C073A"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Gross </w:t>
      </w:r>
      <w:r>
        <w:rPr>
          <w:rFonts w:ascii="Times New Roman" w:hAnsi="Times New Roman" w:cs="Times New Roman"/>
          <w:b/>
          <w:i/>
        </w:rPr>
        <w:t>P</w:t>
      </w:r>
      <w:r w:rsidRPr="00EC4D68">
        <w:rPr>
          <w:rFonts w:ascii="Times New Roman" w:hAnsi="Times New Roman" w:cs="Times New Roman"/>
          <w:b/>
          <w:i/>
        </w:rPr>
        <w:t xml:space="preserve">rofit and </w:t>
      </w:r>
      <w:r>
        <w:rPr>
          <w:rFonts w:ascii="Times New Roman" w:hAnsi="Times New Roman" w:cs="Times New Roman"/>
          <w:b/>
          <w:i/>
        </w:rPr>
        <w:t>G</w:t>
      </w:r>
      <w:r w:rsidRPr="00EC4D68">
        <w:rPr>
          <w:rFonts w:ascii="Times New Roman" w:hAnsi="Times New Roman" w:cs="Times New Roman"/>
          <w:b/>
          <w:i/>
        </w:rPr>
        <w:t xml:space="preserve">ross </w:t>
      </w:r>
      <w:r>
        <w:rPr>
          <w:rFonts w:ascii="Times New Roman" w:hAnsi="Times New Roman" w:cs="Times New Roman"/>
          <w:b/>
          <w:i/>
        </w:rPr>
        <w:t>P</w:t>
      </w:r>
      <w:r w:rsidRPr="00EC4D68">
        <w:rPr>
          <w:rFonts w:ascii="Times New Roman" w:hAnsi="Times New Roman" w:cs="Times New Roman"/>
          <w:b/>
          <w:i/>
        </w:rPr>
        <w:t xml:space="preserve">rofit </w:t>
      </w:r>
      <w:r>
        <w:rPr>
          <w:rFonts w:ascii="Times New Roman" w:hAnsi="Times New Roman" w:cs="Times New Roman"/>
          <w:b/>
          <w:i/>
        </w:rPr>
        <w:t>M</w:t>
      </w:r>
      <w:r w:rsidRPr="00EC4D68">
        <w:rPr>
          <w:rFonts w:ascii="Times New Roman" w:hAnsi="Times New Roman" w:cs="Times New Roman"/>
          <w:b/>
          <w:i/>
        </w:rPr>
        <w:t>argin</w:t>
      </w:r>
    </w:p>
    <w:p w14:paraId="192BD431" w14:textId="77D12F14" w:rsidR="00C2288D" w:rsidRPr="00C2288D" w:rsidRDefault="00935382" w:rsidP="00C2288D">
      <w:pPr>
        <w:snapToGrid w:val="0"/>
        <w:spacing w:after="240" w:line="240" w:lineRule="auto"/>
        <w:ind w:firstLine="720"/>
        <w:jc w:val="both"/>
        <w:rPr>
          <w:rFonts w:ascii="Times New Roman" w:hAnsi="Times New Roman" w:cs="Times New Roman"/>
          <w:iCs/>
        </w:rPr>
      </w:pPr>
      <w:r>
        <w:rPr>
          <w:color w:val="002F6C"/>
        </w:rPr>
        <w:t>As a result of the above, our gross profit increased significantly from RMB7.8 million in 2024 to RMB41.7 million in 2025. Our gross profit margin decreased from 77.7% in 2024 to 55.2% in 2025, primarily due to changes in business mix. In 2024, our revenue was generated mainly from platform software and early solution projects, while in 2025 AGI enterprise solutions and Agentic MaaS contributed a larger portion of revenue and required more computing resource and project delivery inputs. Management expects gross profit margin to be affected by resource utilisation, pricing, computing resource costs and business mix.</w:t>
      </w:r>
    </w:p>
    <w:p w14:paraId="6D41CF59" w14:textId="459F85FF" w:rsidR="00935382" w:rsidRDefault="00935382" w:rsidP="0003444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2025</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10BC7229" w14:textId="60C3638F" w:rsidR="00935382" w:rsidRPr="00EA1DFC" w:rsidRDefault="00935382" w:rsidP="0093538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Pr>
          <w:rFonts w:ascii="Times New Roman" w:hAnsi="Times New Roman" w:cs="Times New Roman" w:hint="eastAsia"/>
          <w:iCs/>
        </w:rPr>
        <w:t>[increased/decreased]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2025</w:t>
      </w:r>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287446DE" w14:textId="251BCCBC" w:rsidR="00935382" w:rsidRDefault="00935382" w:rsidP="0093538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 xml:space="preserve">Agentic </w:t>
      </w:r>
      <w:proofErr w:type="spellStart"/>
      <w:r w:rsidRPr="003E7A38">
        <w:rPr>
          <w:rFonts w:ascii="Times New Roman" w:hAnsi="Times New Roman" w:cs="Times New Roman" w:hint="eastAsia"/>
          <w:b/>
          <w:bCs/>
          <w:i/>
        </w:rPr>
        <w:t>MaaS</w:t>
      </w:r>
      <w:proofErr w:type="spellEnd"/>
      <w:r w:rsidRPr="003E7A38">
        <w:rPr>
          <w:rFonts w:ascii="Times New Roman" w:hAnsi="Times New Roman" w:cs="Times New Roman" w:hint="eastAsia"/>
          <w:b/>
          <w:bCs/>
          <w:i/>
        </w:rPr>
        <w:t>:</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 xml:space="preserve">Agentic </w:t>
      </w:r>
      <w:proofErr w:type="spellStart"/>
      <w:r>
        <w:rPr>
          <w:rFonts w:ascii="Times New Roman" w:hAnsi="Times New Roman" w:cs="Times New Roman" w:hint="eastAsia"/>
          <w:iCs/>
        </w:rPr>
        <w:t>MaaS</w:t>
      </w:r>
      <w:proofErr w:type="spellEnd"/>
      <w:r>
        <w:rPr>
          <w:rFonts w:ascii="Times New Roman" w:hAnsi="Times New Roman" w:cs="Times New Roman" w:hint="eastAsia"/>
          <w:iCs/>
        </w:rPr>
        <w:t xml:space="preserve"> [increased/decreased]</w:t>
      </w:r>
      <w:r w:rsidRPr="003E7A38">
        <w:rPr>
          <w:rFonts w:ascii="Times New Roman" w:hAnsi="Times New Roman" w:cs="Times New Roman"/>
          <w:iCs/>
        </w:rPr>
        <w:t xml:space="preserve"> by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from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in 2024</w:t>
      </w:r>
      <w:r w:rsidRPr="003E7A38">
        <w:rPr>
          <w:rFonts w:ascii="Times New Roman" w:hAnsi="Times New Roman" w:cs="Times New Roman"/>
          <w:iCs/>
        </w:rPr>
        <w:t xml:space="preserve"> to </w:t>
      </w:r>
      <w:proofErr w:type="gramStart"/>
      <w:r w:rsidRPr="003E7A38">
        <w:rPr>
          <w:rFonts w:ascii="Times New Roman" w:hAnsi="Times New Roman" w:cs="Times New Roman"/>
          <w:iCs/>
        </w:rPr>
        <w:t>RMB[</w:t>
      </w:r>
      <w:proofErr w:type="gramEnd"/>
      <w:r w:rsidRPr="003E7A38">
        <w:rPr>
          <w:rFonts w:ascii="Times New Roman" w:hAnsi="Times New Roman" w:cs="Times New Roman"/>
          <w:iCs/>
        </w:rPr>
        <w:t xml:space="preserve">●] million </w:t>
      </w:r>
      <w:r w:rsidR="00CF1F3E">
        <w:rPr>
          <w:rFonts w:ascii="Times New Roman" w:hAnsi="Times New Roman" w:cs="Times New Roman" w:hint="eastAsia"/>
          <w:iCs/>
        </w:rPr>
        <w:t xml:space="preserve">in </w:t>
      </w:r>
      <w:proofErr w:type="gramStart"/>
      <w:r w:rsidR="00CF1F3E">
        <w:rPr>
          <w:rFonts w:ascii="Times New Roman" w:hAnsi="Times New Roman" w:cs="Times New Roman" w:hint="eastAsia"/>
          <w:iCs/>
        </w:rPr>
        <w:t>2025</w:t>
      </w:r>
      <w:proofErr w:type="gramEnd"/>
      <w:r w:rsidRPr="003E7A38">
        <w:rPr>
          <w:rFonts w:ascii="Times New Roman" w:hAnsi="Times New Roman" w:cs="Times New Roman"/>
          <w:iCs/>
        </w:rPr>
        <w:t xml:space="preserve">, </w:t>
      </w:r>
      <w:r>
        <w:rPr>
          <w:rFonts w:ascii="Times New Roman" w:hAnsi="Times New Roman" w:cs="Times New Roman" w:hint="eastAsia"/>
          <w:iCs/>
        </w:rPr>
        <w:t>primarily attributable to</w:t>
      </w:r>
      <w:r w:rsidRPr="003E7A38">
        <w:rPr>
          <w:rFonts w:ascii="Times New Roman" w:hAnsi="Times New Roman" w:cs="Times New Roman"/>
          <w:iCs/>
        </w:rPr>
        <w:t xml:space="preserve"> [●]. </w:t>
      </w:r>
    </w:p>
    <w:p w14:paraId="0FCF806D"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I</w:t>
      </w:r>
      <w:r w:rsidRPr="00EC4D68">
        <w:rPr>
          <w:rFonts w:ascii="Times New Roman" w:hAnsi="Times New Roman" w:cs="Times New Roman"/>
          <w:b/>
          <w:i/>
        </w:rPr>
        <w:t>ncome</w:t>
      </w:r>
    </w:p>
    <w:p w14:paraId="267E9DE8" w14:textId="1DF5226B" w:rsidR="00935382" w:rsidRPr="00EA1DFC" w:rsidRDefault="00935382" w:rsidP="00183BC2">
      <w:pPr>
        <w:snapToGrid w:val="0"/>
        <w:spacing w:after="240" w:line="240" w:lineRule="auto"/>
        <w:ind w:firstLine="720"/>
        <w:jc w:val="both"/>
        <w:rPr>
          <w:rFonts w:ascii="Times New Roman" w:hAnsi="Times New Roman" w:cs="Times New Roman"/>
          <w:iCs/>
        </w:rPr>
      </w:pPr>
      <w:r>
        <w:rPr>
          <w:color w:val="002F6C"/>
        </w:rPr>
        <w:t>Our other income remained relatively stable at RMB37.3 million in 2024 and RMB35.7 million in 2025. Government grants increased from RMB22.0 million in 2024 to RMB23.2 million in 2025, and interest income increased from RMB7.5 million in 2024 to RMB8.3 million in 2025, partially offset by a decrease in others from RMB7.8 million in 2024 to RMB4.2 million in 2025.</w:t>
      </w:r>
    </w:p>
    <w:p w14:paraId="627C8B9F"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Gains and Losses</w:t>
      </w:r>
    </w:p>
    <w:p w14:paraId="5F053165" w14:textId="460B3BDD" w:rsidR="00935382" w:rsidRPr="00C963F2" w:rsidRDefault="003D387C" w:rsidP="003D387C">
      <w:pPr>
        <w:snapToGrid w:val="0"/>
        <w:spacing w:after="240" w:line="240" w:lineRule="auto"/>
        <w:ind w:firstLine="720"/>
        <w:jc w:val="both"/>
        <w:rPr>
          <w:rFonts w:ascii="Times New Roman" w:eastAsia="Arial" w:hAnsi="Times New Roman" w:cs="Times New Roman"/>
          <w:iCs/>
          <w:lang w:eastAsia="en-US"/>
        </w:rPr>
      </w:pPr>
      <w:r>
        <w:rPr>
          <w:color w:val="002F6C"/>
        </w:rPr>
        <w:t>Our other gains increased from RMB0.3 million in 2024 to RMB1.7 million in 2025, primarily due to investment return and other gains from cash management arrangements. [Company/Reporting Accountants to confirm detailed breakdown.]</w:t>
      </w:r>
    </w:p>
    <w:p w14:paraId="6544D957" w14:textId="77777777" w:rsidR="00935382" w:rsidRPr="00EC4D68" w:rsidRDefault="00935382" w:rsidP="00935382">
      <w:pPr>
        <w:jc w:val="both"/>
        <w:outlineLvl w:val="0"/>
        <w:rPr>
          <w:rFonts w:ascii="Times New Roman" w:hAnsi="Times New Roman" w:cs="Times New Roman"/>
          <w:b/>
          <w:i/>
        </w:rPr>
      </w:pPr>
      <w:r>
        <w:rPr>
          <w:rFonts w:ascii="Times New Roman" w:hAnsi="Times New Roman" w:cs="Times New Roman"/>
          <w:b/>
          <w:i/>
        </w:rPr>
        <w:t>Impairment Losses</w:t>
      </w:r>
      <w:r>
        <w:rPr>
          <w:rFonts w:ascii="Times New Roman" w:hAnsi="Times New Roman" w:cs="Times New Roman" w:hint="eastAsia"/>
          <w:b/>
          <w:i/>
        </w:rPr>
        <w:t xml:space="preserve"> under ECL Model</w:t>
      </w:r>
      <w:r>
        <w:rPr>
          <w:rFonts w:ascii="Times New Roman" w:hAnsi="Times New Roman" w:cs="Times New Roman"/>
          <w:b/>
          <w:i/>
        </w:rPr>
        <w:t>, Net of Reversal</w:t>
      </w:r>
    </w:p>
    <w:p w14:paraId="1D52BCCB" w14:textId="0E2EFAC6" w:rsidR="00935382" w:rsidRPr="006002CA" w:rsidRDefault="00935382" w:rsidP="004B2311">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hAnsi="Times New Roman" w:cs="Times New Roman"/>
          <w:bCs/>
          <w:iCs/>
        </w:rPr>
        <w:t xml:space="preserve">Our </w:t>
      </w:r>
      <w:r>
        <w:rPr>
          <w:rFonts w:ascii="Times New Roman" w:hAnsi="Times New Roman" w:cs="Times New Roman"/>
          <w:bCs/>
          <w:iCs/>
        </w:rPr>
        <w:t>impairment losses</w:t>
      </w:r>
      <w:r>
        <w:rPr>
          <w:rFonts w:ascii="Times New Roman" w:hAnsi="Times New Roman" w:cs="Times New Roman" w:hint="eastAsia"/>
          <w:bCs/>
          <w:iCs/>
        </w:rPr>
        <w:t xml:space="preserve"> under ECL model</w:t>
      </w:r>
      <w:r>
        <w:rPr>
          <w:rFonts w:ascii="Times New Roman" w:hAnsi="Times New Roman" w:cs="Times New Roman"/>
          <w:bCs/>
          <w:iCs/>
        </w:rPr>
        <w:t>, net of reversal,</w:t>
      </w:r>
      <w:r w:rsidRPr="002D032B">
        <w:rPr>
          <w:rFonts w:ascii="Times New Roman" w:hAnsi="Times New Roman" w:cs="Times New Roman"/>
          <w:bCs/>
          <w:iCs/>
        </w:rPr>
        <w:t xml:space="preserve"> </w:t>
      </w:r>
      <w:r w:rsidR="003D387C">
        <w:rPr>
          <w:rFonts w:ascii="Times New Roman" w:hAnsi="Times New Roman" w:cs="Times New Roman" w:hint="eastAsia"/>
          <w:bCs/>
          <w:iCs/>
        </w:rPr>
        <w:t xml:space="preserve">increased significantly </w:t>
      </w:r>
      <w:r w:rsidR="003D387C" w:rsidRPr="003D387C">
        <w:rPr>
          <w:rFonts w:ascii="Times New Roman" w:hAnsi="Times New Roman" w:cs="Times New Roman"/>
          <w:iCs/>
        </w:rPr>
        <w:t>from RMB0.4 million in 2024 to RMB5.9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004B2311" w:rsidRPr="004B2311">
        <w:rPr>
          <w:rFonts w:ascii="Times New Roman" w:eastAsia="Arial" w:hAnsi="Times New Roman" w:cs="Times New Roman"/>
          <w:iCs/>
          <w:lang w:eastAsia="en-US"/>
        </w:rPr>
        <w:t>increase in trade and other receivables as our business expanded</w:t>
      </w:r>
      <w:r w:rsidRPr="00C963F2">
        <w:rPr>
          <w:rFonts w:ascii="Times New Roman" w:eastAsia="Arial" w:hAnsi="Times New Roman" w:cs="Times New Roman"/>
          <w:iCs/>
          <w:lang w:eastAsia="en-US"/>
        </w:rPr>
        <w:t xml:space="preserve">. </w:t>
      </w:r>
    </w:p>
    <w:p w14:paraId="0A217797" w14:textId="77777777" w:rsidR="00935382" w:rsidRPr="00EC4D68" w:rsidRDefault="00935382" w:rsidP="00935382">
      <w:pPr>
        <w:jc w:val="both"/>
        <w:outlineLvl w:val="0"/>
        <w:rPr>
          <w:rFonts w:ascii="Times New Roman" w:hAnsi="Times New Roman" w:cs="Times New Roman"/>
          <w:b/>
          <w:i/>
        </w:rPr>
      </w:pPr>
      <w:r>
        <w:rPr>
          <w:rFonts w:ascii="Times New Roman" w:hAnsi="Times New Roman" w:cs="Times New Roman"/>
          <w:b/>
          <w:i/>
        </w:rPr>
        <w:t xml:space="preserve">Selling and </w:t>
      </w:r>
      <w:r>
        <w:rPr>
          <w:rFonts w:ascii="Times New Roman" w:hAnsi="Times New Roman" w:cs="Times New Roman" w:hint="eastAsia"/>
          <w:b/>
          <w:i/>
        </w:rPr>
        <w:t>Distribution</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40F5860A" w14:textId="58ED1081" w:rsidR="00935382" w:rsidRDefault="00935382" w:rsidP="003D387C">
      <w:pPr>
        <w:snapToGrid w:val="0"/>
        <w:spacing w:after="240" w:line="240" w:lineRule="auto"/>
        <w:ind w:firstLine="720"/>
        <w:jc w:val="both"/>
        <w:rPr>
          <w:rFonts w:ascii="Times New Roman" w:hAnsi="Times New Roman" w:cs="Times New Roman"/>
          <w:bCs/>
          <w:iCs/>
        </w:rPr>
      </w:pPr>
      <w:r>
        <w:rPr>
          <w:color w:val="002F6C"/>
        </w:rPr>
        <w:t>Our selling and distribution expenses increased significantly from RMB32.9 million in 2024 to RMB84.3 million in 2025, primarily due to the expansion of sales and business development personnel, increased market promotion and customer engagement activities and higher commercialisation expenses to support our broader revenue-generating activities in 2025.</w:t>
      </w:r>
    </w:p>
    <w:p w14:paraId="26241197"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Administra</w:t>
      </w:r>
      <w:r>
        <w:rPr>
          <w:rFonts w:ascii="Times New Roman" w:hAnsi="Times New Roman" w:cs="Times New Roman"/>
          <w:b/>
          <w:i/>
        </w:rPr>
        <w:t>tive</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50C38D2B" w14:textId="60A96042" w:rsidR="00935382" w:rsidRPr="00A375A0" w:rsidRDefault="00935382" w:rsidP="003D387C">
      <w:pPr>
        <w:snapToGrid w:val="0"/>
        <w:spacing w:after="240" w:line="240" w:lineRule="auto"/>
        <w:ind w:firstLine="720"/>
        <w:jc w:val="both"/>
        <w:rPr>
          <w:rFonts w:ascii="Times New Roman" w:hAnsi="Times New Roman" w:cs="Times New Roman"/>
          <w:bCs/>
          <w:iCs/>
        </w:rPr>
      </w:pPr>
      <w:r>
        <w:rPr>
          <w:color w:val="002F6C"/>
        </w:rPr>
        <w:t>Our administrative expenses increased by 19.6% from RMB69.3 million in 2024 to RMB82.9 million in 2025, primarily due to higher personnel costs, increased compliance and corporate operation needs and professional service fees as our business scale expanded, partially offset by the fact that certain start-up and setup costs incurred in 2024 did not recur at the same pace in 2025.</w:t>
      </w:r>
    </w:p>
    <w:p w14:paraId="790B971D"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Research and </w:t>
      </w:r>
      <w:r>
        <w:rPr>
          <w:rFonts w:ascii="Times New Roman" w:hAnsi="Times New Roman" w:cs="Times New Roman"/>
          <w:b/>
          <w:i/>
        </w:rPr>
        <w:t>D</w:t>
      </w:r>
      <w:r w:rsidRPr="00EC4D68">
        <w:rPr>
          <w:rFonts w:ascii="Times New Roman" w:hAnsi="Times New Roman" w:cs="Times New Roman"/>
          <w:b/>
          <w:i/>
        </w:rPr>
        <w:t xml:space="preserve">evelopment </w:t>
      </w:r>
      <w:r>
        <w:rPr>
          <w:rFonts w:ascii="Times New Roman" w:hAnsi="Times New Roman" w:cs="Times New Roman"/>
          <w:b/>
          <w:i/>
        </w:rPr>
        <w:t>E</w:t>
      </w:r>
      <w:r w:rsidRPr="00EC4D68">
        <w:rPr>
          <w:rFonts w:ascii="Times New Roman" w:hAnsi="Times New Roman" w:cs="Times New Roman"/>
          <w:b/>
          <w:i/>
        </w:rPr>
        <w:t>xpenses</w:t>
      </w:r>
    </w:p>
    <w:p w14:paraId="4CB13456" w14:textId="4F8CCACF" w:rsidR="00935382" w:rsidRDefault="00935382" w:rsidP="003D387C">
      <w:pPr>
        <w:snapToGrid w:val="0"/>
        <w:spacing w:after="240" w:line="240" w:lineRule="auto"/>
        <w:ind w:firstLine="720"/>
        <w:jc w:val="both"/>
        <w:rPr>
          <w:rFonts w:ascii="Times New Roman" w:hAnsi="Times New Roman" w:cs="Times New Roman"/>
          <w:bCs/>
          <w:iCs/>
        </w:rPr>
      </w:pPr>
      <w:r>
        <w:rPr>
          <w:color w:val="002F6C"/>
        </w:rPr>
        <w:t>Our research and development expenses increased by 40.2% from RMB252.9 million in 2024 to RMB354.7 million in 2025, primarily due to continued investment in R&amp;D personnel, server and computing resource costs, technical service fees, cloud service fees, depreciation and amortisation, share-based payment expenses and other R&amp;D inputs for heterogeneous computing scheduling, model training and inference optimisation, MaaS platform capabilities, software and hardware coordination and other frontier technologies.</w:t>
      </w:r>
    </w:p>
    <w:p w14:paraId="4531AA5F" w14:textId="77777777" w:rsidR="00935382" w:rsidRPr="00A375A0" w:rsidRDefault="00935382" w:rsidP="00935382">
      <w:pPr>
        <w:jc w:val="both"/>
        <w:outlineLvl w:val="0"/>
        <w:rPr>
          <w:rFonts w:ascii="Times New Roman" w:hAnsi="Times New Roman" w:cs="Times New Roman"/>
          <w:b/>
          <w:i/>
        </w:rPr>
      </w:pPr>
      <w:r w:rsidRPr="00A375A0">
        <w:rPr>
          <w:rFonts w:ascii="Times New Roman" w:hAnsi="Times New Roman" w:cs="Times New Roman"/>
          <w:b/>
          <w:i/>
        </w:rPr>
        <w:t>Financ</w:t>
      </w:r>
      <w:r w:rsidRPr="00A375A0">
        <w:rPr>
          <w:rFonts w:ascii="Times New Roman" w:hAnsi="Times New Roman" w:cs="Times New Roman" w:hint="eastAsia"/>
          <w:b/>
          <w:i/>
        </w:rPr>
        <w:t>e</w:t>
      </w:r>
      <w:r w:rsidRPr="00A375A0">
        <w:rPr>
          <w:rFonts w:ascii="Times New Roman" w:hAnsi="Times New Roman" w:cs="Times New Roman"/>
          <w:b/>
          <w:i/>
        </w:rPr>
        <w:t xml:space="preserve"> Costs</w:t>
      </w:r>
    </w:p>
    <w:p w14:paraId="1D61E444" w14:textId="02A8C877" w:rsidR="00935382" w:rsidRDefault="00935382" w:rsidP="004B2311">
      <w:pPr>
        <w:snapToGrid w:val="0"/>
        <w:spacing w:after="240" w:line="240" w:lineRule="auto"/>
        <w:jc w:val="both"/>
        <w:rPr>
          <w:rFonts w:ascii="Times New Roman" w:hAnsi="Times New Roman" w:cs="Times New Roman"/>
          <w:iCs/>
        </w:rPr>
      </w:pPr>
      <w:r>
        <w:rPr>
          <w:rFonts w:ascii="Times New Roman" w:hAnsi="Times New Roman" w:cs="Times New Roman"/>
          <w:iCs/>
        </w:rPr>
        <w:tab/>
        <w:t xml:space="preserve">Our </w:t>
      </w:r>
      <w:r>
        <w:rPr>
          <w:rFonts w:ascii="Times New Roman" w:hAnsi="Times New Roman" w:cs="Times New Roman"/>
          <w:bCs/>
          <w:iCs/>
        </w:rPr>
        <w:t>financ</w:t>
      </w:r>
      <w:r>
        <w:rPr>
          <w:rFonts w:ascii="Times New Roman" w:hAnsi="Times New Roman" w:cs="Times New Roman" w:hint="eastAsia"/>
          <w:bCs/>
          <w:iCs/>
        </w:rPr>
        <w:t>e</w:t>
      </w:r>
      <w:r>
        <w:rPr>
          <w:rFonts w:ascii="Times New Roman" w:hAnsi="Times New Roman" w:cs="Times New Roman"/>
          <w:bCs/>
          <w:iCs/>
        </w:rPr>
        <w:t xml:space="preserve"> costs </w:t>
      </w:r>
      <w:r>
        <w:rPr>
          <w:rFonts w:ascii="Times New Roman" w:hAnsi="Times New Roman" w:cs="Times New Roman" w:hint="eastAsia"/>
          <w:iCs/>
        </w:rPr>
        <w:t xml:space="preserve">increased </w:t>
      </w:r>
      <w:r w:rsidRPr="003E7A38">
        <w:rPr>
          <w:rFonts w:ascii="Times New Roman" w:hAnsi="Times New Roman" w:cs="Times New Roman"/>
          <w:iCs/>
        </w:rPr>
        <w:t xml:space="preserve">by </w:t>
      </w:r>
      <w:r w:rsidR="003D387C">
        <w:rPr>
          <w:rFonts w:ascii="Times New Roman" w:hAnsi="Times New Roman" w:cs="Times New Roman" w:hint="eastAsia"/>
          <w:iCs/>
        </w:rPr>
        <w:t>90.6</w:t>
      </w:r>
      <w:r w:rsidRPr="003E7A38">
        <w:rPr>
          <w:rFonts w:ascii="Times New Roman" w:hAnsi="Times New Roman" w:cs="Times New Roman"/>
          <w:iCs/>
        </w:rPr>
        <w:t>%</w:t>
      </w:r>
      <w:r>
        <w:rPr>
          <w:rFonts w:ascii="Times New Roman" w:hAnsi="Times New Roman" w:cs="Times New Roman" w:hint="eastAsia"/>
          <w:iCs/>
        </w:rPr>
        <w:t xml:space="preserve"> </w:t>
      </w:r>
      <w:r w:rsidR="003D387C" w:rsidRPr="003D387C">
        <w:rPr>
          <w:rFonts w:ascii="Times New Roman" w:eastAsia="Arial" w:hAnsi="Times New Roman" w:cs="Times New Roman"/>
          <w:iCs/>
        </w:rPr>
        <w:t>from RMB70.3 million in 2024 to RMB134.1 million in 2025</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004B2311" w:rsidRPr="004B2311">
        <w:rPr>
          <w:rFonts w:ascii="Times New Roman" w:eastAsia="Arial" w:hAnsi="Times New Roman" w:cs="Times New Roman"/>
          <w:iCs/>
          <w:lang w:eastAsia="en-US"/>
        </w:rPr>
        <w:t>an increase</w:t>
      </w:r>
      <w:r w:rsidR="004B2311" w:rsidRPr="004B2311">
        <w:rPr>
          <w:rFonts w:ascii="Times New Roman" w:hAnsi="Times New Roman" w:cs="Times New Roman" w:hint="eastAsia"/>
          <w:iCs/>
        </w:rPr>
        <w:t xml:space="preserve"> </w:t>
      </w:r>
      <w:r w:rsidR="004B2311">
        <w:rPr>
          <w:rFonts w:ascii="Times New Roman" w:hAnsi="Times New Roman" w:cs="Times New Roman" w:hint="eastAsia"/>
          <w:iCs/>
        </w:rPr>
        <w:t>of RMB47.2 million</w:t>
      </w:r>
      <w:r w:rsidR="004B2311" w:rsidRPr="004B2311">
        <w:rPr>
          <w:rFonts w:ascii="Times New Roman" w:eastAsia="Arial" w:hAnsi="Times New Roman" w:cs="Times New Roman"/>
          <w:iCs/>
          <w:lang w:eastAsia="en-US"/>
        </w:rPr>
        <w:t xml:space="preserve"> in interest on financial liabilities on shares with preferential rights, </w:t>
      </w:r>
      <w:proofErr w:type="gramStart"/>
      <w:r w:rsidR="004B2311" w:rsidRPr="004B2311">
        <w:rPr>
          <w:rFonts w:ascii="Times New Roman" w:eastAsia="Arial" w:hAnsi="Times New Roman" w:cs="Times New Roman"/>
          <w:iCs/>
          <w:lang w:eastAsia="en-US"/>
        </w:rPr>
        <w:t>as a result of</w:t>
      </w:r>
      <w:proofErr w:type="gramEnd"/>
      <w:r w:rsidR="004B2311" w:rsidRPr="004B2311">
        <w:t xml:space="preserve"> </w:t>
      </w:r>
      <w:r w:rsidR="004B2311" w:rsidRPr="004B2311">
        <w:rPr>
          <w:rFonts w:ascii="Times New Roman" w:eastAsia="Arial" w:hAnsi="Times New Roman" w:cs="Times New Roman"/>
          <w:iCs/>
          <w:lang w:eastAsia="en-US"/>
        </w:rPr>
        <w:t>the issuance of additional preferred shares</w:t>
      </w:r>
      <w:r w:rsidRPr="00C963F2">
        <w:rPr>
          <w:rFonts w:ascii="Times New Roman" w:eastAsia="Arial" w:hAnsi="Times New Roman" w:cs="Times New Roman"/>
          <w:iCs/>
          <w:lang w:eastAsia="en-US"/>
        </w:rPr>
        <w:t>.</w:t>
      </w:r>
    </w:p>
    <w:p w14:paraId="4F7ED1CE" w14:textId="77777777" w:rsidR="00935382" w:rsidRPr="00A375A0" w:rsidRDefault="00935382" w:rsidP="00935382">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4F43A227" w14:textId="1064C4F4" w:rsidR="00935382" w:rsidRPr="00EF1461" w:rsidRDefault="00935382" w:rsidP="00935382">
      <w:pPr>
        <w:snapToGrid w:val="0"/>
        <w:spacing w:after="240" w:line="240" w:lineRule="auto"/>
        <w:jc w:val="both"/>
        <w:rPr>
          <w:rFonts w:ascii="Times New Roman" w:hAnsi="Times New Roman" w:cs="Times New Roman"/>
          <w:iCs/>
        </w:rPr>
      </w:pPr>
      <w:r>
        <w:rPr>
          <w:color w:val="002F6C"/>
        </w:rPr>
        <w:t>We recorded share of results of associates of nil and loss of RMB0.04 million in 2024 and 2025, respectively, reflecting our share of losses from associates that were not individually material.</w:t>
      </w:r>
    </w:p>
    <w:p w14:paraId="70B09598" w14:textId="77777777" w:rsidR="00935382" w:rsidRPr="00EC4D68" w:rsidRDefault="00935382" w:rsidP="00935382">
      <w:pPr>
        <w:jc w:val="both"/>
        <w:outlineLvl w:val="0"/>
        <w:rPr>
          <w:rFonts w:ascii="Times New Roman" w:hAnsi="Times New Roman" w:cs="Times New Roman"/>
          <w:b/>
          <w:i/>
        </w:rPr>
      </w:pPr>
      <w:r w:rsidRPr="00EC4D68">
        <w:rPr>
          <w:rFonts w:ascii="Times New Roman" w:hAnsi="Times New Roman" w:cs="Times New Roman"/>
          <w:b/>
          <w:i/>
        </w:rPr>
        <w:t xml:space="preserve">Income </w:t>
      </w:r>
      <w:r>
        <w:rPr>
          <w:rFonts w:ascii="Times New Roman" w:hAnsi="Times New Roman" w:cs="Times New Roman"/>
          <w:b/>
          <w:i/>
        </w:rPr>
        <w:t>T</w:t>
      </w:r>
      <w:r w:rsidRPr="00EC4D68">
        <w:rPr>
          <w:rFonts w:ascii="Times New Roman" w:hAnsi="Times New Roman" w:cs="Times New Roman"/>
          <w:b/>
          <w:i/>
        </w:rPr>
        <w:t xml:space="preserve">ax </w:t>
      </w:r>
      <w:r>
        <w:rPr>
          <w:rFonts w:ascii="Times New Roman" w:hAnsi="Times New Roman" w:cs="Times New Roman" w:hint="eastAsia"/>
          <w:b/>
          <w:i/>
        </w:rPr>
        <w:t>Credit</w:t>
      </w:r>
    </w:p>
    <w:p w14:paraId="4167E9D8" w14:textId="4470EEDA" w:rsidR="00935382" w:rsidRDefault="00935382" w:rsidP="004B2311">
      <w:pPr>
        <w:snapToGrid w:val="0"/>
        <w:spacing w:after="240" w:line="240" w:lineRule="auto"/>
        <w:ind w:firstLine="720"/>
        <w:jc w:val="both"/>
        <w:rPr>
          <w:rFonts w:ascii="Times New Roman" w:eastAsia="Arial" w:hAnsi="Times New Roman" w:cs="Times New Roman"/>
          <w:iCs/>
        </w:rPr>
      </w:pPr>
      <w:r>
        <w:rPr>
          <w:color w:val="002F6C"/>
        </w:rPr>
        <w:t>Our income tax credit increased by 49.1% from RMB2.2 million in 2024 to RMB3.4 million in 2025, primarily due to movements in deferred tax arising from right-of-use assets, lease liabilities, share-based payments and allowances for credit losses, as set out in the Accountants' Report.</w:t>
      </w:r>
    </w:p>
    <w:p w14:paraId="4A82E699" w14:textId="3A7CED13" w:rsidR="00935382" w:rsidRPr="00EC4D68" w:rsidRDefault="00935382" w:rsidP="00935382">
      <w:pPr>
        <w:jc w:val="both"/>
        <w:outlineLvl w:val="0"/>
        <w:rPr>
          <w:rFonts w:ascii="Times New Roman" w:hAnsi="Times New Roman" w:cs="Times New Roman"/>
          <w:b/>
          <w:i/>
        </w:rPr>
      </w:pPr>
      <w:r>
        <w:rPr>
          <w:rFonts w:ascii="Times New Roman" w:hAnsi="Times New Roman" w:cs="Times New Roman" w:hint="eastAsia"/>
          <w:b/>
          <w:i/>
        </w:rPr>
        <w:t>Loss</w:t>
      </w:r>
      <w:r w:rsidRPr="00EC4D68">
        <w:rPr>
          <w:rFonts w:ascii="Times New Roman" w:hAnsi="Times New Roman" w:cs="Times New Roman"/>
          <w:b/>
          <w:i/>
        </w:rPr>
        <w:t xml:space="preserve"> for the </w:t>
      </w:r>
      <w:r w:rsidR="004B2311">
        <w:rPr>
          <w:rFonts w:ascii="Times New Roman" w:hAnsi="Times New Roman" w:cs="Times New Roman" w:hint="eastAsia"/>
          <w:b/>
          <w:i/>
        </w:rPr>
        <w:t>Year</w:t>
      </w:r>
    </w:p>
    <w:p w14:paraId="1AD56156" w14:textId="23CFA365" w:rsidR="00935382" w:rsidRDefault="00935382" w:rsidP="00B21A02">
      <w:pPr>
        <w:snapToGrid w:val="0"/>
        <w:spacing w:after="240" w:line="240" w:lineRule="auto"/>
        <w:ind w:firstLine="720"/>
        <w:jc w:val="both"/>
        <w:rPr>
          <w:rFonts w:ascii="Times New Roman" w:eastAsia="Arial" w:hAnsi="Times New Roman" w:cs="Times New Roman"/>
          <w:iCs/>
          <w:lang w:eastAsia="en-US"/>
        </w:rPr>
      </w:pPr>
      <w:r>
        <w:rPr>
          <w:color w:val="002F6C"/>
        </w:rPr>
        <w:t>As a result of the above, we recorded net loss of RMB378.2 million and RMB579.3 million in 2024 and 2025, respectively. The increase in net loss was primarily due to higher R&amp;D expenses, selling and distribution expenses and finance costs associated with preferred share financing, partially offset by the increase in gross profit and relatively stable other income.</w:t>
      </w:r>
    </w:p>
    <w:p w14:paraId="389C53E6" w14:textId="21BA5A41" w:rsidR="004023E8" w:rsidRPr="002D032B" w:rsidRDefault="004023E8" w:rsidP="004023E8">
      <w:pPr>
        <w:jc w:val="both"/>
        <w:outlineLvl w:val="0"/>
        <w:rPr>
          <w:rFonts w:ascii="Times New Roman" w:hAnsi="Times New Roman" w:cs="Times New Roman"/>
          <w:b/>
          <w:iCs/>
        </w:rPr>
      </w:pPr>
      <w:r w:rsidRPr="006F045F">
        <w:rPr>
          <w:rFonts w:ascii="Times New Roman" w:hAnsi="Times New Roman" w:cs="Times New Roman"/>
          <w:b/>
          <w:iCs/>
        </w:rPr>
        <w:t xml:space="preserve">Year Ended December 31, </w:t>
      </w:r>
      <w:proofErr w:type="gramStart"/>
      <w:r w:rsidRPr="006F045F">
        <w:rPr>
          <w:rFonts w:ascii="Times New Roman" w:hAnsi="Times New Roman" w:cs="Times New Roman"/>
          <w:b/>
          <w:iCs/>
        </w:rPr>
        <w:t>202</w:t>
      </w:r>
      <w:r w:rsidR="00CF1F3E">
        <w:rPr>
          <w:rFonts w:ascii="Times New Roman" w:hAnsi="Times New Roman" w:cs="Times New Roman" w:hint="eastAsia"/>
          <w:b/>
          <w:iCs/>
        </w:rPr>
        <w:t>4</w:t>
      </w:r>
      <w:proofErr w:type="gramEnd"/>
      <w:r w:rsidRPr="006F045F">
        <w:rPr>
          <w:rFonts w:ascii="Times New Roman" w:hAnsi="Times New Roman" w:cs="Times New Roman"/>
          <w:b/>
          <w:iCs/>
        </w:rPr>
        <w:t xml:space="preserve"> Compared to Year Ended December 31, 20</w:t>
      </w:r>
      <w:r>
        <w:rPr>
          <w:rFonts w:ascii="Times New Roman" w:hAnsi="Times New Roman" w:cs="Times New Roman"/>
          <w:b/>
          <w:iCs/>
        </w:rPr>
        <w:t>2</w:t>
      </w:r>
      <w:r w:rsidR="00CF1F3E">
        <w:rPr>
          <w:rFonts w:ascii="Times New Roman" w:hAnsi="Times New Roman" w:cs="Times New Roman" w:hint="eastAsia"/>
          <w:b/>
          <w:iCs/>
        </w:rPr>
        <w:t>3</w:t>
      </w:r>
    </w:p>
    <w:p w14:paraId="740BB495"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Revenue</w:t>
      </w:r>
    </w:p>
    <w:p w14:paraId="130DF870" w14:textId="77777777" w:rsidR="00B21A02" w:rsidRDefault="00B21A02" w:rsidP="00B21A02">
      <w:pPr>
        <w:snapToGrid w:val="0"/>
        <w:spacing w:after="240" w:line="240" w:lineRule="auto"/>
        <w:ind w:firstLine="720"/>
        <w:jc w:val="both"/>
        <w:rPr>
          <w:rFonts w:ascii="Times New Roman" w:hAnsi="Times New Roman" w:cs="Times New Roman"/>
          <w:iCs/>
        </w:rPr>
      </w:pPr>
      <w:r>
        <w:rPr>
          <w:b w:val="0"/>
          <w:color w:val="002F6C"/>
        </w:rPr>
        <w:t>Our revenue increased significantly from nil in 2023 to RMB10.1 million in 2024 as we commenced commercialisation and started to generate revenue from the provision of agentic platform software and AGI enterprise solutions in the fourth quarter of 2024.</w:t>
      </w:r>
    </w:p>
    <w:p w14:paraId="25FD88C7" w14:textId="4FA9B8C2" w:rsid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Pr>
          <w:color w:val="002F6C"/>
        </w:rPr>
        <w:t>Agentic platform software: We recorded revenue of RMB5.9 million from agentic platform software in 2024, mainly reflecting the commencement of commercialisation in the fourth quarter of 2024 and initial customer demand for standardised platform software supporting heterogeneous computing orchestration and AI operation management. [Company to confirm customer and project numbers.]</w:t>
      </w:r>
    </w:p>
    <w:p w14:paraId="5FC9FC60" w14:textId="13BE9527" w:rsidR="00E66087" w:rsidRPr="00E66087" w:rsidRDefault="00E66087" w:rsidP="00E66087">
      <w:pPr>
        <w:pStyle w:val="ListParagraph"/>
        <w:numPr>
          <w:ilvl w:val="0"/>
          <w:numId w:val="37"/>
        </w:numPr>
        <w:snapToGrid w:val="0"/>
        <w:spacing w:after="240" w:line="240" w:lineRule="auto"/>
        <w:jc w:val="both"/>
        <w:rPr>
          <w:rFonts w:ascii="Times New Roman" w:hAnsi="Times New Roman" w:cs="Times New Roman"/>
          <w:iCs/>
        </w:rPr>
      </w:pPr>
      <w:r>
        <w:rPr>
          <w:color w:val="002F6C"/>
        </w:rPr>
        <w:t>AGI enterprise solutions: We recorded revenue of RMB4.2 million from AGI enterprise solutions in 2024, mainly reflecting the commencement of commercialisation and initial delivery and acceptance of enterprise solution projects for customers with customised AI deployment needs. [Company to confirm customer and project numbers.]</w:t>
      </w:r>
    </w:p>
    <w:p w14:paraId="0E41461B"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Cost of </w:t>
      </w:r>
      <w:r>
        <w:rPr>
          <w:rFonts w:ascii="Times New Roman" w:hAnsi="Times New Roman" w:cs="Times New Roman"/>
          <w:b/>
          <w:i/>
        </w:rPr>
        <w:t>S</w:t>
      </w:r>
      <w:r w:rsidRPr="00EC4D68">
        <w:rPr>
          <w:rFonts w:ascii="Times New Roman" w:hAnsi="Times New Roman" w:cs="Times New Roman"/>
          <w:b/>
          <w:i/>
        </w:rPr>
        <w:t>ales</w:t>
      </w:r>
    </w:p>
    <w:p w14:paraId="792B2FAE" w14:textId="4E7B7E95" w:rsidR="00B21A02" w:rsidRDefault="00B21A02" w:rsidP="006B0542">
      <w:pPr>
        <w:snapToGrid w:val="0"/>
        <w:spacing w:after="240" w:line="240" w:lineRule="auto"/>
        <w:ind w:firstLine="720"/>
        <w:jc w:val="both"/>
        <w:rPr>
          <w:rFonts w:ascii="Times New Roman" w:hAnsi="Times New Roman" w:cs="Times New Roman"/>
          <w:iCs/>
        </w:rPr>
      </w:pPr>
      <w:r>
        <w:rPr>
          <w:color w:val="002F6C"/>
        </w:rPr>
        <w:t>Our cost of sales increased from nil in 2023 to RMB2.2 million in 2024, in line with the commencement of revenue generation from platform software and AGI enterprise solutions, and primarily reflected direct costs incurred for initial project delivery and related computing resource inputs.</w:t>
      </w:r>
    </w:p>
    <w:p w14:paraId="08D1170F"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Gross </w:t>
      </w:r>
      <w:r>
        <w:rPr>
          <w:rFonts w:ascii="Times New Roman" w:hAnsi="Times New Roman" w:cs="Times New Roman"/>
          <w:b/>
          <w:i/>
        </w:rPr>
        <w:t>P</w:t>
      </w:r>
      <w:r w:rsidRPr="00EC4D68">
        <w:rPr>
          <w:rFonts w:ascii="Times New Roman" w:hAnsi="Times New Roman" w:cs="Times New Roman"/>
          <w:b/>
          <w:i/>
        </w:rPr>
        <w:t xml:space="preserve">rofit and </w:t>
      </w:r>
      <w:r>
        <w:rPr>
          <w:rFonts w:ascii="Times New Roman" w:hAnsi="Times New Roman" w:cs="Times New Roman"/>
          <w:b/>
          <w:i/>
        </w:rPr>
        <w:t>G</w:t>
      </w:r>
      <w:r w:rsidRPr="00EC4D68">
        <w:rPr>
          <w:rFonts w:ascii="Times New Roman" w:hAnsi="Times New Roman" w:cs="Times New Roman"/>
          <w:b/>
          <w:i/>
        </w:rPr>
        <w:t xml:space="preserve">ross </w:t>
      </w:r>
      <w:r>
        <w:rPr>
          <w:rFonts w:ascii="Times New Roman" w:hAnsi="Times New Roman" w:cs="Times New Roman"/>
          <w:b/>
          <w:i/>
        </w:rPr>
        <w:t>P</w:t>
      </w:r>
      <w:r w:rsidRPr="00EC4D68">
        <w:rPr>
          <w:rFonts w:ascii="Times New Roman" w:hAnsi="Times New Roman" w:cs="Times New Roman"/>
          <w:b/>
          <w:i/>
        </w:rPr>
        <w:t xml:space="preserve">rofit </w:t>
      </w:r>
      <w:r>
        <w:rPr>
          <w:rFonts w:ascii="Times New Roman" w:hAnsi="Times New Roman" w:cs="Times New Roman"/>
          <w:b/>
          <w:i/>
        </w:rPr>
        <w:t>M</w:t>
      </w:r>
      <w:r w:rsidRPr="00EC4D68">
        <w:rPr>
          <w:rFonts w:ascii="Times New Roman" w:hAnsi="Times New Roman" w:cs="Times New Roman"/>
          <w:b/>
          <w:i/>
        </w:rPr>
        <w:t>argin</w:t>
      </w:r>
    </w:p>
    <w:p w14:paraId="586E3CD7" w14:textId="2912CD54" w:rsidR="00B21A02" w:rsidRPr="00C2288D" w:rsidRDefault="00B21A02" w:rsidP="006B0542">
      <w:pPr>
        <w:snapToGrid w:val="0"/>
        <w:spacing w:after="240" w:line="240" w:lineRule="auto"/>
        <w:ind w:firstLine="720"/>
        <w:jc w:val="both"/>
        <w:rPr>
          <w:rFonts w:ascii="Times New Roman" w:hAnsi="Times New Roman" w:cs="Times New Roman"/>
          <w:iCs/>
        </w:rPr>
      </w:pPr>
      <w:r>
        <w:rPr>
          <w:color w:val="002F6C"/>
        </w:rPr>
        <w:t>As a result of the above, our gross profit increased from nil in 2023 to RMB7.8 million in 2024 with gross profit margin of 77.7% in 2024, primarily because our initial revenue mix in 2024 included platform software, which generally required relatively limited incremental direct costs after product development.</w:t>
      </w:r>
    </w:p>
    <w:p w14:paraId="1820EC42" w14:textId="49CADFDF" w:rsidR="00B21A02" w:rsidRDefault="00B21A02" w:rsidP="0003444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Agentic platform software:</w:t>
      </w:r>
      <w:r>
        <w:rPr>
          <w:rFonts w:ascii="Times New Roman" w:hAnsi="Times New Roman" w:cs="Times New Roman" w:hint="eastAsia"/>
          <w:iCs/>
        </w:rPr>
        <w:t xml:space="preserve"> </w:t>
      </w:r>
      <w:r w:rsidRPr="003E7A38">
        <w:rPr>
          <w:rFonts w:ascii="Times New Roman" w:hAnsi="Times New Roman" w:cs="Times New Roman"/>
          <w:iCs/>
        </w:rPr>
        <w:t xml:space="preserve">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Pr>
          <w:rFonts w:ascii="Times New Roman" w:hAnsi="Times New Roman" w:cs="Times New Roman" w:hint="eastAsia"/>
          <w:iCs/>
        </w:rPr>
        <w:t>agentic platform software</w:t>
      </w:r>
      <w:r w:rsidRPr="003E7A38">
        <w:rPr>
          <w:rFonts w:ascii="Times New Roman" w:hAnsi="Times New Roman" w:cs="Times New Roman"/>
          <w:iCs/>
        </w:rPr>
        <w:t xml:space="preserve"> </w:t>
      </w:r>
      <w:r w:rsidR="006B0542">
        <w:rPr>
          <w:rFonts w:ascii="Times New Roman" w:hAnsi="Times New Roman" w:cs="Times New Roman" w:hint="eastAsia"/>
          <w:iCs/>
        </w:rPr>
        <w:t>was</w:t>
      </w:r>
      <w:r w:rsidRPr="003E7A38">
        <w:rPr>
          <w:rFonts w:ascii="Times New Roman" w:hAnsi="Times New Roman" w:cs="Times New Roman"/>
          <w:iCs/>
        </w:rPr>
        <w:t xml:space="preserve"> [</w:t>
      </w:r>
      <w:proofErr w:type="gramStart"/>
      <w:r w:rsidRPr="003E7A38">
        <w:rPr>
          <w:rFonts w:ascii="Times New Roman" w:hAnsi="Times New Roman" w:cs="Times New Roman"/>
          <w:iCs/>
        </w:rPr>
        <w:t>●]%</w:t>
      </w:r>
      <w:proofErr w:type="gramEnd"/>
      <w:r w:rsidRPr="003E7A38">
        <w:rPr>
          <w:rFonts w:ascii="Times New Roman" w:hAnsi="Times New Roman" w:cs="Times New Roman"/>
          <w:iCs/>
        </w:rPr>
        <w:t xml:space="preserve"> </w:t>
      </w:r>
      <w:r w:rsidR="006B0542">
        <w:rPr>
          <w:rFonts w:ascii="Times New Roman" w:hAnsi="Times New Roman" w:cs="Times New Roman" w:hint="eastAsia"/>
          <w:iCs/>
        </w:rPr>
        <w:t>in 2024</w:t>
      </w:r>
      <w:r w:rsidRPr="003E7A38">
        <w:rPr>
          <w:rFonts w:ascii="Times New Roman" w:hAnsi="Times New Roman" w:cs="Times New Roman"/>
          <w:iCs/>
        </w:rPr>
        <w:t xml:space="preserve">, </w:t>
      </w:r>
      <w:r>
        <w:rPr>
          <w:rFonts w:ascii="Times New Roman" w:hAnsi="Times New Roman" w:cs="Times New Roman" w:hint="eastAsia"/>
          <w:iCs/>
        </w:rPr>
        <w:t xml:space="preserve">primarily </w:t>
      </w:r>
      <w:r w:rsidR="006B0542">
        <w:rPr>
          <w:rFonts w:ascii="Times New Roman" w:hAnsi="Times New Roman" w:cs="Times New Roman" w:hint="eastAsia"/>
          <w:iCs/>
        </w:rPr>
        <w:t>related</w:t>
      </w:r>
      <w:r>
        <w:rPr>
          <w:rFonts w:ascii="Times New Roman" w:hAnsi="Times New Roman" w:cs="Times New Roman" w:hint="eastAsia"/>
          <w:iCs/>
        </w:rPr>
        <w:t xml:space="preserve"> to</w:t>
      </w:r>
      <w:r w:rsidRPr="003E7A38">
        <w:rPr>
          <w:rFonts w:ascii="Times New Roman" w:hAnsi="Times New Roman" w:cs="Times New Roman"/>
          <w:iCs/>
        </w:rPr>
        <w:t xml:space="preserve"> [●]. </w:t>
      </w:r>
    </w:p>
    <w:p w14:paraId="421465E3" w14:textId="432AABA2" w:rsidR="00B21A02" w:rsidRPr="00EA1DFC" w:rsidRDefault="00B21A02" w:rsidP="00B21A02">
      <w:pPr>
        <w:pStyle w:val="ListParagraph"/>
        <w:numPr>
          <w:ilvl w:val="0"/>
          <w:numId w:val="37"/>
        </w:numPr>
        <w:snapToGrid w:val="0"/>
        <w:spacing w:after="240" w:line="240" w:lineRule="auto"/>
        <w:jc w:val="both"/>
        <w:rPr>
          <w:rFonts w:ascii="Times New Roman" w:hAnsi="Times New Roman" w:cs="Times New Roman"/>
          <w:iCs/>
        </w:rPr>
      </w:pPr>
      <w:r w:rsidRPr="003E7A38">
        <w:rPr>
          <w:rFonts w:ascii="Times New Roman" w:hAnsi="Times New Roman" w:cs="Times New Roman" w:hint="eastAsia"/>
          <w:b/>
          <w:bCs/>
          <w:i/>
        </w:rPr>
        <w:t>AGI enterprise solutions:</w:t>
      </w:r>
      <w:r w:rsidRPr="003E7A38">
        <w:rPr>
          <w:rFonts w:ascii="Times New Roman" w:hAnsi="Times New Roman" w:cs="Times New Roman"/>
          <w:iCs/>
        </w:rPr>
        <w:t xml:space="preserve"> Our </w:t>
      </w:r>
      <w:r>
        <w:rPr>
          <w:rFonts w:ascii="Times New Roman" w:hAnsi="Times New Roman" w:cs="Times New Roman" w:hint="eastAsia"/>
          <w:iCs/>
        </w:rPr>
        <w:t>gross profit margin for</w:t>
      </w:r>
      <w:r w:rsidRPr="003E7A38">
        <w:rPr>
          <w:rFonts w:ascii="Times New Roman" w:hAnsi="Times New Roman" w:cs="Times New Roman"/>
          <w:iCs/>
        </w:rPr>
        <w:t xml:space="preserve"> </w:t>
      </w:r>
      <w:r w:rsidRPr="00EA1DFC">
        <w:rPr>
          <w:rFonts w:ascii="Times New Roman" w:hAnsi="Times New Roman" w:cs="Times New Roman"/>
          <w:iCs/>
        </w:rPr>
        <w:t>AGI enterprise solutions</w:t>
      </w:r>
      <w:r w:rsidRPr="00EA1DFC">
        <w:rPr>
          <w:rFonts w:ascii="Times New Roman" w:hAnsi="Times New Roman" w:cs="Times New Roman" w:hint="eastAsia"/>
          <w:iCs/>
        </w:rPr>
        <w:t xml:space="preserve"> </w:t>
      </w:r>
      <w:r w:rsidR="006B0542">
        <w:rPr>
          <w:rFonts w:ascii="Times New Roman" w:hAnsi="Times New Roman" w:cs="Times New Roman" w:hint="eastAsia"/>
          <w:iCs/>
        </w:rPr>
        <w:t>was</w:t>
      </w:r>
      <w:r w:rsidR="006B0542" w:rsidRPr="003E7A38">
        <w:rPr>
          <w:rFonts w:ascii="Times New Roman" w:hAnsi="Times New Roman" w:cs="Times New Roman"/>
          <w:iCs/>
        </w:rPr>
        <w:t xml:space="preserve"> [</w:t>
      </w:r>
      <w:proofErr w:type="gramStart"/>
      <w:r w:rsidR="006B0542" w:rsidRPr="003E7A38">
        <w:rPr>
          <w:rFonts w:ascii="Times New Roman" w:hAnsi="Times New Roman" w:cs="Times New Roman"/>
          <w:iCs/>
        </w:rPr>
        <w:t>●]%</w:t>
      </w:r>
      <w:proofErr w:type="gramEnd"/>
      <w:r w:rsidR="006B0542" w:rsidRPr="003E7A38">
        <w:rPr>
          <w:rFonts w:ascii="Times New Roman" w:hAnsi="Times New Roman" w:cs="Times New Roman"/>
          <w:iCs/>
        </w:rPr>
        <w:t xml:space="preserve"> </w:t>
      </w:r>
      <w:r w:rsidR="006B0542">
        <w:rPr>
          <w:rFonts w:ascii="Times New Roman" w:hAnsi="Times New Roman" w:cs="Times New Roman" w:hint="eastAsia"/>
          <w:iCs/>
        </w:rPr>
        <w:t>in 2024</w:t>
      </w:r>
      <w:r w:rsidR="006B0542" w:rsidRPr="003E7A38">
        <w:rPr>
          <w:rFonts w:ascii="Times New Roman" w:hAnsi="Times New Roman" w:cs="Times New Roman"/>
          <w:iCs/>
        </w:rPr>
        <w:t xml:space="preserve">, </w:t>
      </w:r>
      <w:r w:rsidR="006B0542">
        <w:rPr>
          <w:rFonts w:ascii="Times New Roman" w:hAnsi="Times New Roman" w:cs="Times New Roman" w:hint="eastAsia"/>
          <w:iCs/>
        </w:rPr>
        <w:t>primarily related to</w:t>
      </w:r>
      <w:r w:rsidR="006B0542" w:rsidRPr="003E7A38">
        <w:rPr>
          <w:rFonts w:ascii="Times New Roman" w:hAnsi="Times New Roman" w:cs="Times New Roman"/>
          <w:iCs/>
        </w:rPr>
        <w:t xml:space="preserve"> [●]</w:t>
      </w:r>
      <w:r w:rsidRPr="003E7A38">
        <w:rPr>
          <w:rFonts w:ascii="Times New Roman" w:hAnsi="Times New Roman" w:cs="Times New Roman"/>
          <w:iCs/>
        </w:rPr>
        <w:t xml:space="preserve">. </w:t>
      </w:r>
    </w:p>
    <w:p w14:paraId="389C780E"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I</w:t>
      </w:r>
      <w:r w:rsidRPr="00EC4D68">
        <w:rPr>
          <w:rFonts w:ascii="Times New Roman" w:hAnsi="Times New Roman" w:cs="Times New Roman"/>
          <w:b/>
          <w:i/>
        </w:rPr>
        <w:t>ncome</w:t>
      </w:r>
    </w:p>
    <w:p w14:paraId="65B68EBF" w14:textId="78AB4AA0" w:rsidR="00B21A02" w:rsidRPr="00EA1DFC" w:rsidRDefault="00B21A02" w:rsidP="00E35A3C">
      <w:pPr>
        <w:snapToGrid w:val="0"/>
        <w:spacing w:after="240" w:line="240" w:lineRule="auto"/>
        <w:ind w:firstLine="720"/>
        <w:jc w:val="both"/>
        <w:rPr>
          <w:rFonts w:ascii="Times New Roman" w:hAnsi="Times New Roman" w:cs="Times New Roman"/>
          <w:iCs/>
        </w:rPr>
      </w:pPr>
      <w:r>
        <w:rPr>
          <w:color w:val="002F6C"/>
        </w:rPr>
        <w:t>Our other income increased significantly from RMB1.2 million in 2023 to RMB37.3 million in 2024, primarily due to increases in government grants, interest income and others. Government grants increased from RMB1.2 million in 2023 to RMB22.0 million in 2024, primarily reflecting subsidies received from local governments for industry development and contributions to local economic growth; interest income increased from nil to RMB7.5 million, primarily due to interest earned on financing proceeds and bank deposits; and others increased from nil to RMB7.8 million.</w:t>
      </w:r>
    </w:p>
    <w:p w14:paraId="278F112D"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Other</w:t>
      </w:r>
      <w:r>
        <w:rPr>
          <w:rFonts w:ascii="Times New Roman" w:hAnsi="Times New Roman" w:cs="Times New Roman"/>
          <w:b/>
          <w:i/>
        </w:rPr>
        <w:t xml:space="preserve"> Gains and Losses</w:t>
      </w:r>
    </w:p>
    <w:p w14:paraId="3692B261" w14:textId="03FB598A" w:rsidR="00B21A02" w:rsidRPr="00C963F2" w:rsidRDefault="00B21A02" w:rsidP="00E35A3C">
      <w:pPr>
        <w:snapToGrid w:val="0"/>
        <w:spacing w:after="240" w:line="240" w:lineRule="auto"/>
        <w:ind w:firstLine="720"/>
        <w:jc w:val="both"/>
        <w:rPr>
          <w:rFonts w:ascii="Times New Roman" w:eastAsia="Arial" w:hAnsi="Times New Roman" w:cs="Times New Roman"/>
          <w:iCs/>
          <w:lang w:eastAsia="en-US"/>
        </w:rPr>
      </w:pPr>
      <w:r>
        <w:rPr>
          <w:color w:val="002F6C"/>
        </w:rPr>
        <w:t>Our other gains decreased from RMB0.5 million in 2023 to RMB0.3 million in 2024, primarily due to changes in investment return and other gains from cash management arrangements. [Company/Reporting Accountants to confirm detailed breakdown.]</w:t>
      </w:r>
    </w:p>
    <w:p w14:paraId="34D21492"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b/>
          <w:i/>
        </w:rPr>
        <w:t>Impairment Losses</w:t>
      </w:r>
      <w:r>
        <w:rPr>
          <w:rFonts w:ascii="Times New Roman" w:hAnsi="Times New Roman" w:cs="Times New Roman" w:hint="eastAsia"/>
          <w:b/>
          <w:i/>
        </w:rPr>
        <w:t xml:space="preserve"> under ECL Model</w:t>
      </w:r>
      <w:r>
        <w:rPr>
          <w:rFonts w:ascii="Times New Roman" w:hAnsi="Times New Roman" w:cs="Times New Roman"/>
          <w:b/>
          <w:i/>
        </w:rPr>
        <w:t>, Net of Reversal</w:t>
      </w:r>
    </w:p>
    <w:p w14:paraId="4FBA52A6" w14:textId="73025747" w:rsidR="000A54E8" w:rsidRPr="000A54E8" w:rsidRDefault="000A54E8" w:rsidP="000A54E8">
      <w:pPr>
        <w:snapToGrid w:val="0"/>
        <w:spacing w:after="240" w:line="240" w:lineRule="auto"/>
        <w:ind w:firstLine="720"/>
        <w:jc w:val="both"/>
        <w:rPr>
          <w:rFonts w:ascii="Times New Roman" w:hAnsi="Times New Roman" w:cs="Times New Roman"/>
          <w:bCs/>
          <w:iCs/>
        </w:rPr>
      </w:pPr>
      <w:r w:rsidRPr="000A54E8">
        <w:rPr>
          <w:rFonts w:ascii="Times New Roman" w:hAnsi="Times New Roman" w:cs="Times New Roman"/>
          <w:bCs/>
          <w:iCs/>
        </w:rPr>
        <w:t xml:space="preserve">We recorded impairment losses under ECL model </w:t>
      </w:r>
      <w:r>
        <w:rPr>
          <w:rFonts w:ascii="Times New Roman" w:hAnsi="Times New Roman" w:cs="Times New Roman" w:hint="eastAsia"/>
          <w:bCs/>
          <w:iCs/>
        </w:rPr>
        <w:t xml:space="preserve">of nil and RMB0.4 million </w:t>
      </w:r>
      <w:r w:rsidRPr="000A54E8">
        <w:rPr>
          <w:rFonts w:ascii="Times New Roman" w:hAnsi="Times New Roman" w:cs="Times New Roman"/>
          <w:bCs/>
          <w:iCs/>
        </w:rPr>
        <w:t xml:space="preserve">in 2023 and </w:t>
      </w:r>
      <w:proofErr w:type="gramStart"/>
      <w:r w:rsidRPr="000A54E8">
        <w:rPr>
          <w:rFonts w:ascii="Times New Roman" w:hAnsi="Times New Roman" w:cs="Times New Roman"/>
          <w:bCs/>
          <w:iCs/>
        </w:rPr>
        <w:t xml:space="preserve">2024, </w:t>
      </w:r>
      <w:r>
        <w:rPr>
          <w:rFonts w:ascii="Times New Roman" w:hAnsi="Times New Roman" w:cs="Times New Roman" w:hint="eastAsia"/>
          <w:bCs/>
          <w:iCs/>
        </w:rPr>
        <w:t>respectively</w:t>
      </w:r>
      <w:proofErr w:type="gramEnd"/>
      <w:r>
        <w:rPr>
          <w:rFonts w:ascii="Times New Roman" w:hAnsi="Times New Roman" w:cs="Times New Roman" w:hint="eastAsia"/>
          <w:bCs/>
          <w:iCs/>
        </w:rPr>
        <w:t xml:space="preserve">, </w:t>
      </w:r>
      <w:r w:rsidRPr="000A54E8">
        <w:rPr>
          <w:rFonts w:ascii="Times New Roman" w:hAnsi="Times New Roman" w:cs="Times New Roman"/>
          <w:bCs/>
          <w:iCs/>
        </w:rPr>
        <w:t>primarily reflecting the recognition of credit loss allowance on trade and other receivables.</w:t>
      </w:r>
    </w:p>
    <w:p w14:paraId="1BD5F2A5"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b/>
          <w:i/>
        </w:rPr>
        <w:t xml:space="preserve">Selling and </w:t>
      </w:r>
      <w:r>
        <w:rPr>
          <w:rFonts w:ascii="Times New Roman" w:hAnsi="Times New Roman" w:cs="Times New Roman" w:hint="eastAsia"/>
          <w:b/>
          <w:i/>
        </w:rPr>
        <w:t>Distribution</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79CA7157" w14:textId="65759E9A" w:rsidR="00B21A02" w:rsidRDefault="00B21A02" w:rsidP="00E26901">
      <w:pPr>
        <w:snapToGrid w:val="0"/>
        <w:spacing w:after="240" w:line="240" w:lineRule="auto"/>
        <w:ind w:firstLine="720"/>
        <w:jc w:val="both"/>
        <w:rPr>
          <w:rFonts w:ascii="Times New Roman" w:hAnsi="Times New Roman" w:cs="Times New Roman"/>
          <w:bCs/>
          <w:iCs/>
        </w:rPr>
      </w:pPr>
      <w:r>
        <w:rPr>
          <w:color w:val="002F6C"/>
        </w:rPr>
        <w:t>Our selling and distribution expenses increased significantly from RMB2.7 million in 2023 to RMB32.9 million in 2024, primarily due to the expansion of our sales and business development team, increased market promotion and customer engagement activities and commercialisation preparation as we moved from the company establishment and team-building stage in 2023 to initial commercialisation in 2024.</w:t>
      </w:r>
    </w:p>
    <w:p w14:paraId="666B08CB"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Administra</w:t>
      </w:r>
      <w:r>
        <w:rPr>
          <w:rFonts w:ascii="Times New Roman" w:hAnsi="Times New Roman" w:cs="Times New Roman"/>
          <w:b/>
          <w:i/>
        </w:rPr>
        <w:t>tive</w:t>
      </w:r>
      <w:r w:rsidRPr="00EC4D68">
        <w:rPr>
          <w:rFonts w:ascii="Times New Roman" w:hAnsi="Times New Roman" w:cs="Times New Roman"/>
          <w:b/>
          <w:i/>
        </w:rPr>
        <w:t xml:space="preserve"> </w:t>
      </w:r>
      <w:r>
        <w:rPr>
          <w:rFonts w:ascii="Times New Roman" w:hAnsi="Times New Roman" w:cs="Times New Roman"/>
          <w:b/>
          <w:i/>
        </w:rPr>
        <w:t>E</w:t>
      </w:r>
      <w:r w:rsidRPr="00EC4D68">
        <w:rPr>
          <w:rFonts w:ascii="Times New Roman" w:hAnsi="Times New Roman" w:cs="Times New Roman"/>
          <w:b/>
          <w:i/>
        </w:rPr>
        <w:t>xpenses</w:t>
      </w:r>
    </w:p>
    <w:p w14:paraId="333D4D0E" w14:textId="42A23589" w:rsidR="00B21A02" w:rsidRPr="00A375A0" w:rsidRDefault="00B21A02" w:rsidP="00E26901">
      <w:pPr>
        <w:snapToGrid w:val="0"/>
        <w:spacing w:after="240" w:line="240" w:lineRule="auto"/>
        <w:ind w:firstLine="720"/>
        <w:jc w:val="both"/>
        <w:rPr>
          <w:rFonts w:ascii="Times New Roman" w:hAnsi="Times New Roman" w:cs="Times New Roman"/>
          <w:bCs/>
          <w:iCs/>
        </w:rPr>
      </w:pPr>
      <w:r>
        <w:rPr>
          <w:color w:val="002F6C"/>
        </w:rPr>
        <w:t>Our administrative expenses increased significantly from RMB14.7 million in 2023 to RMB69.3 million in 2024, primarily due to increased headcount, higher administrative personnel costs, business expansion and engagement of third-party professional advisers to support compliance, corporate operations and business growth.</w:t>
      </w:r>
    </w:p>
    <w:p w14:paraId="51C1EED9"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Research and </w:t>
      </w:r>
      <w:r>
        <w:rPr>
          <w:rFonts w:ascii="Times New Roman" w:hAnsi="Times New Roman" w:cs="Times New Roman"/>
          <w:b/>
          <w:i/>
        </w:rPr>
        <w:t>D</w:t>
      </w:r>
      <w:r w:rsidRPr="00EC4D68">
        <w:rPr>
          <w:rFonts w:ascii="Times New Roman" w:hAnsi="Times New Roman" w:cs="Times New Roman"/>
          <w:b/>
          <w:i/>
        </w:rPr>
        <w:t xml:space="preserve">evelopment </w:t>
      </w:r>
      <w:r>
        <w:rPr>
          <w:rFonts w:ascii="Times New Roman" w:hAnsi="Times New Roman" w:cs="Times New Roman"/>
          <w:b/>
          <w:i/>
        </w:rPr>
        <w:t>E</w:t>
      </w:r>
      <w:r w:rsidRPr="00EC4D68">
        <w:rPr>
          <w:rFonts w:ascii="Times New Roman" w:hAnsi="Times New Roman" w:cs="Times New Roman"/>
          <w:b/>
          <w:i/>
        </w:rPr>
        <w:t>xpenses</w:t>
      </w:r>
    </w:p>
    <w:p w14:paraId="17F4CFBB" w14:textId="2951208B" w:rsidR="00B21A02" w:rsidRDefault="00B21A02" w:rsidP="00E26901">
      <w:pPr>
        <w:snapToGrid w:val="0"/>
        <w:spacing w:after="240" w:line="240" w:lineRule="auto"/>
        <w:ind w:firstLine="720"/>
        <w:jc w:val="both"/>
        <w:rPr>
          <w:rFonts w:ascii="Times New Roman" w:hAnsi="Times New Roman" w:cs="Times New Roman"/>
          <w:bCs/>
          <w:iCs/>
        </w:rPr>
      </w:pPr>
      <w:r>
        <w:rPr>
          <w:color w:val="002F6C"/>
        </w:rPr>
        <w:t>Our research and development expenses increased significantly from RMB30.6 million in 2023 to RMB252.9 million in 2024, primarily due to the expansion of our R&amp;D team from an initial team-building stage, increased personnel costs, higher computing resource and server costs, technical service fees and cloud service fees, and continued investment in our core technologies and R&amp;D projects.</w:t>
      </w:r>
    </w:p>
    <w:p w14:paraId="25D1E4B2" w14:textId="77777777" w:rsidR="00B21A02" w:rsidRPr="00A375A0" w:rsidRDefault="00B21A02" w:rsidP="00B21A02">
      <w:pPr>
        <w:jc w:val="both"/>
        <w:outlineLvl w:val="0"/>
        <w:rPr>
          <w:rFonts w:ascii="Times New Roman" w:hAnsi="Times New Roman" w:cs="Times New Roman"/>
          <w:b/>
          <w:i/>
        </w:rPr>
      </w:pPr>
      <w:r w:rsidRPr="00A375A0">
        <w:rPr>
          <w:rFonts w:ascii="Times New Roman" w:hAnsi="Times New Roman" w:cs="Times New Roman"/>
          <w:b/>
          <w:i/>
        </w:rPr>
        <w:t>Financ</w:t>
      </w:r>
      <w:r w:rsidRPr="00A375A0">
        <w:rPr>
          <w:rFonts w:ascii="Times New Roman" w:hAnsi="Times New Roman" w:cs="Times New Roman" w:hint="eastAsia"/>
          <w:b/>
          <w:i/>
        </w:rPr>
        <w:t>e</w:t>
      </w:r>
      <w:r w:rsidRPr="00A375A0">
        <w:rPr>
          <w:rFonts w:ascii="Times New Roman" w:hAnsi="Times New Roman" w:cs="Times New Roman"/>
          <w:b/>
          <w:i/>
        </w:rPr>
        <w:t xml:space="preserve"> Costs</w:t>
      </w:r>
    </w:p>
    <w:p w14:paraId="003F3724" w14:textId="26F47E65" w:rsidR="00B21A02" w:rsidRDefault="00B21A02" w:rsidP="00B21A02">
      <w:pPr>
        <w:snapToGrid w:val="0"/>
        <w:spacing w:after="240" w:line="240" w:lineRule="auto"/>
        <w:jc w:val="both"/>
        <w:rPr>
          <w:rFonts w:ascii="Times New Roman" w:hAnsi="Times New Roman" w:cs="Times New Roman"/>
          <w:iCs/>
        </w:rPr>
      </w:pPr>
      <w:r>
        <w:rPr>
          <w:rFonts w:ascii="Times New Roman" w:hAnsi="Times New Roman" w:cs="Times New Roman"/>
          <w:iCs/>
        </w:rPr>
        <w:tab/>
        <w:t xml:space="preserve">Our </w:t>
      </w:r>
      <w:r>
        <w:rPr>
          <w:rFonts w:ascii="Times New Roman" w:hAnsi="Times New Roman" w:cs="Times New Roman"/>
          <w:bCs/>
          <w:iCs/>
        </w:rPr>
        <w:t>financ</w:t>
      </w:r>
      <w:r>
        <w:rPr>
          <w:rFonts w:ascii="Times New Roman" w:hAnsi="Times New Roman" w:cs="Times New Roman" w:hint="eastAsia"/>
          <w:bCs/>
          <w:iCs/>
        </w:rPr>
        <w:t>e</w:t>
      </w:r>
      <w:r>
        <w:rPr>
          <w:rFonts w:ascii="Times New Roman" w:hAnsi="Times New Roman" w:cs="Times New Roman"/>
          <w:bCs/>
          <w:iCs/>
        </w:rPr>
        <w:t xml:space="preserve"> costs </w:t>
      </w:r>
      <w:r w:rsidR="00E26901">
        <w:rPr>
          <w:rFonts w:ascii="Times New Roman" w:hAnsi="Times New Roman" w:cs="Times New Roman" w:hint="eastAsia"/>
          <w:bCs/>
          <w:iCs/>
        </w:rPr>
        <w:t>increased significantly</w:t>
      </w:r>
      <w:r>
        <w:rPr>
          <w:rFonts w:ascii="Times New Roman" w:hAnsi="Times New Roman" w:cs="Times New Roman" w:hint="eastAsia"/>
          <w:iCs/>
        </w:rPr>
        <w:t xml:space="preserve"> </w:t>
      </w:r>
      <w:r w:rsidR="00E26901" w:rsidRPr="00E26901">
        <w:rPr>
          <w:rFonts w:ascii="Times New Roman" w:eastAsia="Arial" w:hAnsi="Times New Roman" w:cs="Times New Roman"/>
          <w:iCs/>
        </w:rPr>
        <w:t>from RMB9.9 million in 2023 to RMB70.3 million in 2024</w:t>
      </w:r>
      <w:r w:rsidRPr="002D032B">
        <w:rPr>
          <w:rFonts w:ascii="Times New Roman" w:eastAsia="Arial" w:hAnsi="Times New Roman" w:cs="Times New Roman"/>
          <w:iCs/>
          <w:lang w:eastAsia="en-US"/>
        </w:rPr>
        <w:t>,</w:t>
      </w:r>
      <w:r>
        <w:rPr>
          <w:rFonts w:ascii="Times New Roman" w:eastAsia="Arial" w:hAnsi="Times New Roman" w:cs="Times New Roman"/>
          <w:iCs/>
          <w:lang w:eastAsia="en-US"/>
        </w:rPr>
        <w:t xml:space="preserve"> primarily due to </w:t>
      </w:r>
      <w:r w:rsidRPr="004B2311">
        <w:rPr>
          <w:rFonts w:ascii="Times New Roman" w:eastAsia="Arial" w:hAnsi="Times New Roman" w:cs="Times New Roman"/>
          <w:iCs/>
          <w:lang w:eastAsia="en-US"/>
        </w:rPr>
        <w:t>an increase</w:t>
      </w:r>
      <w:r w:rsidRPr="004B2311">
        <w:rPr>
          <w:rFonts w:ascii="Times New Roman" w:hAnsi="Times New Roman" w:cs="Times New Roman" w:hint="eastAsia"/>
          <w:iCs/>
        </w:rPr>
        <w:t xml:space="preserve"> </w:t>
      </w:r>
      <w:r>
        <w:rPr>
          <w:rFonts w:ascii="Times New Roman" w:hAnsi="Times New Roman" w:cs="Times New Roman" w:hint="eastAsia"/>
          <w:iCs/>
        </w:rPr>
        <w:t>of RMB</w:t>
      </w:r>
      <w:r w:rsidR="00E26901">
        <w:rPr>
          <w:rFonts w:ascii="Times New Roman" w:hAnsi="Times New Roman" w:cs="Times New Roman" w:hint="eastAsia"/>
          <w:iCs/>
        </w:rPr>
        <w:t>54.2</w:t>
      </w:r>
      <w:r>
        <w:rPr>
          <w:rFonts w:ascii="Times New Roman" w:hAnsi="Times New Roman" w:cs="Times New Roman" w:hint="eastAsia"/>
          <w:iCs/>
        </w:rPr>
        <w:t xml:space="preserve"> million</w:t>
      </w:r>
      <w:r w:rsidRPr="004B2311">
        <w:rPr>
          <w:rFonts w:ascii="Times New Roman" w:eastAsia="Arial" w:hAnsi="Times New Roman" w:cs="Times New Roman"/>
          <w:iCs/>
          <w:lang w:eastAsia="en-US"/>
        </w:rPr>
        <w:t xml:space="preserve"> in interest on financial liabilities on shares with preferential rights, </w:t>
      </w:r>
      <w:proofErr w:type="gramStart"/>
      <w:r w:rsidRPr="004B2311">
        <w:rPr>
          <w:rFonts w:ascii="Times New Roman" w:eastAsia="Arial" w:hAnsi="Times New Roman" w:cs="Times New Roman"/>
          <w:iCs/>
          <w:lang w:eastAsia="en-US"/>
        </w:rPr>
        <w:t>as a result of</w:t>
      </w:r>
      <w:proofErr w:type="gramEnd"/>
      <w:r w:rsidRPr="004B2311">
        <w:t xml:space="preserve"> </w:t>
      </w:r>
      <w:r w:rsidRPr="004B2311">
        <w:rPr>
          <w:rFonts w:ascii="Times New Roman" w:eastAsia="Arial" w:hAnsi="Times New Roman" w:cs="Times New Roman"/>
          <w:iCs/>
          <w:lang w:eastAsia="en-US"/>
        </w:rPr>
        <w:t>the issuance of additional preferred shares</w:t>
      </w:r>
      <w:r w:rsidRPr="00C963F2">
        <w:rPr>
          <w:rFonts w:ascii="Times New Roman" w:eastAsia="Arial" w:hAnsi="Times New Roman" w:cs="Times New Roman"/>
          <w:iCs/>
          <w:lang w:eastAsia="en-US"/>
        </w:rPr>
        <w:t>.</w:t>
      </w:r>
    </w:p>
    <w:p w14:paraId="14331594" w14:textId="77777777" w:rsidR="00B21A02" w:rsidRPr="00A375A0" w:rsidRDefault="00B21A02" w:rsidP="00B21A02">
      <w:pPr>
        <w:jc w:val="both"/>
        <w:outlineLvl w:val="0"/>
        <w:rPr>
          <w:rFonts w:ascii="Times New Roman" w:hAnsi="Times New Roman" w:cs="Times New Roman"/>
          <w:b/>
          <w:i/>
        </w:rPr>
      </w:pPr>
      <w:r>
        <w:rPr>
          <w:rFonts w:ascii="Times New Roman" w:hAnsi="Times New Roman" w:cs="Times New Roman" w:hint="eastAsia"/>
          <w:b/>
          <w:i/>
        </w:rPr>
        <w:t>Share of Results of Associates</w:t>
      </w:r>
    </w:p>
    <w:p w14:paraId="06CF9CC5" w14:textId="456A3190" w:rsidR="00B21A02" w:rsidRPr="00EF1461" w:rsidRDefault="00B21A02" w:rsidP="00B21A02">
      <w:pPr>
        <w:snapToGrid w:val="0"/>
        <w:spacing w:after="240" w:line="240" w:lineRule="auto"/>
        <w:jc w:val="both"/>
        <w:rPr>
          <w:rFonts w:ascii="Times New Roman" w:hAnsi="Times New Roman" w:cs="Times New Roman"/>
          <w:iCs/>
        </w:rPr>
      </w:pPr>
      <w:r>
        <w:rPr>
          <w:rFonts w:ascii="Times New Roman" w:hAnsi="Times New Roman" w:cs="Times New Roman"/>
          <w:iCs/>
        </w:rPr>
        <w:tab/>
      </w:r>
      <w:r w:rsidR="00740237" w:rsidRPr="00740237">
        <w:rPr>
          <w:rFonts w:ascii="Times New Roman" w:hAnsi="Times New Roman" w:cs="Times New Roman"/>
          <w:iCs/>
        </w:rPr>
        <w:t xml:space="preserve">We </w:t>
      </w:r>
      <w:r w:rsidR="00740237">
        <w:rPr>
          <w:rFonts w:ascii="Times New Roman" w:hAnsi="Times New Roman" w:cs="Times New Roman" w:hint="eastAsia"/>
          <w:iCs/>
        </w:rPr>
        <w:t>did not record</w:t>
      </w:r>
      <w:r w:rsidR="00740237" w:rsidRPr="00740237">
        <w:rPr>
          <w:rFonts w:ascii="Times New Roman" w:hAnsi="Times New Roman" w:cs="Times New Roman"/>
          <w:iCs/>
        </w:rPr>
        <w:t xml:space="preserve"> share of results of associates in 2023 </w:t>
      </w:r>
      <w:r w:rsidR="00740237">
        <w:rPr>
          <w:rFonts w:ascii="Times New Roman" w:hAnsi="Times New Roman" w:cs="Times New Roman" w:hint="eastAsia"/>
          <w:iCs/>
        </w:rPr>
        <w:t>and</w:t>
      </w:r>
      <w:r w:rsidR="00740237" w:rsidRPr="00740237">
        <w:rPr>
          <w:rFonts w:ascii="Times New Roman" w:hAnsi="Times New Roman" w:cs="Times New Roman"/>
          <w:iCs/>
        </w:rPr>
        <w:t xml:space="preserve"> 2024.</w:t>
      </w:r>
    </w:p>
    <w:p w14:paraId="65BDF6C8" w14:textId="77777777" w:rsidR="00B21A02" w:rsidRPr="00EC4D68" w:rsidRDefault="00B21A02" w:rsidP="00B21A02">
      <w:pPr>
        <w:jc w:val="both"/>
        <w:outlineLvl w:val="0"/>
        <w:rPr>
          <w:rFonts w:ascii="Times New Roman" w:hAnsi="Times New Roman" w:cs="Times New Roman"/>
          <w:b/>
          <w:i/>
        </w:rPr>
      </w:pPr>
      <w:r w:rsidRPr="00EC4D68">
        <w:rPr>
          <w:rFonts w:ascii="Times New Roman" w:hAnsi="Times New Roman" w:cs="Times New Roman"/>
          <w:b/>
          <w:i/>
        </w:rPr>
        <w:t xml:space="preserve">Income </w:t>
      </w:r>
      <w:r>
        <w:rPr>
          <w:rFonts w:ascii="Times New Roman" w:hAnsi="Times New Roman" w:cs="Times New Roman"/>
          <w:b/>
          <w:i/>
        </w:rPr>
        <w:t>T</w:t>
      </w:r>
      <w:r w:rsidRPr="00EC4D68">
        <w:rPr>
          <w:rFonts w:ascii="Times New Roman" w:hAnsi="Times New Roman" w:cs="Times New Roman"/>
          <w:b/>
          <w:i/>
        </w:rPr>
        <w:t xml:space="preserve">ax </w:t>
      </w:r>
      <w:r>
        <w:rPr>
          <w:rFonts w:ascii="Times New Roman" w:hAnsi="Times New Roman" w:cs="Times New Roman" w:hint="eastAsia"/>
          <w:b/>
          <w:i/>
        </w:rPr>
        <w:t>Credit</w:t>
      </w:r>
    </w:p>
    <w:p w14:paraId="43B1320D" w14:textId="1F787628" w:rsidR="00B21A02" w:rsidRDefault="00B21A02" w:rsidP="00740237">
      <w:pPr>
        <w:snapToGrid w:val="0"/>
        <w:spacing w:after="240" w:line="240" w:lineRule="auto"/>
        <w:ind w:firstLine="720"/>
        <w:jc w:val="both"/>
        <w:rPr>
          <w:rFonts w:ascii="Times New Roman" w:eastAsia="Arial" w:hAnsi="Times New Roman" w:cs="Times New Roman"/>
          <w:iCs/>
        </w:rPr>
      </w:pPr>
      <w:r>
        <w:rPr>
          <w:color w:val="002F6C"/>
        </w:rPr>
        <w:t>Our income tax credit decreased by 48.4% from RMB4.4 million in 2023 to RMB2.2 million in 2024, primarily due to movements in deferred tax arising from right-of-use assets, lease liabilities, share-based payments and allowances for credit losses, as set out in the Accountants' Report.</w:t>
      </w:r>
    </w:p>
    <w:p w14:paraId="7FD9EF24" w14:textId="77777777" w:rsidR="00B21A02" w:rsidRPr="00EC4D68" w:rsidRDefault="00B21A02" w:rsidP="00B21A02">
      <w:pPr>
        <w:jc w:val="both"/>
        <w:outlineLvl w:val="0"/>
        <w:rPr>
          <w:rFonts w:ascii="Times New Roman" w:hAnsi="Times New Roman" w:cs="Times New Roman"/>
          <w:b/>
          <w:i/>
        </w:rPr>
      </w:pPr>
      <w:r>
        <w:rPr>
          <w:rFonts w:ascii="Times New Roman" w:hAnsi="Times New Roman" w:cs="Times New Roman" w:hint="eastAsia"/>
          <w:b/>
          <w:i/>
        </w:rPr>
        <w:t>Loss</w:t>
      </w:r>
      <w:r w:rsidRPr="00EC4D68">
        <w:rPr>
          <w:rFonts w:ascii="Times New Roman" w:hAnsi="Times New Roman" w:cs="Times New Roman"/>
          <w:b/>
          <w:i/>
        </w:rPr>
        <w:t xml:space="preserve"> for the </w:t>
      </w:r>
      <w:r>
        <w:rPr>
          <w:rFonts w:ascii="Times New Roman" w:hAnsi="Times New Roman" w:cs="Times New Roman" w:hint="eastAsia"/>
          <w:b/>
          <w:i/>
        </w:rPr>
        <w:t>Year</w:t>
      </w:r>
    </w:p>
    <w:p w14:paraId="149CBDC4" w14:textId="459C9A13" w:rsidR="00B21A02" w:rsidRPr="00B21A02" w:rsidRDefault="00B21A02" w:rsidP="00740237">
      <w:pPr>
        <w:snapToGrid w:val="0"/>
        <w:spacing w:after="240" w:line="240" w:lineRule="auto"/>
        <w:ind w:firstLine="720"/>
        <w:jc w:val="both"/>
        <w:rPr>
          <w:rFonts w:ascii="Times New Roman" w:hAnsi="Times New Roman" w:cs="Times New Roman"/>
          <w:iCs/>
        </w:rPr>
      </w:pPr>
      <w:r>
        <w:rPr>
          <w:color w:val="002F6C"/>
        </w:rPr>
        <w:t>As a result of the above, we recorded net loss of RMB51.9 million and RMB378.2 million in 2023 and 2024, respectively. The increase in net loss was primarily due to substantial increases in R&amp;D expenses, selling and distribution expenses, administrative expenses and finance costs as our personnel base, R&amp;D activities, financing activities and initial commercialisation efforts expanded, partially offset by the commencement of revenue generation and the increase in other income.</w:t>
      </w:r>
    </w:p>
    <w:p w14:paraId="576E3BE3" w14:textId="09BDBF74" w:rsidR="007516D7" w:rsidRPr="002D032B" w:rsidRDefault="008155BF" w:rsidP="00E16297">
      <w:pPr>
        <w:jc w:val="both"/>
        <w:outlineLvl w:val="0"/>
        <w:rPr>
          <w:rFonts w:ascii="Times New Roman" w:hAnsi="Times New Roman" w:cs="Times New Roman"/>
          <w:b/>
          <w:iCs/>
        </w:rPr>
      </w:pPr>
      <w:r w:rsidRPr="002D032B">
        <w:rPr>
          <w:rFonts w:ascii="Times New Roman" w:hAnsi="Times New Roman" w:cs="Times New Roman"/>
          <w:b/>
          <w:iCs/>
        </w:rPr>
        <w:t xml:space="preserve">DISCUSSION OF </w:t>
      </w:r>
      <w:r w:rsidR="005479B9" w:rsidRPr="002D032B">
        <w:rPr>
          <w:rFonts w:ascii="Times New Roman" w:hAnsi="Times New Roman" w:cs="Times New Roman"/>
          <w:b/>
          <w:iCs/>
        </w:rPr>
        <w:t xml:space="preserve">MAJOR </w:t>
      </w:r>
      <w:r w:rsidR="00E16297" w:rsidRPr="00E16297">
        <w:rPr>
          <w:rFonts w:ascii="Times New Roman" w:hAnsi="Times New Roman" w:cs="Times New Roman"/>
          <w:b/>
          <w:iCs/>
        </w:rPr>
        <w:t>ITEMS OF CONSOLIDATED STATEMENTS OF FINANCIAL</w:t>
      </w:r>
      <w:r w:rsidR="00E16297">
        <w:rPr>
          <w:rFonts w:ascii="Times New Roman" w:hAnsi="Times New Roman" w:cs="Times New Roman" w:hint="eastAsia"/>
          <w:b/>
          <w:iCs/>
        </w:rPr>
        <w:t xml:space="preserve"> POSITION</w:t>
      </w:r>
    </w:p>
    <w:p w14:paraId="3AFC5639" w14:textId="35C66635" w:rsidR="007516D7" w:rsidRPr="002D032B" w:rsidRDefault="007516D7" w:rsidP="00E16297">
      <w:pPr>
        <w:snapToGrid w:val="0"/>
        <w:spacing w:after="240" w:line="240" w:lineRule="auto"/>
        <w:ind w:firstLine="720"/>
        <w:jc w:val="both"/>
        <w:rPr>
          <w:rFonts w:ascii="Times New Roman" w:eastAsia="Arial" w:hAnsi="Times New Roman" w:cs="Times New Roman"/>
          <w:iCs/>
        </w:rPr>
      </w:pPr>
      <w:r w:rsidRPr="002D032B">
        <w:rPr>
          <w:rFonts w:ascii="Times New Roman" w:eastAsia="Arial" w:hAnsi="Times New Roman" w:cs="Times New Roman"/>
          <w:iCs/>
          <w:lang w:eastAsia="en-US"/>
        </w:rPr>
        <w:t xml:space="preserve">The following table sets forth details of </w:t>
      </w:r>
      <w:r w:rsidR="00E16297" w:rsidRPr="00E16297">
        <w:rPr>
          <w:rFonts w:ascii="Times New Roman" w:eastAsia="Arial" w:hAnsi="Times New Roman" w:cs="Times New Roman"/>
          <w:iCs/>
          <w:lang w:eastAsia="en-US"/>
        </w:rPr>
        <w:t>our consolidated statements of financial position</w:t>
      </w:r>
      <w:r w:rsidR="00CF5159" w:rsidRPr="002D032B">
        <w:rPr>
          <w:rFonts w:ascii="Times New Roman" w:eastAsia="Arial" w:hAnsi="Times New Roman" w:cs="Times New Roman"/>
          <w:iCs/>
          <w:lang w:eastAsia="en-US"/>
        </w:rPr>
        <w:t xml:space="preserve"> as of the dates indicated.</w:t>
      </w:r>
      <w:r w:rsidR="00A93119" w:rsidRPr="002D032B">
        <w:rPr>
          <w:rFonts w:ascii="Times New Roman" w:eastAsia="Arial" w:hAnsi="Times New Roman" w:cs="Times New Roman"/>
          <w:iCs/>
          <w:lang w:eastAsia="en-US"/>
        </w:rPr>
        <w:t xml:space="preserve"> </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1"/>
        <w:gridCol w:w="922"/>
        <w:gridCol w:w="224"/>
        <w:gridCol w:w="216"/>
        <w:gridCol w:w="1902"/>
        <w:gridCol w:w="1203"/>
        <w:gridCol w:w="2169"/>
      </w:tblGrid>
      <w:tr w:rsidR="00E16297" w:rsidRPr="00D45EC9" w14:paraId="0F19E1E4" w14:textId="4FF34C7F" w:rsidTr="00E16297">
        <w:trPr>
          <w:trHeight w:val="410"/>
        </w:trPr>
        <w:tc>
          <w:tcPr>
            <w:tcW w:w="1355" w:type="pct"/>
            <w:vAlign w:val="bottom"/>
          </w:tcPr>
          <w:p w14:paraId="64F038A4" w14:textId="77777777" w:rsidR="00E16297" w:rsidRPr="00282968" w:rsidRDefault="00E16297" w:rsidP="004B6AD7">
            <w:pPr>
              <w:snapToGrid w:val="0"/>
              <w:spacing w:before="20" w:after="20"/>
              <w:contextualSpacing/>
              <w:rPr>
                <w:rFonts w:eastAsia="Arial"/>
                <w:iCs/>
                <w:sz w:val="18"/>
                <w:szCs w:val="18"/>
              </w:rPr>
            </w:pPr>
          </w:p>
        </w:tc>
        <w:tc>
          <w:tcPr>
            <w:tcW w:w="2800" w:type="pct"/>
            <w:gridSpan w:val="5"/>
            <w:vAlign w:val="bottom"/>
          </w:tcPr>
          <w:p w14:paraId="4C4560EE" w14:textId="47902B40" w:rsidR="00E16297" w:rsidRPr="00282968" w:rsidRDefault="00E16297" w:rsidP="00A66C8A">
            <w:pPr>
              <w:pBdr>
                <w:bottom w:val="single" w:sz="2" w:space="1" w:color="auto"/>
              </w:pBdr>
              <w:snapToGrid w:val="0"/>
              <w:contextualSpacing/>
              <w:jc w:val="center"/>
              <w:rPr>
                <w:rFonts w:eastAsia="Arial"/>
                <w:b/>
                <w:iCs/>
                <w:sz w:val="18"/>
                <w:szCs w:val="18"/>
              </w:rPr>
            </w:pPr>
            <w:r w:rsidRPr="00282968">
              <w:rPr>
                <w:rFonts w:eastAsia="Arial"/>
                <w:b/>
                <w:iCs/>
                <w:sz w:val="18"/>
                <w:szCs w:val="18"/>
              </w:rPr>
              <w:t>As of December 31,</w:t>
            </w:r>
          </w:p>
        </w:tc>
        <w:tc>
          <w:tcPr>
            <w:tcW w:w="845" w:type="pct"/>
            <w:vAlign w:val="bottom"/>
          </w:tcPr>
          <w:p w14:paraId="43CA7429" w14:textId="39B8E29C" w:rsidR="00E16297" w:rsidRPr="00282968" w:rsidRDefault="00E16297" w:rsidP="00AA05FA">
            <w:pPr>
              <w:pBdr>
                <w:bottom w:val="single" w:sz="2" w:space="1" w:color="auto"/>
              </w:pBdr>
              <w:snapToGrid w:val="0"/>
              <w:contextualSpacing/>
              <w:jc w:val="center"/>
              <w:rPr>
                <w:rFonts w:eastAsia="Arial"/>
                <w:b/>
                <w:iCs/>
                <w:sz w:val="18"/>
                <w:szCs w:val="18"/>
              </w:rPr>
            </w:pPr>
            <w:r w:rsidRPr="00282968">
              <w:rPr>
                <w:rFonts w:eastAsia="Arial"/>
                <w:b/>
                <w:iCs/>
                <w:sz w:val="18"/>
                <w:szCs w:val="18"/>
              </w:rPr>
              <w:t xml:space="preserve">As of March 31, </w:t>
            </w:r>
          </w:p>
        </w:tc>
      </w:tr>
      <w:tr w:rsidR="00E16297" w:rsidRPr="00D45EC9" w14:paraId="5CD811AC" w14:textId="48D7226F" w:rsidTr="00E16297">
        <w:trPr>
          <w:trHeight w:val="309"/>
        </w:trPr>
        <w:tc>
          <w:tcPr>
            <w:tcW w:w="1355" w:type="pct"/>
            <w:vAlign w:val="bottom"/>
          </w:tcPr>
          <w:p w14:paraId="6EFB8F63" w14:textId="77777777" w:rsidR="00E16297" w:rsidRPr="00282968" w:rsidRDefault="00E16297" w:rsidP="004B6AD7">
            <w:pPr>
              <w:snapToGrid w:val="0"/>
              <w:spacing w:before="20" w:after="20"/>
              <w:contextualSpacing/>
              <w:rPr>
                <w:rFonts w:eastAsia="Arial"/>
                <w:iCs/>
                <w:sz w:val="18"/>
                <w:szCs w:val="18"/>
              </w:rPr>
            </w:pPr>
          </w:p>
        </w:tc>
        <w:tc>
          <w:tcPr>
            <w:tcW w:w="785" w:type="pct"/>
            <w:gridSpan w:val="3"/>
            <w:vAlign w:val="bottom"/>
          </w:tcPr>
          <w:p w14:paraId="285B219A" w14:textId="1A143B19"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lang w:eastAsia="zh-CN"/>
              </w:rPr>
              <w:t>202</w:t>
            </w:r>
            <w:r w:rsidRPr="00282968">
              <w:rPr>
                <w:rFonts w:eastAsiaTheme="minorEastAsia" w:hint="eastAsia"/>
                <w:b/>
                <w:iCs/>
                <w:sz w:val="18"/>
                <w:szCs w:val="18"/>
                <w:lang w:eastAsia="zh-CN"/>
              </w:rPr>
              <w:t>3</w:t>
            </w:r>
          </w:p>
        </w:tc>
        <w:tc>
          <w:tcPr>
            <w:tcW w:w="981" w:type="pct"/>
            <w:vAlign w:val="bottom"/>
          </w:tcPr>
          <w:p w14:paraId="642672FF" w14:textId="4F146126"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rPr>
              <w:t>202</w:t>
            </w:r>
            <w:r w:rsidRPr="00282968">
              <w:rPr>
                <w:rFonts w:eastAsiaTheme="minorEastAsia" w:hint="eastAsia"/>
                <w:b/>
                <w:iCs/>
                <w:sz w:val="18"/>
                <w:szCs w:val="18"/>
                <w:lang w:eastAsia="zh-CN"/>
              </w:rPr>
              <w:t>4</w:t>
            </w:r>
          </w:p>
        </w:tc>
        <w:tc>
          <w:tcPr>
            <w:tcW w:w="1034" w:type="pct"/>
            <w:vAlign w:val="bottom"/>
          </w:tcPr>
          <w:p w14:paraId="02DFB7DF" w14:textId="174C1663"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Arial"/>
                <w:b/>
                <w:iCs/>
                <w:sz w:val="18"/>
                <w:szCs w:val="18"/>
              </w:rPr>
              <w:t>202</w:t>
            </w:r>
            <w:r w:rsidRPr="00282968">
              <w:rPr>
                <w:rFonts w:eastAsiaTheme="minorEastAsia" w:hint="eastAsia"/>
                <w:b/>
                <w:iCs/>
                <w:sz w:val="18"/>
                <w:szCs w:val="18"/>
                <w:lang w:eastAsia="zh-CN"/>
              </w:rPr>
              <w:t>5</w:t>
            </w:r>
          </w:p>
        </w:tc>
        <w:tc>
          <w:tcPr>
            <w:tcW w:w="845" w:type="pct"/>
            <w:vAlign w:val="bottom"/>
          </w:tcPr>
          <w:p w14:paraId="0050D87D" w14:textId="1F0F47E5" w:rsidR="00E16297" w:rsidRPr="00282968" w:rsidRDefault="00E16297" w:rsidP="004B6AD7">
            <w:pPr>
              <w:pBdr>
                <w:bottom w:val="single" w:sz="2" w:space="1" w:color="auto"/>
              </w:pBdr>
              <w:snapToGrid w:val="0"/>
              <w:contextualSpacing/>
              <w:jc w:val="center"/>
              <w:rPr>
                <w:rFonts w:eastAsiaTheme="minorEastAsia"/>
                <w:b/>
                <w:iCs/>
                <w:sz w:val="18"/>
                <w:szCs w:val="18"/>
                <w:lang w:eastAsia="zh-CN"/>
              </w:rPr>
            </w:pPr>
            <w:r w:rsidRPr="00282968">
              <w:rPr>
                <w:rFonts w:eastAsiaTheme="minorEastAsia" w:hint="eastAsia"/>
                <w:b/>
                <w:iCs/>
                <w:sz w:val="18"/>
                <w:szCs w:val="18"/>
                <w:lang w:eastAsia="zh-CN"/>
              </w:rPr>
              <w:t>2026</w:t>
            </w:r>
          </w:p>
        </w:tc>
      </w:tr>
      <w:tr w:rsidR="00AA05FA" w:rsidRPr="00D45EC9" w14:paraId="4D952718" w14:textId="388DF6EC" w:rsidTr="00E16297">
        <w:trPr>
          <w:trHeight w:val="227"/>
        </w:trPr>
        <w:tc>
          <w:tcPr>
            <w:tcW w:w="1355" w:type="pct"/>
            <w:vAlign w:val="bottom"/>
          </w:tcPr>
          <w:p w14:paraId="682AD8EF" w14:textId="77777777" w:rsidR="00AA05FA" w:rsidRPr="00282968" w:rsidRDefault="00AA05FA" w:rsidP="004B6AD7">
            <w:pPr>
              <w:snapToGrid w:val="0"/>
              <w:spacing w:before="20" w:after="20"/>
              <w:contextualSpacing/>
              <w:rPr>
                <w:rFonts w:eastAsia="Arial"/>
                <w:iCs/>
                <w:sz w:val="18"/>
                <w:szCs w:val="18"/>
              </w:rPr>
            </w:pPr>
          </w:p>
        </w:tc>
        <w:tc>
          <w:tcPr>
            <w:tcW w:w="3645" w:type="pct"/>
            <w:gridSpan w:val="6"/>
            <w:vAlign w:val="bottom"/>
          </w:tcPr>
          <w:p w14:paraId="39468877" w14:textId="2BC1C3CC" w:rsidR="00AA05FA" w:rsidRPr="00282968" w:rsidRDefault="00AA05FA" w:rsidP="004B6AD7">
            <w:pPr>
              <w:snapToGrid w:val="0"/>
              <w:spacing w:before="20" w:after="20"/>
              <w:contextualSpacing/>
              <w:jc w:val="center"/>
              <w:rPr>
                <w:rFonts w:eastAsia="Arial"/>
                <w:i/>
                <w:sz w:val="18"/>
                <w:szCs w:val="18"/>
              </w:rPr>
            </w:pPr>
            <w:r w:rsidRPr="00282968">
              <w:rPr>
                <w:rFonts w:eastAsia="Arial"/>
                <w:i/>
                <w:sz w:val="18"/>
                <w:szCs w:val="18"/>
              </w:rPr>
              <w:t>(RMB in thousands)</w:t>
            </w:r>
          </w:p>
        </w:tc>
      </w:tr>
      <w:tr w:rsidR="00E16297" w:rsidRPr="00D45EC9" w14:paraId="679C6174" w14:textId="61EDFF17" w:rsidTr="007969A2">
        <w:trPr>
          <w:trHeight w:val="227"/>
        </w:trPr>
        <w:tc>
          <w:tcPr>
            <w:tcW w:w="1355" w:type="pct"/>
            <w:vAlign w:val="bottom"/>
          </w:tcPr>
          <w:p w14:paraId="038099BD" w14:textId="77777777" w:rsidR="00E16297" w:rsidRPr="00282968" w:rsidRDefault="00E16297" w:rsidP="00E16297">
            <w:pPr>
              <w:snapToGrid w:val="0"/>
              <w:spacing w:before="20" w:after="20"/>
              <w:contextualSpacing/>
              <w:rPr>
                <w:rFonts w:eastAsia="Arial"/>
                <w:iCs/>
                <w:sz w:val="18"/>
                <w:szCs w:val="18"/>
              </w:rPr>
            </w:pPr>
          </w:p>
        </w:tc>
        <w:tc>
          <w:tcPr>
            <w:tcW w:w="621" w:type="pct"/>
            <w:vAlign w:val="bottom"/>
          </w:tcPr>
          <w:p w14:paraId="75484EC9" w14:textId="77777777" w:rsidR="00E16297" w:rsidRPr="00282968" w:rsidRDefault="00E16297" w:rsidP="00E16297">
            <w:pPr>
              <w:snapToGrid w:val="0"/>
              <w:spacing w:before="20" w:after="20"/>
              <w:contextualSpacing/>
              <w:jc w:val="center"/>
              <w:rPr>
                <w:rFonts w:eastAsia="Arial"/>
                <w:iCs/>
                <w:sz w:val="18"/>
                <w:szCs w:val="18"/>
              </w:rPr>
            </w:pPr>
          </w:p>
        </w:tc>
        <w:tc>
          <w:tcPr>
            <w:tcW w:w="127" w:type="pct"/>
            <w:vAlign w:val="bottom"/>
          </w:tcPr>
          <w:p w14:paraId="7FBF0BA1" w14:textId="3E6915AC" w:rsidR="00E16297" w:rsidRPr="00282968" w:rsidRDefault="00E16297" w:rsidP="00E16297">
            <w:pPr>
              <w:snapToGrid w:val="0"/>
              <w:spacing w:before="20" w:after="20"/>
              <w:contextualSpacing/>
              <w:jc w:val="center"/>
              <w:rPr>
                <w:rFonts w:eastAsia="Arial"/>
                <w:iCs/>
                <w:sz w:val="18"/>
                <w:szCs w:val="18"/>
              </w:rPr>
            </w:pPr>
          </w:p>
        </w:tc>
        <w:tc>
          <w:tcPr>
            <w:tcW w:w="1018" w:type="pct"/>
            <w:gridSpan w:val="2"/>
            <w:vAlign w:val="bottom"/>
          </w:tcPr>
          <w:p w14:paraId="616FA02E" w14:textId="77777777" w:rsidR="00E16297" w:rsidRPr="00282968" w:rsidRDefault="00E16297" w:rsidP="00E16297">
            <w:pPr>
              <w:snapToGrid w:val="0"/>
              <w:spacing w:before="20" w:after="20"/>
              <w:contextualSpacing/>
              <w:jc w:val="right"/>
              <w:rPr>
                <w:rFonts w:eastAsia="Arial"/>
                <w:b/>
                <w:bCs/>
                <w:iCs/>
                <w:sz w:val="18"/>
                <w:szCs w:val="18"/>
              </w:rPr>
            </w:pPr>
          </w:p>
        </w:tc>
        <w:tc>
          <w:tcPr>
            <w:tcW w:w="1034" w:type="pct"/>
            <w:vAlign w:val="bottom"/>
          </w:tcPr>
          <w:p w14:paraId="779699EF" w14:textId="14F6F708" w:rsidR="00E16297" w:rsidRPr="00282968" w:rsidRDefault="00E16297" w:rsidP="00E16297">
            <w:pPr>
              <w:snapToGrid w:val="0"/>
              <w:spacing w:before="20" w:after="20"/>
              <w:contextualSpacing/>
              <w:jc w:val="center"/>
              <w:rPr>
                <w:rFonts w:eastAsia="Arial"/>
                <w:b/>
                <w:bCs/>
                <w:iCs/>
                <w:sz w:val="18"/>
                <w:szCs w:val="18"/>
              </w:rPr>
            </w:pPr>
          </w:p>
        </w:tc>
        <w:tc>
          <w:tcPr>
            <w:tcW w:w="845" w:type="pct"/>
            <w:vAlign w:val="bottom"/>
          </w:tcPr>
          <w:p w14:paraId="02600899" w14:textId="612CFA93" w:rsidR="00E16297" w:rsidRPr="00282968" w:rsidRDefault="00E16297" w:rsidP="00E16297">
            <w:pPr>
              <w:snapToGrid w:val="0"/>
              <w:spacing w:before="20" w:after="20"/>
              <w:contextualSpacing/>
              <w:jc w:val="center"/>
              <w:rPr>
                <w:rFonts w:eastAsia="Arial"/>
                <w:b/>
                <w:bCs/>
                <w:iCs/>
                <w:sz w:val="18"/>
                <w:szCs w:val="18"/>
              </w:rPr>
            </w:pPr>
            <w:r w:rsidRPr="00282968">
              <w:rPr>
                <w:rFonts w:eastAsia="Arial"/>
                <w:i/>
                <w:sz w:val="18"/>
                <w:szCs w:val="18"/>
              </w:rPr>
              <w:t>(</w:t>
            </w:r>
            <w:r w:rsidRPr="00282968">
              <w:rPr>
                <w:rFonts w:eastAsiaTheme="minorEastAsia" w:hint="eastAsia"/>
                <w:i/>
                <w:sz w:val="18"/>
                <w:szCs w:val="18"/>
                <w:lang w:eastAsia="zh-CN"/>
              </w:rPr>
              <w:t>unaudited</w:t>
            </w:r>
            <w:r w:rsidRPr="00282968">
              <w:rPr>
                <w:rFonts w:eastAsia="Arial"/>
                <w:i/>
                <w:sz w:val="18"/>
                <w:szCs w:val="18"/>
              </w:rPr>
              <w:t>)</w:t>
            </w:r>
          </w:p>
        </w:tc>
      </w:tr>
      <w:tr w:rsidR="00C50C56" w:rsidRPr="00D45EC9" w14:paraId="40C08896" w14:textId="393696FF" w:rsidTr="007969A2">
        <w:trPr>
          <w:trHeight w:val="227"/>
        </w:trPr>
        <w:tc>
          <w:tcPr>
            <w:tcW w:w="1355" w:type="pct"/>
            <w:vAlign w:val="bottom"/>
          </w:tcPr>
          <w:p w14:paraId="6E09A5A6" w14:textId="6E8B9829" w:rsidR="00AA05FA" w:rsidRPr="00282968" w:rsidRDefault="00AA05FA" w:rsidP="004B6AD7">
            <w:pPr>
              <w:snapToGrid w:val="0"/>
              <w:spacing w:before="20" w:after="20"/>
              <w:contextualSpacing/>
              <w:rPr>
                <w:rFonts w:eastAsia="Arial"/>
                <w:b/>
                <w:bCs/>
                <w:iCs/>
                <w:sz w:val="18"/>
                <w:szCs w:val="18"/>
              </w:rPr>
            </w:pPr>
            <w:r w:rsidRPr="00282968">
              <w:rPr>
                <w:rFonts w:eastAsia="Arial"/>
                <w:b/>
                <w:bCs/>
                <w:iCs/>
                <w:sz w:val="18"/>
                <w:szCs w:val="18"/>
              </w:rPr>
              <w:t>Non-current assets</w:t>
            </w:r>
          </w:p>
        </w:tc>
        <w:tc>
          <w:tcPr>
            <w:tcW w:w="621" w:type="pct"/>
            <w:vAlign w:val="bottom"/>
          </w:tcPr>
          <w:p w14:paraId="33198158" w14:textId="77777777" w:rsidR="00AA05FA" w:rsidRPr="00282968" w:rsidRDefault="00AA05FA" w:rsidP="004B6AD7">
            <w:pPr>
              <w:snapToGrid w:val="0"/>
              <w:spacing w:before="20" w:after="20"/>
              <w:contextualSpacing/>
              <w:rPr>
                <w:rFonts w:eastAsia="Arial"/>
                <w:b/>
                <w:iCs/>
                <w:sz w:val="18"/>
                <w:szCs w:val="18"/>
              </w:rPr>
            </w:pPr>
          </w:p>
        </w:tc>
        <w:tc>
          <w:tcPr>
            <w:tcW w:w="127" w:type="pct"/>
            <w:vAlign w:val="bottom"/>
          </w:tcPr>
          <w:p w14:paraId="7483DD4B" w14:textId="77777777" w:rsidR="00AA05FA" w:rsidRPr="00282968" w:rsidRDefault="00AA05FA" w:rsidP="004B6AD7">
            <w:pPr>
              <w:snapToGrid w:val="0"/>
              <w:spacing w:before="20" w:after="20"/>
              <w:contextualSpacing/>
              <w:rPr>
                <w:rFonts w:eastAsia="Arial"/>
                <w:b/>
                <w:iCs/>
                <w:sz w:val="18"/>
                <w:szCs w:val="18"/>
              </w:rPr>
            </w:pPr>
          </w:p>
        </w:tc>
        <w:tc>
          <w:tcPr>
            <w:tcW w:w="1018" w:type="pct"/>
            <w:gridSpan w:val="2"/>
            <w:vAlign w:val="bottom"/>
          </w:tcPr>
          <w:p w14:paraId="399807CD" w14:textId="77777777" w:rsidR="00AA05FA" w:rsidRPr="00282968" w:rsidRDefault="00AA05FA" w:rsidP="004B6AD7">
            <w:pPr>
              <w:snapToGrid w:val="0"/>
              <w:spacing w:before="20" w:after="20"/>
              <w:contextualSpacing/>
              <w:jc w:val="right"/>
              <w:rPr>
                <w:rFonts w:eastAsia="Arial"/>
                <w:b/>
                <w:iCs/>
                <w:sz w:val="18"/>
                <w:szCs w:val="18"/>
              </w:rPr>
            </w:pPr>
          </w:p>
        </w:tc>
        <w:tc>
          <w:tcPr>
            <w:tcW w:w="1034" w:type="pct"/>
            <w:vAlign w:val="bottom"/>
          </w:tcPr>
          <w:p w14:paraId="6FC03AAB" w14:textId="5A70EF45" w:rsidR="00AA05FA" w:rsidRPr="00282968" w:rsidRDefault="00AA05FA" w:rsidP="004B6AD7">
            <w:pPr>
              <w:snapToGrid w:val="0"/>
              <w:spacing w:before="20" w:after="20"/>
              <w:contextualSpacing/>
              <w:rPr>
                <w:rFonts w:eastAsia="Arial"/>
                <w:b/>
                <w:iCs/>
                <w:sz w:val="18"/>
                <w:szCs w:val="18"/>
              </w:rPr>
            </w:pPr>
          </w:p>
        </w:tc>
        <w:tc>
          <w:tcPr>
            <w:tcW w:w="845" w:type="pct"/>
            <w:vAlign w:val="bottom"/>
          </w:tcPr>
          <w:p w14:paraId="7E4B7E11" w14:textId="77777777" w:rsidR="00AA05FA" w:rsidRPr="00282968" w:rsidRDefault="00AA05FA" w:rsidP="002705F4">
            <w:pPr>
              <w:snapToGrid w:val="0"/>
              <w:spacing w:before="20" w:after="20"/>
              <w:contextualSpacing/>
              <w:jc w:val="right"/>
              <w:rPr>
                <w:rFonts w:eastAsia="Arial"/>
                <w:b/>
                <w:iCs/>
                <w:sz w:val="18"/>
                <w:szCs w:val="18"/>
              </w:rPr>
            </w:pPr>
          </w:p>
        </w:tc>
      </w:tr>
      <w:tr w:rsidR="00C06F4A" w:rsidRPr="00D45EC9" w14:paraId="2F4D39F6" w14:textId="31304352" w:rsidTr="007969A2">
        <w:trPr>
          <w:trHeight w:val="227"/>
        </w:trPr>
        <w:tc>
          <w:tcPr>
            <w:tcW w:w="1355" w:type="pct"/>
            <w:vAlign w:val="bottom"/>
          </w:tcPr>
          <w:p w14:paraId="3544A854" w14:textId="5978FF23"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Property, plant and equipment</w:t>
            </w:r>
            <w:r w:rsidRPr="00034442">
              <w:rPr>
                <w:rFonts w:eastAsia="Arial"/>
                <w:iCs/>
                <w:sz w:val="18"/>
                <w:szCs w:val="18"/>
                <w:highlight w:val="yellow"/>
              </w:rPr>
              <w:tab/>
            </w:r>
          </w:p>
        </w:tc>
        <w:tc>
          <w:tcPr>
            <w:tcW w:w="785" w:type="pct"/>
            <w:gridSpan w:val="3"/>
            <w:vAlign w:val="bottom"/>
          </w:tcPr>
          <w:p w14:paraId="178FA78F" w14:textId="4A1127CA"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71,419 </w:t>
            </w:r>
          </w:p>
        </w:tc>
        <w:tc>
          <w:tcPr>
            <w:tcW w:w="981" w:type="pct"/>
            <w:vAlign w:val="bottom"/>
          </w:tcPr>
          <w:p w14:paraId="58AD964A" w14:textId="48437968"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78,719 </w:t>
            </w:r>
          </w:p>
        </w:tc>
        <w:tc>
          <w:tcPr>
            <w:tcW w:w="1034" w:type="pct"/>
            <w:vAlign w:val="bottom"/>
          </w:tcPr>
          <w:p w14:paraId="230B0E2A" w14:textId="03C8BC5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51,684 </w:t>
            </w:r>
          </w:p>
        </w:tc>
        <w:tc>
          <w:tcPr>
            <w:tcW w:w="845" w:type="pct"/>
            <w:vAlign w:val="bottom"/>
          </w:tcPr>
          <w:p w14:paraId="23935F0E" w14:textId="33D3E854"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41,251 </w:t>
            </w:r>
          </w:p>
        </w:tc>
      </w:tr>
      <w:tr w:rsidR="00C06F4A" w:rsidRPr="00D45EC9" w14:paraId="7ECB634A" w14:textId="67B273C0" w:rsidTr="007969A2">
        <w:trPr>
          <w:trHeight w:val="227"/>
        </w:trPr>
        <w:tc>
          <w:tcPr>
            <w:tcW w:w="1355" w:type="pct"/>
            <w:vAlign w:val="bottom"/>
          </w:tcPr>
          <w:p w14:paraId="23E85538" w14:textId="74D2F067"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Right-of-use assets</w:t>
            </w:r>
            <w:r w:rsidRPr="00034442">
              <w:rPr>
                <w:rFonts w:eastAsia="Arial"/>
                <w:iCs/>
                <w:sz w:val="18"/>
                <w:szCs w:val="18"/>
                <w:highlight w:val="yellow"/>
              </w:rPr>
              <w:tab/>
            </w:r>
          </w:p>
        </w:tc>
        <w:tc>
          <w:tcPr>
            <w:tcW w:w="785" w:type="pct"/>
            <w:gridSpan w:val="3"/>
            <w:vAlign w:val="bottom"/>
          </w:tcPr>
          <w:p w14:paraId="3A5974B3" w14:textId="7581AE26"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5,601 </w:t>
            </w:r>
          </w:p>
        </w:tc>
        <w:tc>
          <w:tcPr>
            <w:tcW w:w="981" w:type="pct"/>
            <w:vAlign w:val="bottom"/>
          </w:tcPr>
          <w:p w14:paraId="14DEB97E" w14:textId="0A857B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538,602 </w:t>
            </w:r>
          </w:p>
        </w:tc>
        <w:tc>
          <w:tcPr>
            <w:tcW w:w="1034" w:type="pct"/>
            <w:vAlign w:val="bottom"/>
          </w:tcPr>
          <w:p w14:paraId="3F7ECEAC" w14:textId="1F9F691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446,654 </w:t>
            </w:r>
          </w:p>
        </w:tc>
        <w:tc>
          <w:tcPr>
            <w:tcW w:w="845" w:type="pct"/>
            <w:vAlign w:val="bottom"/>
          </w:tcPr>
          <w:p w14:paraId="440F7A85" w14:textId="0CCCA275"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472,297 </w:t>
            </w:r>
          </w:p>
        </w:tc>
      </w:tr>
      <w:tr w:rsidR="00C06F4A" w:rsidRPr="00D45EC9" w14:paraId="469D6174" w14:textId="77777777" w:rsidTr="007969A2">
        <w:trPr>
          <w:trHeight w:val="227"/>
        </w:trPr>
        <w:tc>
          <w:tcPr>
            <w:tcW w:w="1355" w:type="pct"/>
            <w:vAlign w:val="bottom"/>
          </w:tcPr>
          <w:p w14:paraId="25B502DF" w14:textId="305A18C0" w:rsidR="00C06F4A" w:rsidRPr="00034442" w:rsidRDefault="00C06F4A" w:rsidP="00C06F4A">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Intangible assets</w:t>
            </w:r>
            <w:r w:rsidRPr="00034442">
              <w:rPr>
                <w:rFonts w:eastAsia="Arial"/>
                <w:iCs/>
                <w:sz w:val="18"/>
                <w:szCs w:val="18"/>
                <w:highlight w:val="yellow"/>
              </w:rPr>
              <w:tab/>
            </w:r>
          </w:p>
        </w:tc>
        <w:tc>
          <w:tcPr>
            <w:tcW w:w="785" w:type="pct"/>
            <w:gridSpan w:val="3"/>
            <w:vAlign w:val="bottom"/>
          </w:tcPr>
          <w:p w14:paraId="2C3BF6AF" w14:textId="7243183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 </w:t>
            </w:r>
          </w:p>
        </w:tc>
        <w:tc>
          <w:tcPr>
            <w:tcW w:w="981" w:type="pct"/>
            <w:vAlign w:val="bottom"/>
          </w:tcPr>
          <w:p w14:paraId="137370F7" w14:textId="144D169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140 </w:t>
            </w:r>
          </w:p>
        </w:tc>
        <w:tc>
          <w:tcPr>
            <w:tcW w:w="1034" w:type="pct"/>
            <w:vAlign w:val="bottom"/>
          </w:tcPr>
          <w:p w14:paraId="4EC181F4" w14:textId="1AB57642"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115,424 </w:t>
            </w:r>
          </w:p>
        </w:tc>
        <w:tc>
          <w:tcPr>
            <w:tcW w:w="845" w:type="pct"/>
            <w:vAlign w:val="bottom"/>
          </w:tcPr>
          <w:p w14:paraId="70A35FC1" w14:textId="4806ECCB"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111,212 </w:t>
            </w:r>
          </w:p>
        </w:tc>
      </w:tr>
      <w:tr w:rsidR="00C06F4A" w:rsidRPr="00D45EC9" w14:paraId="1C0B4B4F" w14:textId="20DC1E21" w:rsidTr="007969A2">
        <w:trPr>
          <w:trHeight w:val="227"/>
        </w:trPr>
        <w:tc>
          <w:tcPr>
            <w:tcW w:w="1355" w:type="pct"/>
            <w:vAlign w:val="bottom"/>
          </w:tcPr>
          <w:p w14:paraId="1D4B4179" w14:textId="080C3C25"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proofErr w:type="gramStart"/>
            <w:r w:rsidRPr="00282968">
              <w:rPr>
                <w:rFonts w:eastAsia="Arial"/>
                <w:iCs/>
                <w:sz w:val="18"/>
                <w:szCs w:val="18"/>
              </w:rPr>
              <w:t>Interests</w:t>
            </w:r>
            <w:proofErr w:type="gramEnd"/>
            <w:r w:rsidRPr="00282968">
              <w:rPr>
                <w:rFonts w:eastAsia="Arial"/>
                <w:iCs/>
                <w:sz w:val="18"/>
                <w:szCs w:val="18"/>
              </w:rPr>
              <w:t xml:space="preserve"> in associates</w:t>
            </w:r>
            <w:r w:rsidRPr="00282968">
              <w:rPr>
                <w:rFonts w:eastAsia="Arial"/>
                <w:iCs/>
                <w:sz w:val="18"/>
                <w:szCs w:val="18"/>
              </w:rPr>
              <w:tab/>
            </w:r>
          </w:p>
        </w:tc>
        <w:tc>
          <w:tcPr>
            <w:tcW w:w="785" w:type="pct"/>
            <w:gridSpan w:val="3"/>
            <w:vAlign w:val="bottom"/>
          </w:tcPr>
          <w:p w14:paraId="6B1B70C8" w14:textId="2425E94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16C2A0D8" w14:textId="228EEED9"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3A13F6F" w14:textId="75027D27"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3,365 </w:t>
            </w:r>
          </w:p>
        </w:tc>
        <w:tc>
          <w:tcPr>
            <w:tcW w:w="845" w:type="pct"/>
            <w:vAlign w:val="bottom"/>
          </w:tcPr>
          <w:p w14:paraId="377C9B5A" w14:textId="31BA13DE"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3,365 </w:t>
            </w:r>
          </w:p>
        </w:tc>
      </w:tr>
      <w:tr w:rsidR="00C06F4A" w:rsidRPr="00D45EC9" w14:paraId="793637CF" w14:textId="42608A7C" w:rsidTr="007969A2">
        <w:trPr>
          <w:trHeight w:val="227"/>
        </w:trPr>
        <w:tc>
          <w:tcPr>
            <w:tcW w:w="1355" w:type="pct"/>
            <w:vAlign w:val="bottom"/>
          </w:tcPr>
          <w:p w14:paraId="40B54F95" w14:textId="44A682A3"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Deferred tax assets</w:t>
            </w:r>
            <w:r w:rsidRPr="00282968">
              <w:rPr>
                <w:rFonts w:eastAsia="Arial"/>
                <w:iCs/>
                <w:sz w:val="18"/>
                <w:szCs w:val="18"/>
              </w:rPr>
              <w:tab/>
            </w:r>
          </w:p>
        </w:tc>
        <w:tc>
          <w:tcPr>
            <w:tcW w:w="785" w:type="pct"/>
            <w:gridSpan w:val="3"/>
            <w:vAlign w:val="bottom"/>
          </w:tcPr>
          <w:p w14:paraId="1611132E" w14:textId="6AE4A48C"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4,355 </w:t>
            </w:r>
          </w:p>
        </w:tc>
        <w:tc>
          <w:tcPr>
            <w:tcW w:w="981" w:type="pct"/>
            <w:vAlign w:val="bottom"/>
          </w:tcPr>
          <w:p w14:paraId="0FB53998" w14:textId="149354FB"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12,059 </w:t>
            </w:r>
          </w:p>
        </w:tc>
        <w:tc>
          <w:tcPr>
            <w:tcW w:w="1034" w:type="pct"/>
            <w:vAlign w:val="bottom"/>
          </w:tcPr>
          <w:p w14:paraId="3CB29164" w14:textId="0F512E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12,097 </w:t>
            </w:r>
          </w:p>
        </w:tc>
        <w:tc>
          <w:tcPr>
            <w:tcW w:w="845" w:type="pct"/>
            <w:vAlign w:val="bottom"/>
          </w:tcPr>
          <w:p w14:paraId="0CAD9922" w14:textId="524324BE"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13,996 </w:t>
            </w:r>
          </w:p>
        </w:tc>
      </w:tr>
      <w:tr w:rsidR="00C06F4A" w:rsidRPr="00D45EC9" w14:paraId="23B76F43" w14:textId="28A5DE6A" w:rsidTr="007969A2">
        <w:trPr>
          <w:trHeight w:val="227"/>
        </w:trPr>
        <w:tc>
          <w:tcPr>
            <w:tcW w:w="1355" w:type="pct"/>
            <w:vAlign w:val="bottom"/>
          </w:tcPr>
          <w:p w14:paraId="7E8EC006" w14:textId="17831C54"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Rental deposits</w:t>
            </w:r>
            <w:r w:rsidRPr="00282968">
              <w:rPr>
                <w:rFonts w:eastAsia="Arial"/>
                <w:iCs/>
                <w:sz w:val="18"/>
                <w:szCs w:val="18"/>
              </w:rPr>
              <w:tab/>
            </w:r>
          </w:p>
        </w:tc>
        <w:tc>
          <w:tcPr>
            <w:tcW w:w="785" w:type="pct"/>
            <w:gridSpan w:val="3"/>
            <w:vAlign w:val="bottom"/>
          </w:tcPr>
          <w:p w14:paraId="456995F9" w14:textId="22AA5B4D"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1,337 </w:t>
            </w:r>
          </w:p>
        </w:tc>
        <w:tc>
          <w:tcPr>
            <w:tcW w:w="981" w:type="pct"/>
            <w:vAlign w:val="bottom"/>
          </w:tcPr>
          <w:p w14:paraId="7EAB4B98" w14:textId="6F159BFF"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3,049 </w:t>
            </w:r>
          </w:p>
        </w:tc>
        <w:tc>
          <w:tcPr>
            <w:tcW w:w="1034" w:type="pct"/>
            <w:vAlign w:val="bottom"/>
          </w:tcPr>
          <w:p w14:paraId="0C7FF3C4" w14:textId="6628E6C0"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2,963 </w:t>
            </w:r>
          </w:p>
        </w:tc>
        <w:tc>
          <w:tcPr>
            <w:tcW w:w="845" w:type="pct"/>
            <w:vAlign w:val="bottom"/>
          </w:tcPr>
          <w:p w14:paraId="7E52577B" w14:textId="2914680A" w:rsidR="00C06F4A" w:rsidRPr="00282968" w:rsidRDefault="00C06F4A" w:rsidP="00C06F4A">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2,980 </w:t>
            </w:r>
          </w:p>
        </w:tc>
      </w:tr>
      <w:tr w:rsidR="00C06F4A" w:rsidRPr="00D45EC9" w14:paraId="7D751E26" w14:textId="07C321D0" w:rsidTr="007969A2">
        <w:trPr>
          <w:trHeight w:val="227"/>
        </w:trPr>
        <w:tc>
          <w:tcPr>
            <w:tcW w:w="1355" w:type="pct"/>
            <w:vAlign w:val="bottom"/>
          </w:tcPr>
          <w:p w14:paraId="2DFC3EC3" w14:textId="58E10DF0" w:rsidR="00C06F4A" w:rsidRPr="00282968" w:rsidRDefault="00C06F4A" w:rsidP="00C06F4A">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Term deposits</w:t>
            </w:r>
            <w:r w:rsidRPr="00282968">
              <w:rPr>
                <w:rFonts w:eastAsia="Arial"/>
                <w:iCs/>
                <w:sz w:val="18"/>
                <w:szCs w:val="18"/>
              </w:rPr>
              <w:tab/>
            </w:r>
          </w:p>
        </w:tc>
        <w:tc>
          <w:tcPr>
            <w:tcW w:w="785" w:type="pct"/>
            <w:gridSpan w:val="3"/>
            <w:vAlign w:val="bottom"/>
          </w:tcPr>
          <w:p w14:paraId="00EC2E0C" w14:textId="751A8D05"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66,534 </w:t>
            </w:r>
          </w:p>
        </w:tc>
        <w:tc>
          <w:tcPr>
            <w:tcW w:w="981" w:type="pct"/>
            <w:vAlign w:val="bottom"/>
          </w:tcPr>
          <w:p w14:paraId="2763A892" w14:textId="39611C6C"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89,735 </w:t>
            </w:r>
          </w:p>
        </w:tc>
        <w:tc>
          <w:tcPr>
            <w:tcW w:w="1034" w:type="pct"/>
            <w:vAlign w:val="bottom"/>
          </w:tcPr>
          <w:p w14:paraId="2F7003B9" w14:textId="18304CE0"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845" w:type="pct"/>
            <w:vAlign w:val="bottom"/>
          </w:tcPr>
          <w:p w14:paraId="63F4D5BE" w14:textId="0C0E8211" w:rsidR="00C06F4A" w:rsidRPr="00282968" w:rsidRDefault="00C06F4A" w:rsidP="00C06F4A">
            <w:pPr>
              <w:pBdr>
                <w:bottom w:val="single" w:sz="2"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r>
      <w:tr w:rsidR="00C06F4A" w:rsidRPr="00D45EC9" w14:paraId="3FF5CE88" w14:textId="42B8C82B" w:rsidTr="007969A2">
        <w:trPr>
          <w:trHeight w:val="144"/>
        </w:trPr>
        <w:tc>
          <w:tcPr>
            <w:tcW w:w="1355" w:type="pct"/>
            <w:vAlign w:val="bottom"/>
          </w:tcPr>
          <w:p w14:paraId="74B46CBE" w14:textId="14FB4B75" w:rsidR="00C06F4A" w:rsidRPr="00282968" w:rsidRDefault="00C06F4A" w:rsidP="00C06F4A">
            <w:pPr>
              <w:tabs>
                <w:tab w:val="right" w:leader="dot" w:pos="2805"/>
              </w:tabs>
              <w:snapToGrid w:val="0"/>
              <w:spacing w:after="240"/>
              <w:contextualSpacing/>
              <w:rPr>
                <w:rFonts w:eastAsia="SimHei"/>
                <w:b/>
                <w:bCs/>
                <w:iCs/>
                <w:sz w:val="18"/>
                <w:szCs w:val="18"/>
              </w:rPr>
            </w:pPr>
            <w:r w:rsidRPr="00282968">
              <w:rPr>
                <w:rFonts w:eastAsia="Arial"/>
                <w:b/>
                <w:bCs/>
                <w:iCs/>
                <w:sz w:val="18"/>
                <w:szCs w:val="18"/>
              </w:rPr>
              <w:t>Total non-current assets</w:t>
            </w:r>
            <w:r w:rsidRPr="00282968">
              <w:rPr>
                <w:rFonts w:eastAsia="Arial"/>
                <w:b/>
                <w:bCs/>
                <w:iCs/>
                <w:sz w:val="18"/>
                <w:szCs w:val="18"/>
              </w:rPr>
              <w:tab/>
            </w:r>
          </w:p>
        </w:tc>
        <w:tc>
          <w:tcPr>
            <w:tcW w:w="785" w:type="pct"/>
            <w:gridSpan w:val="3"/>
            <w:vAlign w:val="bottom"/>
          </w:tcPr>
          <w:p w14:paraId="1CB1FAB1" w14:textId="517D0333"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149,257 </w:t>
            </w:r>
          </w:p>
        </w:tc>
        <w:tc>
          <w:tcPr>
            <w:tcW w:w="981" w:type="pct"/>
            <w:vAlign w:val="bottom"/>
          </w:tcPr>
          <w:p w14:paraId="1F7CCED4" w14:textId="00A49D0E"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722,304 </w:t>
            </w:r>
          </w:p>
        </w:tc>
        <w:tc>
          <w:tcPr>
            <w:tcW w:w="1034" w:type="pct"/>
            <w:vAlign w:val="bottom"/>
          </w:tcPr>
          <w:p w14:paraId="72EB179D" w14:textId="4F2C18E3"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632,187 </w:t>
            </w:r>
          </w:p>
        </w:tc>
        <w:tc>
          <w:tcPr>
            <w:tcW w:w="845" w:type="pct"/>
            <w:vAlign w:val="bottom"/>
          </w:tcPr>
          <w:p w14:paraId="45E3F3E9" w14:textId="12BCD9BB" w:rsidR="00C06F4A" w:rsidRPr="00282968" w:rsidRDefault="00C06F4A" w:rsidP="00C06F4A">
            <w:pPr>
              <w:pBdr>
                <w:bottom w:val="single" w:sz="2"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645,101 </w:t>
            </w:r>
          </w:p>
        </w:tc>
      </w:tr>
      <w:tr w:rsidR="00C50C56" w:rsidRPr="00D45EC9" w14:paraId="087C0A52" w14:textId="551106C3" w:rsidTr="007969A2">
        <w:trPr>
          <w:trHeight w:val="227"/>
        </w:trPr>
        <w:tc>
          <w:tcPr>
            <w:tcW w:w="1355" w:type="pct"/>
            <w:vAlign w:val="bottom"/>
          </w:tcPr>
          <w:p w14:paraId="26F0C1E1" w14:textId="77777777" w:rsidR="00AA05FA" w:rsidRPr="00282968" w:rsidRDefault="00AA05FA" w:rsidP="005922D0">
            <w:pPr>
              <w:snapToGrid w:val="0"/>
              <w:spacing w:before="240"/>
              <w:contextualSpacing/>
              <w:rPr>
                <w:rFonts w:eastAsia="Arial"/>
                <w:b/>
                <w:bCs/>
                <w:iCs/>
                <w:sz w:val="18"/>
                <w:szCs w:val="18"/>
              </w:rPr>
            </w:pPr>
          </w:p>
          <w:p w14:paraId="11128B1F" w14:textId="22620F46" w:rsidR="00AA05FA" w:rsidRPr="00282968" w:rsidRDefault="00AA05FA" w:rsidP="005922D0">
            <w:pPr>
              <w:snapToGrid w:val="0"/>
              <w:spacing w:before="240"/>
              <w:contextualSpacing/>
              <w:rPr>
                <w:rFonts w:eastAsia="Arial"/>
                <w:b/>
                <w:bCs/>
                <w:iCs/>
                <w:sz w:val="18"/>
                <w:szCs w:val="18"/>
              </w:rPr>
            </w:pPr>
            <w:r w:rsidRPr="00282968">
              <w:rPr>
                <w:rFonts w:eastAsia="Arial"/>
                <w:b/>
                <w:bCs/>
                <w:iCs/>
                <w:sz w:val="18"/>
                <w:szCs w:val="18"/>
              </w:rPr>
              <w:t>Current assets</w:t>
            </w:r>
          </w:p>
        </w:tc>
        <w:tc>
          <w:tcPr>
            <w:tcW w:w="621" w:type="pct"/>
            <w:vAlign w:val="bottom"/>
          </w:tcPr>
          <w:p w14:paraId="53D91B1F"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27" w:type="pct"/>
            <w:vAlign w:val="bottom"/>
          </w:tcPr>
          <w:p w14:paraId="4AF24AA7"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018" w:type="pct"/>
            <w:gridSpan w:val="2"/>
            <w:vAlign w:val="bottom"/>
          </w:tcPr>
          <w:p w14:paraId="5E07A176" w14:textId="77777777"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1034" w:type="pct"/>
            <w:vAlign w:val="bottom"/>
          </w:tcPr>
          <w:p w14:paraId="1CC9F915" w14:textId="3AF82DF3" w:rsidR="00AA05FA" w:rsidRPr="00282968" w:rsidRDefault="00AA05FA" w:rsidP="005922D0">
            <w:pPr>
              <w:tabs>
                <w:tab w:val="decimal" w:pos="890"/>
              </w:tabs>
              <w:snapToGrid w:val="0"/>
              <w:spacing w:before="20" w:after="20"/>
              <w:contextualSpacing/>
              <w:jc w:val="right"/>
              <w:rPr>
                <w:rFonts w:eastAsia="Arial"/>
                <w:iCs/>
                <w:sz w:val="18"/>
                <w:szCs w:val="18"/>
              </w:rPr>
            </w:pPr>
          </w:p>
        </w:tc>
        <w:tc>
          <w:tcPr>
            <w:tcW w:w="845" w:type="pct"/>
            <w:vAlign w:val="bottom"/>
          </w:tcPr>
          <w:p w14:paraId="093D4DDF"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24700E" w:rsidRPr="00D45EC9" w14:paraId="6BE31915" w14:textId="1AC892B0" w:rsidTr="007969A2">
        <w:trPr>
          <w:trHeight w:val="227"/>
        </w:trPr>
        <w:tc>
          <w:tcPr>
            <w:tcW w:w="1355" w:type="pct"/>
            <w:vAlign w:val="bottom"/>
          </w:tcPr>
          <w:p w14:paraId="77308D0F" w14:textId="5D0852B3"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commentRangeStart w:id="29"/>
            <w:r w:rsidRPr="00034442">
              <w:rPr>
                <w:rFonts w:eastAsia="Arial"/>
                <w:iCs/>
                <w:sz w:val="18"/>
                <w:szCs w:val="18"/>
                <w:highlight w:val="yellow"/>
              </w:rPr>
              <w:t>Inventories</w:t>
            </w:r>
            <w:r w:rsidRPr="00034442">
              <w:rPr>
                <w:rFonts w:eastAsia="Arial"/>
                <w:iCs/>
                <w:sz w:val="18"/>
                <w:szCs w:val="18"/>
                <w:highlight w:val="yellow"/>
              </w:rPr>
              <w:tab/>
            </w:r>
          </w:p>
        </w:tc>
        <w:tc>
          <w:tcPr>
            <w:tcW w:w="785" w:type="pct"/>
            <w:gridSpan w:val="3"/>
            <w:vAlign w:val="bottom"/>
          </w:tcPr>
          <w:p w14:paraId="1CA06120" w14:textId="0EEAE893" w:rsidR="0024700E" w:rsidRPr="00282968" w:rsidRDefault="0024700E" w:rsidP="0024700E">
            <w:pPr>
              <w:tabs>
                <w:tab w:val="decimal" w:pos="890"/>
              </w:tabs>
              <w:snapToGrid w:val="0"/>
              <w:spacing w:before="20" w:after="20"/>
              <w:contextualSpacing/>
              <w:jc w:val="right"/>
              <w:rPr>
                <w:rFonts w:eastAsia="Arial"/>
                <w:color w:val="000000"/>
                <w:sz w:val="18"/>
                <w:szCs w:val="18"/>
              </w:rPr>
            </w:pPr>
            <w:commentRangeStart w:id="30"/>
            <w:r w:rsidRPr="00282968">
              <w:rPr>
                <w:iCs/>
                <w:color w:val="000000"/>
                <w:sz w:val="18"/>
                <w:szCs w:val="18"/>
                <w:lang w:val="en-GB"/>
              </w:rPr>
              <w:t>[●]</w:t>
            </w:r>
          </w:p>
        </w:tc>
        <w:tc>
          <w:tcPr>
            <w:tcW w:w="981" w:type="pct"/>
            <w:vAlign w:val="bottom"/>
          </w:tcPr>
          <w:p w14:paraId="4FBAD906" w14:textId="64E90CFE"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iCs/>
                <w:color w:val="000000"/>
                <w:sz w:val="18"/>
                <w:szCs w:val="18"/>
                <w:lang w:val="en-GB"/>
              </w:rPr>
              <w:t>[●]</w:t>
            </w:r>
            <w:commentRangeEnd w:id="30"/>
            <w:r w:rsidR="004B5D08">
              <w:rPr>
                <w:rStyle w:val="CommentReference"/>
                <w:rFonts w:eastAsia="SimSun"/>
                <w:lang w:eastAsia="zh-CN"/>
              </w:rPr>
              <w:commentReference w:id="30"/>
            </w:r>
            <w:r w:rsidR="00034442">
              <w:rPr>
                <w:rStyle w:val="CommentReference"/>
                <w:rFonts w:eastAsia="SimSun"/>
                <w:lang w:eastAsia="zh-CN"/>
              </w:rPr>
              <w:commentReference w:id="29"/>
            </w:r>
          </w:p>
        </w:tc>
        <w:tc>
          <w:tcPr>
            <w:tcW w:w="1034" w:type="pct"/>
            <w:vAlign w:val="bottom"/>
          </w:tcPr>
          <w:p w14:paraId="4E249132" w14:textId="01436880"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1,970 </w:t>
            </w:r>
          </w:p>
        </w:tc>
        <w:tc>
          <w:tcPr>
            <w:tcW w:w="845" w:type="pct"/>
            <w:vAlign w:val="bottom"/>
          </w:tcPr>
          <w:p w14:paraId="1BB02FB3" w14:textId="0877A94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3,114 </w:t>
            </w:r>
          </w:p>
        </w:tc>
      </w:tr>
      <w:tr w:rsidR="0024700E" w:rsidRPr="00D45EC9" w14:paraId="42FC28D5" w14:textId="51229DA0" w:rsidTr="007969A2">
        <w:trPr>
          <w:trHeight w:val="227"/>
        </w:trPr>
        <w:tc>
          <w:tcPr>
            <w:tcW w:w="1355" w:type="pct"/>
            <w:vAlign w:val="bottom"/>
          </w:tcPr>
          <w:p w14:paraId="6BED2980" w14:textId="2359821C"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bookmarkStart w:id="31" w:name="_Hlk55194872"/>
            <w:commentRangeEnd w:id="29"/>
            <w:r w:rsidRPr="00034442">
              <w:rPr>
                <w:rFonts w:eastAsia="Arial"/>
                <w:iCs/>
                <w:sz w:val="18"/>
                <w:szCs w:val="18"/>
                <w:highlight w:val="yellow"/>
              </w:rPr>
              <w:t>Trade and other receivables</w:t>
            </w:r>
            <w:r w:rsidRPr="00034442">
              <w:rPr>
                <w:rFonts w:eastAsia="Arial"/>
                <w:iCs/>
                <w:sz w:val="18"/>
                <w:szCs w:val="18"/>
                <w:highlight w:val="yellow"/>
              </w:rPr>
              <w:tab/>
            </w:r>
          </w:p>
        </w:tc>
        <w:tc>
          <w:tcPr>
            <w:tcW w:w="785" w:type="pct"/>
            <w:gridSpan w:val="3"/>
            <w:vAlign w:val="bottom"/>
          </w:tcPr>
          <w:p w14:paraId="1119113B" w14:textId="22E7BE0A"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50,296 </w:t>
            </w:r>
          </w:p>
        </w:tc>
        <w:tc>
          <w:tcPr>
            <w:tcW w:w="981" w:type="pct"/>
            <w:vAlign w:val="bottom"/>
          </w:tcPr>
          <w:p w14:paraId="22A7C6C0" w14:textId="4E391F7F"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83,899 </w:t>
            </w:r>
          </w:p>
        </w:tc>
        <w:tc>
          <w:tcPr>
            <w:tcW w:w="1034" w:type="pct"/>
            <w:vAlign w:val="bottom"/>
          </w:tcPr>
          <w:p w14:paraId="02F94479" w14:textId="6887A0E3"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187,226 </w:t>
            </w:r>
          </w:p>
        </w:tc>
        <w:tc>
          <w:tcPr>
            <w:tcW w:w="845" w:type="pct"/>
            <w:vAlign w:val="bottom"/>
          </w:tcPr>
          <w:p w14:paraId="3805D46C" w14:textId="075EA90F"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337,813 </w:t>
            </w:r>
          </w:p>
        </w:tc>
      </w:tr>
      <w:bookmarkEnd w:id="31"/>
      <w:tr w:rsidR="0024700E" w:rsidRPr="00D45EC9" w14:paraId="38C8E43F" w14:textId="52B31025" w:rsidTr="007969A2">
        <w:trPr>
          <w:trHeight w:val="227"/>
        </w:trPr>
        <w:tc>
          <w:tcPr>
            <w:tcW w:w="1355" w:type="pct"/>
            <w:vAlign w:val="bottom"/>
          </w:tcPr>
          <w:p w14:paraId="6BE528EF" w14:textId="3BE120EC" w:rsidR="0024700E" w:rsidRPr="00282968" w:rsidRDefault="0024700E" w:rsidP="0024700E">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Contract costs</w:t>
            </w:r>
            <w:r w:rsidRPr="00282968">
              <w:rPr>
                <w:rFonts w:eastAsia="Arial"/>
                <w:iCs/>
                <w:sz w:val="18"/>
                <w:szCs w:val="18"/>
              </w:rPr>
              <w:tab/>
            </w:r>
          </w:p>
        </w:tc>
        <w:tc>
          <w:tcPr>
            <w:tcW w:w="785" w:type="pct"/>
            <w:gridSpan w:val="3"/>
            <w:vAlign w:val="bottom"/>
          </w:tcPr>
          <w:p w14:paraId="516052F5" w14:textId="01079CE5"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775B5DD6" w14:textId="1A6A1BF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785 </w:t>
            </w:r>
          </w:p>
        </w:tc>
        <w:tc>
          <w:tcPr>
            <w:tcW w:w="1034" w:type="pct"/>
            <w:vAlign w:val="bottom"/>
          </w:tcPr>
          <w:p w14:paraId="072BDCF9" w14:textId="382A8237"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1,970 </w:t>
            </w:r>
          </w:p>
        </w:tc>
        <w:tc>
          <w:tcPr>
            <w:tcW w:w="845" w:type="pct"/>
            <w:vAlign w:val="bottom"/>
          </w:tcPr>
          <w:p w14:paraId="3A7F3E46" w14:textId="5CA3A94B" w:rsidR="0024700E" w:rsidRPr="00282968" w:rsidRDefault="0024700E" w:rsidP="0024700E">
            <w:pPr>
              <w:tabs>
                <w:tab w:val="decimal" w:pos="890"/>
              </w:tabs>
              <w:snapToGrid w:val="0"/>
              <w:spacing w:before="20" w:after="20"/>
              <w:contextualSpacing/>
              <w:jc w:val="right"/>
              <w:rPr>
                <w:rFonts w:eastAsia="Arial"/>
                <w:color w:val="000000"/>
                <w:sz w:val="18"/>
                <w:szCs w:val="18"/>
              </w:rPr>
            </w:pPr>
            <w:commentRangeStart w:id="32"/>
            <w:commentRangeStart w:id="33"/>
            <w:r w:rsidRPr="00282968">
              <w:rPr>
                <w:iCs/>
                <w:color w:val="000000"/>
                <w:sz w:val="18"/>
                <w:szCs w:val="18"/>
                <w:lang w:val="en-GB"/>
              </w:rPr>
              <w:t>[●]</w:t>
            </w:r>
            <w:commentRangeEnd w:id="32"/>
            <w:r w:rsidR="004B5D08">
              <w:rPr>
                <w:rStyle w:val="CommentReference"/>
                <w:rFonts w:eastAsia="SimSun"/>
                <w:lang w:eastAsia="zh-CN"/>
              </w:rPr>
              <w:commentReference w:id="32"/>
            </w:r>
            <w:commentRangeEnd w:id="33"/>
            <w:r w:rsidR="00034442">
              <w:rPr>
                <w:rStyle w:val="CommentReference"/>
                <w:rFonts w:eastAsia="SimSun"/>
                <w:lang w:eastAsia="zh-CN"/>
              </w:rPr>
              <w:commentReference w:id="33"/>
            </w:r>
          </w:p>
        </w:tc>
      </w:tr>
      <w:tr w:rsidR="0024700E" w:rsidRPr="00D45EC9" w14:paraId="07CC5DF1" w14:textId="3E84CD4F" w:rsidTr="007969A2">
        <w:trPr>
          <w:trHeight w:val="227"/>
        </w:trPr>
        <w:tc>
          <w:tcPr>
            <w:tcW w:w="1355" w:type="pct"/>
            <w:vAlign w:val="bottom"/>
          </w:tcPr>
          <w:p w14:paraId="1BA7CF66" w14:textId="46B8D2C7" w:rsidR="0024700E" w:rsidRPr="00034442" w:rsidRDefault="0024700E" w:rsidP="0024700E">
            <w:pPr>
              <w:tabs>
                <w:tab w:val="right" w:leader="dot" w:pos="2805"/>
              </w:tabs>
              <w:snapToGrid w:val="0"/>
              <w:spacing w:before="20" w:after="20"/>
              <w:ind w:left="342" w:hanging="180"/>
              <w:contextualSpacing/>
              <w:rPr>
                <w:rFonts w:eastAsia="Arial"/>
                <w:iCs/>
                <w:sz w:val="18"/>
                <w:szCs w:val="18"/>
                <w:highlight w:val="yellow"/>
              </w:rPr>
            </w:pPr>
            <w:r w:rsidRPr="00034442">
              <w:rPr>
                <w:rFonts w:eastAsia="Arial"/>
                <w:iCs/>
                <w:sz w:val="18"/>
                <w:szCs w:val="18"/>
                <w:highlight w:val="yellow"/>
              </w:rPr>
              <w:t>Financial assets at FVTPL</w:t>
            </w:r>
            <w:r w:rsidRPr="00034442">
              <w:rPr>
                <w:rFonts w:eastAsia="Arial"/>
                <w:iCs/>
                <w:sz w:val="18"/>
                <w:szCs w:val="18"/>
                <w:highlight w:val="yellow"/>
              </w:rPr>
              <w:tab/>
            </w:r>
          </w:p>
        </w:tc>
        <w:tc>
          <w:tcPr>
            <w:tcW w:w="785" w:type="pct"/>
            <w:gridSpan w:val="3"/>
            <w:vAlign w:val="bottom"/>
          </w:tcPr>
          <w:p w14:paraId="0FCC372D" w14:textId="441430D5"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60,204 </w:t>
            </w:r>
          </w:p>
        </w:tc>
        <w:tc>
          <w:tcPr>
            <w:tcW w:w="981" w:type="pct"/>
            <w:vAlign w:val="bottom"/>
          </w:tcPr>
          <w:p w14:paraId="286D78E3" w14:textId="753ED8A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0AC37782" w14:textId="130054FC"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845" w:type="pct"/>
            <w:vAlign w:val="bottom"/>
          </w:tcPr>
          <w:p w14:paraId="07C52D4A" w14:textId="4F22090D"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r>
      <w:tr w:rsidR="0024700E" w:rsidRPr="00D45EC9" w14:paraId="2DF59BBF" w14:textId="77777777" w:rsidTr="007969A2">
        <w:trPr>
          <w:trHeight w:val="227"/>
        </w:trPr>
        <w:tc>
          <w:tcPr>
            <w:tcW w:w="1355" w:type="pct"/>
            <w:vAlign w:val="bottom"/>
          </w:tcPr>
          <w:p w14:paraId="5B1A2DE5" w14:textId="3B7AFC5A" w:rsidR="0024700E" w:rsidRPr="002956B5" w:rsidRDefault="0024700E" w:rsidP="0024700E">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Term deposits</w:t>
            </w:r>
            <w:r w:rsidRPr="002956B5">
              <w:rPr>
                <w:rFonts w:eastAsia="Arial"/>
                <w:iCs/>
                <w:sz w:val="18"/>
                <w:szCs w:val="18"/>
                <w:highlight w:val="yellow"/>
              </w:rPr>
              <w:tab/>
            </w:r>
          </w:p>
        </w:tc>
        <w:tc>
          <w:tcPr>
            <w:tcW w:w="785" w:type="pct"/>
            <w:gridSpan w:val="3"/>
            <w:vAlign w:val="bottom"/>
          </w:tcPr>
          <w:p w14:paraId="165F9E55" w14:textId="7928079C"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6D49EB2F" w14:textId="5C04D27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7D04EC7" w14:textId="31AB2989"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92,445 </w:t>
            </w:r>
          </w:p>
        </w:tc>
        <w:tc>
          <w:tcPr>
            <w:tcW w:w="845" w:type="pct"/>
            <w:vAlign w:val="bottom"/>
          </w:tcPr>
          <w:p w14:paraId="1D6B06EE" w14:textId="5A507A03"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33,991 </w:t>
            </w:r>
          </w:p>
        </w:tc>
      </w:tr>
      <w:tr w:rsidR="0024700E" w:rsidRPr="00D45EC9" w14:paraId="4F3BE666" w14:textId="77777777" w:rsidTr="007969A2">
        <w:trPr>
          <w:trHeight w:val="227"/>
        </w:trPr>
        <w:tc>
          <w:tcPr>
            <w:tcW w:w="1355" w:type="pct"/>
            <w:vAlign w:val="bottom"/>
          </w:tcPr>
          <w:p w14:paraId="1A4E11EF" w14:textId="782FDD49" w:rsidR="0024700E" w:rsidRPr="00282968" w:rsidRDefault="0024700E" w:rsidP="0024700E">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Restricted bank deposits</w:t>
            </w:r>
            <w:r w:rsidRPr="00282968">
              <w:rPr>
                <w:rFonts w:eastAsia="Arial"/>
                <w:iCs/>
                <w:sz w:val="18"/>
                <w:szCs w:val="18"/>
              </w:rPr>
              <w:tab/>
            </w:r>
          </w:p>
        </w:tc>
        <w:tc>
          <w:tcPr>
            <w:tcW w:w="785" w:type="pct"/>
            <w:gridSpan w:val="3"/>
            <w:vAlign w:val="bottom"/>
          </w:tcPr>
          <w:p w14:paraId="4012CC46" w14:textId="43C7E780"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2C337A17" w14:textId="5FE7CAF4"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1034" w:type="pct"/>
            <w:vAlign w:val="bottom"/>
          </w:tcPr>
          <w:p w14:paraId="4DDF83F8" w14:textId="2FCDC2C1"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2,170 </w:t>
            </w:r>
          </w:p>
        </w:tc>
        <w:tc>
          <w:tcPr>
            <w:tcW w:w="845" w:type="pct"/>
            <w:vAlign w:val="bottom"/>
          </w:tcPr>
          <w:p w14:paraId="12D6A31A" w14:textId="5C1E1CE8" w:rsidR="0024700E" w:rsidRPr="00282968" w:rsidRDefault="0024700E" w:rsidP="0024700E">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2,170 </w:t>
            </w:r>
          </w:p>
        </w:tc>
      </w:tr>
      <w:tr w:rsidR="0024700E" w:rsidRPr="00D45EC9" w14:paraId="038571E4" w14:textId="5F20856F" w:rsidTr="007969A2">
        <w:trPr>
          <w:trHeight w:val="243"/>
        </w:trPr>
        <w:tc>
          <w:tcPr>
            <w:tcW w:w="1355" w:type="pct"/>
            <w:vAlign w:val="bottom"/>
          </w:tcPr>
          <w:p w14:paraId="409C747B" w14:textId="4456EFD4" w:rsidR="0024700E" w:rsidRPr="002956B5" w:rsidRDefault="0024700E"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Cash and cash equivalents</w:t>
            </w:r>
            <w:r w:rsidRPr="002956B5">
              <w:rPr>
                <w:rFonts w:eastAsia="Arial"/>
                <w:iCs/>
                <w:sz w:val="18"/>
                <w:szCs w:val="18"/>
                <w:highlight w:val="yellow"/>
              </w:rPr>
              <w:tab/>
            </w:r>
          </w:p>
        </w:tc>
        <w:tc>
          <w:tcPr>
            <w:tcW w:w="785" w:type="pct"/>
            <w:gridSpan w:val="3"/>
            <w:vAlign w:val="bottom"/>
          </w:tcPr>
          <w:p w14:paraId="4D2D6388" w14:textId="7F2A788B"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147,580 </w:t>
            </w:r>
          </w:p>
        </w:tc>
        <w:tc>
          <w:tcPr>
            <w:tcW w:w="981" w:type="pct"/>
            <w:vAlign w:val="bottom"/>
          </w:tcPr>
          <w:p w14:paraId="615031DE" w14:textId="34EE56D1"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354,931 </w:t>
            </w:r>
          </w:p>
        </w:tc>
        <w:tc>
          <w:tcPr>
            <w:tcW w:w="1034" w:type="pct"/>
            <w:vAlign w:val="bottom"/>
          </w:tcPr>
          <w:p w14:paraId="5C960D34" w14:textId="3385A06D"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566,221 </w:t>
            </w:r>
          </w:p>
        </w:tc>
        <w:tc>
          <w:tcPr>
            <w:tcW w:w="845" w:type="pct"/>
            <w:vAlign w:val="bottom"/>
          </w:tcPr>
          <w:p w14:paraId="7DABCECF" w14:textId="40E259B8" w:rsidR="0024700E" w:rsidRPr="00282968" w:rsidRDefault="0024700E" w:rsidP="0024700E">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529,176 </w:t>
            </w:r>
          </w:p>
        </w:tc>
      </w:tr>
      <w:tr w:rsidR="0024700E" w:rsidRPr="00D45EC9" w14:paraId="12843112" w14:textId="4329D316" w:rsidTr="007969A2">
        <w:trPr>
          <w:trHeight w:val="349"/>
        </w:trPr>
        <w:tc>
          <w:tcPr>
            <w:tcW w:w="1355" w:type="pct"/>
            <w:vAlign w:val="bottom"/>
          </w:tcPr>
          <w:p w14:paraId="37BB35BC" w14:textId="0CA29939" w:rsidR="0024700E" w:rsidRPr="00282968" w:rsidRDefault="0024700E" w:rsidP="0024700E">
            <w:pPr>
              <w:tabs>
                <w:tab w:val="right" w:leader="dot" w:pos="2805"/>
              </w:tabs>
              <w:snapToGrid w:val="0"/>
              <w:spacing w:before="20" w:after="20"/>
              <w:contextualSpacing/>
              <w:rPr>
                <w:rFonts w:eastAsia="Arial"/>
                <w:b/>
                <w:bCs/>
                <w:iCs/>
                <w:sz w:val="18"/>
                <w:szCs w:val="18"/>
              </w:rPr>
            </w:pPr>
            <w:r w:rsidRPr="00282968">
              <w:rPr>
                <w:rFonts w:eastAsia="Arial"/>
                <w:b/>
                <w:bCs/>
                <w:iCs/>
                <w:sz w:val="18"/>
                <w:szCs w:val="18"/>
              </w:rPr>
              <w:t>Total current assets</w:t>
            </w:r>
            <w:r w:rsidRPr="00282968">
              <w:rPr>
                <w:rFonts w:eastAsia="Arial"/>
                <w:b/>
                <w:bCs/>
                <w:iCs/>
                <w:sz w:val="18"/>
                <w:szCs w:val="18"/>
              </w:rPr>
              <w:tab/>
            </w:r>
          </w:p>
        </w:tc>
        <w:tc>
          <w:tcPr>
            <w:tcW w:w="785" w:type="pct"/>
            <w:gridSpan w:val="3"/>
            <w:vAlign w:val="bottom"/>
          </w:tcPr>
          <w:p w14:paraId="7E4E41EB" w14:textId="6C56D33D"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258,080 </w:t>
            </w:r>
          </w:p>
        </w:tc>
        <w:tc>
          <w:tcPr>
            <w:tcW w:w="981" w:type="pct"/>
            <w:vAlign w:val="bottom"/>
          </w:tcPr>
          <w:p w14:paraId="43A30DD2" w14:textId="4D601AC8"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439,615 </w:t>
            </w:r>
          </w:p>
        </w:tc>
        <w:tc>
          <w:tcPr>
            <w:tcW w:w="1034" w:type="pct"/>
            <w:vAlign w:val="bottom"/>
          </w:tcPr>
          <w:p w14:paraId="1B43C909" w14:textId="710190F7"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850,032 </w:t>
            </w:r>
          </w:p>
        </w:tc>
        <w:tc>
          <w:tcPr>
            <w:tcW w:w="845" w:type="pct"/>
            <w:vAlign w:val="bottom"/>
          </w:tcPr>
          <w:p w14:paraId="3693BE72" w14:textId="3A8B873E" w:rsidR="0024700E" w:rsidRPr="00282968" w:rsidRDefault="0024700E" w:rsidP="0024700E">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906,264 </w:t>
            </w:r>
          </w:p>
        </w:tc>
      </w:tr>
      <w:tr w:rsidR="0024700E" w:rsidRPr="00D45EC9" w14:paraId="24528C12" w14:textId="5CFDF1E1" w:rsidTr="007969A2">
        <w:trPr>
          <w:trHeight w:val="349"/>
        </w:trPr>
        <w:tc>
          <w:tcPr>
            <w:tcW w:w="1355" w:type="pct"/>
            <w:vAlign w:val="bottom"/>
          </w:tcPr>
          <w:p w14:paraId="1F70783B" w14:textId="37481C1E" w:rsidR="0024700E" w:rsidRPr="00282968" w:rsidRDefault="0024700E" w:rsidP="0024700E">
            <w:pPr>
              <w:tabs>
                <w:tab w:val="right" w:leader="dot" w:pos="2805"/>
              </w:tabs>
              <w:snapToGrid w:val="0"/>
              <w:spacing w:before="20" w:after="20"/>
              <w:contextualSpacing/>
              <w:rPr>
                <w:rFonts w:eastAsia="Arial"/>
                <w:iCs/>
                <w:sz w:val="18"/>
                <w:szCs w:val="18"/>
              </w:rPr>
            </w:pPr>
            <w:r w:rsidRPr="00282968">
              <w:rPr>
                <w:rFonts w:eastAsia="Arial"/>
                <w:b/>
                <w:color w:val="000000"/>
                <w:sz w:val="18"/>
                <w:szCs w:val="18"/>
              </w:rPr>
              <w:t>Total assets</w:t>
            </w:r>
            <w:r w:rsidRPr="00282968">
              <w:rPr>
                <w:rFonts w:eastAsia="Arial"/>
                <w:b/>
                <w:bCs/>
                <w:iCs/>
                <w:sz w:val="18"/>
                <w:szCs w:val="18"/>
              </w:rPr>
              <w:tab/>
            </w:r>
          </w:p>
        </w:tc>
        <w:tc>
          <w:tcPr>
            <w:tcW w:w="785" w:type="pct"/>
            <w:gridSpan w:val="3"/>
            <w:vAlign w:val="bottom"/>
          </w:tcPr>
          <w:p w14:paraId="38C120AA" w14:textId="0E01B45D"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407,337 </w:t>
            </w:r>
          </w:p>
        </w:tc>
        <w:tc>
          <w:tcPr>
            <w:tcW w:w="981" w:type="pct"/>
            <w:vAlign w:val="bottom"/>
          </w:tcPr>
          <w:p w14:paraId="640EDA32" w14:textId="74FF8935"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1,161,919 </w:t>
            </w:r>
          </w:p>
        </w:tc>
        <w:tc>
          <w:tcPr>
            <w:tcW w:w="1034" w:type="pct"/>
            <w:vAlign w:val="bottom"/>
          </w:tcPr>
          <w:p w14:paraId="28D59219" w14:textId="48394468" w:rsidR="0024700E" w:rsidRPr="00282968" w:rsidRDefault="0024700E" w:rsidP="0024700E">
            <w:pPr>
              <w:pBdr>
                <w:bottom w:val="single" w:sz="4" w:space="1" w:color="auto"/>
              </w:pBdr>
              <w:tabs>
                <w:tab w:val="decimal" w:pos="890"/>
              </w:tabs>
              <w:snapToGrid w:val="0"/>
              <w:spacing w:before="20" w:after="20"/>
              <w:ind w:firstLine="268"/>
              <w:contextualSpacing/>
              <w:jc w:val="right"/>
              <w:rPr>
                <w:b/>
                <w:bCs/>
                <w:iCs/>
                <w:color w:val="000000"/>
                <w:sz w:val="18"/>
                <w:szCs w:val="18"/>
                <w:lang w:val="en-GB"/>
              </w:rPr>
            </w:pPr>
            <w:r w:rsidRPr="00282968">
              <w:rPr>
                <w:b/>
                <w:bCs/>
                <w:color w:val="000000"/>
                <w:sz w:val="18"/>
                <w:szCs w:val="18"/>
              </w:rPr>
              <w:t xml:space="preserve">1,482,219 </w:t>
            </w:r>
          </w:p>
        </w:tc>
        <w:tc>
          <w:tcPr>
            <w:tcW w:w="845" w:type="pct"/>
            <w:vAlign w:val="bottom"/>
          </w:tcPr>
          <w:p w14:paraId="1535361C" w14:textId="66A72AB7" w:rsidR="0024700E" w:rsidRPr="00282968" w:rsidRDefault="0024700E" w:rsidP="0024700E">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282968">
              <w:rPr>
                <w:b/>
                <w:bCs/>
                <w:color w:val="000000"/>
                <w:sz w:val="18"/>
                <w:szCs w:val="18"/>
              </w:rPr>
              <w:t xml:space="preserve">1,551,365 </w:t>
            </w:r>
          </w:p>
        </w:tc>
      </w:tr>
      <w:tr w:rsidR="00C50C56" w:rsidRPr="00D45EC9" w14:paraId="123BB293" w14:textId="35697CD5" w:rsidTr="007969A2">
        <w:trPr>
          <w:trHeight w:val="227"/>
        </w:trPr>
        <w:tc>
          <w:tcPr>
            <w:tcW w:w="1355" w:type="pct"/>
            <w:vAlign w:val="bottom"/>
          </w:tcPr>
          <w:p w14:paraId="4C3DF9E0"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p>
          <w:p w14:paraId="7489FB2A" w14:textId="76739C3E"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r w:rsidRPr="00282968">
              <w:rPr>
                <w:rFonts w:eastAsia="Arial"/>
                <w:b/>
                <w:bCs/>
                <w:iCs/>
                <w:sz w:val="18"/>
                <w:szCs w:val="18"/>
              </w:rPr>
              <w:t>Current liabilities</w:t>
            </w:r>
          </w:p>
        </w:tc>
        <w:tc>
          <w:tcPr>
            <w:tcW w:w="621" w:type="pct"/>
            <w:vAlign w:val="bottom"/>
          </w:tcPr>
          <w:p w14:paraId="72608D2E"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27" w:type="pct"/>
            <w:vAlign w:val="bottom"/>
          </w:tcPr>
          <w:p w14:paraId="7D1510DF"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18" w:type="pct"/>
            <w:gridSpan w:val="2"/>
            <w:vAlign w:val="bottom"/>
          </w:tcPr>
          <w:p w14:paraId="4CDAB58C"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355B5821" w14:textId="23CB647C"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2AE6B4BF"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320B65" w:rsidRPr="00D45EC9" w14:paraId="2E40A93F" w14:textId="6FB0D428" w:rsidTr="007969A2">
        <w:trPr>
          <w:trHeight w:val="227"/>
        </w:trPr>
        <w:tc>
          <w:tcPr>
            <w:tcW w:w="1355" w:type="pct"/>
            <w:vAlign w:val="bottom"/>
          </w:tcPr>
          <w:p w14:paraId="1E3F4948" w14:textId="51727893"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Trade and other payables</w:t>
            </w:r>
            <w:r w:rsidRPr="002956B5">
              <w:rPr>
                <w:rFonts w:eastAsia="Arial"/>
                <w:iCs/>
                <w:sz w:val="18"/>
                <w:szCs w:val="18"/>
                <w:highlight w:val="yellow"/>
              </w:rPr>
              <w:tab/>
            </w:r>
          </w:p>
        </w:tc>
        <w:tc>
          <w:tcPr>
            <w:tcW w:w="785" w:type="pct"/>
            <w:gridSpan w:val="3"/>
            <w:vAlign w:val="bottom"/>
          </w:tcPr>
          <w:p w14:paraId="7CEB02DA" w14:textId="3DED11D1"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8,240 </w:t>
            </w:r>
          </w:p>
        </w:tc>
        <w:tc>
          <w:tcPr>
            <w:tcW w:w="981" w:type="pct"/>
            <w:vAlign w:val="bottom"/>
          </w:tcPr>
          <w:p w14:paraId="5ED97222" w14:textId="5DF93558"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47,514 </w:t>
            </w:r>
          </w:p>
        </w:tc>
        <w:tc>
          <w:tcPr>
            <w:tcW w:w="1034" w:type="pct"/>
            <w:vAlign w:val="bottom"/>
          </w:tcPr>
          <w:p w14:paraId="56FC75D1" w14:textId="252C660C"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238,398 </w:t>
            </w:r>
          </w:p>
        </w:tc>
        <w:tc>
          <w:tcPr>
            <w:tcW w:w="845" w:type="pct"/>
            <w:vAlign w:val="bottom"/>
          </w:tcPr>
          <w:p w14:paraId="6DC7FB63" w14:textId="2BE4895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295,249 </w:t>
            </w:r>
          </w:p>
        </w:tc>
      </w:tr>
      <w:tr w:rsidR="00320B65" w:rsidRPr="00D45EC9" w14:paraId="64D90C49" w14:textId="2C0404B8" w:rsidTr="007969A2">
        <w:trPr>
          <w:trHeight w:val="227"/>
        </w:trPr>
        <w:tc>
          <w:tcPr>
            <w:tcW w:w="1355" w:type="pct"/>
            <w:vAlign w:val="bottom"/>
          </w:tcPr>
          <w:p w14:paraId="2CE93C9B" w14:textId="2F8874AC"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Contract liabilities</w:t>
            </w:r>
            <w:r w:rsidRPr="002956B5">
              <w:rPr>
                <w:rFonts w:eastAsia="Arial"/>
                <w:iCs/>
                <w:sz w:val="18"/>
                <w:szCs w:val="18"/>
                <w:highlight w:val="yellow"/>
              </w:rPr>
              <w:tab/>
            </w:r>
          </w:p>
        </w:tc>
        <w:tc>
          <w:tcPr>
            <w:tcW w:w="785" w:type="pct"/>
            <w:gridSpan w:val="3"/>
            <w:vAlign w:val="bottom"/>
          </w:tcPr>
          <w:p w14:paraId="0AC6CE65" w14:textId="6A9B6A43"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07E8A221" w14:textId="311F880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1,094 </w:t>
            </w:r>
          </w:p>
        </w:tc>
        <w:tc>
          <w:tcPr>
            <w:tcW w:w="1034" w:type="pct"/>
            <w:vAlign w:val="bottom"/>
          </w:tcPr>
          <w:p w14:paraId="02A090A0" w14:textId="5E0BFAC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12,974 </w:t>
            </w:r>
          </w:p>
        </w:tc>
        <w:tc>
          <w:tcPr>
            <w:tcW w:w="845" w:type="pct"/>
            <w:vAlign w:val="bottom"/>
          </w:tcPr>
          <w:p w14:paraId="3135D525" w14:textId="155E68D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38,134 </w:t>
            </w:r>
          </w:p>
        </w:tc>
      </w:tr>
      <w:tr w:rsidR="00320B65" w:rsidRPr="00D45EC9" w14:paraId="462C1AF5" w14:textId="77777777" w:rsidTr="007969A2">
        <w:trPr>
          <w:trHeight w:val="227"/>
        </w:trPr>
        <w:tc>
          <w:tcPr>
            <w:tcW w:w="1355" w:type="pct"/>
            <w:vAlign w:val="bottom"/>
          </w:tcPr>
          <w:p w14:paraId="08159A4F" w14:textId="20F0B916" w:rsidR="00320B65" w:rsidRPr="002956B5" w:rsidRDefault="00320B65" w:rsidP="00320B65">
            <w:pPr>
              <w:tabs>
                <w:tab w:val="right" w:leader="dot" w:pos="2805"/>
              </w:tabs>
              <w:snapToGrid w:val="0"/>
              <w:spacing w:before="20" w:after="20"/>
              <w:ind w:left="342" w:hanging="180"/>
              <w:contextualSpacing/>
              <w:rPr>
                <w:rFonts w:eastAsia="Arial"/>
                <w:iCs/>
                <w:sz w:val="18"/>
                <w:szCs w:val="18"/>
              </w:rPr>
            </w:pPr>
            <w:r w:rsidRPr="002956B5">
              <w:rPr>
                <w:rFonts w:eastAsia="Arial"/>
                <w:iCs/>
                <w:sz w:val="18"/>
                <w:szCs w:val="18"/>
              </w:rPr>
              <w:t>Lease liabilities</w:t>
            </w:r>
            <w:r w:rsidRPr="002956B5">
              <w:rPr>
                <w:rFonts w:eastAsia="Arial"/>
                <w:iCs/>
                <w:sz w:val="18"/>
                <w:szCs w:val="18"/>
              </w:rPr>
              <w:tab/>
            </w:r>
          </w:p>
        </w:tc>
        <w:tc>
          <w:tcPr>
            <w:tcW w:w="785" w:type="pct"/>
            <w:gridSpan w:val="3"/>
            <w:vAlign w:val="bottom"/>
          </w:tcPr>
          <w:p w14:paraId="3FCD6DDD" w14:textId="5CF2BA86"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2,998 </w:t>
            </w:r>
          </w:p>
        </w:tc>
        <w:tc>
          <w:tcPr>
            <w:tcW w:w="981" w:type="pct"/>
            <w:vAlign w:val="bottom"/>
          </w:tcPr>
          <w:p w14:paraId="46FC94B8" w14:textId="4ED82E66"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107,753 </w:t>
            </w:r>
          </w:p>
        </w:tc>
        <w:tc>
          <w:tcPr>
            <w:tcW w:w="1034" w:type="pct"/>
            <w:vAlign w:val="bottom"/>
          </w:tcPr>
          <w:p w14:paraId="62E24416" w14:textId="775341C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96,419 </w:t>
            </w:r>
          </w:p>
        </w:tc>
        <w:tc>
          <w:tcPr>
            <w:tcW w:w="845" w:type="pct"/>
            <w:vAlign w:val="bottom"/>
          </w:tcPr>
          <w:p w14:paraId="1D5AF9C1" w14:textId="7090277B"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122,208 </w:t>
            </w:r>
          </w:p>
        </w:tc>
      </w:tr>
      <w:tr w:rsidR="00320B65" w:rsidRPr="00D45EC9" w14:paraId="1C798B86" w14:textId="793EBF29" w:rsidTr="007969A2">
        <w:trPr>
          <w:trHeight w:val="227"/>
        </w:trPr>
        <w:tc>
          <w:tcPr>
            <w:tcW w:w="1355" w:type="pct"/>
            <w:vAlign w:val="bottom"/>
          </w:tcPr>
          <w:p w14:paraId="2F02F2B5" w14:textId="4DF94939" w:rsidR="00320B65" w:rsidRPr="002956B5" w:rsidRDefault="00320B65" w:rsidP="00320B65">
            <w:pPr>
              <w:tabs>
                <w:tab w:val="right" w:leader="dot" w:pos="2805"/>
              </w:tabs>
              <w:snapToGrid w:val="0"/>
              <w:spacing w:before="20" w:after="20"/>
              <w:ind w:left="342" w:hanging="180"/>
              <w:contextualSpacing/>
              <w:rPr>
                <w:rFonts w:eastAsia="Arial"/>
                <w:iCs/>
                <w:sz w:val="18"/>
                <w:szCs w:val="18"/>
                <w:highlight w:val="yellow"/>
              </w:rPr>
            </w:pPr>
            <w:r w:rsidRPr="002956B5">
              <w:rPr>
                <w:rFonts w:eastAsia="Arial"/>
                <w:iCs/>
                <w:sz w:val="18"/>
                <w:szCs w:val="18"/>
                <w:highlight w:val="yellow"/>
              </w:rPr>
              <w:t>Bank borrowings</w:t>
            </w:r>
            <w:r w:rsidRPr="002956B5">
              <w:rPr>
                <w:rFonts w:eastAsia="Arial"/>
                <w:iCs/>
                <w:sz w:val="18"/>
                <w:szCs w:val="18"/>
                <w:highlight w:val="yellow"/>
              </w:rPr>
              <w:tab/>
            </w:r>
          </w:p>
        </w:tc>
        <w:tc>
          <w:tcPr>
            <w:tcW w:w="785" w:type="pct"/>
            <w:gridSpan w:val="3"/>
            <w:vAlign w:val="bottom"/>
          </w:tcPr>
          <w:p w14:paraId="1F25DCED" w14:textId="51306395"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w:t>
            </w:r>
          </w:p>
        </w:tc>
        <w:tc>
          <w:tcPr>
            <w:tcW w:w="981" w:type="pct"/>
            <w:vAlign w:val="bottom"/>
          </w:tcPr>
          <w:p w14:paraId="0A993B67" w14:textId="2157596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32,361 </w:t>
            </w:r>
          </w:p>
        </w:tc>
        <w:tc>
          <w:tcPr>
            <w:tcW w:w="1034" w:type="pct"/>
            <w:vAlign w:val="bottom"/>
          </w:tcPr>
          <w:p w14:paraId="3388A6F3" w14:textId="5766979D"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95,123 </w:t>
            </w:r>
          </w:p>
        </w:tc>
        <w:tc>
          <w:tcPr>
            <w:tcW w:w="845" w:type="pct"/>
            <w:vAlign w:val="bottom"/>
          </w:tcPr>
          <w:p w14:paraId="7738761C" w14:textId="6525611A" w:rsidR="00320B65" w:rsidRPr="00282968" w:rsidRDefault="00320B65" w:rsidP="00320B65">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116,327 </w:t>
            </w:r>
          </w:p>
        </w:tc>
      </w:tr>
      <w:tr w:rsidR="00320B65" w:rsidRPr="00D45EC9" w14:paraId="5DE3F56F" w14:textId="03F48531" w:rsidTr="007969A2">
        <w:trPr>
          <w:trHeight w:val="227"/>
        </w:trPr>
        <w:tc>
          <w:tcPr>
            <w:tcW w:w="1355" w:type="pct"/>
            <w:vAlign w:val="bottom"/>
          </w:tcPr>
          <w:p>
            <w:r>
              <w:rPr>
                <w:color w:val="002F6C"/>
              </w:rPr>
              <w:t>Deferred income</w:t>
            </w:r>
          </w:p>
        </w:tc>
        <w:tc>
          <w:tcPr>
            <w:tcW w:w="785" w:type="pct"/>
            <w:gridSpan w:val="3"/>
            <w:vAlign w:val="bottom"/>
          </w:tcPr>
          <w:p>
            <w:r>
              <w:rPr>
                <w:color w:val="002F6C"/>
              </w:rPr>
              <w:t>—</w:t>
            </w:r>
          </w:p>
        </w:tc>
        <w:tc>
          <w:tcPr>
            <w:tcW w:w="981" w:type="pct"/>
            <w:vAlign w:val="bottom"/>
          </w:tcPr>
          <w:p>
            <w:r>
              <w:rPr>
                <w:color w:val="002F6C"/>
              </w:rPr>
              <w:t>918</w:t>
            </w:r>
          </w:p>
        </w:tc>
        <w:tc>
          <w:tcPr>
            <w:tcW w:w="1034" w:type="pct"/>
            <w:vAlign w:val="bottom"/>
          </w:tcPr>
          <w:p>
            <w:r>
              <w:rPr>
                <w:color w:val="002F6C"/>
              </w:rPr>
              <w:t>—</w:t>
            </w:r>
          </w:p>
        </w:tc>
        <w:tc>
          <w:tcPr>
            <w:tcW w:w="845" w:type="pct"/>
            <w:vAlign w:val="bottom"/>
          </w:tcPr>
          <w:p>
            <w:r>
              <w:rPr>
                <w:color w:val="002F6C"/>
              </w:rPr>
              <w:t>—</w:t>
            </w:r>
          </w:p>
        </w:tc>
      </w:tr>
      <w:tr w:rsidR="00320B65" w:rsidRPr="00D45EC9" w14:paraId="0EE99D86" w14:textId="44B0BE2D" w:rsidTr="007969A2">
        <w:trPr>
          <w:trHeight w:val="161"/>
        </w:trPr>
        <w:tc>
          <w:tcPr>
            <w:tcW w:w="1355" w:type="pct"/>
            <w:vAlign w:val="bottom"/>
          </w:tcPr>
          <w:p>
            <w:r>
              <w:rPr>
                <w:color w:val="002F6C"/>
              </w:rPr>
              <w:t>Total current liabilities</w:t>
            </w:r>
          </w:p>
        </w:tc>
        <w:tc>
          <w:tcPr>
            <w:tcW w:w="785" w:type="pct"/>
            <w:gridSpan w:val="3"/>
            <w:vAlign w:val="bottom"/>
          </w:tcPr>
          <w:p>
            <w:r>
              <w:rPr>
                <w:color w:val="002F6C"/>
              </w:rPr>
              <w:t>11,238</w:t>
            </w:r>
          </w:p>
        </w:tc>
        <w:tc>
          <w:tcPr>
            <w:tcW w:w="981" w:type="pct"/>
            <w:vAlign w:val="bottom"/>
          </w:tcPr>
          <w:p>
            <w:r>
              <w:rPr>
                <w:color w:val="002F6C"/>
              </w:rPr>
              <w:t>189,640</w:t>
            </w:r>
          </w:p>
        </w:tc>
        <w:tc>
          <w:tcPr>
            <w:tcW w:w="1034" w:type="pct"/>
            <w:vAlign w:val="bottom"/>
          </w:tcPr>
          <w:p>
            <w:r>
              <w:rPr>
                <w:color w:val="002F6C"/>
              </w:rPr>
              <w:t>442,914</w:t>
            </w:r>
          </w:p>
        </w:tc>
        <w:tc>
          <w:tcPr>
            <w:tcW w:w="845" w:type="pct"/>
            <w:vAlign w:val="bottom"/>
          </w:tcPr>
          <w:p>
            <w:r>
              <w:rPr>
                <w:color w:val="002F6C"/>
              </w:rPr>
              <w:t>571,918</w:t>
            </w:r>
          </w:p>
        </w:tc>
      </w:tr>
      <w:tr w:rsidR="00456756" w:rsidRPr="00D45EC9" w14:paraId="46D16B7F" w14:textId="05DBF3FA" w:rsidTr="007969A2">
        <w:trPr>
          <w:trHeight w:val="227"/>
        </w:trPr>
        <w:tc>
          <w:tcPr>
            <w:tcW w:w="1355" w:type="pct"/>
            <w:vAlign w:val="bottom"/>
          </w:tcPr>
          <w:p>
            <w:r>
              <w:rPr>
                <w:color w:val="002F6C"/>
              </w:rPr>
              <w:t>Net current assets</w:t>
            </w:r>
          </w:p>
        </w:tc>
        <w:tc>
          <w:tcPr>
            <w:tcW w:w="785" w:type="pct"/>
            <w:gridSpan w:val="3"/>
            <w:vAlign w:val="bottom"/>
          </w:tcPr>
          <w:p>
            <w:r>
              <w:rPr>
                <w:color w:val="002F6C"/>
              </w:rPr>
              <w:t>246,842</w:t>
            </w:r>
          </w:p>
        </w:tc>
        <w:tc>
          <w:tcPr>
            <w:tcW w:w="981" w:type="pct"/>
            <w:vAlign w:val="bottom"/>
          </w:tcPr>
          <w:p>
            <w:r>
              <w:rPr>
                <w:color w:val="002F6C"/>
              </w:rPr>
              <w:t>249,975</w:t>
            </w:r>
          </w:p>
        </w:tc>
        <w:tc>
          <w:tcPr>
            <w:tcW w:w="1034" w:type="pct"/>
            <w:vAlign w:val="bottom"/>
          </w:tcPr>
          <w:p>
            <w:r>
              <w:rPr>
                <w:color w:val="002F6C"/>
              </w:rPr>
              <w:t>407,118</w:t>
            </w:r>
          </w:p>
        </w:tc>
        <w:tc>
          <w:tcPr>
            <w:tcW w:w="845" w:type="pct"/>
            <w:vAlign w:val="bottom"/>
          </w:tcPr>
          <w:p>
            <w:r>
              <w:rPr>
                <w:color w:val="002F6C"/>
              </w:rPr>
              <w:t>334,346</w:t>
            </w:r>
          </w:p>
        </w:tc>
      </w:tr>
      <w:tr w:rsidR="00456756" w:rsidRPr="00D45EC9" w14:paraId="063DE270" w14:textId="37B78182" w:rsidTr="007969A2">
        <w:trPr>
          <w:trHeight w:val="227"/>
        </w:trPr>
        <w:tc>
          <w:tcPr>
            <w:tcW w:w="1355" w:type="pct"/>
            <w:vAlign w:val="bottom"/>
          </w:tcPr>
          <w:p>
            <w:r>
              <w:rPr>
                <w:color w:val="002F6C"/>
              </w:rPr>
              <w:t>Total assets less current liabilities</w:t>
            </w:r>
          </w:p>
        </w:tc>
        <w:tc>
          <w:tcPr>
            <w:tcW w:w="785" w:type="pct"/>
            <w:gridSpan w:val="3"/>
            <w:vAlign w:val="bottom"/>
          </w:tcPr>
          <w:p>
            <w:r>
              <w:rPr>
                <w:color w:val="002F6C"/>
              </w:rPr>
              <w:t>396,099</w:t>
            </w:r>
          </w:p>
        </w:tc>
        <w:tc>
          <w:tcPr>
            <w:tcW w:w="981" w:type="pct"/>
            <w:vAlign w:val="bottom"/>
          </w:tcPr>
          <w:p>
            <w:r>
              <w:rPr>
                <w:color w:val="002F6C"/>
              </w:rPr>
              <w:t>972,279</w:t>
            </w:r>
          </w:p>
        </w:tc>
        <w:tc>
          <w:tcPr>
            <w:tcW w:w="1034" w:type="pct"/>
            <w:vAlign w:val="bottom"/>
          </w:tcPr>
          <w:p>
            <w:r>
              <w:rPr>
                <w:color w:val="002F6C"/>
              </w:rPr>
              <w:t>1,039,305</w:t>
            </w:r>
          </w:p>
        </w:tc>
        <w:tc>
          <w:tcPr>
            <w:tcW w:w="845" w:type="pct"/>
            <w:vAlign w:val="bottom"/>
          </w:tcPr>
          <w:p>
            <w:r>
              <w:rPr>
                <w:color w:val="002F6C"/>
              </w:rPr>
              <w:t>979,447</w:t>
            </w:r>
          </w:p>
        </w:tc>
      </w:tr>
      <w:tr w:rsidR="00C50C56" w:rsidRPr="00D45EC9" w14:paraId="7D7837F1" w14:textId="36F7B34D" w:rsidTr="007969A2">
        <w:trPr>
          <w:trHeight w:val="227"/>
        </w:trPr>
        <w:tc>
          <w:tcPr>
            <w:tcW w:w="1355" w:type="pct"/>
            <w:vAlign w:val="bottom"/>
          </w:tcPr>
          <w:p w14:paraId="0D664F50" w14:textId="77777777" w:rsidR="00AA05FA" w:rsidRPr="00282968" w:rsidRDefault="00AA05FA" w:rsidP="00CF515F">
            <w:pPr>
              <w:tabs>
                <w:tab w:val="right" w:leader="dot" w:pos="2805"/>
              </w:tabs>
              <w:snapToGrid w:val="0"/>
              <w:spacing w:before="20" w:after="20"/>
              <w:ind w:left="180" w:hanging="180"/>
              <w:contextualSpacing/>
              <w:rPr>
                <w:rFonts w:eastAsia="Arial"/>
                <w:b/>
                <w:bCs/>
                <w:iCs/>
                <w:sz w:val="18"/>
                <w:szCs w:val="18"/>
              </w:rPr>
            </w:pPr>
          </w:p>
          <w:p w14:paraId="0EF3B223" w14:textId="7A9DA8EC" w:rsidR="00AA05FA" w:rsidRPr="00282968" w:rsidRDefault="00AA05FA" w:rsidP="00CF515F">
            <w:pPr>
              <w:tabs>
                <w:tab w:val="right" w:leader="dot" w:pos="2805"/>
              </w:tabs>
              <w:snapToGrid w:val="0"/>
              <w:spacing w:before="20" w:after="20"/>
              <w:ind w:left="180" w:hanging="180"/>
              <w:contextualSpacing/>
              <w:rPr>
                <w:rFonts w:eastAsia="Arial"/>
                <w:b/>
                <w:bCs/>
                <w:iCs/>
                <w:sz w:val="18"/>
                <w:szCs w:val="18"/>
              </w:rPr>
            </w:pPr>
            <w:r w:rsidRPr="00282968">
              <w:rPr>
                <w:rFonts w:eastAsia="Arial"/>
                <w:b/>
                <w:bCs/>
                <w:iCs/>
                <w:sz w:val="18"/>
                <w:szCs w:val="18"/>
              </w:rPr>
              <w:t>Non-current liabilities</w:t>
            </w:r>
          </w:p>
        </w:tc>
        <w:tc>
          <w:tcPr>
            <w:tcW w:w="785" w:type="pct"/>
            <w:gridSpan w:val="3"/>
            <w:vAlign w:val="bottom"/>
          </w:tcPr>
          <w:p w14:paraId="780011E7" w14:textId="0E2C0FE7" w:rsidR="00AA05FA" w:rsidRPr="00282968" w:rsidRDefault="00AA05FA" w:rsidP="00CF515F">
            <w:pPr>
              <w:tabs>
                <w:tab w:val="decimal" w:pos="890"/>
              </w:tabs>
              <w:snapToGrid w:val="0"/>
              <w:spacing w:before="20" w:after="20"/>
              <w:contextualSpacing/>
              <w:jc w:val="right"/>
              <w:rPr>
                <w:iCs/>
                <w:sz w:val="18"/>
                <w:szCs w:val="18"/>
              </w:rPr>
            </w:pPr>
          </w:p>
        </w:tc>
        <w:tc>
          <w:tcPr>
            <w:tcW w:w="981" w:type="pct"/>
            <w:vAlign w:val="bottom"/>
          </w:tcPr>
          <w:p w14:paraId="4646A7B4" w14:textId="4B6AC9A3" w:rsidR="00AA05FA" w:rsidRPr="00282968" w:rsidRDefault="00AA05FA" w:rsidP="00CF515F">
            <w:pPr>
              <w:tabs>
                <w:tab w:val="decimal" w:pos="890"/>
              </w:tabs>
              <w:snapToGrid w:val="0"/>
              <w:spacing w:before="20" w:after="20"/>
              <w:contextualSpacing/>
              <w:jc w:val="right"/>
              <w:rPr>
                <w:iCs/>
                <w:sz w:val="18"/>
                <w:szCs w:val="18"/>
              </w:rPr>
            </w:pPr>
          </w:p>
        </w:tc>
        <w:tc>
          <w:tcPr>
            <w:tcW w:w="1034" w:type="pct"/>
            <w:vAlign w:val="bottom"/>
          </w:tcPr>
          <w:p w14:paraId="7A6A137D" w14:textId="6D296F22" w:rsidR="00AA05FA" w:rsidRPr="00282968" w:rsidRDefault="00AA05FA" w:rsidP="00CF515F">
            <w:pPr>
              <w:tabs>
                <w:tab w:val="decimal" w:pos="890"/>
              </w:tabs>
              <w:snapToGrid w:val="0"/>
              <w:spacing w:before="20" w:after="20"/>
              <w:contextualSpacing/>
              <w:jc w:val="right"/>
              <w:rPr>
                <w:iCs/>
                <w:sz w:val="18"/>
                <w:szCs w:val="18"/>
              </w:rPr>
            </w:pPr>
          </w:p>
        </w:tc>
        <w:tc>
          <w:tcPr>
            <w:tcW w:w="845" w:type="pct"/>
            <w:vAlign w:val="bottom"/>
          </w:tcPr>
          <w:p w14:paraId="57A66DF5" w14:textId="77777777" w:rsidR="00AA05FA" w:rsidRPr="00282968" w:rsidRDefault="00AA05FA" w:rsidP="002705F4">
            <w:pPr>
              <w:tabs>
                <w:tab w:val="decimal" w:pos="890"/>
              </w:tabs>
              <w:snapToGrid w:val="0"/>
              <w:spacing w:before="20" w:after="20"/>
              <w:contextualSpacing/>
              <w:jc w:val="right"/>
              <w:rPr>
                <w:iCs/>
                <w:sz w:val="18"/>
                <w:szCs w:val="18"/>
              </w:rPr>
            </w:pPr>
          </w:p>
        </w:tc>
      </w:tr>
      <w:tr w:rsidR="00456756" w:rsidRPr="00D45EC9" w14:paraId="2ADFF792" w14:textId="26D539CE" w:rsidTr="007969A2">
        <w:trPr>
          <w:trHeight w:val="227"/>
        </w:trPr>
        <w:tc>
          <w:tcPr>
            <w:tcW w:w="1355" w:type="pct"/>
            <w:vAlign w:val="bottom"/>
          </w:tcPr>
          <w:p w14:paraId="21AFE453" w14:textId="43E0FCBC"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Lease liabilities</w:t>
            </w:r>
            <w:r w:rsidRPr="00282968">
              <w:rPr>
                <w:rFonts w:eastAsia="Arial"/>
                <w:iCs/>
                <w:sz w:val="18"/>
                <w:szCs w:val="18"/>
              </w:rPr>
              <w:tab/>
            </w:r>
          </w:p>
        </w:tc>
        <w:tc>
          <w:tcPr>
            <w:tcW w:w="785" w:type="pct"/>
            <w:gridSpan w:val="3"/>
            <w:vAlign w:val="bottom"/>
          </w:tcPr>
          <w:p w14:paraId="73D71A64" w14:textId="3A9A23C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2,847 </w:t>
            </w:r>
          </w:p>
        </w:tc>
        <w:tc>
          <w:tcPr>
            <w:tcW w:w="981" w:type="pct"/>
            <w:vAlign w:val="bottom"/>
          </w:tcPr>
          <w:p w14:paraId="1E1C7128" w14:textId="0F829585"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409,028 </w:t>
            </w:r>
          </w:p>
        </w:tc>
        <w:tc>
          <w:tcPr>
            <w:tcW w:w="1034" w:type="pct"/>
            <w:vAlign w:val="bottom"/>
          </w:tcPr>
          <w:p w14:paraId="442DC4B4" w14:textId="0CCA4A9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335,973 </w:t>
            </w:r>
          </w:p>
        </w:tc>
        <w:tc>
          <w:tcPr>
            <w:tcW w:w="845" w:type="pct"/>
            <w:vAlign w:val="bottom"/>
          </w:tcPr>
          <w:p w14:paraId="5D175998" w14:textId="25F8438F"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346,614 </w:t>
            </w:r>
          </w:p>
        </w:tc>
      </w:tr>
      <w:tr w:rsidR="00456756" w:rsidRPr="00D45EC9" w14:paraId="375FDA1B" w14:textId="77777777" w:rsidTr="007969A2">
        <w:trPr>
          <w:trHeight w:val="227"/>
        </w:trPr>
        <w:tc>
          <w:tcPr>
            <w:tcW w:w="1355" w:type="pct"/>
            <w:vAlign w:val="bottom"/>
          </w:tcPr>
          <w:p w14:paraId="74871BB1" w14:textId="294C88D9"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Deferred tax liabilities</w:t>
            </w:r>
            <w:r w:rsidRPr="00282968">
              <w:rPr>
                <w:rFonts w:eastAsia="Arial"/>
                <w:iCs/>
                <w:sz w:val="18"/>
                <w:szCs w:val="18"/>
              </w:rPr>
              <w:tab/>
            </w:r>
          </w:p>
        </w:tc>
        <w:tc>
          <w:tcPr>
            <w:tcW w:w="785" w:type="pct"/>
            <w:gridSpan w:val="3"/>
            <w:vAlign w:val="bottom"/>
          </w:tcPr>
          <w:p w14:paraId="7E3E3881" w14:textId="1611DE2B"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   </w:t>
            </w:r>
          </w:p>
        </w:tc>
        <w:tc>
          <w:tcPr>
            <w:tcW w:w="981" w:type="pct"/>
            <w:vAlign w:val="bottom"/>
          </w:tcPr>
          <w:p w14:paraId="340A9996" w14:textId="1F0EB0CA"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5,455 </w:t>
            </w:r>
          </w:p>
        </w:tc>
        <w:tc>
          <w:tcPr>
            <w:tcW w:w="1034" w:type="pct"/>
            <w:vAlign w:val="bottom"/>
          </w:tcPr>
          <w:p w14:paraId="15B2D88D" w14:textId="11A0E737"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2,139 </w:t>
            </w:r>
          </w:p>
        </w:tc>
        <w:tc>
          <w:tcPr>
            <w:tcW w:w="845" w:type="pct"/>
            <w:vAlign w:val="bottom"/>
          </w:tcPr>
          <w:p w14:paraId="092A5086" w14:textId="64D2D470"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529 </w:t>
            </w:r>
          </w:p>
        </w:tc>
      </w:tr>
      <w:tr w:rsidR="00456756" w:rsidRPr="00D45EC9" w14:paraId="2AF17416" w14:textId="77777777" w:rsidTr="007969A2">
        <w:trPr>
          <w:trHeight w:val="227"/>
        </w:trPr>
        <w:tc>
          <w:tcPr>
            <w:tcW w:w="1355" w:type="pct"/>
            <w:vAlign w:val="bottom"/>
          </w:tcPr>
          <w:p>
            <w:r>
              <w:rPr>
                <w:color w:val="002F6C"/>
              </w:rPr>
              <w:t>Deferred income</w:t>
            </w:r>
          </w:p>
        </w:tc>
        <w:tc>
          <w:tcPr>
            <w:tcW w:w="785" w:type="pct"/>
            <w:gridSpan w:val="3"/>
            <w:vAlign w:val="bottom"/>
          </w:tcPr>
          <w:p>
            <w:r>
              <w:rPr>
                <w:color w:val="002F6C"/>
              </w:rPr>
              <w:t>5,000</w:t>
            </w:r>
          </w:p>
        </w:tc>
        <w:tc>
          <w:tcPr>
            <w:tcW w:w="981" w:type="pct"/>
            <w:vAlign w:val="bottom"/>
          </w:tcPr>
          <w:p>
            <w:r>
              <w:rPr>
                <w:color w:val="002F6C"/>
              </w:rPr>
              <w:t>3,005</w:t>
            </w:r>
          </w:p>
        </w:tc>
        <w:tc>
          <w:tcPr>
            <w:tcW w:w="1034" w:type="pct"/>
            <w:vAlign w:val="bottom"/>
          </w:tcPr>
          <w:p>
            <w:r>
              <w:rPr>
                <w:color w:val="002F6C"/>
              </w:rPr>
              <w:t>22,393</w:t>
            </w:r>
          </w:p>
        </w:tc>
        <w:tc>
          <w:tcPr>
            <w:tcW w:w="845" w:type="pct"/>
            <w:vAlign w:val="bottom"/>
          </w:tcPr>
          <w:p>
            <w:r>
              <w:rPr>
                <w:color w:val="002F6C"/>
              </w:rPr>
              <w:t>55,354</w:t>
            </w:r>
          </w:p>
        </w:tc>
      </w:tr>
      <w:tr w:rsidR="00456756" w:rsidRPr="00D45EC9" w14:paraId="1F6BC12D" w14:textId="63D4FA2D" w:rsidTr="007969A2">
        <w:trPr>
          <w:trHeight w:val="227"/>
        </w:trPr>
        <w:tc>
          <w:tcPr>
            <w:tcW w:w="1355" w:type="pct"/>
            <w:vAlign w:val="bottom"/>
          </w:tcPr>
          <w:p w14:paraId="080721F9" w14:textId="17D8D6EA" w:rsidR="00456756" w:rsidRPr="00282968" w:rsidRDefault="00456756" w:rsidP="00456756">
            <w:pPr>
              <w:tabs>
                <w:tab w:val="right" w:leader="dot" w:pos="2805"/>
              </w:tabs>
              <w:snapToGrid w:val="0"/>
              <w:spacing w:before="20" w:after="20"/>
              <w:ind w:left="342" w:hanging="180"/>
              <w:contextualSpacing/>
              <w:rPr>
                <w:rFonts w:eastAsia="Arial"/>
                <w:iCs/>
                <w:sz w:val="18"/>
                <w:szCs w:val="18"/>
              </w:rPr>
            </w:pPr>
            <w:r w:rsidRPr="00282968">
              <w:rPr>
                <w:rFonts w:eastAsia="Arial"/>
                <w:iCs/>
                <w:sz w:val="18"/>
                <w:szCs w:val="18"/>
              </w:rPr>
              <w:t>Financial liabilities on shares</w:t>
            </w:r>
            <w:r w:rsidRPr="00282968">
              <w:rPr>
                <w:rFonts w:eastAsiaTheme="minorEastAsia" w:hint="eastAsia"/>
                <w:iCs/>
                <w:sz w:val="18"/>
                <w:szCs w:val="18"/>
                <w:lang w:eastAsia="zh-CN"/>
              </w:rPr>
              <w:t xml:space="preserve"> </w:t>
            </w:r>
            <w:r w:rsidRPr="00282968">
              <w:rPr>
                <w:rFonts w:eastAsia="Arial"/>
                <w:iCs/>
                <w:sz w:val="18"/>
                <w:szCs w:val="18"/>
              </w:rPr>
              <w:t>with preferential rights</w:t>
            </w:r>
            <w:r w:rsidRPr="00282968">
              <w:rPr>
                <w:rFonts w:eastAsia="Arial"/>
                <w:iCs/>
                <w:sz w:val="18"/>
                <w:szCs w:val="18"/>
              </w:rPr>
              <w:tab/>
            </w:r>
          </w:p>
        </w:tc>
        <w:tc>
          <w:tcPr>
            <w:tcW w:w="785" w:type="pct"/>
            <w:gridSpan w:val="3"/>
            <w:vAlign w:val="bottom"/>
          </w:tcPr>
          <w:p w14:paraId="12650850" w14:textId="2AA64F25"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415,534 </w:t>
            </w:r>
          </w:p>
        </w:tc>
        <w:tc>
          <w:tcPr>
            <w:tcW w:w="981" w:type="pct"/>
            <w:vAlign w:val="bottom"/>
          </w:tcPr>
          <w:p w14:paraId="2C5335D5" w14:textId="618315A3"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932,030 </w:t>
            </w:r>
          </w:p>
        </w:tc>
        <w:tc>
          <w:tcPr>
            <w:tcW w:w="1034" w:type="pct"/>
            <w:vAlign w:val="bottom"/>
          </w:tcPr>
          <w:p w14:paraId="6667574E" w14:textId="0464922C"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1,608,605 </w:t>
            </w:r>
          </w:p>
        </w:tc>
        <w:tc>
          <w:tcPr>
            <w:tcW w:w="845" w:type="pct"/>
            <w:vAlign w:val="bottom"/>
          </w:tcPr>
          <w:p w14:paraId="7C8E8801" w14:textId="6E9066B6"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1,648,269 </w:t>
            </w:r>
          </w:p>
        </w:tc>
      </w:tr>
      <w:tr w:rsidR="00456756" w:rsidRPr="00D45EC9" w14:paraId="78727C44" w14:textId="030491A4" w:rsidTr="007969A2">
        <w:trPr>
          <w:trHeight w:val="227"/>
        </w:trPr>
        <w:tc>
          <w:tcPr>
            <w:tcW w:w="1355" w:type="pct"/>
            <w:vAlign w:val="bottom"/>
          </w:tcPr>
          <w:p w14:paraId="03DE9618" w14:textId="77777777" w:rsidR="00456756" w:rsidRPr="00282968" w:rsidRDefault="00456756" w:rsidP="00456756">
            <w:pPr>
              <w:tabs>
                <w:tab w:val="right" w:leader="dot" w:pos="2805"/>
              </w:tabs>
              <w:snapToGrid w:val="0"/>
              <w:spacing w:before="20" w:after="20"/>
              <w:contextualSpacing/>
              <w:rPr>
                <w:rFonts w:eastAsia="Arial"/>
                <w:b/>
                <w:bCs/>
                <w:iCs/>
                <w:sz w:val="18"/>
                <w:szCs w:val="18"/>
              </w:rPr>
            </w:pPr>
            <w:bookmarkStart w:id="34" w:name="OLE_LINK301"/>
            <w:bookmarkStart w:id="35" w:name="OLE_LINK302"/>
            <w:r w:rsidRPr="00282968">
              <w:rPr>
                <w:rFonts w:eastAsia="Arial"/>
                <w:b/>
                <w:bCs/>
                <w:iCs/>
                <w:sz w:val="18"/>
                <w:szCs w:val="18"/>
              </w:rPr>
              <w:t>Total non-current liabilities</w:t>
            </w:r>
            <w:r w:rsidRPr="00282968">
              <w:rPr>
                <w:rFonts w:eastAsia="Arial"/>
                <w:b/>
                <w:bCs/>
                <w:iCs/>
                <w:sz w:val="18"/>
                <w:szCs w:val="18"/>
              </w:rPr>
              <w:tab/>
            </w:r>
          </w:p>
        </w:tc>
        <w:tc>
          <w:tcPr>
            <w:tcW w:w="785" w:type="pct"/>
            <w:gridSpan w:val="3"/>
            <w:vAlign w:val="bottom"/>
          </w:tcPr>
          <w:p w14:paraId="24EE4164" w14:textId="73B08EDE"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423,381 </w:t>
            </w:r>
          </w:p>
        </w:tc>
        <w:tc>
          <w:tcPr>
            <w:tcW w:w="981" w:type="pct"/>
            <w:vAlign w:val="bottom"/>
          </w:tcPr>
          <w:p w14:paraId="15232048" w14:textId="7695B0E0"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1,349,518 </w:t>
            </w:r>
          </w:p>
        </w:tc>
        <w:tc>
          <w:tcPr>
            <w:tcW w:w="1034" w:type="pct"/>
            <w:vAlign w:val="bottom"/>
          </w:tcPr>
          <w:p w14:paraId="2FDCBDF6" w14:textId="546C6CAE"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1,967,915 </w:t>
            </w:r>
          </w:p>
        </w:tc>
        <w:tc>
          <w:tcPr>
            <w:tcW w:w="845" w:type="pct"/>
            <w:vAlign w:val="bottom"/>
          </w:tcPr>
          <w:p w14:paraId="6153FD0B" w14:textId="2909C037"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2,050,766 </w:t>
            </w:r>
          </w:p>
        </w:tc>
      </w:tr>
      <w:bookmarkEnd w:id="34"/>
      <w:bookmarkEnd w:id="35"/>
      <w:tr w:rsidR="00456756" w:rsidRPr="00D45EC9" w14:paraId="0AC14811" w14:textId="6E1F7F3D" w:rsidTr="007969A2">
        <w:trPr>
          <w:trHeight w:val="227"/>
        </w:trPr>
        <w:tc>
          <w:tcPr>
            <w:tcW w:w="1355" w:type="pct"/>
            <w:vAlign w:val="bottom"/>
          </w:tcPr>
          <w:p w14:paraId="64CA40A8" w14:textId="77777777" w:rsidR="00456756" w:rsidRPr="00282968" w:rsidRDefault="00456756" w:rsidP="00456756">
            <w:pPr>
              <w:tabs>
                <w:tab w:val="right" w:leader="dot" w:pos="2805"/>
              </w:tabs>
              <w:snapToGrid w:val="0"/>
              <w:spacing w:before="20" w:after="20"/>
              <w:contextualSpacing/>
              <w:rPr>
                <w:rFonts w:eastAsia="Arial"/>
                <w:b/>
                <w:bCs/>
                <w:iCs/>
                <w:sz w:val="18"/>
                <w:szCs w:val="18"/>
              </w:rPr>
            </w:pPr>
          </w:p>
          <w:p w14:paraId="3D030A37" w14:textId="6381D7B3" w:rsidR="00456756" w:rsidRPr="00282968" w:rsidRDefault="00456756" w:rsidP="00456756">
            <w:pPr>
              <w:tabs>
                <w:tab w:val="right" w:leader="dot" w:pos="2805"/>
              </w:tabs>
              <w:snapToGrid w:val="0"/>
              <w:spacing w:before="20" w:after="20"/>
              <w:contextualSpacing/>
              <w:rPr>
                <w:rFonts w:eastAsia="Arial"/>
                <w:iCs/>
                <w:sz w:val="18"/>
                <w:szCs w:val="18"/>
              </w:rPr>
            </w:pPr>
            <w:r w:rsidRPr="00282968">
              <w:rPr>
                <w:rFonts w:eastAsia="Arial"/>
                <w:b/>
                <w:bCs/>
                <w:iCs/>
                <w:sz w:val="18"/>
                <w:szCs w:val="18"/>
              </w:rPr>
              <w:t>Total liabilities</w:t>
            </w:r>
            <w:r w:rsidRPr="00282968">
              <w:rPr>
                <w:rFonts w:eastAsia="Arial"/>
                <w:iCs/>
                <w:sz w:val="18"/>
                <w:szCs w:val="18"/>
              </w:rPr>
              <w:tab/>
            </w:r>
          </w:p>
        </w:tc>
        <w:tc>
          <w:tcPr>
            <w:tcW w:w="785" w:type="pct"/>
            <w:gridSpan w:val="3"/>
            <w:vAlign w:val="bottom"/>
          </w:tcPr>
          <w:p w14:paraId="3F0D381D" w14:textId="445A81D0"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434,619 </w:t>
            </w:r>
          </w:p>
        </w:tc>
        <w:tc>
          <w:tcPr>
            <w:tcW w:w="981" w:type="pct"/>
            <w:vAlign w:val="bottom"/>
          </w:tcPr>
          <w:p w14:paraId="6358616C" w14:textId="3F29EF52"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1,539,158 </w:t>
            </w:r>
          </w:p>
        </w:tc>
        <w:tc>
          <w:tcPr>
            <w:tcW w:w="1034" w:type="pct"/>
            <w:vAlign w:val="bottom"/>
          </w:tcPr>
          <w:p w14:paraId="792E92C3" w14:textId="0E11A211"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2,412,024 </w:t>
            </w:r>
          </w:p>
        </w:tc>
        <w:tc>
          <w:tcPr>
            <w:tcW w:w="845" w:type="pct"/>
            <w:vAlign w:val="bottom"/>
          </w:tcPr>
          <w:p w14:paraId="49613BC0" w14:textId="2316FAD9" w:rsidR="00456756" w:rsidRPr="00282968" w:rsidRDefault="00456756" w:rsidP="00456756">
            <w:pPr>
              <w:pBdr>
                <w:bottom w:val="sing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 xml:space="preserve">2,622,684 </w:t>
            </w:r>
          </w:p>
        </w:tc>
      </w:tr>
      <w:tr w:rsidR="00C50C56" w:rsidRPr="00D45EC9" w14:paraId="5EB3E484" w14:textId="323E0081" w:rsidTr="007969A2">
        <w:trPr>
          <w:trHeight w:val="227"/>
        </w:trPr>
        <w:tc>
          <w:tcPr>
            <w:tcW w:w="1355" w:type="pct"/>
            <w:vAlign w:val="bottom"/>
          </w:tcPr>
          <w:p w14:paraId="058B19B9"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bookmarkStart w:id="36" w:name="_Hlk54986646"/>
          </w:p>
        </w:tc>
        <w:tc>
          <w:tcPr>
            <w:tcW w:w="785" w:type="pct"/>
            <w:gridSpan w:val="3"/>
            <w:vAlign w:val="bottom"/>
          </w:tcPr>
          <w:p w14:paraId="44667EE9"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2B1F8D08"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74724452"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0FA620D8"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bookmarkEnd w:id="36"/>
      <w:tr w:rsidR="00456756" w:rsidRPr="00D45EC9" w14:paraId="63E0D1CB" w14:textId="7346B8FC" w:rsidTr="007969A2">
        <w:trPr>
          <w:trHeight w:val="227"/>
        </w:trPr>
        <w:tc>
          <w:tcPr>
            <w:tcW w:w="1355" w:type="pct"/>
            <w:vAlign w:val="bottom"/>
          </w:tcPr>
          <w:p w14:paraId="68E6AC08" w14:textId="0E969655" w:rsidR="00456756" w:rsidRPr="00282968" w:rsidRDefault="00456756" w:rsidP="00456756">
            <w:pPr>
              <w:tabs>
                <w:tab w:val="right" w:leader="dot" w:pos="2805"/>
              </w:tabs>
              <w:snapToGrid w:val="0"/>
              <w:spacing w:before="20" w:after="20"/>
              <w:ind w:left="162" w:hanging="162"/>
              <w:contextualSpacing/>
              <w:rPr>
                <w:rFonts w:eastAsia="Arial"/>
                <w:b/>
                <w:bCs/>
                <w:iCs/>
                <w:sz w:val="18"/>
                <w:szCs w:val="18"/>
              </w:rPr>
            </w:pPr>
            <w:r w:rsidRPr="00282968">
              <w:rPr>
                <w:rFonts w:eastAsia="Arial"/>
                <w:b/>
                <w:bCs/>
                <w:iCs/>
                <w:sz w:val="18"/>
                <w:szCs w:val="18"/>
              </w:rPr>
              <w:t>Net liabilities</w:t>
            </w:r>
          </w:p>
        </w:tc>
        <w:tc>
          <w:tcPr>
            <w:tcW w:w="785" w:type="pct"/>
            <w:gridSpan w:val="3"/>
            <w:vAlign w:val="bottom"/>
          </w:tcPr>
          <w:p w14:paraId="544E67FA" w14:textId="2F94FD28"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(27,282)</w:t>
            </w:r>
          </w:p>
        </w:tc>
        <w:tc>
          <w:tcPr>
            <w:tcW w:w="981" w:type="pct"/>
            <w:vAlign w:val="bottom"/>
          </w:tcPr>
          <w:p w14:paraId="4FE3BAEE" w14:textId="570CD61E"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(377,239)</w:t>
            </w:r>
          </w:p>
        </w:tc>
        <w:tc>
          <w:tcPr>
            <w:tcW w:w="1034" w:type="pct"/>
            <w:vAlign w:val="bottom"/>
          </w:tcPr>
          <w:p w14:paraId="5EF7CF84" w14:textId="04584E25"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(929,805)</w:t>
            </w:r>
          </w:p>
        </w:tc>
        <w:tc>
          <w:tcPr>
            <w:tcW w:w="845" w:type="pct"/>
            <w:vAlign w:val="bottom"/>
          </w:tcPr>
          <w:p w14:paraId="7B33966D" w14:textId="7234F57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(1,071,319)</w:t>
            </w:r>
          </w:p>
        </w:tc>
      </w:tr>
      <w:tr w:rsidR="00C50C56" w:rsidRPr="00D45EC9" w14:paraId="6FEFF08E" w14:textId="051ECF9C" w:rsidTr="007969A2">
        <w:trPr>
          <w:trHeight w:val="227"/>
        </w:trPr>
        <w:tc>
          <w:tcPr>
            <w:tcW w:w="1355" w:type="pct"/>
            <w:vAlign w:val="bottom"/>
          </w:tcPr>
          <w:p w14:paraId="78E330EA" w14:textId="77777777" w:rsidR="00AA05FA" w:rsidRPr="00282968" w:rsidRDefault="00AA05FA" w:rsidP="00CF515F">
            <w:pPr>
              <w:tabs>
                <w:tab w:val="right" w:leader="dot" w:pos="2805"/>
              </w:tabs>
              <w:snapToGrid w:val="0"/>
              <w:spacing w:before="20" w:after="20"/>
              <w:ind w:left="162" w:hanging="162"/>
              <w:contextualSpacing/>
              <w:rPr>
                <w:rFonts w:eastAsia="Arial"/>
                <w:b/>
                <w:bCs/>
                <w:iCs/>
                <w:sz w:val="18"/>
                <w:szCs w:val="18"/>
              </w:rPr>
            </w:pPr>
          </w:p>
        </w:tc>
        <w:tc>
          <w:tcPr>
            <w:tcW w:w="785" w:type="pct"/>
            <w:gridSpan w:val="3"/>
            <w:vAlign w:val="bottom"/>
          </w:tcPr>
          <w:p w14:paraId="3ED87153"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108061C9"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28340D53"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0A0F3877"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C50C56" w:rsidRPr="00D45EC9" w14:paraId="20D290E7" w14:textId="04F5E7D4" w:rsidTr="007969A2">
        <w:trPr>
          <w:trHeight w:val="227"/>
        </w:trPr>
        <w:tc>
          <w:tcPr>
            <w:tcW w:w="1355" w:type="pct"/>
            <w:vAlign w:val="bottom"/>
          </w:tcPr>
          <w:p w14:paraId="0B7B793B" w14:textId="2B34965E" w:rsidR="00AA05FA" w:rsidRPr="00282968" w:rsidRDefault="00AA05FA" w:rsidP="00CF515F">
            <w:pPr>
              <w:tabs>
                <w:tab w:val="right" w:leader="dot" w:pos="2805"/>
              </w:tabs>
              <w:snapToGrid w:val="0"/>
              <w:spacing w:before="20" w:after="20"/>
              <w:ind w:left="162" w:hanging="162"/>
              <w:contextualSpacing/>
              <w:rPr>
                <w:rFonts w:eastAsiaTheme="minorEastAsia"/>
                <w:b/>
                <w:bCs/>
                <w:iCs/>
                <w:sz w:val="18"/>
                <w:szCs w:val="18"/>
                <w:lang w:eastAsia="zh-CN"/>
              </w:rPr>
            </w:pPr>
            <w:r w:rsidRPr="00282968">
              <w:rPr>
                <w:rFonts w:eastAsia="Arial"/>
                <w:b/>
                <w:bCs/>
                <w:iCs/>
                <w:sz w:val="18"/>
                <w:szCs w:val="18"/>
              </w:rPr>
              <w:t>Capital and reserve</w:t>
            </w:r>
            <w:r w:rsidR="00456756" w:rsidRPr="00282968">
              <w:rPr>
                <w:rFonts w:eastAsiaTheme="minorEastAsia" w:hint="eastAsia"/>
                <w:b/>
                <w:bCs/>
                <w:iCs/>
                <w:sz w:val="18"/>
                <w:szCs w:val="18"/>
                <w:lang w:eastAsia="zh-CN"/>
              </w:rPr>
              <w:t>s</w:t>
            </w:r>
          </w:p>
        </w:tc>
        <w:tc>
          <w:tcPr>
            <w:tcW w:w="785" w:type="pct"/>
            <w:gridSpan w:val="3"/>
            <w:vAlign w:val="bottom"/>
          </w:tcPr>
          <w:p w14:paraId="1AE6792B"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981" w:type="pct"/>
            <w:vAlign w:val="bottom"/>
          </w:tcPr>
          <w:p w14:paraId="16C32AF5"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1034" w:type="pct"/>
            <w:vAlign w:val="bottom"/>
          </w:tcPr>
          <w:p w14:paraId="5853C5A8" w14:textId="77777777" w:rsidR="00AA05FA" w:rsidRPr="00282968" w:rsidRDefault="00AA05FA" w:rsidP="00CF515F">
            <w:pPr>
              <w:tabs>
                <w:tab w:val="decimal" w:pos="890"/>
              </w:tabs>
              <w:snapToGrid w:val="0"/>
              <w:spacing w:before="20" w:after="20"/>
              <w:contextualSpacing/>
              <w:jc w:val="right"/>
              <w:rPr>
                <w:rFonts w:eastAsia="Arial"/>
                <w:iCs/>
                <w:sz w:val="18"/>
                <w:szCs w:val="18"/>
              </w:rPr>
            </w:pPr>
          </w:p>
        </w:tc>
        <w:tc>
          <w:tcPr>
            <w:tcW w:w="845" w:type="pct"/>
            <w:vAlign w:val="bottom"/>
          </w:tcPr>
          <w:p w14:paraId="68CB6523" w14:textId="77777777" w:rsidR="00AA05FA" w:rsidRPr="00282968" w:rsidRDefault="00AA05FA" w:rsidP="002705F4">
            <w:pPr>
              <w:tabs>
                <w:tab w:val="decimal" w:pos="890"/>
              </w:tabs>
              <w:snapToGrid w:val="0"/>
              <w:spacing w:before="20" w:after="20"/>
              <w:contextualSpacing/>
              <w:jc w:val="right"/>
              <w:rPr>
                <w:rFonts w:eastAsia="Arial"/>
                <w:iCs/>
                <w:sz w:val="18"/>
                <w:szCs w:val="18"/>
              </w:rPr>
            </w:pPr>
          </w:p>
        </w:tc>
      </w:tr>
      <w:tr w:rsidR="00456756" w:rsidRPr="00D45EC9" w14:paraId="6574BA28" w14:textId="5DF3E799" w:rsidTr="007969A2">
        <w:trPr>
          <w:trHeight w:val="227"/>
        </w:trPr>
        <w:tc>
          <w:tcPr>
            <w:tcW w:w="1355" w:type="pct"/>
            <w:vAlign w:val="bottom"/>
          </w:tcPr>
          <w:p w14:paraId="645D2A81" w14:textId="60AA2E4A" w:rsidR="00456756" w:rsidRPr="00282968" w:rsidRDefault="00456756" w:rsidP="00456756">
            <w:pPr>
              <w:tabs>
                <w:tab w:val="right" w:leader="dot" w:pos="2805"/>
              </w:tabs>
              <w:snapToGrid w:val="0"/>
              <w:spacing w:before="20" w:after="20"/>
              <w:ind w:left="174"/>
              <w:contextualSpacing/>
              <w:rPr>
                <w:rFonts w:eastAsia="Arial"/>
                <w:iCs/>
                <w:sz w:val="18"/>
                <w:szCs w:val="18"/>
              </w:rPr>
            </w:pPr>
            <w:r w:rsidRPr="00282968">
              <w:rPr>
                <w:rFonts w:eastAsia="Arial" w:hint="eastAsia"/>
                <w:color w:val="000000"/>
                <w:sz w:val="18"/>
                <w:szCs w:val="18"/>
              </w:rPr>
              <w:t>Paid-in</w:t>
            </w:r>
            <w:r w:rsidRPr="00282968">
              <w:rPr>
                <w:rFonts w:eastAsia="Arial"/>
                <w:color w:val="000000"/>
                <w:sz w:val="18"/>
                <w:szCs w:val="18"/>
              </w:rPr>
              <w:t xml:space="preserve"> capital</w:t>
            </w:r>
          </w:p>
        </w:tc>
        <w:tc>
          <w:tcPr>
            <w:tcW w:w="785" w:type="pct"/>
            <w:gridSpan w:val="3"/>
            <w:vAlign w:val="bottom"/>
          </w:tcPr>
          <w:p w14:paraId="65349258" w14:textId="2F39B35D"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475 </w:t>
            </w:r>
          </w:p>
        </w:tc>
        <w:tc>
          <w:tcPr>
            <w:tcW w:w="981" w:type="pct"/>
            <w:vAlign w:val="bottom"/>
          </w:tcPr>
          <w:p w14:paraId="2CDF20FF" w14:textId="28EAF322"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431 </w:t>
            </w:r>
          </w:p>
        </w:tc>
        <w:tc>
          <w:tcPr>
            <w:tcW w:w="1034" w:type="pct"/>
            <w:vAlign w:val="bottom"/>
          </w:tcPr>
          <w:p w14:paraId="0701A71D" w14:textId="7C314C4F"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715 </w:t>
            </w:r>
          </w:p>
        </w:tc>
        <w:tc>
          <w:tcPr>
            <w:tcW w:w="845" w:type="pct"/>
            <w:vAlign w:val="bottom"/>
          </w:tcPr>
          <w:p w14:paraId="7108CA65" w14:textId="3BD01C03" w:rsidR="00456756" w:rsidRPr="00282968" w:rsidRDefault="00456756" w:rsidP="00456756">
            <w:pP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 xml:space="preserve">715 </w:t>
            </w:r>
          </w:p>
        </w:tc>
      </w:tr>
      <w:tr w:rsidR="00456756" w:rsidRPr="00D45EC9" w14:paraId="28A82E1A" w14:textId="79498185" w:rsidTr="007969A2">
        <w:trPr>
          <w:trHeight w:val="227"/>
        </w:trPr>
        <w:tc>
          <w:tcPr>
            <w:tcW w:w="1355" w:type="pct"/>
            <w:vAlign w:val="bottom"/>
          </w:tcPr>
          <w:p w14:paraId="56F5262A" w14:textId="5FF1305E" w:rsidR="00456756" w:rsidRPr="00282968" w:rsidRDefault="00456756" w:rsidP="00456756">
            <w:pPr>
              <w:tabs>
                <w:tab w:val="right" w:leader="dot" w:pos="2805"/>
              </w:tabs>
              <w:snapToGrid w:val="0"/>
              <w:spacing w:before="20" w:after="20"/>
              <w:ind w:left="174"/>
              <w:contextualSpacing/>
              <w:rPr>
                <w:rFonts w:eastAsia="Arial"/>
                <w:iCs/>
                <w:sz w:val="18"/>
                <w:szCs w:val="18"/>
              </w:rPr>
            </w:pPr>
            <w:r w:rsidRPr="00282968">
              <w:rPr>
                <w:rFonts w:eastAsia="Arial"/>
                <w:color w:val="000000"/>
                <w:sz w:val="18"/>
                <w:szCs w:val="18"/>
              </w:rPr>
              <w:t>Reserves</w:t>
            </w:r>
          </w:p>
        </w:tc>
        <w:tc>
          <w:tcPr>
            <w:tcW w:w="785" w:type="pct"/>
            <w:gridSpan w:val="3"/>
            <w:vAlign w:val="bottom"/>
          </w:tcPr>
          <w:p w14:paraId="64E3C513" w14:textId="6653C028"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(27,757)</w:t>
            </w:r>
          </w:p>
        </w:tc>
        <w:tc>
          <w:tcPr>
            <w:tcW w:w="981" w:type="pct"/>
            <w:vAlign w:val="bottom"/>
          </w:tcPr>
          <w:p w14:paraId="110C45C5" w14:textId="2F256565"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(377,670)</w:t>
            </w:r>
          </w:p>
        </w:tc>
        <w:tc>
          <w:tcPr>
            <w:tcW w:w="1034" w:type="pct"/>
            <w:vAlign w:val="bottom"/>
          </w:tcPr>
          <w:p w14:paraId="1EDD3E35" w14:textId="11DB630B"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(930,520)</w:t>
            </w:r>
          </w:p>
        </w:tc>
        <w:tc>
          <w:tcPr>
            <w:tcW w:w="845" w:type="pct"/>
            <w:vAlign w:val="bottom"/>
          </w:tcPr>
          <w:p w14:paraId="13FABCD6" w14:textId="6E94B914" w:rsidR="00456756" w:rsidRPr="00282968" w:rsidRDefault="00456756" w:rsidP="00456756">
            <w:pPr>
              <w:pBdr>
                <w:bottom w:val="single" w:sz="4" w:space="1" w:color="auto"/>
              </w:pBdr>
              <w:tabs>
                <w:tab w:val="decimal" w:pos="890"/>
              </w:tabs>
              <w:snapToGrid w:val="0"/>
              <w:spacing w:before="20" w:after="20"/>
              <w:contextualSpacing/>
              <w:jc w:val="right"/>
              <w:rPr>
                <w:rFonts w:eastAsia="Arial"/>
                <w:color w:val="000000"/>
                <w:sz w:val="18"/>
                <w:szCs w:val="18"/>
              </w:rPr>
            </w:pPr>
            <w:r w:rsidRPr="00282968">
              <w:rPr>
                <w:rFonts w:eastAsia="Arial"/>
                <w:color w:val="000000"/>
                <w:sz w:val="18"/>
                <w:szCs w:val="18"/>
              </w:rPr>
              <w:t>(1,072,034)</w:t>
            </w:r>
          </w:p>
        </w:tc>
      </w:tr>
      <w:tr w:rsidR="00456756" w:rsidRPr="00D45EC9" w14:paraId="5DECC308" w14:textId="3BBBA8D7" w:rsidTr="007969A2">
        <w:trPr>
          <w:trHeight w:val="227"/>
        </w:trPr>
        <w:tc>
          <w:tcPr>
            <w:tcW w:w="1355" w:type="pct"/>
            <w:vAlign w:val="bottom"/>
          </w:tcPr>
          <w:p w14:paraId="661DD49F" w14:textId="7B18CD11" w:rsidR="00456756" w:rsidRPr="00282968" w:rsidRDefault="00456756" w:rsidP="00456756">
            <w:pPr>
              <w:tabs>
                <w:tab w:val="right" w:leader="dot" w:pos="2805"/>
              </w:tabs>
              <w:snapToGrid w:val="0"/>
              <w:spacing w:before="20" w:after="20"/>
              <w:contextualSpacing/>
              <w:rPr>
                <w:rFonts w:eastAsia="Arial"/>
                <w:b/>
                <w:bCs/>
                <w:iCs/>
                <w:sz w:val="18"/>
                <w:szCs w:val="18"/>
              </w:rPr>
            </w:pPr>
            <w:r w:rsidRPr="00282968">
              <w:rPr>
                <w:rFonts w:eastAsia="Arial"/>
                <w:b/>
                <w:bCs/>
                <w:iCs/>
                <w:sz w:val="18"/>
                <w:szCs w:val="18"/>
                <w:lang w:val="en-GB"/>
              </w:rPr>
              <w:t>Total deficits</w:t>
            </w:r>
          </w:p>
        </w:tc>
        <w:tc>
          <w:tcPr>
            <w:tcW w:w="785" w:type="pct"/>
            <w:gridSpan w:val="3"/>
            <w:vAlign w:val="bottom"/>
          </w:tcPr>
          <w:p w14:paraId="4CC89C6E" w14:textId="0A958DD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(27,282)</w:t>
            </w:r>
          </w:p>
        </w:tc>
        <w:tc>
          <w:tcPr>
            <w:tcW w:w="981" w:type="pct"/>
            <w:vAlign w:val="bottom"/>
          </w:tcPr>
          <w:p w14:paraId="472600FA" w14:textId="724DB9B2"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(377,239)</w:t>
            </w:r>
          </w:p>
        </w:tc>
        <w:tc>
          <w:tcPr>
            <w:tcW w:w="1034" w:type="pct"/>
            <w:vAlign w:val="bottom"/>
          </w:tcPr>
          <w:p w14:paraId="18004892" w14:textId="7F9BE2C8"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(929,805)</w:t>
            </w:r>
          </w:p>
        </w:tc>
        <w:tc>
          <w:tcPr>
            <w:tcW w:w="845" w:type="pct"/>
            <w:vAlign w:val="bottom"/>
          </w:tcPr>
          <w:p w14:paraId="29491CF1" w14:textId="3C771AAC" w:rsidR="00456756" w:rsidRPr="00282968" w:rsidRDefault="00456756" w:rsidP="00456756">
            <w:pPr>
              <w:pBdr>
                <w:bottom w:val="double" w:sz="4" w:space="1" w:color="auto"/>
              </w:pBdr>
              <w:tabs>
                <w:tab w:val="decimal" w:pos="890"/>
              </w:tabs>
              <w:snapToGrid w:val="0"/>
              <w:spacing w:before="20" w:after="20"/>
              <w:contextualSpacing/>
              <w:jc w:val="right"/>
              <w:rPr>
                <w:rFonts w:eastAsia="Arial"/>
                <w:b/>
                <w:bCs/>
                <w:color w:val="000000"/>
                <w:sz w:val="18"/>
                <w:szCs w:val="18"/>
              </w:rPr>
            </w:pPr>
            <w:r w:rsidRPr="00282968">
              <w:rPr>
                <w:rFonts w:eastAsia="Arial"/>
                <w:b/>
                <w:bCs/>
                <w:color w:val="000000"/>
                <w:sz w:val="18"/>
                <w:szCs w:val="18"/>
              </w:rPr>
              <w:t>(1,071,319)</w:t>
            </w:r>
          </w:p>
        </w:tc>
      </w:tr>
    </w:tbl>
    <w:p w14:paraId="4B488D31" w14:textId="77777777" w:rsidR="007969A2" w:rsidRDefault="007969A2" w:rsidP="00425BAA">
      <w:pPr>
        <w:jc w:val="both"/>
        <w:rPr>
          <w:rFonts w:ascii="Times New Roman" w:hAnsi="Times New Roman" w:cs="Times New Roman"/>
          <w:b/>
          <w:iCs/>
        </w:rPr>
      </w:pPr>
    </w:p>
    <w:p w14:paraId="4E32F9DF" w14:textId="0E14A5CA" w:rsidR="007969A2" w:rsidRPr="007969A2" w:rsidRDefault="007969A2" w:rsidP="00425BAA">
      <w:pPr>
        <w:jc w:val="both"/>
        <w:rPr>
          <w:rFonts w:ascii="Times New Roman" w:hAnsi="Times New Roman" w:cs="Times New Roman"/>
          <w:b/>
          <w:i/>
        </w:rPr>
      </w:pPr>
      <w:commentRangeStart w:id="37"/>
      <w:r w:rsidRPr="007969A2">
        <w:rPr>
          <w:rFonts w:ascii="Times New Roman" w:hAnsi="Times New Roman" w:cs="Times New Roman" w:hint="eastAsia"/>
          <w:b/>
          <w:i/>
          <w:highlight w:val="yellow"/>
        </w:rPr>
        <w:t xml:space="preserve">[to </w:t>
      </w:r>
      <w:r w:rsidR="001C31F8">
        <w:rPr>
          <w:rFonts w:ascii="Times New Roman" w:hAnsi="Times New Roman" w:cs="Times New Roman" w:hint="eastAsia"/>
          <w:b/>
          <w:i/>
          <w:highlight w:val="yellow"/>
        </w:rPr>
        <w:t xml:space="preserve">confirm </w:t>
      </w:r>
      <w:r w:rsidR="00307E21">
        <w:rPr>
          <w:rFonts w:ascii="Times New Roman" w:hAnsi="Times New Roman" w:cs="Times New Roman" w:hint="eastAsia"/>
          <w:b/>
          <w:i/>
          <w:highlight w:val="yellow"/>
        </w:rPr>
        <w:t xml:space="preserve">which </w:t>
      </w:r>
      <w:r w:rsidR="001C31F8">
        <w:rPr>
          <w:rFonts w:ascii="Times New Roman" w:hAnsi="Times New Roman" w:cs="Times New Roman" w:hint="eastAsia"/>
          <w:b/>
          <w:i/>
          <w:highlight w:val="yellow"/>
        </w:rPr>
        <w:t xml:space="preserve">items </w:t>
      </w:r>
      <w:r w:rsidR="00307E21">
        <w:rPr>
          <w:rFonts w:ascii="Times New Roman" w:hAnsi="Times New Roman" w:cs="Times New Roman" w:hint="eastAsia"/>
          <w:b/>
          <w:i/>
          <w:highlight w:val="yellow"/>
        </w:rPr>
        <w:t>should be discussed</w:t>
      </w:r>
      <w:r w:rsidR="00DD6789">
        <w:rPr>
          <w:rFonts w:ascii="Times New Roman" w:hAnsi="Times New Roman" w:cs="Times New Roman" w:hint="eastAsia"/>
          <w:b/>
          <w:i/>
          <w:highlight w:val="yellow"/>
        </w:rPr>
        <w:t xml:space="preserve"> below</w:t>
      </w:r>
      <w:r w:rsidRPr="007969A2">
        <w:rPr>
          <w:rFonts w:ascii="Times New Roman" w:hAnsi="Times New Roman" w:cs="Times New Roman" w:hint="eastAsia"/>
          <w:b/>
          <w:i/>
          <w:highlight w:val="yellow"/>
        </w:rPr>
        <w:t>]</w:t>
      </w:r>
      <w:commentRangeEnd w:id="37"/>
      <w:r w:rsidR="002956B5">
        <w:rPr>
          <w:rStyle w:val="CommentReference"/>
          <w:rFonts w:ascii="Times New Roman" w:eastAsia="SimSun" w:hAnsi="Times New Roman" w:cs="Times New Roman"/>
        </w:rPr>
      </w:r>
    </w:p>
    <w:p w14:paraId="319D6543" w14:textId="6E018497" w:rsidR="0009604E" w:rsidRPr="002D032B" w:rsidRDefault="00C857F1" w:rsidP="00282968">
      <w:pPr>
        <w:snapToGrid w:val="0"/>
        <w:spacing w:after="240" w:line="240" w:lineRule="auto"/>
        <w:jc w:val="both"/>
        <w:outlineLvl w:val="0"/>
        <w:rPr>
          <w:rFonts w:ascii="Times New Roman" w:hAnsi="Times New Roman" w:cs="Times New Roman"/>
          <w:b/>
          <w:iCs/>
        </w:rPr>
      </w:pPr>
      <w:r w:rsidRPr="002D032B">
        <w:rPr>
          <w:rFonts w:ascii="Times New Roman" w:hAnsi="Times New Roman" w:cs="Times New Roman"/>
          <w:b/>
          <w:iCs/>
        </w:rPr>
        <w:t xml:space="preserve">Property, </w:t>
      </w:r>
      <w:r w:rsidR="00E82F51">
        <w:rPr>
          <w:rFonts w:ascii="Times New Roman" w:hAnsi="Times New Roman" w:cs="Times New Roman"/>
          <w:b/>
          <w:iCs/>
        </w:rPr>
        <w:t>P</w:t>
      </w:r>
      <w:r w:rsidRPr="002D032B">
        <w:rPr>
          <w:rFonts w:ascii="Times New Roman" w:hAnsi="Times New Roman" w:cs="Times New Roman"/>
          <w:b/>
          <w:iCs/>
        </w:rPr>
        <w:t xml:space="preserve">lant and </w:t>
      </w:r>
      <w:r w:rsidR="00E82F51">
        <w:rPr>
          <w:rFonts w:ascii="Times New Roman" w:hAnsi="Times New Roman" w:cs="Times New Roman"/>
          <w:b/>
          <w:iCs/>
        </w:rPr>
        <w:t>E</w:t>
      </w:r>
      <w:r w:rsidRPr="002D032B">
        <w:rPr>
          <w:rFonts w:ascii="Times New Roman" w:hAnsi="Times New Roman" w:cs="Times New Roman"/>
          <w:b/>
          <w:iCs/>
        </w:rPr>
        <w:t>quipment</w:t>
      </w:r>
    </w:p>
    <w:p w14:paraId="3D301B99" w14:textId="42F1453C" w:rsidR="007073DC" w:rsidRPr="00282968" w:rsidRDefault="00D57567" w:rsidP="00282968">
      <w:pPr>
        <w:snapToGrid w:val="0"/>
        <w:spacing w:after="240" w:line="240" w:lineRule="auto"/>
        <w:ind w:firstLine="720"/>
        <w:jc w:val="both"/>
        <w:rPr>
          <w:rFonts w:ascii="Times New Roman" w:hAnsi="Times New Roman" w:cs="Times New Roman"/>
          <w:iCs/>
        </w:rPr>
      </w:pPr>
      <w:r>
        <w:rPr>
          <w:color w:val="002F6C"/>
        </w:rPr>
        <w:t>Our property, plant and equipment primarily consisted of electronic equipment, office furniture and others. Our electronic equipment mainly included GPU servers, CPU servers, storage equipment, network security equipment and other equipment used to support our R&amp;D activities and internal computing environment. According to the Accountants' Report, our electronic equipment is depreciated at 33.33% per annum, office furniture at 20% to 25% per annum and others at 33.33% per annum on a straight-line basis after taking into account residual values. The following table sets forth the components of our property, plant and equipment as of the dates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1"/>
        <w:gridCol w:w="971"/>
        <w:gridCol w:w="768"/>
        <w:gridCol w:w="1345"/>
        <w:gridCol w:w="1521"/>
        <w:gridCol w:w="1811"/>
      </w:tblGrid>
      <w:tr w:rsidR="00282968" w:rsidRPr="002D032B" w14:paraId="6AEFDE34" w14:textId="3EE1C4AF" w:rsidTr="00282968">
        <w:trPr>
          <w:trHeight w:val="410"/>
        </w:trPr>
        <w:tc>
          <w:tcPr>
            <w:tcW w:w="2611" w:type="dxa"/>
            <w:vAlign w:val="bottom"/>
          </w:tcPr>
          <w:p w14:paraId="1F3A0882" w14:textId="77777777" w:rsidR="00282968" w:rsidRPr="00282968" w:rsidRDefault="00282968" w:rsidP="00E728B4">
            <w:pPr>
              <w:spacing w:before="20" w:after="20"/>
              <w:rPr>
                <w:rFonts w:eastAsia="Arial"/>
                <w:iCs/>
                <w:sz w:val="18"/>
                <w:szCs w:val="18"/>
              </w:rPr>
            </w:pPr>
          </w:p>
        </w:tc>
        <w:tc>
          <w:tcPr>
            <w:tcW w:w="4605" w:type="dxa"/>
            <w:gridSpan w:val="4"/>
            <w:vAlign w:val="bottom"/>
          </w:tcPr>
          <w:p w14:paraId="118D0B1C" w14:textId="2563A46D" w:rsidR="00282968" w:rsidRPr="00282968" w:rsidRDefault="00282968" w:rsidP="00A908F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811" w:type="dxa"/>
            <w:vAlign w:val="bottom"/>
          </w:tcPr>
          <w:p w14:paraId="764339EC" w14:textId="6FBB7B26" w:rsidR="00282968" w:rsidRPr="00282968" w:rsidRDefault="00282968" w:rsidP="00B228D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282968" w:rsidRPr="002D032B" w14:paraId="404F8F0B" w14:textId="0C121676" w:rsidTr="00282968">
        <w:trPr>
          <w:trHeight w:val="309"/>
        </w:trPr>
        <w:tc>
          <w:tcPr>
            <w:tcW w:w="2611" w:type="dxa"/>
            <w:vAlign w:val="bottom"/>
          </w:tcPr>
          <w:p w14:paraId="0F2C511A" w14:textId="77777777" w:rsidR="00282968" w:rsidRPr="00282968" w:rsidRDefault="00282968" w:rsidP="00B228D6">
            <w:pPr>
              <w:spacing w:before="20" w:after="20"/>
              <w:rPr>
                <w:rFonts w:eastAsia="Arial"/>
                <w:iCs/>
                <w:sz w:val="18"/>
                <w:szCs w:val="18"/>
              </w:rPr>
            </w:pPr>
          </w:p>
        </w:tc>
        <w:tc>
          <w:tcPr>
            <w:tcW w:w="1739" w:type="dxa"/>
            <w:gridSpan w:val="2"/>
            <w:vAlign w:val="bottom"/>
          </w:tcPr>
          <w:p w14:paraId="30E46A7D" w14:textId="61D5E82F"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45" w:type="dxa"/>
            <w:vAlign w:val="bottom"/>
          </w:tcPr>
          <w:p w14:paraId="3DD410BB" w14:textId="3F7EE500"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521" w:type="dxa"/>
            <w:vAlign w:val="bottom"/>
          </w:tcPr>
          <w:p w14:paraId="45D610CE" w14:textId="3C33A69B" w:rsidR="00282968" w:rsidRPr="00282968" w:rsidRDefault="00282968" w:rsidP="00B228D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811" w:type="dxa"/>
            <w:vAlign w:val="bottom"/>
          </w:tcPr>
          <w:p w14:paraId="2CF46CEF" w14:textId="08548202" w:rsidR="00282968" w:rsidRPr="00282968" w:rsidRDefault="00282968" w:rsidP="00282968">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B3FD1" w:rsidRPr="002D032B" w14:paraId="585857A4" w14:textId="3803CBEA" w:rsidTr="00282968">
        <w:trPr>
          <w:trHeight w:val="227"/>
        </w:trPr>
        <w:tc>
          <w:tcPr>
            <w:tcW w:w="2611" w:type="dxa"/>
            <w:vAlign w:val="bottom"/>
          </w:tcPr>
          <w:p w14:paraId="440A84FC" w14:textId="77777777" w:rsidR="000B3FD1" w:rsidRPr="00282968" w:rsidRDefault="000B3FD1" w:rsidP="003055BD">
            <w:pPr>
              <w:tabs>
                <w:tab w:val="right" w:leader="dot" w:pos="2805"/>
              </w:tabs>
              <w:spacing w:before="20" w:after="20"/>
              <w:rPr>
                <w:rFonts w:eastAsia="Arial"/>
                <w:iCs/>
                <w:sz w:val="18"/>
                <w:szCs w:val="18"/>
              </w:rPr>
            </w:pPr>
          </w:p>
        </w:tc>
        <w:tc>
          <w:tcPr>
            <w:tcW w:w="6416" w:type="dxa"/>
            <w:gridSpan w:val="5"/>
          </w:tcPr>
          <w:p w14:paraId="04B2A79A" w14:textId="191EE04C" w:rsidR="000B3FD1" w:rsidRPr="00282968" w:rsidRDefault="000B3FD1" w:rsidP="000B3FD1">
            <w:pPr>
              <w:tabs>
                <w:tab w:val="decimal" w:pos="890"/>
              </w:tabs>
              <w:spacing w:before="20" w:after="20"/>
              <w:jc w:val="center"/>
              <w:rPr>
                <w:rFonts w:eastAsia="Arial"/>
                <w:i/>
                <w:sz w:val="18"/>
                <w:szCs w:val="18"/>
              </w:rPr>
            </w:pPr>
            <w:r w:rsidRPr="00282968">
              <w:rPr>
                <w:rFonts w:eastAsia="Arial"/>
                <w:i/>
                <w:sz w:val="18"/>
                <w:szCs w:val="18"/>
              </w:rPr>
              <w:t>(RMB in thousands)</w:t>
            </w:r>
          </w:p>
        </w:tc>
      </w:tr>
      <w:tr w:rsidR="00282968" w:rsidRPr="002D032B" w14:paraId="1E18B53F" w14:textId="54D47F62" w:rsidTr="00600AA4">
        <w:trPr>
          <w:trHeight w:val="227"/>
        </w:trPr>
        <w:tc>
          <w:tcPr>
            <w:tcW w:w="2611" w:type="dxa"/>
            <w:vAlign w:val="bottom"/>
          </w:tcPr>
          <w:p w14:paraId="46990ED4" w14:textId="77777777" w:rsidR="00282968" w:rsidRPr="00282968" w:rsidRDefault="00282968" w:rsidP="00282968">
            <w:pPr>
              <w:tabs>
                <w:tab w:val="right" w:leader="dot" w:pos="2805"/>
              </w:tabs>
              <w:spacing w:before="20" w:after="20"/>
              <w:rPr>
                <w:rFonts w:eastAsia="Arial"/>
                <w:iCs/>
                <w:sz w:val="18"/>
                <w:szCs w:val="18"/>
              </w:rPr>
            </w:pPr>
          </w:p>
        </w:tc>
        <w:tc>
          <w:tcPr>
            <w:tcW w:w="971" w:type="dxa"/>
          </w:tcPr>
          <w:p w14:paraId="78DAAD22" w14:textId="77777777" w:rsidR="00282968" w:rsidRPr="00282968" w:rsidRDefault="00282968" w:rsidP="00282968">
            <w:pPr>
              <w:tabs>
                <w:tab w:val="decimal" w:pos="890"/>
              </w:tabs>
              <w:spacing w:before="20" w:after="20"/>
              <w:jc w:val="right"/>
              <w:rPr>
                <w:rFonts w:eastAsia="Arial"/>
                <w:iCs/>
                <w:sz w:val="18"/>
                <w:szCs w:val="18"/>
              </w:rPr>
            </w:pPr>
          </w:p>
        </w:tc>
        <w:tc>
          <w:tcPr>
            <w:tcW w:w="768" w:type="dxa"/>
          </w:tcPr>
          <w:p w14:paraId="7830F48C" w14:textId="77777777" w:rsidR="00282968" w:rsidRPr="00282968" w:rsidRDefault="00282968" w:rsidP="00282968">
            <w:pPr>
              <w:tabs>
                <w:tab w:val="decimal" w:pos="890"/>
              </w:tabs>
              <w:spacing w:before="20" w:after="20"/>
              <w:jc w:val="right"/>
              <w:rPr>
                <w:rFonts w:eastAsia="Arial"/>
                <w:iCs/>
                <w:sz w:val="18"/>
                <w:szCs w:val="18"/>
              </w:rPr>
            </w:pPr>
          </w:p>
        </w:tc>
        <w:tc>
          <w:tcPr>
            <w:tcW w:w="1345" w:type="dxa"/>
          </w:tcPr>
          <w:p w14:paraId="0922A12A" w14:textId="77777777" w:rsidR="00282968" w:rsidRPr="00282968" w:rsidRDefault="00282968" w:rsidP="00282968">
            <w:pPr>
              <w:tabs>
                <w:tab w:val="decimal" w:pos="890"/>
              </w:tabs>
              <w:spacing w:before="20" w:after="20"/>
              <w:jc w:val="right"/>
              <w:rPr>
                <w:rFonts w:eastAsia="Arial"/>
                <w:iCs/>
                <w:sz w:val="18"/>
                <w:szCs w:val="18"/>
              </w:rPr>
            </w:pPr>
          </w:p>
        </w:tc>
        <w:tc>
          <w:tcPr>
            <w:tcW w:w="1521" w:type="dxa"/>
          </w:tcPr>
          <w:p w14:paraId="108D76F1" w14:textId="77777777" w:rsidR="00282968" w:rsidRPr="00282968" w:rsidRDefault="00282968" w:rsidP="00282968">
            <w:pPr>
              <w:tabs>
                <w:tab w:val="decimal" w:pos="890"/>
              </w:tabs>
              <w:spacing w:before="20" w:after="20"/>
              <w:jc w:val="right"/>
              <w:rPr>
                <w:rFonts w:eastAsia="Arial"/>
                <w:iCs/>
                <w:sz w:val="18"/>
                <w:szCs w:val="18"/>
              </w:rPr>
            </w:pPr>
          </w:p>
        </w:tc>
        <w:tc>
          <w:tcPr>
            <w:tcW w:w="1811" w:type="dxa"/>
          </w:tcPr>
          <w:p w14:paraId="7727B488" w14:textId="569405F6" w:rsidR="00282968" w:rsidRPr="00282968" w:rsidRDefault="00282968" w:rsidP="00282968">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282968" w:rsidRPr="002D032B" w14:paraId="38F800CE" w14:textId="77777777" w:rsidTr="00282968">
        <w:trPr>
          <w:trHeight w:val="227"/>
        </w:trPr>
        <w:tc>
          <w:tcPr>
            <w:tcW w:w="2611" w:type="dxa"/>
            <w:vAlign w:val="bottom"/>
          </w:tcPr>
          <w:p w14:paraId="695C3F5B" w14:textId="77777777" w:rsidR="00282968" w:rsidRPr="00282968" w:rsidRDefault="00282968" w:rsidP="001707C6">
            <w:pPr>
              <w:tabs>
                <w:tab w:val="right" w:leader="dot" w:pos="2805"/>
              </w:tabs>
              <w:spacing w:before="20" w:after="20"/>
              <w:rPr>
                <w:rFonts w:eastAsia="Arial"/>
                <w:iCs/>
                <w:sz w:val="18"/>
                <w:szCs w:val="18"/>
              </w:rPr>
            </w:pPr>
          </w:p>
        </w:tc>
        <w:tc>
          <w:tcPr>
            <w:tcW w:w="1739" w:type="dxa"/>
            <w:gridSpan w:val="2"/>
            <w:vAlign w:val="bottom"/>
          </w:tcPr>
          <w:p w14:paraId="12F78451" w14:textId="77777777" w:rsidR="00282968" w:rsidRPr="00282968" w:rsidRDefault="00282968" w:rsidP="001707C6">
            <w:pPr>
              <w:tabs>
                <w:tab w:val="decimal" w:pos="890"/>
              </w:tabs>
              <w:spacing w:before="20" w:after="20"/>
              <w:jc w:val="right"/>
              <w:rPr>
                <w:iCs/>
                <w:color w:val="000000"/>
                <w:sz w:val="18"/>
                <w:szCs w:val="18"/>
                <w:lang w:val="en-GB"/>
              </w:rPr>
            </w:pPr>
          </w:p>
        </w:tc>
        <w:tc>
          <w:tcPr>
            <w:tcW w:w="1345" w:type="dxa"/>
            <w:vAlign w:val="bottom"/>
          </w:tcPr>
          <w:p w14:paraId="3C9BCD60" w14:textId="77777777" w:rsidR="00282968" w:rsidRPr="00282968" w:rsidRDefault="00282968" w:rsidP="001707C6">
            <w:pPr>
              <w:tabs>
                <w:tab w:val="decimal" w:pos="890"/>
              </w:tabs>
              <w:spacing w:before="20" w:after="20"/>
              <w:jc w:val="right"/>
              <w:rPr>
                <w:iCs/>
                <w:color w:val="000000"/>
                <w:sz w:val="18"/>
                <w:szCs w:val="18"/>
                <w:lang w:val="en-GB"/>
              </w:rPr>
            </w:pPr>
          </w:p>
        </w:tc>
        <w:tc>
          <w:tcPr>
            <w:tcW w:w="1521" w:type="dxa"/>
          </w:tcPr>
          <w:p w14:paraId="4022AD53" w14:textId="77777777" w:rsidR="00282968" w:rsidRPr="00282968" w:rsidRDefault="00282968" w:rsidP="001707C6">
            <w:pPr>
              <w:tabs>
                <w:tab w:val="decimal" w:pos="890"/>
              </w:tabs>
              <w:spacing w:before="20" w:after="20"/>
              <w:jc w:val="right"/>
              <w:rPr>
                <w:rFonts w:eastAsia="Arial"/>
                <w:iCs/>
                <w:sz w:val="18"/>
                <w:szCs w:val="18"/>
              </w:rPr>
            </w:pPr>
          </w:p>
        </w:tc>
        <w:tc>
          <w:tcPr>
            <w:tcW w:w="1811" w:type="dxa"/>
            <w:vAlign w:val="bottom"/>
          </w:tcPr>
          <w:p w14:paraId="0D600DA4" w14:textId="77777777" w:rsidR="00282968" w:rsidRPr="00282968" w:rsidRDefault="00282968" w:rsidP="00B228D6">
            <w:pPr>
              <w:tabs>
                <w:tab w:val="decimal" w:pos="890"/>
              </w:tabs>
              <w:spacing w:before="20" w:after="20"/>
              <w:jc w:val="right"/>
              <w:rPr>
                <w:iCs/>
                <w:color w:val="000000"/>
                <w:sz w:val="18"/>
                <w:szCs w:val="18"/>
                <w:lang w:val="en-GB"/>
              </w:rPr>
            </w:pPr>
          </w:p>
        </w:tc>
      </w:tr>
      <w:tr w:rsidR="00EB3A0F" w:rsidRPr="002D032B" w14:paraId="0D723304" w14:textId="4945AEC1" w:rsidTr="00E77903">
        <w:trPr>
          <w:trHeight w:val="227"/>
        </w:trPr>
        <w:tc>
          <w:tcPr>
            <w:tcW w:w="2611" w:type="dxa"/>
            <w:vAlign w:val="bottom"/>
          </w:tcPr>
          <w:p w14:paraId="28D18A8B" w14:textId="676B52F0" w:rsidR="00EB3A0F" w:rsidRPr="00282968" w:rsidRDefault="00EB3A0F" w:rsidP="00EB3A0F">
            <w:pPr>
              <w:tabs>
                <w:tab w:val="right" w:leader="dot" w:pos="2805"/>
              </w:tabs>
              <w:spacing w:before="20" w:after="20"/>
              <w:rPr>
                <w:rFonts w:eastAsia="Arial"/>
                <w:iCs/>
                <w:sz w:val="18"/>
                <w:szCs w:val="18"/>
              </w:rPr>
            </w:pPr>
            <w:r w:rsidRPr="00E82C8D">
              <w:rPr>
                <w:rFonts w:eastAsia="Arial"/>
                <w:iCs/>
                <w:sz w:val="18"/>
                <w:szCs w:val="18"/>
              </w:rPr>
              <w:t>Electronic equipment</w:t>
            </w:r>
            <w:r w:rsidRPr="00282968">
              <w:rPr>
                <w:rFonts w:eastAsia="Arial"/>
                <w:iCs/>
                <w:sz w:val="18"/>
                <w:szCs w:val="18"/>
              </w:rPr>
              <w:tab/>
            </w:r>
          </w:p>
        </w:tc>
        <w:tc>
          <w:tcPr>
            <w:tcW w:w="1739" w:type="dxa"/>
            <w:gridSpan w:val="2"/>
            <w:vAlign w:val="center"/>
          </w:tcPr>
          <w:p w14:paraId="74E139A3" w14:textId="36538477"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71,342</w:t>
            </w:r>
          </w:p>
        </w:tc>
        <w:tc>
          <w:tcPr>
            <w:tcW w:w="1345" w:type="dxa"/>
            <w:vAlign w:val="center"/>
          </w:tcPr>
          <w:p w14:paraId="3C718284" w14:textId="4C27DE63"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78,306</w:t>
            </w:r>
          </w:p>
        </w:tc>
        <w:tc>
          <w:tcPr>
            <w:tcW w:w="1521" w:type="dxa"/>
            <w:vAlign w:val="center"/>
          </w:tcPr>
          <w:p w14:paraId="69A8D7F8" w14:textId="6D9843CC" w:rsidR="00EB3A0F" w:rsidRPr="00E82C8D" w:rsidRDefault="00EB3A0F" w:rsidP="00EB3A0F">
            <w:pPr>
              <w:tabs>
                <w:tab w:val="decimal" w:pos="890"/>
              </w:tabs>
              <w:spacing w:before="20" w:after="20"/>
              <w:jc w:val="right"/>
              <w:rPr>
                <w:rFonts w:eastAsia="Arial"/>
                <w:iCs/>
                <w:sz w:val="18"/>
                <w:szCs w:val="32"/>
              </w:rPr>
            </w:pPr>
            <w:r w:rsidRPr="00E82C8D">
              <w:rPr>
                <w:sz w:val="18"/>
                <w:szCs w:val="32"/>
              </w:rPr>
              <w:t>50,396</w:t>
            </w:r>
          </w:p>
        </w:tc>
        <w:tc>
          <w:tcPr>
            <w:tcW w:w="1811" w:type="dxa"/>
          </w:tcPr>
          <w:p w14:paraId="114E0AF1" w14:textId="4C32179F" w:rsidR="00EB3A0F" w:rsidRPr="00E82C8D" w:rsidRDefault="00EB3A0F" w:rsidP="00EB3A0F">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EB3A0F" w:rsidRPr="002D032B" w14:paraId="7CC11089" w14:textId="77777777" w:rsidTr="00E77903">
        <w:trPr>
          <w:trHeight w:val="227"/>
        </w:trPr>
        <w:tc>
          <w:tcPr>
            <w:tcW w:w="2611" w:type="dxa"/>
            <w:vAlign w:val="bottom"/>
          </w:tcPr>
          <w:p w14:paraId="29636806" w14:textId="63279988" w:rsidR="00EB3A0F" w:rsidRPr="00282968" w:rsidRDefault="00EB3A0F" w:rsidP="00EB3A0F">
            <w:pPr>
              <w:tabs>
                <w:tab w:val="right" w:leader="dot" w:pos="2805"/>
              </w:tabs>
              <w:spacing w:before="20" w:after="20"/>
              <w:rPr>
                <w:rFonts w:eastAsia="Arial"/>
                <w:iCs/>
                <w:sz w:val="18"/>
                <w:szCs w:val="18"/>
              </w:rPr>
            </w:pPr>
            <w:r w:rsidRPr="00E82C8D">
              <w:rPr>
                <w:rFonts w:eastAsia="Arial"/>
                <w:iCs/>
                <w:sz w:val="18"/>
                <w:szCs w:val="18"/>
              </w:rPr>
              <w:t>Office furniture</w:t>
            </w:r>
            <w:r w:rsidRPr="00282968">
              <w:rPr>
                <w:rFonts w:eastAsia="Arial"/>
                <w:iCs/>
                <w:sz w:val="18"/>
                <w:szCs w:val="18"/>
              </w:rPr>
              <w:tab/>
            </w:r>
          </w:p>
        </w:tc>
        <w:tc>
          <w:tcPr>
            <w:tcW w:w="1739" w:type="dxa"/>
            <w:gridSpan w:val="2"/>
            <w:vAlign w:val="center"/>
          </w:tcPr>
          <w:p w14:paraId="659A8013" w14:textId="62520E31"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33</w:t>
            </w:r>
          </w:p>
        </w:tc>
        <w:tc>
          <w:tcPr>
            <w:tcW w:w="1345" w:type="dxa"/>
            <w:vAlign w:val="center"/>
          </w:tcPr>
          <w:p w14:paraId="73304732" w14:textId="29FFCAB1"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374</w:t>
            </w:r>
          </w:p>
        </w:tc>
        <w:tc>
          <w:tcPr>
            <w:tcW w:w="1521" w:type="dxa"/>
            <w:vAlign w:val="center"/>
          </w:tcPr>
          <w:p w14:paraId="1E283164" w14:textId="54F74606" w:rsidR="00EB3A0F" w:rsidRPr="00E82C8D" w:rsidRDefault="00EB3A0F" w:rsidP="00EB3A0F">
            <w:pPr>
              <w:tabs>
                <w:tab w:val="decimal" w:pos="890"/>
              </w:tabs>
              <w:spacing w:before="20" w:after="20"/>
              <w:jc w:val="right"/>
              <w:rPr>
                <w:iCs/>
                <w:color w:val="000000"/>
                <w:sz w:val="18"/>
                <w:szCs w:val="32"/>
                <w:lang w:val="en-GB"/>
              </w:rPr>
            </w:pPr>
            <w:r w:rsidRPr="00E82C8D">
              <w:rPr>
                <w:sz w:val="18"/>
                <w:szCs w:val="32"/>
              </w:rPr>
              <w:t>298</w:t>
            </w:r>
          </w:p>
        </w:tc>
        <w:tc>
          <w:tcPr>
            <w:tcW w:w="1811" w:type="dxa"/>
          </w:tcPr>
          <w:p w14:paraId="06FB9649" w14:textId="61E0DD31" w:rsidR="00EB3A0F" w:rsidRPr="00E82C8D" w:rsidRDefault="00EB3A0F" w:rsidP="00EB3A0F">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EB3A0F" w:rsidRPr="002D032B" w14:paraId="5D6352F0" w14:textId="0EF6146A" w:rsidTr="00E77903">
        <w:trPr>
          <w:trHeight w:val="227"/>
        </w:trPr>
        <w:tc>
          <w:tcPr>
            <w:tcW w:w="2611" w:type="dxa"/>
            <w:vAlign w:val="bottom"/>
          </w:tcPr>
          <w:p w14:paraId="09960FA7" w14:textId="0FB3D802" w:rsidR="00EB3A0F" w:rsidRPr="00282968" w:rsidRDefault="00EB3A0F" w:rsidP="00EB3A0F">
            <w:pPr>
              <w:tabs>
                <w:tab w:val="right" w:leader="dot" w:pos="2805"/>
              </w:tabs>
              <w:snapToGrid w:val="0"/>
              <w:spacing w:before="20" w:after="20"/>
              <w:contextualSpacing/>
              <w:rPr>
                <w:rFonts w:eastAsia="Arial"/>
                <w:iCs/>
                <w:sz w:val="18"/>
                <w:szCs w:val="18"/>
              </w:rPr>
            </w:pPr>
            <w:proofErr w:type="gramStart"/>
            <w:r>
              <w:rPr>
                <w:rFonts w:eastAsiaTheme="minorEastAsia" w:hint="eastAsia"/>
                <w:iCs/>
                <w:sz w:val="18"/>
                <w:szCs w:val="18"/>
                <w:lang w:eastAsia="zh-CN"/>
              </w:rPr>
              <w:t>Others</w:t>
            </w:r>
            <w:r w:rsidRPr="00E82C8D">
              <w:rPr>
                <w:rFonts w:eastAsiaTheme="minorEastAsia" w:hint="eastAsia"/>
                <w:iCs/>
                <w:sz w:val="18"/>
                <w:szCs w:val="18"/>
                <w:vertAlign w:val="superscript"/>
                <w:lang w:eastAsia="zh-CN"/>
              </w:rPr>
              <w:t>(</w:t>
            </w:r>
            <w:proofErr w:type="gramEnd"/>
            <w:r w:rsidRPr="00E82C8D">
              <w:rPr>
                <w:rFonts w:eastAsiaTheme="minorEastAsia" w:hint="eastAsia"/>
                <w:iCs/>
                <w:sz w:val="18"/>
                <w:szCs w:val="18"/>
                <w:vertAlign w:val="superscript"/>
                <w:lang w:eastAsia="zh-CN"/>
              </w:rPr>
              <w:t>1)</w:t>
            </w:r>
            <w:r w:rsidRPr="00282968">
              <w:rPr>
                <w:rFonts w:eastAsia="Arial"/>
                <w:iCs/>
                <w:sz w:val="18"/>
                <w:szCs w:val="18"/>
              </w:rPr>
              <w:tab/>
            </w:r>
          </w:p>
        </w:tc>
        <w:tc>
          <w:tcPr>
            <w:tcW w:w="1739" w:type="dxa"/>
            <w:gridSpan w:val="2"/>
            <w:vAlign w:val="center"/>
          </w:tcPr>
          <w:p w14:paraId="15051690" w14:textId="78C4E2F5" w:rsidR="00EB3A0F" w:rsidRPr="00E82C8D" w:rsidRDefault="00EB3A0F" w:rsidP="00EB3A0F">
            <w:pPr>
              <w:pBdr>
                <w:bottom w:val="single" w:sz="4" w:space="1" w:color="auto"/>
              </w:pBdr>
              <w:tabs>
                <w:tab w:val="decimal" w:pos="890"/>
              </w:tabs>
              <w:spacing w:before="20" w:after="20"/>
              <w:jc w:val="right"/>
              <w:rPr>
                <w:iCs/>
                <w:color w:val="000000"/>
                <w:sz w:val="18"/>
                <w:szCs w:val="32"/>
                <w:lang w:val="en-GB"/>
              </w:rPr>
            </w:pPr>
            <w:r w:rsidRPr="00E82C8D">
              <w:rPr>
                <w:sz w:val="18"/>
                <w:szCs w:val="32"/>
              </w:rPr>
              <w:t>44</w:t>
            </w:r>
          </w:p>
        </w:tc>
        <w:tc>
          <w:tcPr>
            <w:tcW w:w="1345" w:type="dxa"/>
            <w:vAlign w:val="center"/>
          </w:tcPr>
          <w:p w14:paraId="7F3F3D3E" w14:textId="2A0E00CC" w:rsidR="00EB3A0F" w:rsidRPr="00E82C8D" w:rsidRDefault="00EB3A0F" w:rsidP="00EB3A0F">
            <w:pPr>
              <w:pBdr>
                <w:bottom w:val="single" w:sz="4" w:space="1" w:color="auto"/>
              </w:pBdr>
              <w:tabs>
                <w:tab w:val="decimal" w:pos="890"/>
              </w:tabs>
              <w:spacing w:before="20" w:after="20"/>
              <w:jc w:val="right"/>
              <w:rPr>
                <w:iCs/>
                <w:color w:val="000000"/>
                <w:sz w:val="18"/>
                <w:szCs w:val="32"/>
                <w:lang w:val="en-GB"/>
              </w:rPr>
            </w:pPr>
            <w:r w:rsidRPr="00E82C8D">
              <w:rPr>
                <w:sz w:val="18"/>
                <w:szCs w:val="32"/>
              </w:rPr>
              <w:t>39</w:t>
            </w:r>
          </w:p>
        </w:tc>
        <w:tc>
          <w:tcPr>
            <w:tcW w:w="1521" w:type="dxa"/>
            <w:vAlign w:val="center"/>
          </w:tcPr>
          <w:p w14:paraId="381D76CC" w14:textId="4381615C" w:rsidR="00EB3A0F" w:rsidRPr="00E82C8D" w:rsidRDefault="00EB3A0F" w:rsidP="00EB3A0F">
            <w:pPr>
              <w:pBdr>
                <w:bottom w:val="single" w:sz="4" w:space="1" w:color="auto"/>
              </w:pBdr>
              <w:tabs>
                <w:tab w:val="decimal" w:pos="890"/>
              </w:tabs>
              <w:snapToGrid w:val="0"/>
              <w:spacing w:before="20" w:after="20"/>
              <w:contextualSpacing/>
              <w:jc w:val="right"/>
              <w:rPr>
                <w:iCs/>
                <w:sz w:val="18"/>
                <w:szCs w:val="32"/>
              </w:rPr>
            </w:pPr>
            <w:r w:rsidRPr="00E82C8D">
              <w:rPr>
                <w:sz w:val="18"/>
                <w:szCs w:val="32"/>
              </w:rPr>
              <w:t>990</w:t>
            </w:r>
          </w:p>
        </w:tc>
        <w:tc>
          <w:tcPr>
            <w:tcW w:w="1811" w:type="dxa"/>
          </w:tcPr>
          <w:p w14:paraId="1179E35A" w14:textId="3274805C" w:rsidR="00EB3A0F" w:rsidRPr="00E82C8D" w:rsidRDefault="00EB3A0F" w:rsidP="00EB3A0F">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E82C8D" w:rsidRPr="002D032B" w14:paraId="3820C8C8" w14:textId="0C13BA0E" w:rsidTr="007C70B4">
        <w:trPr>
          <w:trHeight w:val="227"/>
        </w:trPr>
        <w:tc>
          <w:tcPr>
            <w:tcW w:w="2611" w:type="dxa"/>
            <w:vAlign w:val="bottom"/>
          </w:tcPr>
          <w:p w14:paraId="2AB00260" w14:textId="2234D94F" w:rsidR="00E82C8D" w:rsidRPr="00282968" w:rsidRDefault="00E82C8D" w:rsidP="00E82C8D">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739" w:type="dxa"/>
            <w:gridSpan w:val="2"/>
            <w:vAlign w:val="center"/>
          </w:tcPr>
          <w:p w14:paraId="321B84D5" w14:textId="4B8D02FF" w:rsidR="00E82C8D" w:rsidRPr="00E82C8D" w:rsidRDefault="00E82C8D" w:rsidP="00E82C8D">
            <w:pPr>
              <w:pBdr>
                <w:bottom w:val="double" w:sz="4" w:space="1" w:color="auto"/>
              </w:pBdr>
              <w:tabs>
                <w:tab w:val="decimal" w:pos="890"/>
              </w:tabs>
              <w:spacing w:before="20" w:after="20"/>
              <w:jc w:val="right"/>
              <w:rPr>
                <w:b/>
                <w:bCs/>
                <w:iCs/>
                <w:color w:val="000000"/>
                <w:sz w:val="18"/>
                <w:szCs w:val="32"/>
                <w:lang w:val="en-GB"/>
              </w:rPr>
            </w:pPr>
            <w:r w:rsidRPr="00E82C8D">
              <w:rPr>
                <w:b/>
                <w:sz w:val="18"/>
                <w:szCs w:val="32"/>
              </w:rPr>
              <w:t>71,419</w:t>
            </w:r>
          </w:p>
        </w:tc>
        <w:tc>
          <w:tcPr>
            <w:tcW w:w="1345" w:type="dxa"/>
            <w:vAlign w:val="center"/>
          </w:tcPr>
          <w:p w14:paraId="3619A48B" w14:textId="7A0609F5" w:rsidR="00E82C8D" w:rsidRPr="00E82C8D" w:rsidRDefault="00E82C8D" w:rsidP="00E82C8D">
            <w:pPr>
              <w:pBdr>
                <w:bottom w:val="double" w:sz="4" w:space="1" w:color="auto"/>
              </w:pBdr>
              <w:tabs>
                <w:tab w:val="decimal" w:pos="890"/>
              </w:tabs>
              <w:spacing w:before="20" w:after="20"/>
              <w:jc w:val="right"/>
              <w:rPr>
                <w:b/>
                <w:bCs/>
                <w:iCs/>
                <w:color w:val="000000"/>
                <w:sz w:val="18"/>
                <w:szCs w:val="32"/>
                <w:lang w:val="en-GB"/>
              </w:rPr>
            </w:pPr>
            <w:r w:rsidRPr="00E82C8D">
              <w:rPr>
                <w:b/>
                <w:sz w:val="18"/>
                <w:szCs w:val="32"/>
              </w:rPr>
              <w:t>78,719</w:t>
            </w:r>
          </w:p>
        </w:tc>
        <w:tc>
          <w:tcPr>
            <w:tcW w:w="1521" w:type="dxa"/>
            <w:vAlign w:val="center"/>
          </w:tcPr>
          <w:p w14:paraId="10CA335A" w14:textId="555A69E6" w:rsidR="00E82C8D" w:rsidRPr="00E82C8D" w:rsidRDefault="00E82C8D" w:rsidP="00E82C8D">
            <w:pPr>
              <w:pBdr>
                <w:bottom w:val="double" w:sz="4" w:space="1" w:color="auto"/>
              </w:pBdr>
              <w:tabs>
                <w:tab w:val="decimal" w:pos="890"/>
              </w:tabs>
              <w:spacing w:before="20" w:after="20"/>
              <w:jc w:val="right"/>
              <w:rPr>
                <w:rFonts w:eastAsia="Arial"/>
                <w:b/>
                <w:bCs/>
                <w:iCs/>
                <w:sz w:val="18"/>
                <w:szCs w:val="32"/>
              </w:rPr>
            </w:pPr>
            <w:r w:rsidRPr="00E82C8D">
              <w:rPr>
                <w:b/>
                <w:sz w:val="18"/>
                <w:szCs w:val="32"/>
              </w:rPr>
              <w:t>51,684</w:t>
            </w:r>
          </w:p>
        </w:tc>
        <w:tc>
          <w:tcPr>
            <w:tcW w:w="1811" w:type="dxa"/>
            <w:vAlign w:val="center"/>
          </w:tcPr>
          <w:p w14:paraId="6BD57410" w14:textId="3BCF63D2" w:rsidR="00E82C8D" w:rsidRPr="00EB3A0F" w:rsidRDefault="00EB3A0F" w:rsidP="00E82C8D">
            <w:pPr>
              <w:pBdr>
                <w:bottom w:val="double" w:sz="4" w:space="1" w:color="auto"/>
              </w:pBdr>
              <w:tabs>
                <w:tab w:val="decimal" w:pos="890"/>
              </w:tabs>
              <w:spacing w:before="20" w:after="20"/>
              <w:jc w:val="right"/>
              <w:rPr>
                <w:rFonts w:eastAsiaTheme="minorEastAsia"/>
                <w:b/>
                <w:bCs/>
                <w:iCs/>
                <w:color w:val="000000"/>
                <w:sz w:val="18"/>
                <w:szCs w:val="32"/>
                <w:lang w:val="en-GB" w:eastAsia="zh-CN"/>
              </w:rPr>
            </w:pPr>
            <w:r>
              <w:rPr>
                <w:rFonts w:eastAsiaTheme="minorEastAsia" w:hint="eastAsia"/>
                <w:b/>
                <w:sz w:val="18"/>
                <w:szCs w:val="32"/>
                <w:lang w:eastAsia="zh-CN"/>
              </w:rPr>
              <w:t>41,251</w:t>
            </w:r>
          </w:p>
        </w:tc>
      </w:tr>
    </w:tbl>
    <w:p w14:paraId="67D0D64D" w14:textId="77777777" w:rsidR="00E82C8D" w:rsidRPr="007969A2" w:rsidRDefault="00E82C8D" w:rsidP="00E82C8D">
      <w:pPr>
        <w:spacing w:before="200" w:after="120"/>
        <w:jc w:val="both"/>
        <w:rPr>
          <w:rFonts w:ascii="Times New Roman" w:eastAsia="Arial" w:hAnsi="Times New Roman" w:cs="Times New Roman"/>
          <w:sz w:val="18"/>
          <w:szCs w:val="18"/>
          <w:u w:val="single"/>
        </w:rPr>
      </w:pPr>
      <w:r w:rsidRPr="007969A2">
        <w:rPr>
          <w:rFonts w:ascii="Times New Roman" w:eastAsia="Arial" w:hAnsi="Times New Roman" w:cs="Times New Roman"/>
          <w:sz w:val="18"/>
          <w:szCs w:val="18"/>
          <w:u w:val="single"/>
        </w:rPr>
        <w:tab/>
      </w:r>
    </w:p>
    <w:p w14:paraId="51BA404F" w14:textId="77777777" w:rsidR="00E82C8D" w:rsidRPr="007969A2" w:rsidRDefault="00E82C8D" w:rsidP="00E82C8D">
      <w:pPr>
        <w:pStyle w:val="ListParagraph"/>
        <w:numPr>
          <w:ilvl w:val="0"/>
          <w:numId w:val="40"/>
        </w:numPr>
        <w:spacing w:before="120"/>
        <w:jc w:val="both"/>
        <w:rPr>
          <w:rFonts w:ascii="Times New Roman" w:eastAsia="Arial" w:hAnsi="Times New Roman" w:cs="Times New Roman"/>
          <w:sz w:val="18"/>
          <w:szCs w:val="18"/>
        </w:rPr>
      </w:pPr>
      <w:r>
        <w:rPr>
          <w:rFonts w:ascii="Times New Roman" w:hAnsi="Times New Roman" w:cs="Times New Roman" w:hint="eastAsia"/>
          <w:sz w:val="18"/>
          <w:szCs w:val="18"/>
        </w:rPr>
        <w:t>Primarily i</w:t>
      </w:r>
      <w:r w:rsidRPr="007969A2">
        <w:rPr>
          <w:rFonts w:ascii="Times New Roman" w:eastAsia="Arial" w:hAnsi="Times New Roman" w:cs="Times New Roman"/>
          <w:sz w:val="18"/>
          <w:szCs w:val="18"/>
        </w:rPr>
        <w:t>ncluded [●</w:t>
      </w:r>
      <w:r w:rsidRPr="007969A2">
        <w:rPr>
          <w:rFonts w:ascii="Times New Roman" w:eastAsia="Arial" w:hAnsi="Times New Roman" w:cs="Times New Roman" w:hint="eastAsia"/>
          <w:sz w:val="18"/>
          <w:szCs w:val="18"/>
        </w:rPr>
        <w:t>]</w:t>
      </w:r>
      <w:r w:rsidRPr="007969A2">
        <w:rPr>
          <w:rFonts w:ascii="Times New Roman" w:eastAsia="Arial" w:hAnsi="Times New Roman" w:cs="Times New Roman"/>
          <w:sz w:val="18"/>
          <w:szCs w:val="18"/>
        </w:rPr>
        <w:t>.</w:t>
      </w:r>
    </w:p>
    <w:p w14:paraId="46950F43" w14:textId="10453FD5" w:rsidR="00344169" w:rsidRDefault="00E82C8D" w:rsidP="00EB3A0F">
      <w:pPr>
        <w:snapToGrid w:val="0"/>
        <w:spacing w:after="240" w:line="240" w:lineRule="auto"/>
        <w:ind w:firstLine="720"/>
        <w:jc w:val="both"/>
        <w:rPr>
          <w:rFonts w:ascii="Times New Roman" w:hAnsi="Times New Roman" w:cs="Times New Roman"/>
          <w:bCs/>
          <w:iCs/>
        </w:rPr>
      </w:pPr>
      <w:r w:rsidRPr="00E82C8D">
        <w:rPr>
          <w:rFonts w:ascii="Times New Roman" w:hAnsi="Times New Roman" w:cs="Times New Roman"/>
          <w:bCs/>
          <w:iCs/>
        </w:rPr>
        <w:t xml:space="preserve">Our property, plant and equipment increased from RMB71.4 million as of December 31, </w:t>
      </w:r>
      <w:proofErr w:type="gramStart"/>
      <w:r w:rsidRPr="00E82C8D">
        <w:rPr>
          <w:rFonts w:ascii="Times New Roman" w:hAnsi="Times New Roman" w:cs="Times New Roman"/>
          <w:bCs/>
          <w:iCs/>
        </w:rPr>
        <w:t>2023</w:t>
      </w:r>
      <w:proofErr w:type="gramEnd"/>
      <w:r w:rsidRPr="00E82C8D">
        <w:rPr>
          <w:rFonts w:ascii="Times New Roman" w:hAnsi="Times New Roman" w:cs="Times New Roman"/>
          <w:bCs/>
          <w:iCs/>
        </w:rPr>
        <w:t xml:space="preserve"> to RMB78.7 million as of December 31, 2024, primarily due to purchase of additional electronic equipment, in line with</w:t>
      </w:r>
      <w:r>
        <w:rPr>
          <w:rFonts w:ascii="Times New Roman" w:hAnsi="Times New Roman" w:cs="Times New Roman" w:hint="eastAsia"/>
          <w:bCs/>
          <w:iCs/>
        </w:rPr>
        <w:t xml:space="preserve"> </w:t>
      </w:r>
      <w:r w:rsidRPr="00E82C8D">
        <w:rPr>
          <w:rFonts w:ascii="Times New Roman" w:eastAsia="Arial" w:hAnsi="Times New Roman" w:cs="Times New Roman"/>
        </w:rPr>
        <w:t>[●</w:t>
      </w:r>
      <w:r w:rsidRPr="00E82C8D">
        <w:rPr>
          <w:rFonts w:ascii="Times New Roman" w:eastAsia="Arial" w:hAnsi="Times New Roman" w:cs="Times New Roman" w:hint="eastAsia"/>
        </w:rPr>
        <w:t>]</w:t>
      </w:r>
      <w:r>
        <w:rPr>
          <w:rFonts w:ascii="Times New Roman" w:hAnsi="Times New Roman" w:cs="Times New Roman" w:hint="eastAsia"/>
          <w:bCs/>
          <w:iCs/>
        </w:rPr>
        <w:t xml:space="preserve">. </w:t>
      </w:r>
      <w:r w:rsidR="00EB3A0F" w:rsidRPr="00E82C8D">
        <w:rPr>
          <w:rFonts w:ascii="Times New Roman" w:hAnsi="Times New Roman" w:cs="Times New Roman"/>
          <w:bCs/>
          <w:iCs/>
        </w:rPr>
        <w:t>Our property, plant and equipment</w:t>
      </w:r>
      <w:r w:rsidR="00EB3A0F">
        <w:rPr>
          <w:rFonts w:ascii="Times New Roman" w:hAnsi="Times New Roman" w:cs="Times New Roman" w:hint="eastAsia"/>
          <w:bCs/>
          <w:iCs/>
        </w:rPr>
        <w:t xml:space="preserve"> then decreased to RMB51.7 million as of December 31, </w:t>
      </w:r>
      <w:proofErr w:type="gramStart"/>
      <w:r w:rsidR="00EB3A0F">
        <w:rPr>
          <w:rFonts w:ascii="Times New Roman" w:hAnsi="Times New Roman" w:cs="Times New Roman" w:hint="eastAsia"/>
          <w:bCs/>
          <w:iCs/>
        </w:rPr>
        <w:t>2025</w:t>
      </w:r>
      <w:proofErr w:type="gramEnd"/>
      <w:r w:rsidR="00EB3A0F">
        <w:rPr>
          <w:rFonts w:ascii="Times New Roman" w:hAnsi="Times New Roman" w:cs="Times New Roman" w:hint="eastAsia"/>
          <w:bCs/>
          <w:iCs/>
        </w:rPr>
        <w:t xml:space="preserve"> and further to RMB</w:t>
      </w:r>
      <w:r w:rsidR="009617E3">
        <w:rPr>
          <w:rFonts w:ascii="Times New Roman" w:hAnsi="Times New Roman" w:cs="Times New Roman" w:hint="eastAsia"/>
          <w:bCs/>
          <w:iCs/>
        </w:rPr>
        <w:t>41.3</w:t>
      </w:r>
      <w:r w:rsidR="00EB3A0F">
        <w:rPr>
          <w:rFonts w:ascii="Times New Roman" w:hAnsi="Times New Roman" w:cs="Times New Roman" w:hint="eastAsia"/>
          <w:bCs/>
          <w:iCs/>
        </w:rPr>
        <w:t xml:space="preserve"> million as of March 31, 2026, </w:t>
      </w:r>
      <w:r w:rsidR="00EB3A0F" w:rsidRPr="00EB3A0F">
        <w:rPr>
          <w:rFonts w:ascii="Times New Roman" w:hAnsi="Times New Roman" w:cs="Times New Roman"/>
          <w:bCs/>
          <w:iCs/>
        </w:rPr>
        <w:t xml:space="preserve">primarily due to </w:t>
      </w:r>
      <w:r w:rsidR="00EB3A0F">
        <w:rPr>
          <w:rFonts w:ascii="Times New Roman" w:hAnsi="Times New Roman" w:cs="Times New Roman" w:hint="eastAsia"/>
          <w:bCs/>
          <w:iCs/>
        </w:rPr>
        <w:t>[</w:t>
      </w:r>
      <w:r w:rsidR="00EB3A0F" w:rsidRPr="00EB3A0F">
        <w:rPr>
          <w:rFonts w:ascii="Times New Roman" w:hAnsi="Times New Roman" w:cs="Times New Roman"/>
          <w:bCs/>
          <w:iCs/>
        </w:rPr>
        <w:t xml:space="preserve">depreciation </w:t>
      </w:r>
      <w:r w:rsidR="00EB3A0F">
        <w:rPr>
          <w:rFonts w:ascii="Times New Roman" w:hAnsi="Times New Roman" w:cs="Times New Roman" w:hint="eastAsia"/>
          <w:bCs/>
          <w:iCs/>
        </w:rPr>
        <w:t xml:space="preserve">of </w:t>
      </w:r>
      <w:r w:rsidR="00EB3A0F" w:rsidRPr="00E82C8D">
        <w:rPr>
          <w:rFonts w:ascii="Times New Roman" w:hAnsi="Times New Roman" w:cs="Times New Roman"/>
          <w:bCs/>
          <w:iCs/>
        </w:rPr>
        <w:t>electronic equipment</w:t>
      </w:r>
      <w:r w:rsidR="00EB3A0F">
        <w:rPr>
          <w:rFonts w:ascii="Times New Roman" w:hAnsi="Times New Roman" w:cs="Times New Roman" w:hint="eastAsia"/>
          <w:bCs/>
          <w:iCs/>
        </w:rPr>
        <w:t>]</w:t>
      </w:r>
      <w:r w:rsidR="00EB3A0F" w:rsidRPr="00EB3A0F">
        <w:rPr>
          <w:rFonts w:ascii="Times New Roman" w:hAnsi="Times New Roman" w:cs="Times New Roman"/>
          <w:bCs/>
          <w:iCs/>
        </w:rPr>
        <w:t>.</w:t>
      </w:r>
      <w:r w:rsidR="00EB3A0F">
        <w:rPr>
          <w:rFonts w:ascii="Times New Roman" w:hAnsi="Times New Roman" w:cs="Times New Roman" w:hint="eastAsia"/>
          <w:bCs/>
          <w:iCs/>
        </w:rPr>
        <w:t xml:space="preserve"> </w:t>
      </w:r>
    </w:p>
    <w:p w14:paraId="5AE83014" w14:textId="4D2C4948" w:rsidR="00EB3A0F" w:rsidRPr="00EB3A0F" w:rsidRDefault="00EB3A0F" w:rsidP="00EB3A0F">
      <w:pPr>
        <w:snapToGrid w:val="0"/>
        <w:spacing w:after="240" w:line="240" w:lineRule="auto"/>
        <w:jc w:val="both"/>
        <w:outlineLvl w:val="0"/>
        <w:rPr>
          <w:rFonts w:ascii="Times New Roman" w:hAnsi="Times New Roman" w:cs="Times New Roman"/>
          <w:b/>
          <w:iCs/>
        </w:rPr>
      </w:pPr>
      <w:r w:rsidRPr="00EB3A0F">
        <w:rPr>
          <w:rFonts w:ascii="Times New Roman" w:hAnsi="Times New Roman" w:cs="Times New Roman"/>
          <w:b/>
          <w:iCs/>
        </w:rPr>
        <w:t>Right-of-</w:t>
      </w:r>
      <w:r w:rsidRPr="00EB3A0F">
        <w:rPr>
          <w:rFonts w:ascii="Times New Roman" w:hAnsi="Times New Roman" w:cs="Times New Roman" w:hint="eastAsia"/>
          <w:b/>
          <w:iCs/>
        </w:rPr>
        <w:t>u</w:t>
      </w:r>
      <w:r w:rsidRPr="00EB3A0F">
        <w:rPr>
          <w:rFonts w:ascii="Times New Roman" w:hAnsi="Times New Roman" w:cs="Times New Roman"/>
          <w:b/>
          <w:iCs/>
        </w:rPr>
        <w:t>se Assets</w:t>
      </w:r>
    </w:p>
    <w:p w14:paraId="75F2BD79" w14:textId="033EEE64" w:rsidR="00C618F0" w:rsidRDefault="00EB3A0F" w:rsidP="00C618F0">
      <w:pPr>
        <w:snapToGrid w:val="0"/>
        <w:spacing w:after="240" w:line="240" w:lineRule="auto"/>
        <w:ind w:firstLine="720"/>
        <w:jc w:val="both"/>
        <w:rPr>
          <w:rFonts w:ascii="Times New Roman" w:hAnsi="Times New Roman" w:cs="Times New Roman"/>
          <w:bCs/>
          <w:iCs/>
        </w:rPr>
      </w:pPr>
      <w:r>
        <w:rPr>
          <w:color w:val="002F6C"/>
        </w:rPr>
        <w:t>Our right-of-use assets consisted of leased properties and server devices. According to the Accountants' Report, our right-of-use assets increased from RMB5.6 million as of December 31, 2023 to RMB538.6 million as of December 31, 2024, primarily reflecting additions of RMB591.4 million in server devices in 2024, and decreased to RMB446.7 million as of December 31, 2025, primarily reflecting depreciation charges, including RMB146.5 million for server devices in 2025, partially offset by additions. According to the 2026 Q1 main statements, our right-of-use assets increased to RMB472.3 million as of March 31, 2026. Lease contracts are generally entered into for fixed terms of one to five years and may contain extension and termination options. We generally use leasing arrangements for certain server and computing resources because leasing allows us to spread cash outflows over time and provides greater flexibility than direct purchase of relevant assets.</w:t>
      </w:r>
    </w:p>
    <w:p w14:paraId="69024AAE" w14:textId="77777777" w:rsidR="00C618F0" w:rsidRPr="00C618F0" w:rsidRDefault="00C618F0" w:rsidP="00C618F0">
      <w:pPr>
        <w:snapToGrid w:val="0"/>
        <w:spacing w:after="240" w:line="240" w:lineRule="auto"/>
        <w:jc w:val="both"/>
        <w:outlineLvl w:val="0"/>
        <w:rPr>
          <w:rFonts w:ascii="Times New Roman" w:hAnsi="Times New Roman" w:cs="Times New Roman"/>
          <w:b/>
          <w:iCs/>
        </w:rPr>
      </w:pPr>
      <w:r w:rsidRPr="00C618F0">
        <w:rPr>
          <w:rFonts w:ascii="Times New Roman" w:hAnsi="Times New Roman" w:cs="Times New Roman"/>
          <w:b/>
          <w:iCs/>
        </w:rPr>
        <w:t>Intangible Assets</w:t>
      </w:r>
    </w:p>
    <w:p w14:paraId="5B8B6332" w14:textId="49EF4969" w:rsidR="002C51A0" w:rsidRDefault="00C618F0" w:rsidP="002C51A0">
      <w:pPr>
        <w:snapToGrid w:val="0"/>
        <w:spacing w:after="240" w:line="240" w:lineRule="auto"/>
        <w:ind w:firstLine="720"/>
        <w:jc w:val="both"/>
        <w:rPr>
          <w:rFonts w:ascii="Times New Roman" w:hAnsi="Times New Roman" w:cs="Times New Roman"/>
          <w:bCs/>
          <w:iCs/>
        </w:rPr>
      </w:pPr>
      <w:r>
        <w:rPr>
          <w:color w:val="002F6C"/>
        </w:rPr>
        <w:t>Our intangible assets consisted of software and patents. According to the Accountants' Report, our intangible assets increased from RMB0.01 million as of December 31, 2023 to RMB0.1 million as of December 31, 2024, and further to RMB115.4 million as of December 31, 2025, primarily due to additions of RMB12.5 million in software and RMB110.6 million in patents in 2025, partially offset by amortisation. The Accountants' Report states that these intangible assets have finite useful lives and are amortised on a straight-line basis over two to ten years. According to the 2026 Q1 main statements, our intangible assets decreased to RMB111.2 million as of March 31, 2026, primarily due to amortisation. As advised by the Company, the patent additions were related to intellectual property rights contributed by Tsinghua University and Shanghai Jiao Tong University and are related to our core R&amp;D technologies.</w:t>
      </w:r>
    </w:p>
    <w:p w14:paraId="44265CAE" w14:textId="77777777" w:rsidR="004B5D08" w:rsidRDefault="004B5D08" w:rsidP="004B5D08">
      <w:pPr>
        <w:snapToGrid w:val="0"/>
        <w:spacing w:after="240" w:line="240" w:lineRule="auto"/>
        <w:jc w:val="both"/>
        <w:outlineLvl w:val="0"/>
        <w:rPr>
          <w:rFonts w:ascii="Times New Roman" w:hAnsi="Times New Roman" w:cs="Times New Roman"/>
          <w:b/>
          <w:iCs/>
        </w:rPr>
      </w:pPr>
      <w:r>
        <w:rPr>
          <w:rFonts w:ascii="Times New Roman" w:hAnsi="Times New Roman" w:cs="Times New Roman"/>
          <w:b/>
          <w:iCs/>
        </w:rPr>
        <w:t>Inventories</w:t>
      </w:r>
    </w:p>
    <w:p w14:paraId="0EBE4AE4" w14:textId="5CDF55B6" w:rsidR="004B5D08" w:rsidRDefault="004B5D08" w:rsidP="006770B6">
      <w:pPr>
        <w:snapToGrid w:val="0"/>
        <w:spacing w:after="240" w:line="240" w:lineRule="auto"/>
        <w:ind w:firstLine="720"/>
        <w:jc w:val="both"/>
        <w:rPr>
          <w:rFonts w:ascii="Times New Roman" w:hAnsi="Times New Roman" w:cs="Times New Roman"/>
        </w:rPr>
      </w:pPr>
      <w:r w:rsidRPr="00E96644">
        <w:rPr>
          <w:rFonts w:ascii="Times New Roman" w:eastAsia="Arial" w:hAnsi="Times New Roman" w:cs="Times New Roman"/>
          <w:lang w:eastAsia="en-US"/>
        </w:rPr>
        <w:t xml:space="preserve">Our inventories consisted </w:t>
      </w:r>
      <w:r>
        <w:rPr>
          <w:rFonts w:ascii="Times New Roman" w:eastAsia="Arial" w:hAnsi="Times New Roman" w:cs="Times New Roman" w:hint="eastAsia"/>
        </w:rPr>
        <w:t xml:space="preserve">primarily </w:t>
      </w:r>
      <w:r w:rsidRPr="00E96644">
        <w:rPr>
          <w:rFonts w:ascii="Times New Roman" w:eastAsia="Arial" w:hAnsi="Times New Roman" w:cs="Times New Roman"/>
          <w:lang w:eastAsia="en-US"/>
        </w:rPr>
        <w:t xml:space="preserve">of </w:t>
      </w:r>
      <w:r w:rsidRPr="00E82C8D">
        <w:rPr>
          <w:rFonts w:ascii="Times New Roman" w:eastAsia="Arial" w:hAnsi="Times New Roman" w:cs="Times New Roman"/>
        </w:rPr>
        <w:t>[●</w:t>
      </w:r>
      <w:r w:rsidRPr="00E82C8D">
        <w:rPr>
          <w:rFonts w:ascii="Times New Roman" w:eastAsia="Arial" w:hAnsi="Times New Roman" w:cs="Times New Roman" w:hint="eastAsia"/>
        </w:rPr>
        <w:t>]</w:t>
      </w:r>
      <w:r w:rsidRPr="00E96644">
        <w:rPr>
          <w:rFonts w:ascii="Times New Roman" w:eastAsia="Arial" w:hAnsi="Times New Roman" w:cs="Times New Roman"/>
          <w:lang w:eastAsia="en-US"/>
        </w:rPr>
        <w:t>.</w:t>
      </w:r>
      <w:r w:rsidR="006770B6">
        <w:rPr>
          <w:rFonts w:ascii="Times New Roman" w:hAnsi="Times New Roman" w:cs="Times New Roman" w:hint="eastAsia"/>
        </w:rPr>
        <w:t xml:space="preserve"> </w:t>
      </w:r>
      <w:r w:rsidR="006770B6" w:rsidRPr="006770B6">
        <w:rPr>
          <w:rFonts w:ascii="Times New Roman" w:hAnsi="Times New Roman" w:cs="Times New Roman"/>
        </w:rPr>
        <w:t>The following table sets forth the breakdown of our inventories as of the dates indicated</w:t>
      </w:r>
      <w:r w:rsidR="006770B6">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6770B6" w:rsidRPr="00282968" w14:paraId="09EB7939" w14:textId="77777777" w:rsidTr="006770B6">
        <w:trPr>
          <w:trHeight w:val="410"/>
        </w:trPr>
        <w:tc>
          <w:tcPr>
            <w:tcW w:w="2793" w:type="dxa"/>
            <w:vAlign w:val="bottom"/>
          </w:tcPr>
          <w:p w14:paraId="1E8AA407" w14:textId="77777777" w:rsidR="006770B6" w:rsidRPr="00282968" w:rsidRDefault="006770B6" w:rsidP="002306B6">
            <w:pPr>
              <w:spacing w:before="20" w:after="20"/>
              <w:rPr>
                <w:rFonts w:eastAsia="Arial"/>
                <w:iCs/>
                <w:sz w:val="18"/>
                <w:szCs w:val="18"/>
              </w:rPr>
            </w:pPr>
          </w:p>
        </w:tc>
        <w:tc>
          <w:tcPr>
            <w:tcW w:w="4487" w:type="dxa"/>
            <w:gridSpan w:val="4"/>
            <w:vAlign w:val="bottom"/>
          </w:tcPr>
          <w:p w14:paraId="47C36A59"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2ED3AEF3"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6770B6" w:rsidRPr="00282968" w14:paraId="0BA75353" w14:textId="77777777" w:rsidTr="006770B6">
        <w:trPr>
          <w:trHeight w:val="309"/>
        </w:trPr>
        <w:tc>
          <w:tcPr>
            <w:tcW w:w="2793" w:type="dxa"/>
            <w:vAlign w:val="bottom"/>
          </w:tcPr>
          <w:p w14:paraId="29962420" w14:textId="77777777" w:rsidR="006770B6" w:rsidRPr="00282968" w:rsidRDefault="006770B6" w:rsidP="002306B6">
            <w:pPr>
              <w:spacing w:before="20" w:after="20"/>
              <w:rPr>
                <w:rFonts w:eastAsia="Arial"/>
                <w:iCs/>
                <w:sz w:val="18"/>
                <w:szCs w:val="18"/>
              </w:rPr>
            </w:pPr>
          </w:p>
        </w:tc>
        <w:tc>
          <w:tcPr>
            <w:tcW w:w="1681" w:type="dxa"/>
            <w:gridSpan w:val="2"/>
            <w:vAlign w:val="bottom"/>
          </w:tcPr>
          <w:p w14:paraId="7FF49DBD"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66544BC0"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4AEAFAC3"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33A2E7E7" w14:textId="77777777" w:rsidR="006770B6" w:rsidRPr="00282968" w:rsidRDefault="006770B6"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6770B6" w:rsidRPr="00282968" w14:paraId="2C172F9F" w14:textId="77777777" w:rsidTr="006770B6">
        <w:trPr>
          <w:trHeight w:val="227"/>
        </w:trPr>
        <w:tc>
          <w:tcPr>
            <w:tcW w:w="2793" w:type="dxa"/>
            <w:vAlign w:val="bottom"/>
          </w:tcPr>
          <w:p w14:paraId="2D3458CA" w14:textId="77777777" w:rsidR="006770B6" w:rsidRPr="00282968" w:rsidRDefault="006770B6" w:rsidP="002306B6">
            <w:pPr>
              <w:tabs>
                <w:tab w:val="right" w:leader="dot" w:pos="2805"/>
              </w:tabs>
              <w:spacing w:before="20" w:after="20"/>
              <w:rPr>
                <w:rFonts w:eastAsia="Arial"/>
                <w:iCs/>
                <w:sz w:val="18"/>
                <w:szCs w:val="18"/>
              </w:rPr>
            </w:pPr>
          </w:p>
        </w:tc>
        <w:tc>
          <w:tcPr>
            <w:tcW w:w="6234" w:type="dxa"/>
            <w:gridSpan w:val="5"/>
          </w:tcPr>
          <w:p w14:paraId="4C3F1BB8" w14:textId="77777777" w:rsidR="006770B6" w:rsidRPr="00282968" w:rsidRDefault="006770B6"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6770B6" w:rsidRPr="00282968" w14:paraId="4CE76A25" w14:textId="77777777" w:rsidTr="006770B6">
        <w:trPr>
          <w:trHeight w:val="227"/>
        </w:trPr>
        <w:tc>
          <w:tcPr>
            <w:tcW w:w="2793" w:type="dxa"/>
            <w:vAlign w:val="bottom"/>
          </w:tcPr>
          <w:p w14:paraId="108AAF12" w14:textId="77777777" w:rsidR="006770B6" w:rsidRPr="00282968" w:rsidRDefault="006770B6" w:rsidP="002306B6">
            <w:pPr>
              <w:tabs>
                <w:tab w:val="right" w:leader="dot" w:pos="2805"/>
              </w:tabs>
              <w:spacing w:before="20" w:after="20"/>
              <w:rPr>
                <w:rFonts w:eastAsia="Arial"/>
                <w:iCs/>
                <w:sz w:val="18"/>
                <w:szCs w:val="18"/>
              </w:rPr>
            </w:pPr>
          </w:p>
        </w:tc>
        <w:tc>
          <w:tcPr>
            <w:tcW w:w="943" w:type="dxa"/>
          </w:tcPr>
          <w:p w14:paraId="336B03E1" w14:textId="77777777" w:rsidR="006770B6" w:rsidRPr="00282968" w:rsidRDefault="006770B6" w:rsidP="002306B6">
            <w:pPr>
              <w:tabs>
                <w:tab w:val="decimal" w:pos="890"/>
              </w:tabs>
              <w:spacing w:before="20" w:after="20"/>
              <w:jc w:val="right"/>
              <w:rPr>
                <w:rFonts w:eastAsia="Arial"/>
                <w:iCs/>
                <w:sz w:val="18"/>
                <w:szCs w:val="18"/>
              </w:rPr>
            </w:pPr>
          </w:p>
        </w:tc>
        <w:tc>
          <w:tcPr>
            <w:tcW w:w="738" w:type="dxa"/>
          </w:tcPr>
          <w:p w14:paraId="2B80AD60" w14:textId="77777777" w:rsidR="006770B6" w:rsidRPr="00282968" w:rsidRDefault="006770B6" w:rsidP="002306B6">
            <w:pPr>
              <w:tabs>
                <w:tab w:val="decimal" w:pos="890"/>
              </w:tabs>
              <w:spacing w:before="20" w:after="20"/>
              <w:jc w:val="right"/>
              <w:rPr>
                <w:rFonts w:eastAsia="Arial"/>
                <w:iCs/>
                <w:sz w:val="18"/>
                <w:szCs w:val="18"/>
              </w:rPr>
            </w:pPr>
          </w:p>
        </w:tc>
        <w:tc>
          <w:tcPr>
            <w:tcW w:w="1323" w:type="dxa"/>
          </w:tcPr>
          <w:p w14:paraId="0287FF2A" w14:textId="77777777" w:rsidR="006770B6" w:rsidRPr="00282968" w:rsidRDefault="006770B6" w:rsidP="002306B6">
            <w:pPr>
              <w:tabs>
                <w:tab w:val="decimal" w:pos="890"/>
              </w:tabs>
              <w:spacing w:before="20" w:after="20"/>
              <w:jc w:val="right"/>
              <w:rPr>
                <w:rFonts w:eastAsia="Arial"/>
                <w:iCs/>
                <w:sz w:val="18"/>
                <w:szCs w:val="18"/>
              </w:rPr>
            </w:pPr>
          </w:p>
        </w:tc>
        <w:tc>
          <w:tcPr>
            <w:tcW w:w="1483" w:type="dxa"/>
          </w:tcPr>
          <w:p w14:paraId="3654A615" w14:textId="77777777" w:rsidR="006770B6" w:rsidRPr="00282968" w:rsidRDefault="006770B6" w:rsidP="002306B6">
            <w:pPr>
              <w:tabs>
                <w:tab w:val="decimal" w:pos="890"/>
              </w:tabs>
              <w:spacing w:before="20" w:after="20"/>
              <w:jc w:val="right"/>
              <w:rPr>
                <w:rFonts w:eastAsia="Arial"/>
                <w:iCs/>
                <w:sz w:val="18"/>
                <w:szCs w:val="18"/>
              </w:rPr>
            </w:pPr>
          </w:p>
        </w:tc>
        <w:tc>
          <w:tcPr>
            <w:tcW w:w="1747" w:type="dxa"/>
          </w:tcPr>
          <w:p w14:paraId="68743378" w14:textId="77777777" w:rsidR="006770B6" w:rsidRPr="00282968" w:rsidRDefault="006770B6"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6770B6" w:rsidRPr="00282968" w14:paraId="0D4C053F" w14:textId="77777777" w:rsidTr="006770B6">
        <w:trPr>
          <w:trHeight w:val="227"/>
        </w:trPr>
        <w:tc>
          <w:tcPr>
            <w:tcW w:w="2793" w:type="dxa"/>
            <w:vAlign w:val="bottom"/>
          </w:tcPr>
          <w:p w14:paraId="64DFE854" w14:textId="77777777" w:rsidR="006770B6" w:rsidRPr="00282968" w:rsidRDefault="006770B6" w:rsidP="002306B6">
            <w:pPr>
              <w:tabs>
                <w:tab w:val="right" w:leader="dot" w:pos="2805"/>
              </w:tabs>
              <w:spacing w:before="20" w:after="20"/>
              <w:rPr>
                <w:rFonts w:eastAsia="Arial"/>
                <w:iCs/>
                <w:sz w:val="18"/>
                <w:szCs w:val="18"/>
              </w:rPr>
            </w:pPr>
          </w:p>
        </w:tc>
        <w:tc>
          <w:tcPr>
            <w:tcW w:w="1681" w:type="dxa"/>
            <w:gridSpan w:val="2"/>
            <w:vAlign w:val="bottom"/>
          </w:tcPr>
          <w:p w14:paraId="7CE0C504" w14:textId="77777777" w:rsidR="006770B6" w:rsidRPr="00282968" w:rsidRDefault="006770B6" w:rsidP="002306B6">
            <w:pPr>
              <w:tabs>
                <w:tab w:val="decimal" w:pos="890"/>
              </w:tabs>
              <w:spacing w:before="20" w:after="20"/>
              <w:jc w:val="right"/>
              <w:rPr>
                <w:iCs/>
                <w:color w:val="000000"/>
                <w:sz w:val="18"/>
                <w:szCs w:val="18"/>
                <w:lang w:val="en-GB"/>
              </w:rPr>
            </w:pPr>
          </w:p>
        </w:tc>
        <w:tc>
          <w:tcPr>
            <w:tcW w:w="1323" w:type="dxa"/>
            <w:vAlign w:val="bottom"/>
          </w:tcPr>
          <w:p w14:paraId="55F316E0" w14:textId="77777777" w:rsidR="006770B6" w:rsidRPr="00282968" w:rsidRDefault="006770B6" w:rsidP="002306B6">
            <w:pPr>
              <w:tabs>
                <w:tab w:val="decimal" w:pos="890"/>
              </w:tabs>
              <w:spacing w:before="20" w:after="20"/>
              <w:jc w:val="right"/>
              <w:rPr>
                <w:iCs/>
                <w:color w:val="000000"/>
                <w:sz w:val="18"/>
                <w:szCs w:val="18"/>
                <w:lang w:val="en-GB"/>
              </w:rPr>
            </w:pPr>
          </w:p>
        </w:tc>
        <w:tc>
          <w:tcPr>
            <w:tcW w:w="1483" w:type="dxa"/>
          </w:tcPr>
          <w:p w14:paraId="69C162EB" w14:textId="77777777" w:rsidR="006770B6" w:rsidRPr="00282968" w:rsidRDefault="006770B6" w:rsidP="002306B6">
            <w:pPr>
              <w:tabs>
                <w:tab w:val="decimal" w:pos="890"/>
              </w:tabs>
              <w:spacing w:before="20" w:after="20"/>
              <w:jc w:val="right"/>
              <w:rPr>
                <w:rFonts w:eastAsia="Arial"/>
                <w:iCs/>
                <w:sz w:val="18"/>
                <w:szCs w:val="18"/>
              </w:rPr>
            </w:pPr>
          </w:p>
        </w:tc>
        <w:tc>
          <w:tcPr>
            <w:tcW w:w="1747" w:type="dxa"/>
            <w:vAlign w:val="bottom"/>
          </w:tcPr>
          <w:p w14:paraId="3AFCBF84" w14:textId="77777777" w:rsidR="006770B6" w:rsidRPr="00282968" w:rsidRDefault="006770B6" w:rsidP="002306B6">
            <w:pPr>
              <w:tabs>
                <w:tab w:val="decimal" w:pos="890"/>
              </w:tabs>
              <w:spacing w:before="20" w:after="20"/>
              <w:jc w:val="right"/>
              <w:rPr>
                <w:iCs/>
                <w:color w:val="000000"/>
                <w:sz w:val="18"/>
                <w:szCs w:val="18"/>
                <w:lang w:val="en-GB"/>
              </w:rPr>
            </w:pPr>
          </w:p>
        </w:tc>
      </w:tr>
      <w:tr w:rsidR="006770B6" w:rsidRPr="00E82C8D" w14:paraId="6017F0FF" w14:textId="77777777" w:rsidTr="006770B6">
        <w:trPr>
          <w:trHeight w:val="227"/>
        </w:trPr>
        <w:tc>
          <w:tcPr>
            <w:tcW w:w="2793" w:type="dxa"/>
            <w:vAlign w:val="bottom"/>
          </w:tcPr>
          <w:p w14:paraId="3871F0A5" w14:textId="785C0CDB" w:rsidR="006770B6" w:rsidRPr="00282968" w:rsidRDefault="006770B6" w:rsidP="006770B6">
            <w:pPr>
              <w:tabs>
                <w:tab w:val="right" w:leader="dot" w:pos="2805"/>
              </w:tabs>
              <w:spacing w:before="20" w:after="20"/>
              <w:rPr>
                <w:rFonts w:eastAsia="Arial"/>
                <w:iCs/>
                <w:sz w:val="18"/>
                <w:szCs w:val="18"/>
              </w:rPr>
            </w:pPr>
            <w:r w:rsidRPr="00AA3EEF">
              <w:rPr>
                <w:iCs/>
                <w:color w:val="000000"/>
                <w:sz w:val="18"/>
                <w:szCs w:val="18"/>
                <w:lang w:val="en-GB"/>
              </w:rPr>
              <w:t>[●]</w:t>
            </w:r>
            <w:r w:rsidRPr="00282968">
              <w:rPr>
                <w:rFonts w:eastAsia="Arial"/>
                <w:iCs/>
                <w:sz w:val="18"/>
                <w:szCs w:val="18"/>
              </w:rPr>
              <w:tab/>
            </w:r>
          </w:p>
        </w:tc>
        <w:tc>
          <w:tcPr>
            <w:tcW w:w="1681" w:type="dxa"/>
            <w:gridSpan w:val="2"/>
          </w:tcPr>
          <w:p w14:paraId="0629AA9C" w14:textId="1C65E12C"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0782CCC9" w14:textId="46664698"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3FF6F1A5" w14:textId="5502AA88" w:rsidR="006770B6" w:rsidRPr="00E82C8D" w:rsidRDefault="006770B6" w:rsidP="006770B6">
            <w:pPr>
              <w:tabs>
                <w:tab w:val="decimal" w:pos="890"/>
              </w:tabs>
              <w:spacing w:before="20" w:after="20"/>
              <w:jc w:val="right"/>
              <w:rPr>
                <w:rFonts w:eastAsia="Arial"/>
                <w:iCs/>
                <w:sz w:val="18"/>
                <w:szCs w:val="32"/>
              </w:rPr>
            </w:pPr>
            <w:r w:rsidRPr="00AA3EEF">
              <w:rPr>
                <w:iCs/>
                <w:color w:val="000000"/>
                <w:sz w:val="18"/>
                <w:szCs w:val="18"/>
                <w:lang w:val="en-GB"/>
              </w:rPr>
              <w:t>[●]</w:t>
            </w:r>
          </w:p>
        </w:tc>
        <w:tc>
          <w:tcPr>
            <w:tcW w:w="1747" w:type="dxa"/>
          </w:tcPr>
          <w:p w14:paraId="7FA10A60" w14:textId="77777777"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145CE0B7" w14:textId="77777777" w:rsidTr="00401123">
        <w:trPr>
          <w:trHeight w:val="227"/>
        </w:trPr>
        <w:tc>
          <w:tcPr>
            <w:tcW w:w="2793" w:type="dxa"/>
          </w:tcPr>
          <w:p w14:paraId="118544AD" w14:textId="7AAD1368" w:rsidR="006770B6" w:rsidRPr="00282968" w:rsidRDefault="006770B6" w:rsidP="006770B6">
            <w:pPr>
              <w:tabs>
                <w:tab w:val="right" w:leader="dot" w:pos="2805"/>
              </w:tabs>
              <w:spacing w:before="20" w:after="20"/>
              <w:rPr>
                <w:rFonts w:eastAsia="Arial"/>
                <w:iCs/>
                <w:sz w:val="18"/>
                <w:szCs w:val="18"/>
              </w:rPr>
            </w:pPr>
            <w:r w:rsidRPr="005D1A43">
              <w:rPr>
                <w:iCs/>
                <w:color w:val="000000"/>
                <w:sz w:val="18"/>
                <w:szCs w:val="18"/>
                <w:lang w:val="en-GB"/>
              </w:rPr>
              <w:t>[●]</w:t>
            </w:r>
            <w:r w:rsidRPr="00282968">
              <w:rPr>
                <w:rFonts w:eastAsia="Arial"/>
                <w:iCs/>
                <w:sz w:val="18"/>
                <w:szCs w:val="18"/>
              </w:rPr>
              <w:tab/>
            </w:r>
          </w:p>
        </w:tc>
        <w:tc>
          <w:tcPr>
            <w:tcW w:w="1681" w:type="dxa"/>
            <w:gridSpan w:val="2"/>
          </w:tcPr>
          <w:p w14:paraId="40A852C0" w14:textId="307187A3"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147B688B" w14:textId="4029E36B"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5D665956" w14:textId="73A0933E"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747" w:type="dxa"/>
          </w:tcPr>
          <w:p w14:paraId="3A7E24F7" w14:textId="77777777" w:rsidR="006770B6" w:rsidRPr="00E82C8D" w:rsidRDefault="006770B6" w:rsidP="006770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58CA5CD3" w14:textId="77777777" w:rsidTr="00401123">
        <w:trPr>
          <w:trHeight w:val="227"/>
        </w:trPr>
        <w:tc>
          <w:tcPr>
            <w:tcW w:w="2793" w:type="dxa"/>
          </w:tcPr>
          <w:p w14:paraId="4A257CCF" w14:textId="5CCE6C59" w:rsidR="006770B6" w:rsidRPr="00282968" w:rsidRDefault="006770B6" w:rsidP="006770B6">
            <w:pPr>
              <w:tabs>
                <w:tab w:val="right" w:leader="dot" w:pos="2805"/>
              </w:tabs>
              <w:snapToGrid w:val="0"/>
              <w:spacing w:before="20" w:after="20"/>
              <w:contextualSpacing/>
              <w:rPr>
                <w:rFonts w:eastAsia="Arial"/>
                <w:iCs/>
                <w:sz w:val="18"/>
                <w:szCs w:val="18"/>
              </w:rPr>
            </w:pPr>
            <w:r w:rsidRPr="005D1A43">
              <w:rPr>
                <w:iCs/>
                <w:color w:val="000000"/>
                <w:sz w:val="18"/>
                <w:szCs w:val="18"/>
                <w:lang w:val="en-GB"/>
              </w:rPr>
              <w:t>[●]</w:t>
            </w:r>
            <w:r w:rsidRPr="00282968">
              <w:rPr>
                <w:rFonts w:eastAsia="Arial"/>
                <w:iCs/>
                <w:sz w:val="18"/>
                <w:szCs w:val="18"/>
              </w:rPr>
              <w:tab/>
            </w:r>
          </w:p>
        </w:tc>
        <w:tc>
          <w:tcPr>
            <w:tcW w:w="1681" w:type="dxa"/>
            <w:gridSpan w:val="2"/>
          </w:tcPr>
          <w:p w14:paraId="1B31F11C" w14:textId="0E8DC754" w:rsidR="006770B6" w:rsidRPr="00E82C8D" w:rsidRDefault="006770B6" w:rsidP="006770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65FB85D4" w14:textId="68956DD2" w:rsidR="006770B6" w:rsidRPr="00E82C8D" w:rsidRDefault="006770B6" w:rsidP="006770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D49FADE" w14:textId="42A74C07" w:rsidR="006770B6" w:rsidRPr="00E82C8D" w:rsidRDefault="006770B6" w:rsidP="006770B6">
            <w:pPr>
              <w:pBdr>
                <w:bottom w:val="single" w:sz="4" w:space="1" w:color="auto"/>
              </w:pBdr>
              <w:tabs>
                <w:tab w:val="decimal" w:pos="890"/>
              </w:tabs>
              <w:snapToGrid w:val="0"/>
              <w:spacing w:before="20" w:after="20"/>
              <w:contextualSpacing/>
              <w:jc w:val="right"/>
              <w:rPr>
                <w:iCs/>
                <w:sz w:val="18"/>
                <w:szCs w:val="32"/>
              </w:rPr>
            </w:pPr>
            <w:r w:rsidRPr="00AA3EEF">
              <w:rPr>
                <w:iCs/>
                <w:color w:val="000000"/>
                <w:sz w:val="18"/>
                <w:szCs w:val="18"/>
                <w:lang w:val="en-GB"/>
              </w:rPr>
              <w:t>[●]</w:t>
            </w:r>
          </w:p>
        </w:tc>
        <w:tc>
          <w:tcPr>
            <w:tcW w:w="1747" w:type="dxa"/>
          </w:tcPr>
          <w:p w14:paraId="1A2A0339" w14:textId="77777777" w:rsidR="006770B6" w:rsidRPr="00E82C8D" w:rsidRDefault="006770B6" w:rsidP="006770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6770B6" w:rsidRPr="00EB3A0F" w14:paraId="7C7B1996" w14:textId="77777777" w:rsidTr="00532E0F">
        <w:trPr>
          <w:trHeight w:val="227"/>
        </w:trPr>
        <w:tc>
          <w:tcPr>
            <w:tcW w:w="2793" w:type="dxa"/>
            <w:vAlign w:val="bottom"/>
          </w:tcPr>
          <w:p w14:paraId="6657F08E" w14:textId="77777777" w:rsidR="006770B6" w:rsidRPr="00282968" w:rsidRDefault="006770B6" w:rsidP="006770B6">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tcPr>
          <w:p w14:paraId="56B4529F" w14:textId="4847E8CD" w:rsidR="006770B6" w:rsidRPr="006770B6" w:rsidRDefault="006770B6" w:rsidP="006770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323" w:type="dxa"/>
          </w:tcPr>
          <w:p w14:paraId="5ED29233" w14:textId="6016C394" w:rsidR="006770B6" w:rsidRPr="006770B6" w:rsidRDefault="006770B6" w:rsidP="006770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483" w:type="dxa"/>
            <w:vAlign w:val="center"/>
          </w:tcPr>
          <w:p w14:paraId="4F3F92B5" w14:textId="0FD37792" w:rsidR="006770B6" w:rsidRPr="006770B6" w:rsidRDefault="006770B6" w:rsidP="006770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1,970 </w:t>
            </w:r>
          </w:p>
        </w:tc>
        <w:tc>
          <w:tcPr>
            <w:tcW w:w="1747" w:type="dxa"/>
            <w:vAlign w:val="center"/>
          </w:tcPr>
          <w:p w14:paraId="54EBFDF9" w14:textId="6E8BA11D" w:rsidR="006770B6" w:rsidRPr="006770B6" w:rsidRDefault="006770B6" w:rsidP="006770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3,114 </w:t>
            </w:r>
          </w:p>
        </w:tc>
      </w:tr>
    </w:tbl>
    <w:p w14:paraId="46EA1DEB" w14:textId="4896D111" w:rsidR="006770B6" w:rsidRDefault="006770B6" w:rsidP="006770B6">
      <w:pPr>
        <w:snapToGrid w:val="0"/>
        <w:spacing w:after="240" w:line="240" w:lineRule="auto"/>
        <w:ind w:firstLine="720"/>
        <w:jc w:val="both"/>
        <w:rPr>
          <w:rFonts w:ascii="Times New Roman" w:hAnsi="Times New Roman" w:cs="Times New Roman"/>
        </w:rPr>
      </w:pPr>
      <w:r>
        <w:rPr>
          <w:color w:val="002F6C"/>
        </w:rPr>
        <w:t>Our inventories amounted to RMB2.0 million as of December 31, 2025 and RMB3.1 million as of March 31, 2026 according to the 2026 Q1 main statements. Based on management's FDDQ response, inventories primarily represented costs incurred for solution projects before the relevant revenue recognition milestone was reached and are expected to be transferred to cost of sales when the relevant project reaches the revenue recognition point. No inventory balance was separately presented in the Accountants' Report for 2023 to 2025, and the relevant prior-period balances should remain blank unless and until confirmed by the Reporting Accountants.</w:t>
      </w:r>
    </w:p>
    <w:p w14:paraId="321C842B" w14:textId="27599315" w:rsidR="006770B6" w:rsidRDefault="006770B6" w:rsidP="006770B6">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The following table sets forth the aging analysis of our inventories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6770B6" w:rsidRPr="00282968" w14:paraId="785A560F" w14:textId="77777777" w:rsidTr="002306B6">
        <w:trPr>
          <w:trHeight w:val="410"/>
        </w:trPr>
        <w:tc>
          <w:tcPr>
            <w:tcW w:w="2793" w:type="dxa"/>
            <w:vAlign w:val="bottom"/>
          </w:tcPr>
          <w:p w14:paraId="587952C7" w14:textId="77777777" w:rsidR="006770B6" w:rsidRPr="00282968" w:rsidRDefault="006770B6" w:rsidP="002306B6">
            <w:pPr>
              <w:spacing w:before="20" w:after="20"/>
              <w:rPr>
                <w:rFonts w:eastAsia="Arial"/>
                <w:iCs/>
                <w:sz w:val="18"/>
                <w:szCs w:val="18"/>
              </w:rPr>
            </w:pPr>
          </w:p>
        </w:tc>
        <w:tc>
          <w:tcPr>
            <w:tcW w:w="4487" w:type="dxa"/>
            <w:gridSpan w:val="4"/>
            <w:vAlign w:val="bottom"/>
          </w:tcPr>
          <w:p w14:paraId="4169863E"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084FCC39" w14:textId="77777777" w:rsidR="006770B6" w:rsidRPr="00282968" w:rsidRDefault="006770B6"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6770B6" w:rsidRPr="00282968" w14:paraId="398295B6" w14:textId="77777777" w:rsidTr="002306B6">
        <w:trPr>
          <w:trHeight w:val="309"/>
        </w:trPr>
        <w:tc>
          <w:tcPr>
            <w:tcW w:w="2793" w:type="dxa"/>
            <w:vAlign w:val="bottom"/>
          </w:tcPr>
          <w:p w14:paraId="3CA475DC" w14:textId="77777777" w:rsidR="006770B6" w:rsidRPr="00282968" w:rsidRDefault="006770B6" w:rsidP="002306B6">
            <w:pPr>
              <w:spacing w:before="20" w:after="20"/>
              <w:rPr>
                <w:rFonts w:eastAsia="Arial"/>
                <w:iCs/>
                <w:sz w:val="18"/>
                <w:szCs w:val="18"/>
              </w:rPr>
            </w:pPr>
          </w:p>
        </w:tc>
        <w:tc>
          <w:tcPr>
            <w:tcW w:w="1681" w:type="dxa"/>
            <w:gridSpan w:val="2"/>
            <w:vAlign w:val="bottom"/>
          </w:tcPr>
          <w:p w14:paraId="0C4A4EDE"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19C05B3D"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378FCAB" w14:textId="77777777" w:rsidR="006770B6" w:rsidRPr="00282968" w:rsidRDefault="006770B6"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5381E6DD" w14:textId="77777777" w:rsidR="006770B6" w:rsidRPr="00282968" w:rsidRDefault="006770B6"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6770B6" w:rsidRPr="00282968" w14:paraId="28E40467" w14:textId="77777777" w:rsidTr="002306B6">
        <w:trPr>
          <w:trHeight w:val="227"/>
        </w:trPr>
        <w:tc>
          <w:tcPr>
            <w:tcW w:w="2793" w:type="dxa"/>
            <w:vAlign w:val="bottom"/>
          </w:tcPr>
          <w:p w14:paraId="61B63065" w14:textId="77777777" w:rsidR="006770B6" w:rsidRPr="00282968" w:rsidRDefault="006770B6" w:rsidP="002306B6">
            <w:pPr>
              <w:tabs>
                <w:tab w:val="right" w:leader="dot" w:pos="2805"/>
              </w:tabs>
              <w:spacing w:before="20" w:after="20"/>
              <w:rPr>
                <w:rFonts w:eastAsia="Arial"/>
                <w:iCs/>
                <w:sz w:val="18"/>
                <w:szCs w:val="18"/>
              </w:rPr>
            </w:pPr>
          </w:p>
        </w:tc>
        <w:tc>
          <w:tcPr>
            <w:tcW w:w="6234" w:type="dxa"/>
            <w:gridSpan w:val="5"/>
          </w:tcPr>
          <w:p w14:paraId="256B8542" w14:textId="77777777" w:rsidR="006770B6" w:rsidRPr="00282968" w:rsidRDefault="006770B6"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6770B6" w:rsidRPr="00282968" w14:paraId="3534FF3D" w14:textId="77777777" w:rsidTr="002306B6">
        <w:trPr>
          <w:trHeight w:val="227"/>
        </w:trPr>
        <w:tc>
          <w:tcPr>
            <w:tcW w:w="2793" w:type="dxa"/>
            <w:vAlign w:val="bottom"/>
          </w:tcPr>
          <w:p w14:paraId="4E89AB93" w14:textId="77777777" w:rsidR="006770B6" w:rsidRPr="00282968" w:rsidRDefault="006770B6" w:rsidP="002306B6">
            <w:pPr>
              <w:tabs>
                <w:tab w:val="right" w:leader="dot" w:pos="2805"/>
              </w:tabs>
              <w:spacing w:before="20" w:after="20"/>
              <w:rPr>
                <w:rFonts w:eastAsia="Arial"/>
                <w:iCs/>
                <w:sz w:val="18"/>
                <w:szCs w:val="18"/>
              </w:rPr>
            </w:pPr>
          </w:p>
        </w:tc>
        <w:tc>
          <w:tcPr>
            <w:tcW w:w="943" w:type="dxa"/>
          </w:tcPr>
          <w:p w14:paraId="1287FD2C" w14:textId="77777777" w:rsidR="006770B6" w:rsidRPr="00282968" w:rsidRDefault="006770B6" w:rsidP="002306B6">
            <w:pPr>
              <w:tabs>
                <w:tab w:val="decimal" w:pos="890"/>
              </w:tabs>
              <w:spacing w:before="20" w:after="20"/>
              <w:jc w:val="right"/>
              <w:rPr>
                <w:rFonts w:eastAsia="Arial"/>
                <w:iCs/>
                <w:sz w:val="18"/>
                <w:szCs w:val="18"/>
              </w:rPr>
            </w:pPr>
          </w:p>
        </w:tc>
        <w:tc>
          <w:tcPr>
            <w:tcW w:w="738" w:type="dxa"/>
          </w:tcPr>
          <w:p w14:paraId="06084180" w14:textId="77777777" w:rsidR="006770B6" w:rsidRPr="00282968" w:rsidRDefault="006770B6" w:rsidP="002306B6">
            <w:pPr>
              <w:tabs>
                <w:tab w:val="decimal" w:pos="890"/>
              </w:tabs>
              <w:spacing w:before="20" w:after="20"/>
              <w:jc w:val="right"/>
              <w:rPr>
                <w:rFonts w:eastAsia="Arial"/>
                <w:iCs/>
                <w:sz w:val="18"/>
                <w:szCs w:val="18"/>
              </w:rPr>
            </w:pPr>
          </w:p>
        </w:tc>
        <w:tc>
          <w:tcPr>
            <w:tcW w:w="1323" w:type="dxa"/>
          </w:tcPr>
          <w:p w14:paraId="05C58E0A" w14:textId="77777777" w:rsidR="006770B6" w:rsidRPr="00282968" w:rsidRDefault="006770B6" w:rsidP="002306B6">
            <w:pPr>
              <w:tabs>
                <w:tab w:val="decimal" w:pos="890"/>
              </w:tabs>
              <w:spacing w:before="20" w:after="20"/>
              <w:jc w:val="right"/>
              <w:rPr>
                <w:rFonts w:eastAsia="Arial"/>
                <w:iCs/>
                <w:sz w:val="18"/>
                <w:szCs w:val="18"/>
              </w:rPr>
            </w:pPr>
          </w:p>
        </w:tc>
        <w:tc>
          <w:tcPr>
            <w:tcW w:w="1483" w:type="dxa"/>
          </w:tcPr>
          <w:p w14:paraId="06E6D480" w14:textId="77777777" w:rsidR="006770B6" w:rsidRPr="00282968" w:rsidRDefault="006770B6" w:rsidP="002306B6">
            <w:pPr>
              <w:tabs>
                <w:tab w:val="decimal" w:pos="890"/>
              </w:tabs>
              <w:spacing w:before="20" w:after="20"/>
              <w:jc w:val="right"/>
              <w:rPr>
                <w:rFonts w:eastAsia="Arial"/>
                <w:iCs/>
                <w:sz w:val="18"/>
                <w:szCs w:val="18"/>
              </w:rPr>
            </w:pPr>
          </w:p>
        </w:tc>
        <w:tc>
          <w:tcPr>
            <w:tcW w:w="1747" w:type="dxa"/>
          </w:tcPr>
          <w:p w14:paraId="6072F52F" w14:textId="77777777" w:rsidR="006770B6" w:rsidRPr="00282968" w:rsidRDefault="006770B6"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6770B6" w:rsidRPr="00282968" w14:paraId="44C3504E" w14:textId="77777777" w:rsidTr="002306B6">
        <w:trPr>
          <w:trHeight w:val="227"/>
        </w:trPr>
        <w:tc>
          <w:tcPr>
            <w:tcW w:w="2793" w:type="dxa"/>
            <w:vAlign w:val="bottom"/>
          </w:tcPr>
          <w:p w14:paraId="4D30A7F8" w14:textId="77777777" w:rsidR="006770B6" w:rsidRPr="00282968" w:rsidRDefault="006770B6" w:rsidP="002306B6">
            <w:pPr>
              <w:tabs>
                <w:tab w:val="right" w:leader="dot" w:pos="2805"/>
              </w:tabs>
              <w:spacing w:before="20" w:after="20"/>
              <w:rPr>
                <w:rFonts w:eastAsia="Arial"/>
                <w:iCs/>
                <w:sz w:val="18"/>
                <w:szCs w:val="18"/>
              </w:rPr>
            </w:pPr>
          </w:p>
        </w:tc>
        <w:tc>
          <w:tcPr>
            <w:tcW w:w="1681" w:type="dxa"/>
            <w:gridSpan w:val="2"/>
            <w:vAlign w:val="bottom"/>
          </w:tcPr>
          <w:p w14:paraId="5EA8A2A5" w14:textId="77777777" w:rsidR="006770B6" w:rsidRPr="00282968" w:rsidRDefault="006770B6" w:rsidP="002306B6">
            <w:pPr>
              <w:tabs>
                <w:tab w:val="decimal" w:pos="890"/>
              </w:tabs>
              <w:spacing w:before="20" w:after="20"/>
              <w:jc w:val="right"/>
              <w:rPr>
                <w:iCs/>
                <w:color w:val="000000"/>
                <w:sz w:val="18"/>
                <w:szCs w:val="18"/>
                <w:lang w:val="en-GB"/>
              </w:rPr>
            </w:pPr>
          </w:p>
        </w:tc>
        <w:tc>
          <w:tcPr>
            <w:tcW w:w="1323" w:type="dxa"/>
            <w:vAlign w:val="bottom"/>
          </w:tcPr>
          <w:p w14:paraId="06746DB6" w14:textId="77777777" w:rsidR="006770B6" w:rsidRPr="00282968" w:rsidRDefault="006770B6" w:rsidP="002306B6">
            <w:pPr>
              <w:tabs>
                <w:tab w:val="decimal" w:pos="890"/>
              </w:tabs>
              <w:spacing w:before="20" w:after="20"/>
              <w:jc w:val="right"/>
              <w:rPr>
                <w:iCs/>
                <w:color w:val="000000"/>
                <w:sz w:val="18"/>
                <w:szCs w:val="18"/>
                <w:lang w:val="en-GB"/>
              </w:rPr>
            </w:pPr>
          </w:p>
        </w:tc>
        <w:tc>
          <w:tcPr>
            <w:tcW w:w="1483" w:type="dxa"/>
          </w:tcPr>
          <w:p w14:paraId="3BA18375" w14:textId="77777777" w:rsidR="006770B6" w:rsidRPr="00282968" w:rsidRDefault="006770B6" w:rsidP="002306B6">
            <w:pPr>
              <w:tabs>
                <w:tab w:val="decimal" w:pos="890"/>
              </w:tabs>
              <w:spacing w:before="20" w:after="20"/>
              <w:jc w:val="right"/>
              <w:rPr>
                <w:rFonts w:eastAsia="Arial"/>
                <w:iCs/>
                <w:sz w:val="18"/>
                <w:szCs w:val="18"/>
              </w:rPr>
            </w:pPr>
          </w:p>
        </w:tc>
        <w:tc>
          <w:tcPr>
            <w:tcW w:w="1747" w:type="dxa"/>
            <w:vAlign w:val="bottom"/>
          </w:tcPr>
          <w:p w14:paraId="3E3CFD04" w14:textId="77777777" w:rsidR="006770B6" w:rsidRPr="00282968" w:rsidRDefault="006770B6" w:rsidP="002306B6">
            <w:pPr>
              <w:tabs>
                <w:tab w:val="decimal" w:pos="890"/>
              </w:tabs>
              <w:spacing w:before="20" w:after="20"/>
              <w:jc w:val="right"/>
              <w:rPr>
                <w:iCs/>
                <w:color w:val="000000"/>
                <w:sz w:val="18"/>
                <w:szCs w:val="18"/>
                <w:lang w:val="en-GB"/>
              </w:rPr>
            </w:pPr>
          </w:p>
        </w:tc>
      </w:tr>
      <w:tr w:rsidR="006770B6" w:rsidRPr="00E82C8D" w14:paraId="67E2E301" w14:textId="77777777" w:rsidTr="002306B6">
        <w:trPr>
          <w:trHeight w:val="227"/>
        </w:trPr>
        <w:tc>
          <w:tcPr>
            <w:tcW w:w="2793" w:type="dxa"/>
            <w:vAlign w:val="bottom"/>
          </w:tcPr>
          <w:p w14:paraId="13EC8F9D" w14:textId="6D592928" w:rsidR="006770B6" w:rsidRPr="00282968" w:rsidRDefault="00F942A2" w:rsidP="002306B6">
            <w:pPr>
              <w:tabs>
                <w:tab w:val="right" w:leader="dot" w:pos="2805"/>
              </w:tabs>
              <w:spacing w:before="20" w:after="20"/>
              <w:rPr>
                <w:rFonts w:eastAsia="Arial"/>
                <w:iCs/>
                <w:sz w:val="18"/>
                <w:szCs w:val="18"/>
              </w:rPr>
            </w:pPr>
            <w:r>
              <w:rPr>
                <w:rFonts w:eastAsiaTheme="minorEastAsia" w:hint="eastAsia"/>
                <w:iCs/>
                <w:color w:val="000000"/>
                <w:sz w:val="18"/>
                <w:szCs w:val="18"/>
                <w:lang w:val="en-GB" w:eastAsia="zh-CN"/>
              </w:rPr>
              <w:t>[</w:t>
            </w:r>
            <w:r w:rsidR="006770B6" w:rsidRPr="006770B6">
              <w:rPr>
                <w:iCs/>
                <w:color w:val="000000"/>
                <w:sz w:val="18"/>
                <w:szCs w:val="18"/>
                <w:lang w:val="en-GB"/>
              </w:rPr>
              <w:t>Within one year</w:t>
            </w:r>
            <w:r>
              <w:rPr>
                <w:rFonts w:eastAsiaTheme="minorEastAsia" w:hint="eastAsia"/>
                <w:iCs/>
                <w:color w:val="000000"/>
                <w:sz w:val="18"/>
                <w:szCs w:val="18"/>
                <w:lang w:val="en-GB" w:eastAsia="zh-CN"/>
              </w:rPr>
              <w:t>]</w:t>
            </w:r>
            <w:r w:rsidR="006770B6" w:rsidRPr="00282968">
              <w:rPr>
                <w:rFonts w:eastAsia="Arial"/>
                <w:iCs/>
                <w:sz w:val="18"/>
                <w:szCs w:val="18"/>
              </w:rPr>
              <w:tab/>
            </w:r>
          </w:p>
        </w:tc>
        <w:tc>
          <w:tcPr>
            <w:tcW w:w="1681" w:type="dxa"/>
            <w:gridSpan w:val="2"/>
          </w:tcPr>
          <w:p w14:paraId="754E3440"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5437809F"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04E39E3" w14:textId="77777777" w:rsidR="006770B6" w:rsidRPr="00E82C8D" w:rsidRDefault="006770B6" w:rsidP="002306B6">
            <w:pPr>
              <w:tabs>
                <w:tab w:val="decimal" w:pos="890"/>
              </w:tabs>
              <w:spacing w:before="20" w:after="20"/>
              <w:jc w:val="right"/>
              <w:rPr>
                <w:rFonts w:eastAsia="Arial"/>
                <w:iCs/>
                <w:sz w:val="18"/>
                <w:szCs w:val="32"/>
              </w:rPr>
            </w:pPr>
            <w:r w:rsidRPr="00AA3EEF">
              <w:rPr>
                <w:iCs/>
                <w:color w:val="000000"/>
                <w:sz w:val="18"/>
                <w:szCs w:val="18"/>
                <w:lang w:val="en-GB"/>
              </w:rPr>
              <w:t>[●]</w:t>
            </w:r>
          </w:p>
        </w:tc>
        <w:tc>
          <w:tcPr>
            <w:tcW w:w="1747" w:type="dxa"/>
          </w:tcPr>
          <w:p w14:paraId="040FA969"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17E61995" w14:textId="77777777" w:rsidTr="002306B6">
        <w:trPr>
          <w:trHeight w:val="227"/>
        </w:trPr>
        <w:tc>
          <w:tcPr>
            <w:tcW w:w="2793" w:type="dxa"/>
          </w:tcPr>
          <w:p w14:paraId="062B909B" w14:textId="169CFEA7" w:rsidR="006770B6" w:rsidRPr="00282968" w:rsidRDefault="00F942A2" w:rsidP="006770B6">
            <w:pPr>
              <w:tabs>
                <w:tab w:val="right" w:leader="dot" w:pos="2805"/>
              </w:tabs>
              <w:spacing w:before="20" w:after="20"/>
              <w:rPr>
                <w:rFonts w:eastAsia="Arial"/>
                <w:iCs/>
                <w:sz w:val="18"/>
                <w:szCs w:val="18"/>
              </w:rPr>
            </w:pPr>
            <w:r>
              <w:rPr>
                <w:rFonts w:eastAsiaTheme="minorEastAsia" w:hint="eastAsia"/>
                <w:iCs/>
                <w:color w:val="000000"/>
                <w:sz w:val="18"/>
                <w:szCs w:val="18"/>
                <w:lang w:eastAsia="zh-CN"/>
              </w:rPr>
              <w:t>[</w:t>
            </w:r>
            <w:r w:rsidR="006770B6" w:rsidRPr="006770B6">
              <w:rPr>
                <w:iCs/>
                <w:color w:val="000000"/>
                <w:sz w:val="18"/>
                <w:szCs w:val="18"/>
              </w:rPr>
              <w:t>One year to two years</w:t>
            </w:r>
            <w:r>
              <w:rPr>
                <w:rFonts w:eastAsiaTheme="minorEastAsia" w:hint="eastAsia"/>
                <w:iCs/>
                <w:color w:val="000000"/>
                <w:sz w:val="18"/>
                <w:szCs w:val="18"/>
                <w:lang w:eastAsia="zh-CN"/>
              </w:rPr>
              <w:t>]</w:t>
            </w:r>
            <w:r w:rsidR="006770B6" w:rsidRPr="00282968">
              <w:rPr>
                <w:rFonts w:eastAsia="Arial"/>
                <w:iCs/>
                <w:sz w:val="18"/>
                <w:szCs w:val="18"/>
              </w:rPr>
              <w:tab/>
            </w:r>
          </w:p>
        </w:tc>
        <w:tc>
          <w:tcPr>
            <w:tcW w:w="1681" w:type="dxa"/>
            <w:gridSpan w:val="2"/>
          </w:tcPr>
          <w:p w14:paraId="50574BB8"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4000C1A3"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7811645A"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747" w:type="dxa"/>
          </w:tcPr>
          <w:p w14:paraId="4E43BE3D" w14:textId="77777777" w:rsidR="006770B6" w:rsidRPr="00E82C8D" w:rsidRDefault="006770B6" w:rsidP="002306B6">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6770B6" w:rsidRPr="00E82C8D" w14:paraId="617469D3" w14:textId="77777777" w:rsidTr="002306B6">
        <w:trPr>
          <w:trHeight w:val="227"/>
        </w:trPr>
        <w:tc>
          <w:tcPr>
            <w:tcW w:w="2793" w:type="dxa"/>
          </w:tcPr>
          <w:p w14:paraId="7170206C" w14:textId="36A943DB" w:rsidR="006770B6" w:rsidRPr="006770B6" w:rsidRDefault="00F942A2" w:rsidP="002306B6">
            <w:pPr>
              <w:tabs>
                <w:tab w:val="right" w:leader="dot" w:pos="2805"/>
              </w:tabs>
              <w:snapToGrid w:val="0"/>
              <w:spacing w:before="20" w:after="20"/>
              <w:contextualSpacing/>
              <w:rPr>
                <w:rFonts w:eastAsiaTheme="minorEastAsia"/>
                <w:iCs/>
                <w:sz w:val="18"/>
                <w:szCs w:val="18"/>
                <w:lang w:eastAsia="zh-CN"/>
              </w:rPr>
            </w:pPr>
            <w:r>
              <w:rPr>
                <w:rFonts w:eastAsiaTheme="minorEastAsia" w:hint="eastAsia"/>
                <w:iCs/>
                <w:color w:val="000000"/>
                <w:sz w:val="18"/>
                <w:szCs w:val="18"/>
                <w:lang w:val="en-GB" w:eastAsia="zh-CN"/>
              </w:rPr>
              <w:t>[</w:t>
            </w:r>
            <w:r w:rsidR="006770B6">
              <w:rPr>
                <w:rFonts w:eastAsiaTheme="minorEastAsia" w:hint="eastAsia"/>
                <w:iCs/>
                <w:color w:val="000000"/>
                <w:sz w:val="18"/>
                <w:szCs w:val="18"/>
                <w:lang w:val="en-GB" w:eastAsia="zh-CN"/>
              </w:rPr>
              <w:t>Over two years</w:t>
            </w:r>
            <w:r>
              <w:rPr>
                <w:rFonts w:eastAsiaTheme="minorEastAsia" w:hint="eastAsia"/>
                <w:iCs/>
                <w:color w:val="000000"/>
                <w:sz w:val="18"/>
                <w:szCs w:val="18"/>
                <w:lang w:val="en-GB" w:eastAsia="zh-CN"/>
              </w:rPr>
              <w:t>]</w:t>
            </w:r>
            <w:r w:rsidR="006770B6" w:rsidRPr="00282968">
              <w:rPr>
                <w:rFonts w:eastAsia="Arial"/>
                <w:iCs/>
                <w:sz w:val="18"/>
                <w:szCs w:val="18"/>
              </w:rPr>
              <w:tab/>
            </w:r>
          </w:p>
        </w:tc>
        <w:tc>
          <w:tcPr>
            <w:tcW w:w="1681" w:type="dxa"/>
            <w:gridSpan w:val="2"/>
          </w:tcPr>
          <w:p w14:paraId="7598D162" w14:textId="77777777" w:rsidR="006770B6" w:rsidRPr="00E82C8D" w:rsidRDefault="006770B6" w:rsidP="002306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323" w:type="dxa"/>
          </w:tcPr>
          <w:p w14:paraId="02A58A13" w14:textId="77777777" w:rsidR="006770B6" w:rsidRPr="00E82C8D" w:rsidRDefault="006770B6" w:rsidP="002306B6">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c>
          <w:tcPr>
            <w:tcW w:w="1483" w:type="dxa"/>
          </w:tcPr>
          <w:p w14:paraId="23AEBCEB" w14:textId="77777777" w:rsidR="006770B6" w:rsidRPr="00E82C8D" w:rsidRDefault="006770B6" w:rsidP="002306B6">
            <w:pPr>
              <w:pBdr>
                <w:bottom w:val="single" w:sz="4" w:space="1" w:color="auto"/>
              </w:pBdr>
              <w:tabs>
                <w:tab w:val="decimal" w:pos="890"/>
              </w:tabs>
              <w:snapToGrid w:val="0"/>
              <w:spacing w:before="20" w:after="20"/>
              <w:contextualSpacing/>
              <w:jc w:val="right"/>
              <w:rPr>
                <w:iCs/>
                <w:sz w:val="18"/>
                <w:szCs w:val="32"/>
              </w:rPr>
            </w:pPr>
            <w:r w:rsidRPr="00AA3EEF">
              <w:rPr>
                <w:iCs/>
                <w:color w:val="000000"/>
                <w:sz w:val="18"/>
                <w:szCs w:val="18"/>
                <w:lang w:val="en-GB"/>
              </w:rPr>
              <w:t>[●]</w:t>
            </w:r>
          </w:p>
        </w:tc>
        <w:tc>
          <w:tcPr>
            <w:tcW w:w="1747" w:type="dxa"/>
          </w:tcPr>
          <w:p w14:paraId="019237D4" w14:textId="77777777" w:rsidR="006770B6" w:rsidRPr="00E82C8D" w:rsidRDefault="006770B6" w:rsidP="002306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6770B6" w:rsidRPr="006770B6" w14:paraId="272A9315" w14:textId="77777777" w:rsidTr="002306B6">
        <w:trPr>
          <w:trHeight w:val="227"/>
        </w:trPr>
        <w:tc>
          <w:tcPr>
            <w:tcW w:w="2793" w:type="dxa"/>
            <w:vAlign w:val="bottom"/>
          </w:tcPr>
          <w:p w14:paraId="4A0CAB21" w14:textId="77777777" w:rsidR="006770B6" w:rsidRPr="00282968" w:rsidRDefault="006770B6" w:rsidP="002306B6">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tcPr>
          <w:p w14:paraId="630DF05F"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323" w:type="dxa"/>
          </w:tcPr>
          <w:p w14:paraId="28CB4F1E"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32"/>
                <w:lang w:val="en-GB"/>
              </w:rPr>
            </w:pPr>
            <w:r w:rsidRPr="006770B6">
              <w:rPr>
                <w:b/>
                <w:bCs/>
                <w:iCs/>
                <w:color w:val="000000"/>
                <w:sz w:val="18"/>
                <w:szCs w:val="18"/>
                <w:lang w:val="en-GB"/>
              </w:rPr>
              <w:t>[●]</w:t>
            </w:r>
          </w:p>
        </w:tc>
        <w:tc>
          <w:tcPr>
            <w:tcW w:w="1483" w:type="dxa"/>
            <w:vAlign w:val="center"/>
          </w:tcPr>
          <w:p w14:paraId="1AA70D3D"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1,970 </w:t>
            </w:r>
          </w:p>
        </w:tc>
        <w:tc>
          <w:tcPr>
            <w:tcW w:w="1747" w:type="dxa"/>
            <w:vAlign w:val="center"/>
          </w:tcPr>
          <w:p w14:paraId="15B3A0C0" w14:textId="77777777" w:rsidR="006770B6" w:rsidRPr="006770B6" w:rsidRDefault="006770B6" w:rsidP="002306B6">
            <w:pPr>
              <w:pBdr>
                <w:bottom w:val="double" w:sz="4" w:space="1" w:color="auto"/>
              </w:pBdr>
              <w:tabs>
                <w:tab w:val="decimal" w:pos="890"/>
              </w:tabs>
              <w:spacing w:before="20" w:after="20"/>
              <w:jc w:val="right"/>
              <w:rPr>
                <w:b/>
                <w:bCs/>
                <w:iCs/>
                <w:color w:val="000000"/>
                <w:sz w:val="18"/>
                <w:szCs w:val="18"/>
                <w:lang w:val="en-GB"/>
              </w:rPr>
            </w:pPr>
            <w:r w:rsidRPr="006770B6">
              <w:rPr>
                <w:b/>
                <w:bCs/>
                <w:iCs/>
                <w:color w:val="000000"/>
                <w:sz w:val="18"/>
                <w:szCs w:val="18"/>
                <w:lang w:val="en-GB"/>
              </w:rPr>
              <w:t xml:space="preserve">3,114 </w:t>
            </w:r>
          </w:p>
        </w:tc>
      </w:tr>
    </w:tbl>
    <w:p w14:paraId="7E2EDA1D" w14:textId="77777777" w:rsidR="006770B6" w:rsidRDefault="006770B6" w:rsidP="006770B6">
      <w:pPr>
        <w:snapToGrid w:val="0"/>
        <w:spacing w:after="240" w:line="240" w:lineRule="auto"/>
        <w:ind w:firstLine="720"/>
        <w:jc w:val="both"/>
        <w:rPr>
          <w:rFonts w:ascii="Times New Roman" w:hAnsi="Times New Roman" w:cs="Times New Roman"/>
        </w:rPr>
      </w:pPr>
    </w:p>
    <w:p w14:paraId="354BD1D7" w14:textId="0F04AE44" w:rsidR="004B5D08" w:rsidRPr="006770B6" w:rsidRDefault="006770B6" w:rsidP="006770B6">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he following table sets forth our inventory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6770B6" w:rsidRPr="006770B6" w14:paraId="2D508CB9" w14:textId="77777777" w:rsidTr="002306B6">
        <w:trPr>
          <w:trHeight w:val="410"/>
        </w:trPr>
        <w:tc>
          <w:tcPr>
            <w:tcW w:w="2037" w:type="pct"/>
            <w:vAlign w:val="bottom"/>
          </w:tcPr>
          <w:p w14:paraId="38BDE3BF" w14:textId="77777777" w:rsidR="006770B6" w:rsidRPr="006770B6" w:rsidRDefault="006770B6" w:rsidP="002306B6">
            <w:pPr>
              <w:spacing w:before="20" w:after="20"/>
              <w:rPr>
                <w:rFonts w:eastAsia="Arial"/>
                <w:sz w:val="18"/>
                <w:szCs w:val="18"/>
              </w:rPr>
            </w:pPr>
          </w:p>
        </w:tc>
        <w:tc>
          <w:tcPr>
            <w:tcW w:w="2225" w:type="pct"/>
            <w:gridSpan w:val="4"/>
            <w:vAlign w:val="bottom"/>
          </w:tcPr>
          <w:p w14:paraId="67D6EA87" w14:textId="77777777" w:rsidR="006770B6" w:rsidRPr="006770B6" w:rsidRDefault="006770B6"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3AF03C92" w14:textId="670B5CAD" w:rsidR="006770B6" w:rsidRPr="006770B6" w:rsidRDefault="006770B6"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6770B6" w:rsidRPr="006770B6" w14:paraId="420B6432" w14:textId="77777777" w:rsidTr="002306B6">
        <w:trPr>
          <w:trHeight w:val="309"/>
        </w:trPr>
        <w:tc>
          <w:tcPr>
            <w:tcW w:w="2037" w:type="pct"/>
            <w:vAlign w:val="bottom"/>
          </w:tcPr>
          <w:p w14:paraId="06336D54" w14:textId="77777777" w:rsidR="006770B6" w:rsidRPr="006770B6" w:rsidRDefault="006770B6" w:rsidP="006770B6">
            <w:pPr>
              <w:spacing w:before="20" w:after="20"/>
              <w:rPr>
                <w:rFonts w:eastAsia="Arial"/>
                <w:sz w:val="18"/>
                <w:szCs w:val="18"/>
              </w:rPr>
            </w:pPr>
          </w:p>
        </w:tc>
        <w:tc>
          <w:tcPr>
            <w:tcW w:w="687" w:type="pct"/>
            <w:vAlign w:val="bottom"/>
          </w:tcPr>
          <w:p w14:paraId="7DF5D401" w14:textId="25F89F74" w:rsidR="006770B6" w:rsidRPr="006770B6" w:rsidRDefault="006770B6" w:rsidP="006770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5AD315CF" w14:textId="6E15110C" w:rsidR="006770B6" w:rsidRPr="006770B6" w:rsidRDefault="006770B6" w:rsidP="006770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6EF89251" w14:textId="49780260" w:rsidR="006770B6" w:rsidRPr="006770B6" w:rsidRDefault="006770B6" w:rsidP="006770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511231C0" w14:textId="4DD9EF5C" w:rsidR="006770B6" w:rsidRPr="006770B6" w:rsidRDefault="006770B6" w:rsidP="006770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4B5D08" w:rsidRPr="006770B6" w14:paraId="4C8A41B1" w14:textId="77777777" w:rsidTr="002306B6">
        <w:trPr>
          <w:trHeight w:val="227"/>
        </w:trPr>
        <w:tc>
          <w:tcPr>
            <w:tcW w:w="2037" w:type="pct"/>
            <w:vAlign w:val="bottom"/>
          </w:tcPr>
          <w:p w14:paraId="4A0FBD03" w14:textId="77777777" w:rsidR="004B5D08" w:rsidRPr="006770B6" w:rsidRDefault="004B5D08" w:rsidP="002306B6">
            <w:pPr>
              <w:spacing w:before="20" w:after="20"/>
              <w:rPr>
                <w:rFonts w:eastAsia="Arial"/>
                <w:sz w:val="18"/>
                <w:szCs w:val="18"/>
              </w:rPr>
            </w:pPr>
          </w:p>
        </w:tc>
        <w:tc>
          <w:tcPr>
            <w:tcW w:w="687" w:type="pct"/>
            <w:vAlign w:val="bottom"/>
          </w:tcPr>
          <w:p w14:paraId="58D2F6AD" w14:textId="77777777" w:rsidR="004B5D08" w:rsidRPr="006770B6" w:rsidRDefault="004B5D08" w:rsidP="002306B6">
            <w:pPr>
              <w:spacing w:before="20" w:after="20"/>
              <w:jc w:val="center"/>
              <w:rPr>
                <w:rFonts w:eastAsia="Arial"/>
                <w:sz w:val="18"/>
                <w:szCs w:val="18"/>
              </w:rPr>
            </w:pPr>
          </w:p>
        </w:tc>
        <w:tc>
          <w:tcPr>
            <w:tcW w:w="796" w:type="pct"/>
            <w:gridSpan w:val="2"/>
            <w:vAlign w:val="bottom"/>
          </w:tcPr>
          <w:p w14:paraId="304E3BD7" w14:textId="77777777" w:rsidR="004B5D08" w:rsidRPr="006770B6" w:rsidRDefault="004B5D08" w:rsidP="002306B6">
            <w:pPr>
              <w:spacing w:before="20" w:after="20"/>
              <w:jc w:val="center"/>
              <w:rPr>
                <w:rFonts w:eastAsia="Arial"/>
                <w:sz w:val="18"/>
                <w:szCs w:val="18"/>
              </w:rPr>
            </w:pPr>
          </w:p>
        </w:tc>
        <w:tc>
          <w:tcPr>
            <w:tcW w:w="742" w:type="pct"/>
            <w:vAlign w:val="bottom"/>
          </w:tcPr>
          <w:p w14:paraId="445A7DA6" w14:textId="77777777" w:rsidR="004B5D08" w:rsidRPr="006770B6" w:rsidRDefault="004B5D08" w:rsidP="002306B6">
            <w:pPr>
              <w:spacing w:before="20" w:after="20"/>
              <w:jc w:val="right"/>
              <w:rPr>
                <w:rFonts w:eastAsia="Arial"/>
                <w:b/>
                <w:bCs/>
                <w:sz w:val="18"/>
                <w:szCs w:val="18"/>
              </w:rPr>
            </w:pPr>
          </w:p>
        </w:tc>
        <w:tc>
          <w:tcPr>
            <w:tcW w:w="738" w:type="pct"/>
            <w:vAlign w:val="bottom"/>
          </w:tcPr>
          <w:p w14:paraId="5E931B46" w14:textId="77777777" w:rsidR="004B5D08" w:rsidRPr="006770B6" w:rsidRDefault="004B5D08" w:rsidP="002306B6">
            <w:pPr>
              <w:spacing w:before="20" w:after="20"/>
              <w:jc w:val="center"/>
              <w:rPr>
                <w:rFonts w:eastAsia="Arial"/>
                <w:b/>
                <w:bCs/>
                <w:sz w:val="18"/>
                <w:szCs w:val="18"/>
              </w:rPr>
            </w:pPr>
          </w:p>
        </w:tc>
      </w:tr>
      <w:tr w:rsidR="006770B6" w:rsidRPr="006770B6" w14:paraId="2B7F479C" w14:textId="77777777" w:rsidTr="002306B6">
        <w:trPr>
          <w:trHeight w:val="227"/>
        </w:trPr>
        <w:tc>
          <w:tcPr>
            <w:tcW w:w="2037" w:type="pct"/>
            <w:vAlign w:val="bottom"/>
          </w:tcPr>
          <w:p w14:paraId="6F070767" w14:textId="77777777" w:rsidR="006770B6" w:rsidRPr="006770B6" w:rsidRDefault="006770B6" w:rsidP="006770B6">
            <w:pPr>
              <w:tabs>
                <w:tab w:val="right" w:leader="dot" w:pos="2805"/>
              </w:tabs>
              <w:spacing w:before="20" w:after="20"/>
              <w:rPr>
                <w:rFonts w:eastAsia="Arial"/>
                <w:sz w:val="18"/>
                <w:szCs w:val="18"/>
              </w:rPr>
            </w:pPr>
            <w:r w:rsidRPr="006770B6">
              <w:rPr>
                <w:rFonts w:eastAsia="Arial"/>
                <w:sz w:val="18"/>
                <w:szCs w:val="18"/>
              </w:rPr>
              <w:t xml:space="preserve">Inventory turnover </w:t>
            </w:r>
            <w:proofErr w:type="gramStart"/>
            <w:r w:rsidRPr="006770B6">
              <w:rPr>
                <w:rFonts w:eastAsia="Arial"/>
                <w:sz w:val="18"/>
                <w:szCs w:val="18"/>
              </w:rPr>
              <w:t>days</w:t>
            </w:r>
            <w:r w:rsidRPr="006770B6">
              <w:rPr>
                <w:rFonts w:eastAsiaTheme="minorEastAsia"/>
                <w:sz w:val="18"/>
                <w:szCs w:val="18"/>
                <w:vertAlign w:val="superscript"/>
                <w:lang w:eastAsia="zh-CN"/>
              </w:rPr>
              <w:t>(</w:t>
            </w:r>
            <w:proofErr w:type="gramEnd"/>
            <w:r w:rsidRPr="006770B6">
              <w:rPr>
                <w:rFonts w:eastAsiaTheme="minorEastAsia"/>
                <w:sz w:val="18"/>
                <w:szCs w:val="18"/>
                <w:vertAlign w:val="superscript"/>
                <w:lang w:eastAsia="zh-CN"/>
              </w:rPr>
              <w:t>1)</w:t>
            </w:r>
            <w:r w:rsidRPr="006770B6">
              <w:rPr>
                <w:rFonts w:eastAsia="Arial"/>
                <w:sz w:val="18"/>
                <w:szCs w:val="18"/>
              </w:rPr>
              <w:tab/>
            </w:r>
          </w:p>
        </w:tc>
        <w:tc>
          <w:tcPr>
            <w:tcW w:w="742" w:type="pct"/>
            <w:gridSpan w:val="2"/>
          </w:tcPr>
          <w:p w14:paraId="7BB3EE07" w14:textId="307F579D"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40BF8D3C" w14:textId="5C322530"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0F9A1908" w14:textId="6E0AC8F7"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25BF0067" w14:textId="786EF54C" w:rsidR="006770B6" w:rsidRPr="006770B6" w:rsidRDefault="006770B6" w:rsidP="006770B6">
            <w:pPr>
              <w:tabs>
                <w:tab w:val="decimal" w:pos="890"/>
              </w:tabs>
              <w:spacing w:before="20" w:after="20"/>
              <w:jc w:val="right"/>
              <w:rPr>
                <w:rFonts w:eastAsia="Arial"/>
                <w:sz w:val="18"/>
                <w:szCs w:val="18"/>
              </w:rPr>
            </w:pPr>
            <w:r w:rsidRPr="006770B6">
              <w:rPr>
                <w:iCs/>
                <w:color w:val="000000"/>
                <w:sz w:val="18"/>
                <w:szCs w:val="18"/>
                <w:lang w:val="en-GB"/>
              </w:rPr>
              <w:t>[●]</w:t>
            </w:r>
          </w:p>
        </w:tc>
      </w:tr>
    </w:tbl>
    <w:p w14:paraId="4CEAFD7E" w14:textId="77777777" w:rsidR="004B5D08" w:rsidRPr="006770B6" w:rsidRDefault="004B5D08" w:rsidP="004B5D08">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6E0BB219" w14:textId="552320FA" w:rsidR="004B5D08" w:rsidRPr="006770B6" w:rsidRDefault="006770B6" w:rsidP="00E45FD8">
      <w:pPr>
        <w:pStyle w:val="ListParagraph"/>
        <w:numPr>
          <w:ilvl w:val="0"/>
          <w:numId w:val="20"/>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00E45FD8" w:rsidRPr="00E45FD8">
        <w:rPr>
          <w:rFonts w:ascii="Times New Roman" w:hAnsi="Times New Roman" w:cs="Times New Roman"/>
          <w:sz w:val="18"/>
          <w:szCs w:val="18"/>
        </w:rPr>
        <w:t>Calculated by the average of the net values of opening and closing inventory balances for such period divided by the cost of sales for the relevant period and multiplied by the number of days during such period</w:t>
      </w:r>
      <w:r w:rsidR="00E45FD8">
        <w:rPr>
          <w:rFonts w:ascii="Times New Roman" w:hAnsi="Times New Roman" w:cs="Times New Roman" w:hint="eastAsia"/>
          <w:sz w:val="18"/>
          <w:szCs w:val="18"/>
        </w:rPr>
        <w:t xml:space="preserve"> </w:t>
      </w:r>
      <w:commentRangeStart w:id="41"/>
      <w:r w:rsidR="00E45FD8" w:rsidRPr="00E45FD8">
        <w:rPr>
          <w:rFonts w:asciiTheme="majorBidi" w:hAnsiTheme="majorBidi" w:cstheme="majorBidi"/>
          <w:sz w:val="18"/>
          <w:szCs w:val="18"/>
        </w:rPr>
        <w:t xml:space="preserve">(i.e. </w:t>
      </w:r>
      <w:r w:rsidR="00E45FD8">
        <w:rPr>
          <w:rFonts w:asciiTheme="majorBidi" w:hAnsiTheme="majorBidi" w:cstheme="majorBidi" w:hint="eastAsia"/>
          <w:sz w:val="18"/>
          <w:szCs w:val="18"/>
        </w:rPr>
        <w:t>90</w:t>
      </w:r>
      <w:r w:rsidR="00E45FD8" w:rsidRPr="00E45FD8">
        <w:rPr>
          <w:rFonts w:asciiTheme="majorBidi" w:hAnsiTheme="majorBidi" w:cstheme="majorBidi"/>
          <w:sz w:val="18"/>
          <w:szCs w:val="18"/>
        </w:rPr>
        <w:t xml:space="preserve"> days for 202</w:t>
      </w:r>
      <w:r w:rsidR="00E45FD8">
        <w:rPr>
          <w:rFonts w:asciiTheme="majorBidi" w:hAnsiTheme="majorBidi" w:cstheme="majorBidi" w:hint="eastAsia"/>
          <w:sz w:val="18"/>
          <w:szCs w:val="18"/>
        </w:rPr>
        <w:t>6</w:t>
      </w:r>
      <w:r w:rsidR="00E45FD8" w:rsidRPr="00E45FD8">
        <w:rPr>
          <w:rFonts w:asciiTheme="majorBidi" w:hAnsiTheme="majorBidi" w:cstheme="majorBidi"/>
          <w:sz w:val="18"/>
          <w:szCs w:val="18"/>
        </w:rPr>
        <w:t xml:space="preserve"> and 360 days for </w:t>
      </w:r>
      <w:r w:rsidR="00E45FD8">
        <w:rPr>
          <w:rFonts w:asciiTheme="majorBidi" w:hAnsiTheme="majorBidi" w:cstheme="majorBidi" w:hint="eastAsia"/>
          <w:sz w:val="18"/>
          <w:szCs w:val="18"/>
        </w:rPr>
        <w:t xml:space="preserve">2023, </w:t>
      </w:r>
      <w:r w:rsidR="00E45FD8" w:rsidRPr="00E45FD8">
        <w:rPr>
          <w:rFonts w:asciiTheme="majorBidi" w:hAnsiTheme="majorBidi" w:cstheme="majorBidi"/>
          <w:sz w:val="18"/>
          <w:szCs w:val="18"/>
        </w:rPr>
        <w:t>2024 and 2025)</w:t>
      </w:r>
      <w:commentRangeEnd w:id="41"/>
      <w:r w:rsidR="00E45FD8">
        <w:rPr>
          <w:rStyle w:val="CommentReference"/>
          <w:rFonts w:ascii="Times New Roman" w:eastAsia="SimSun" w:hAnsi="Times New Roman" w:cs="Times New Roman"/>
        </w:rPr>
      </w:r>
      <w:r w:rsidR="00E45FD8">
        <w:rPr>
          <w:rFonts w:asciiTheme="majorBidi" w:hAnsiTheme="majorBidi" w:cstheme="majorBidi"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689E910C" w14:textId="2B8373C7" w:rsidR="006770B6" w:rsidRDefault="000645D8" w:rsidP="000645D8">
      <w:pPr>
        <w:snapToGrid w:val="0"/>
        <w:spacing w:after="240" w:line="240" w:lineRule="auto"/>
        <w:ind w:firstLine="720"/>
        <w:jc w:val="both"/>
        <w:rPr>
          <w:rFonts w:ascii="Times New Roman" w:hAnsi="Times New Roman" w:cs="Times New Roman"/>
        </w:rPr>
      </w:pPr>
      <w:r w:rsidRPr="000645D8">
        <w:rPr>
          <w:rFonts w:ascii="Times New Roman" w:hAnsi="Times New Roman" w:cs="Times New Roman"/>
        </w:rPr>
        <w:t xml:space="preserve">Our inventory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51BC556D" w14:textId="04CFCE86" w:rsidR="004B5D08" w:rsidRPr="00E96644" w:rsidRDefault="004B5D08" w:rsidP="004B5D08">
      <w:pPr>
        <w:snapToGrid w:val="0"/>
        <w:spacing w:after="240" w:line="240" w:lineRule="auto"/>
        <w:ind w:firstLine="720"/>
        <w:jc w:val="both"/>
        <w:rPr>
          <w:rFonts w:ascii="Times New Roman" w:hAnsi="Times New Roman" w:cs="Times New Roman"/>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202</w:t>
      </w:r>
      <w:r w:rsidR="000645D8">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Pr="008022F9">
        <w:rPr>
          <w:rFonts w:ascii="Times New Roman" w:hAnsi="Times New Roman" w:cs="Times New Roman"/>
        </w:rPr>
        <w:t xml:space="preserve">inventories as of </w:t>
      </w:r>
      <w:r>
        <w:rPr>
          <w:rFonts w:ascii="Times New Roman" w:hAnsi="Times New Roman" w:cs="Times New Roman"/>
        </w:rPr>
        <w:t xml:space="preserve">March 31, </w:t>
      </w:r>
      <w:proofErr w:type="gramStart"/>
      <w:r>
        <w:rPr>
          <w:rFonts w:ascii="Times New Roman" w:hAnsi="Times New Roman" w:cs="Times New Roman"/>
        </w:rPr>
        <w:t>202</w:t>
      </w:r>
      <w:r w:rsidR="000645D8">
        <w:rPr>
          <w:rFonts w:ascii="Times New Roman" w:hAnsi="Times New Roman" w:cs="Times New Roman" w:hint="eastAsia"/>
        </w:rPr>
        <w:t>6</w:t>
      </w:r>
      <w:proofErr w:type="gramEnd"/>
      <w:r w:rsidRPr="00E96644">
        <w:rPr>
          <w:rFonts w:ascii="Times New Roman" w:hAnsi="Times New Roman" w:cs="Times New Roman"/>
        </w:rPr>
        <w:t xml:space="preserve"> had been </w:t>
      </w:r>
      <w:r w:rsidR="000645D8">
        <w:rPr>
          <w:rFonts w:ascii="Times New Roman" w:hAnsi="Times New Roman" w:cs="Times New Roman" w:hint="eastAsia"/>
        </w:rPr>
        <w:t>subsequently consumed</w:t>
      </w:r>
      <w:r w:rsidRPr="00E96644">
        <w:rPr>
          <w:rFonts w:ascii="Times New Roman" w:hAnsi="Times New Roman" w:cs="Times New Roman"/>
        </w:rPr>
        <w:t>.</w:t>
      </w:r>
    </w:p>
    <w:p w14:paraId="05614554" w14:textId="77777777" w:rsidR="000645D8" w:rsidRPr="000645D8" w:rsidRDefault="000645D8" w:rsidP="000645D8">
      <w:pPr>
        <w:snapToGrid w:val="0"/>
        <w:spacing w:after="240" w:line="240" w:lineRule="auto"/>
        <w:jc w:val="both"/>
        <w:outlineLvl w:val="0"/>
        <w:rPr>
          <w:rFonts w:ascii="Times New Roman" w:hAnsi="Times New Roman" w:cs="Times New Roman"/>
          <w:b/>
          <w:iCs/>
        </w:rPr>
      </w:pPr>
      <w:r w:rsidRPr="000645D8">
        <w:rPr>
          <w:rFonts w:ascii="Times New Roman" w:hAnsi="Times New Roman" w:cs="Times New Roman"/>
          <w:b/>
          <w:iCs/>
        </w:rPr>
        <w:t>Trade and Other Receivables</w:t>
      </w:r>
    </w:p>
    <w:p w14:paraId="27F764A7" w14:textId="0AFBE9B8" w:rsidR="000645D8" w:rsidRDefault="000645D8" w:rsidP="000645D8">
      <w:pPr>
        <w:snapToGrid w:val="0"/>
        <w:spacing w:after="240" w:line="240" w:lineRule="auto"/>
        <w:ind w:firstLine="720"/>
        <w:jc w:val="both"/>
        <w:rPr>
          <w:rFonts w:ascii="Times New Roman" w:hAnsi="Times New Roman" w:cs="Times New Roman"/>
        </w:rPr>
      </w:pPr>
      <w:r w:rsidRPr="00E96644">
        <w:rPr>
          <w:rFonts w:ascii="Times New Roman" w:eastAsia="Arial" w:hAnsi="Times New Roman" w:cs="Times New Roman"/>
          <w:lang w:eastAsia="en-US"/>
        </w:rPr>
        <w:t xml:space="preserve">Our </w:t>
      </w:r>
      <w:r w:rsidRPr="000645D8">
        <w:rPr>
          <w:rFonts w:ascii="Times New Roman" w:eastAsia="Arial" w:hAnsi="Times New Roman" w:cs="Times New Roman"/>
          <w:lang w:eastAsia="en-US"/>
        </w:rPr>
        <w:t>trade and other receivables primarily consisted</w:t>
      </w:r>
      <w:r w:rsidRPr="00E96644">
        <w:rPr>
          <w:rFonts w:ascii="Times New Roman" w:eastAsia="Arial" w:hAnsi="Times New Roman" w:cs="Times New Roman"/>
          <w:lang w:eastAsia="en-US"/>
        </w:rPr>
        <w:t xml:space="preserve"> of </w:t>
      </w:r>
      <w:r w:rsidRPr="000645D8">
        <w:rPr>
          <w:rFonts w:ascii="Times New Roman" w:eastAsia="Arial" w:hAnsi="Times New Roman" w:cs="Times New Roman"/>
        </w:rPr>
        <w:t>trade receivables from contracts with customers, other receivables, prepayments, value-added tax recoverable</w:t>
      </w:r>
      <w:r>
        <w:rPr>
          <w:rFonts w:ascii="Times New Roman" w:hAnsi="Times New Roman" w:cs="Times New Roman" w:hint="eastAsia"/>
        </w:rPr>
        <w:t xml:space="preserve"> and</w:t>
      </w:r>
      <w:r w:rsidRPr="000645D8">
        <w:rPr>
          <w:rFonts w:ascii="Times New Roman" w:eastAsia="Arial" w:hAnsi="Times New Roman" w:cs="Times New Roman"/>
        </w:rPr>
        <w:t xml:space="preserve"> interest receivable</w:t>
      </w:r>
      <w:r w:rsidRPr="00E96644">
        <w:rPr>
          <w:rFonts w:ascii="Times New Roman" w:eastAsia="Arial" w:hAnsi="Times New Roman" w:cs="Times New Roman"/>
          <w:lang w:eastAsia="en-US"/>
        </w:rPr>
        <w:t>.</w:t>
      </w:r>
      <w:r>
        <w:rPr>
          <w:rFonts w:ascii="Times New Roman" w:hAnsi="Times New Roman" w:cs="Times New Roman" w:hint="eastAsia"/>
        </w:rPr>
        <w:t xml:space="preserve"> </w:t>
      </w:r>
      <w:r w:rsidRPr="006770B6">
        <w:rPr>
          <w:rFonts w:ascii="Times New Roman" w:hAnsi="Times New Roman" w:cs="Times New Roman"/>
        </w:rPr>
        <w:t xml:space="preserve">The following table sets forth the breakdown of our </w:t>
      </w:r>
      <w:r w:rsidRPr="000645D8">
        <w:rPr>
          <w:rFonts w:ascii="Times New Roman" w:eastAsia="Arial" w:hAnsi="Times New Roman" w:cs="Times New Roman"/>
          <w:lang w:eastAsia="en-US"/>
        </w:rPr>
        <w:t>trade and other receivables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0645D8" w:rsidRPr="00282968" w14:paraId="755B1D0E" w14:textId="77777777" w:rsidTr="002306B6">
        <w:trPr>
          <w:trHeight w:val="410"/>
        </w:trPr>
        <w:tc>
          <w:tcPr>
            <w:tcW w:w="2793" w:type="dxa"/>
            <w:vAlign w:val="bottom"/>
          </w:tcPr>
          <w:p w14:paraId="1626D63F" w14:textId="77777777" w:rsidR="000645D8" w:rsidRPr="00282968" w:rsidRDefault="000645D8" w:rsidP="002306B6">
            <w:pPr>
              <w:spacing w:before="20" w:after="20"/>
              <w:rPr>
                <w:rFonts w:eastAsia="Arial"/>
                <w:iCs/>
                <w:sz w:val="18"/>
                <w:szCs w:val="18"/>
              </w:rPr>
            </w:pPr>
          </w:p>
        </w:tc>
        <w:tc>
          <w:tcPr>
            <w:tcW w:w="4487" w:type="dxa"/>
            <w:gridSpan w:val="4"/>
            <w:vAlign w:val="bottom"/>
          </w:tcPr>
          <w:p w14:paraId="6AF5F2B2"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786C7F43"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0645D8" w:rsidRPr="00282968" w14:paraId="2D247A1E" w14:textId="77777777" w:rsidTr="002306B6">
        <w:trPr>
          <w:trHeight w:val="309"/>
        </w:trPr>
        <w:tc>
          <w:tcPr>
            <w:tcW w:w="2793" w:type="dxa"/>
            <w:vAlign w:val="bottom"/>
          </w:tcPr>
          <w:p w14:paraId="43769BB2" w14:textId="77777777" w:rsidR="000645D8" w:rsidRPr="00282968" w:rsidRDefault="000645D8" w:rsidP="002306B6">
            <w:pPr>
              <w:spacing w:before="20" w:after="20"/>
              <w:rPr>
                <w:rFonts w:eastAsia="Arial"/>
                <w:iCs/>
                <w:sz w:val="18"/>
                <w:szCs w:val="18"/>
              </w:rPr>
            </w:pPr>
          </w:p>
        </w:tc>
        <w:tc>
          <w:tcPr>
            <w:tcW w:w="1681" w:type="dxa"/>
            <w:gridSpan w:val="2"/>
            <w:vAlign w:val="bottom"/>
          </w:tcPr>
          <w:p w14:paraId="383FCE03"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02CF1479"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5D510F17"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09BCDAD9" w14:textId="77777777" w:rsidR="000645D8" w:rsidRPr="00282968" w:rsidRDefault="000645D8"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645D8" w:rsidRPr="00282968" w14:paraId="35F421EE" w14:textId="77777777" w:rsidTr="002306B6">
        <w:trPr>
          <w:trHeight w:val="227"/>
        </w:trPr>
        <w:tc>
          <w:tcPr>
            <w:tcW w:w="2793" w:type="dxa"/>
            <w:vAlign w:val="bottom"/>
          </w:tcPr>
          <w:p w14:paraId="6B6DAF15" w14:textId="77777777" w:rsidR="000645D8" w:rsidRPr="00282968" w:rsidRDefault="000645D8" w:rsidP="002306B6">
            <w:pPr>
              <w:tabs>
                <w:tab w:val="right" w:leader="dot" w:pos="2805"/>
              </w:tabs>
              <w:spacing w:before="20" w:after="20"/>
              <w:rPr>
                <w:rFonts w:eastAsia="Arial"/>
                <w:iCs/>
                <w:sz w:val="18"/>
                <w:szCs w:val="18"/>
              </w:rPr>
            </w:pPr>
          </w:p>
        </w:tc>
        <w:tc>
          <w:tcPr>
            <w:tcW w:w="6234" w:type="dxa"/>
            <w:gridSpan w:val="5"/>
          </w:tcPr>
          <w:p w14:paraId="69E29ED4" w14:textId="77777777" w:rsidR="000645D8" w:rsidRPr="00282968" w:rsidRDefault="000645D8"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0645D8" w:rsidRPr="00282968" w14:paraId="5F59F5C6" w14:textId="77777777" w:rsidTr="002306B6">
        <w:trPr>
          <w:trHeight w:val="227"/>
        </w:trPr>
        <w:tc>
          <w:tcPr>
            <w:tcW w:w="2793" w:type="dxa"/>
            <w:vAlign w:val="bottom"/>
          </w:tcPr>
          <w:p w14:paraId="71C6650D" w14:textId="77777777" w:rsidR="000645D8" w:rsidRPr="00282968" w:rsidRDefault="000645D8" w:rsidP="002306B6">
            <w:pPr>
              <w:tabs>
                <w:tab w:val="right" w:leader="dot" w:pos="2805"/>
              </w:tabs>
              <w:spacing w:before="20" w:after="20"/>
              <w:rPr>
                <w:rFonts w:eastAsia="Arial"/>
                <w:iCs/>
                <w:sz w:val="18"/>
                <w:szCs w:val="18"/>
              </w:rPr>
            </w:pPr>
          </w:p>
        </w:tc>
        <w:tc>
          <w:tcPr>
            <w:tcW w:w="943" w:type="dxa"/>
          </w:tcPr>
          <w:p w14:paraId="631F8966" w14:textId="77777777" w:rsidR="000645D8" w:rsidRPr="00282968" w:rsidRDefault="000645D8" w:rsidP="002306B6">
            <w:pPr>
              <w:tabs>
                <w:tab w:val="decimal" w:pos="890"/>
              </w:tabs>
              <w:spacing w:before="20" w:after="20"/>
              <w:jc w:val="right"/>
              <w:rPr>
                <w:rFonts w:eastAsia="Arial"/>
                <w:iCs/>
                <w:sz w:val="18"/>
                <w:szCs w:val="18"/>
              </w:rPr>
            </w:pPr>
          </w:p>
        </w:tc>
        <w:tc>
          <w:tcPr>
            <w:tcW w:w="738" w:type="dxa"/>
          </w:tcPr>
          <w:p w14:paraId="4BE6FAA0" w14:textId="77777777" w:rsidR="000645D8" w:rsidRPr="00282968" w:rsidRDefault="000645D8" w:rsidP="002306B6">
            <w:pPr>
              <w:tabs>
                <w:tab w:val="decimal" w:pos="890"/>
              </w:tabs>
              <w:spacing w:before="20" w:after="20"/>
              <w:jc w:val="right"/>
              <w:rPr>
                <w:rFonts w:eastAsia="Arial"/>
                <w:iCs/>
                <w:sz w:val="18"/>
                <w:szCs w:val="18"/>
              </w:rPr>
            </w:pPr>
          </w:p>
        </w:tc>
        <w:tc>
          <w:tcPr>
            <w:tcW w:w="1323" w:type="dxa"/>
          </w:tcPr>
          <w:p w14:paraId="7729AD87" w14:textId="77777777" w:rsidR="000645D8" w:rsidRPr="00282968" w:rsidRDefault="000645D8" w:rsidP="002306B6">
            <w:pPr>
              <w:tabs>
                <w:tab w:val="decimal" w:pos="890"/>
              </w:tabs>
              <w:spacing w:before="20" w:after="20"/>
              <w:jc w:val="right"/>
              <w:rPr>
                <w:rFonts w:eastAsia="Arial"/>
                <w:iCs/>
                <w:sz w:val="18"/>
                <w:szCs w:val="18"/>
              </w:rPr>
            </w:pPr>
          </w:p>
        </w:tc>
        <w:tc>
          <w:tcPr>
            <w:tcW w:w="1483" w:type="dxa"/>
          </w:tcPr>
          <w:p w14:paraId="14F31958" w14:textId="77777777" w:rsidR="000645D8" w:rsidRPr="00282968" w:rsidRDefault="000645D8" w:rsidP="002306B6">
            <w:pPr>
              <w:tabs>
                <w:tab w:val="decimal" w:pos="890"/>
              </w:tabs>
              <w:spacing w:before="20" w:after="20"/>
              <w:jc w:val="right"/>
              <w:rPr>
                <w:rFonts w:eastAsia="Arial"/>
                <w:iCs/>
                <w:sz w:val="18"/>
                <w:szCs w:val="18"/>
              </w:rPr>
            </w:pPr>
          </w:p>
        </w:tc>
        <w:tc>
          <w:tcPr>
            <w:tcW w:w="1747" w:type="dxa"/>
          </w:tcPr>
          <w:p w14:paraId="4D1FFDD7" w14:textId="77777777" w:rsidR="000645D8" w:rsidRPr="00282968" w:rsidRDefault="000645D8"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0645D8" w:rsidRPr="00282968" w14:paraId="22A35F39" w14:textId="77777777" w:rsidTr="002306B6">
        <w:trPr>
          <w:trHeight w:val="227"/>
        </w:trPr>
        <w:tc>
          <w:tcPr>
            <w:tcW w:w="2793" w:type="dxa"/>
            <w:vAlign w:val="bottom"/>
          </w:tcPr>
          <w:p w14:paraId="19369083" w14:textId="77777777" w:rsidR="000645D8" w:rsidRPr="00282968" w:rsidRDefault="000645D8" w:rsidP="002306B6">
            <w:pPr>
              <w:tabs>
                <w:tab w:val="right" w:leader="dot" w:pos="2805"/>
              </w:tabs>
              <w:spacing w:before="20" w:after="20"/>
              <w:rPr>
                <w:rFonts w:eastAsia="Arial"/>
                <w:iCs/>
                <w:sz w:val="18"/>
                <w:szCs w:val="18"/>
              </w:rPr>
            </w:pPr>
          </w:p>
        </w:tc>
        <w:tc>
          <w:tcPr>
            <w:tcW w:w="1681" w:type="dxa"/>
            <w:gridSpan w:val="2"/>
            <w:vAlign w:val="bottom"/>
          </w:tcPr>
          <w:p w14:paraId="5D52B46D" w14:textId="77777777" w:rsidR="000645D8" w:rsidRPr="00282968" w:rsidRDefault="000645D8" w:rsidP="002306B6">
            <w:pPr>
              <w:tabs>
                <w:tab w:val="decimal" w:pos="890"/>
              </w:tabs>
              <w:spacing w:before="20" w:after="20"/>
              <w:jc w:val="right"/>
              <w:rPr>
                <w:iCs/>
                <w:color w:val="000000"/>
                <w:sz w:val="18"/>
                <w:szCs w:val="18"/>
                <w:lang w:val="en-GB"/>
              </w:rPr>
            </w:pPr>
          </w:p>
        </w:tc>
        <w:tc>
          <w:tcPr>
            <w:tcW w:w="1323" w:type="dxa"/>
            <w:vAlign w:val="bottom"/>
          </w:tcPr>
          <w:p w14:paraId="48E09456" w14:textId="77777777" w:rsidR="000645D8" w:rsidRPr="00282968" w:rsidRDefault="000645D8" w:rsidP="002306B6">
            <w:pPr>
              <w:tabs>
                <w:tab w:val="decimal" w:pos="890"/>
              </w:tabs>
              <w:spacing w:before="20" w:after="20"/>
              <w:jc w:val="right"/>
              <w:rPr>
                <w:iCs/>
                <w:color w:val="000000"/>
                <w:sz w:val="18"/>
                <w:szCs w:val="18"/>
                <w:lang w:val="en-GB"/>
              </w:rPr>
            </w:pPr>
          </w:p>
        </w:tc>
        <w:tc>
          <w:tcPr>
            <w:tcW w:w="1483" w:type="dxa"/>
          </w:tcPr>
          <w:p w14:paraId="6AA77FCE" w14:textId="77777777" w:rsidR="000645D8" w:rsidRPr="00282968" w:rsidRDefault="000645D8" w:rsidP="002306B6">
            <w:pPr>
              <w:tabs>
                <w:tab w:val="decimal" w:pos="890"/>
              </w:tabs>
              <w:spacing w:before="20" w:after="20"/>
              <w:jc w:val="right"/>
              <w:rPr>
                <w:rFonts w:eastAsia="Arial"/>
                <w:iCs/>
                <w:sz w:val="18"/>
                <w:szCs w:val="18"/>
              </w:rPr>
            </w:pPr>
          </w:p>
        </w:tc>
        <w:tc>
          <w:tcPr>
            <w:tcW w:w="1747" w:type="dxa"/>
            <w:vAlign w:val="bottom"/>
          </w:tcPr>
          <w:p w14:paraId="36DEF680" w14:textId="77777777" w:rsidR="000645D8" w:rsidRPr="00282968" w:rsidRDefault="000645D8" w:rsidP="002306B6">
            <w:pPr>
              <w:tabs>
                <w:tab w:val="decimal" w:pos="890"/>
              </w:tabs>
              <w:spacing w:before="20" w:after="20"/>
              <w:jc w:val="right"/>
              <w:rPr>
                <w:iCs/>
                <w:color w:val="000000"/>
                <w:sz w:val="18"/>
                <w:szCs w:val="18"/>
                <w:lang w:val="en-GB"/>
              </w:rPr>
            </w:pPr>
          </w:p>
        </w:tc>
      </w:tr>
      <w:tr w:rsidR="000645D8" w:rsidRPr="00E82C8D" w14:paraId="2A07087A" w14:textId="77777777" w:rsidTr="00F942A2">
        <w:trPr>
          <w:trHeight w:val="227"/>
        </w:trPr>
        <w:tc>
          <w:tcPr>
            <w:tcW w:w="2793" w:type="dxa"/>
            <w:vAlign w:val="center"/>
          </w:tcPr>
          <w:p w14:paraId="7088D590" w14:textId="615061E2" w:rsidR="000645D8" w:rsidRPr="000645D8" w:rsidRDefault="000645D8" w:rsidP="000645D8">
            <w:pPr>
              <w:tabs>
                <w:tab w:val="right" w:leader="dot" w:pos="2805"/>
              </w:tabs>
              <w:snapToGrid w:val="0"/>
              <w:spacing w:before="20" w:after="20"/>
              <w:ind w:left="187" w:hanging="187"/>
              <w:contextualSpacing/>
              <w:rPr>
                <w:iCs/>
                <w:color w:val="000000"/>
                <w:sz w:val="18"/>
                <w:szCs w:val="18"/>
                <w:lang w:val="en-GB"/>
              </w:rPr>
            </w:pPr>
            <w:r w:rsidRPr="000645D8">
              <w:rPr>
                <w:rFonts w:eastAsia="Arial"/>
                <w:iCs/>
                <w:sz w:val="18"/>
                <w:szCs w:val="18"/>
              </w:rPr>
              <w:t>Trade receivables from contracts with customers</w:t>
            </w:r>
            <w:r w:rsidRPr="00282968">
              <w:rPr>
                <w:rFonts w:eastAsia="Arial"/>
                <w:iCs/>
                <w:sz w:val="18"/>
                <w:szCs w:val="18"/>
              </w:rPr>
              <w:tab/>
            </w:r>
          </w:p>
        </w:tc>
        <w:tc>
          <w:tcPr>
            <w:tcW w:w="1681" w:type="dxa"/>
            <w:gridSpan w:val="2"/>
            <w:vAlign w:val="bottom"/>
          </w:tcPr>
          <w:p w14:paraId="4C75D692" w14:textId="0BDAA82E"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5FB5702F" w14:textId="6CEB74F4"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680</w:t>
            </w:r>
          </w:p>
        </w:tc>
        <w:tc>
          <w:tcPr>
            <w:tcW w:w="1483" w:type="dxa"/>
            <w:vAlign w:val="bottom"/>
          </w:tcPr>
          <w:p w14:paraId="4E9DB069" w14:textId="3BFCA0A2" w:rsidR="000645D8" w:rsidRPr="000645D8" w:rsidRDefault="000645D8" w:rsidP="000645D8">
            <w:pPr>
              <w:tabs>
                <w:tab w:val="decimal" w:pos="890"/>
              </w:tabs>
              <w:spacing w:before="20" w:after="20"/>
              <w:jc w:val="right"/>
              <w:rPr>
                <w:iCs/>
                <w:color w:val="000000"/>
                <w:sz w:val="18"/>
                <w:szCs w:val="18"/>
                <w:lang w:val="en-GB"/>
              </w:rPr>
            </w:pPr>
            <w:r w:rsidRPr="000645D8">
              <w:rPr>
                <w:iCs/>
                <w:color w:val="000000"/>
                <w:sz w:val="18"/>
                <w:szCs w:val="18"/>
                <w:lang w:val="en-GB"/>
              </w:rPr>
              <w:t>43,537</w:t>
            </w:r>
          </w:p>
        </w:tc>
        <w:tc>
          <w:tcPr>
            <w:tcW w:w="1747" w:type="dxa"/>
            <w:vAlign w:val="bottom"/>
          </w:tcPr>
          <w:p w14:paraId="12859738" w14:textId="77777777" w:rsidR="000645D8" w:rsidRPr="00E82C8D" w:rsidRDefault="000645D8" w:rsidP="000645D8">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0645D8" w:rsidRPr="00E82C8D" w14:paraId="63EAEBCC" w14:textId="77777777" w:rsidTr="00F942A2">
        <w:trPr>
          <w:trHeight w:val="227"/>
        </w:trPr>
        <w:tc>
          <w:tcPr>
            <w:tcW w:w="2793" w:type="dxa"/>
            <w:vAlign w:val="center"/>
          </w:tcPr>
          <w:p w14:paraId="6ADCEE95" w14:textId="63C80BCB" w:rsidR="000645D8" w:rsidRPr="000645D8" w:rsidRDefault="000645D8" w:rsidP="000645D8">
            <w:pPr>
              <w:tabs>
                <w:tab w:val="right" w:leader="dot" w:pos="2805"/>
              </w:tabs>
              <w:spacing w:before="20" w:after="20"/>
              <w:rPr>
                <w:iCs/>
                <w:color w:val="000000"/>
                <w:sz w:val="18"/>
                <w:szCs w:val="18"/>
                <w:lang w:val="en-GB"/>
              </w:rPr>
            </w:pPr>
            <w:r w:rsidRPr="000645D8">
              <w:rPr>
                <w:iCs/>
                <w:color w:val="000000"/>
                <w:sz w:val="18"/>
                <w:szCs w:val="18"/>
                <w:lang w:val="en-GB"/>
              </w:rPr>
              <w:t>Less: allowances for credit losses</w:t>
            </w:r>
            <w:r w:rsidRPr="00282968">
              <w:rPr>
                <w:rFonts w:eastAsia="Arial"/>
                <w:iCs/>
                <w:sz w:val="18"/>
                <w:szCs w:val="18"/>
              </w:rPr>
              <w:tab/>
            </w:r>
          </w:p>
        </w:tc>
        <w:tc>
          <w:tcPr>
            <w:tcW w:w="1681" w:type="dxa"/>
            <w:gridSpan w:val="2"/>
            <w:vAlign w:val="bottom"/>
          </w:tcPr>
          <w:p w14:paraId="38B9C829" w14:textId="72E3DA3E"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4A409473" w14:textId="50F3C153"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(34)</w:t>
            </w:r>
          </w:p>
        </w:tc>
        <w:tc>
          <w:tcPr>
            <w:tcW w:w="1483" w:type="dxa"/>
            <w:vAlign w:val="bottom"/>
          </w:tcPr>
          <w:p w14:paraId="2A8BEB87" w14:textId="37DB92A9" w:rsidR="000645D8" w:rsidRPr="000645D8" w:rsidRDefault="000645D8"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(2,182)</w:t>
            </w:r>
          </w:p>
        </w:tc>
        <w:tc>
          <w:tcPr>
            <w:tcW w:w="1747" w:type="dxa"/>
            <w:vAlign w:val="bottom"/>
          </w:tcPr>
          <w:p w14:paraId="54D75529" w14:textId="77777777" w:rsidR="000645D8" w:rsidRPr="00E82C8D" w:rsidRDefault="000645D8" w:rsidP="00F942A2">
            <w:pPr>
              <w:pBdr>
                <w:bottom w:val="single" w:sz="4" w:space="1" w:color="auto"/>
              </w:pBd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F942A2" w:rsidRPr="00E82C8D" w14:paraId="1900261F" w14:textId="77777777" w:rsidTr="00F942A2">
        <w:trPr>
          <w:trHeight w:val="227"/>
        </w:trPr>
        <w:tc>
          <w:tcPr>
            <w:tcW w:w="2793" w:type="dxa"/>
            <w:vAlign w:val="center"/>
          </w:tcPr>
          <w:p w14:paraId="05A4FAD2" w14:textId="57EE8E31" w:rsidR="00F942A2" w:rsidRPr="005D1A43" w:rsidRDefault="00F942A2" w:rsidP="00F942A2">
            <w:pPr>
              <w:tabs>
                <w:tab w:val="right" w:leader="dot" w:pos="2805"/>
              </w:tabs>
              <w:spacing w:before="20" w:after="20"/>
              <w:rPr>
                <w:iCs/>
                <w:color w:val="000000"/>
                <w:sz w:val="18"/>
                <w:szCs w:val="18"/>
                <w:lang w:val="en-GB"/>
              </w:rPr>
            </w:pPr>
          </w:p>
        </w:tc>
        <w:tc>
          <w:tcPr>
            <w:tcW w:w="1681" w:type="dxa"/>
            <w:gridSpan w:val="2"/>
            <w:vAlign w:val="bottom"/>
          </w:tcPr>
          <w:p w14:paraId="2536EDCF" w14:textId="7D96409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474DD56C" w14:textId="08391A4F"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646</w:t>
            </w:r>
          </w:p>
        </w:tc>
        <w:tc>
          <w:tcPr>
            <w:tcW w:w="1483" w:type="dxa"/>
            <w:vAlign w:val="bottom"/>
          </w:tcPr>
          <w:p w14:paraId="1001650E" w14:textId="11B2EB6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41,355</w:t>
            </w:r>
          </w:p>
        </w:tc>
        <w:tc>
          <w:tcPr>
            <w:tcW w:w="1747" w:type="dxa"/>
            <w:vAlign w:val="bottom"/>
          </w:tcPr>
          <w:p w14:paraId="208E953E" w14:textId="7245CE9F"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7DB95DFE" w14:textId="77777777" w:rsidTr="00F942A2">
        <w:trPr>
          <w:trHeight w:val="227"/>
        </w:trPr>
        <w:tc>
          <w:tcPr>
            <w:tcW w:w="2793" w:type="dxa"/>
            <w:vAlign w:val="center"/>
          </w:tcPr>
          <w:p w14:paraId="35C32863" w14:textId="0C794BC8"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Other receivables</w:t>
            </w:r>
            <w:r w:rsidRPr="00282968">
              <w:rPr>
                <w:rFonts w:eastAsia="Arial"/>
                <w:iCs/>
                <w:sz w:val="18"/>
                <w:szCs w:val="18"/>
              </w:rPr>
              <w:tab/>
            </w:r>
          </w:p>
        </w:tc>
        <w:tc>
          <w:tcPr>
            <w:tcW w:w="1681" w:type="dxa"/>
            <w:gridSpan w:val="2"/>
            <w:vAlign w:val="bottom"/>
          </w:tcPr>
          <w:p w14:paraId="1AF12F7D" w14:textId="17FD38FE"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31B799DD" w14:textId="68801DB2"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7,301</w:t>
            </w:r>
          </w:p>
        </w:tc>
        <w:tc>
          <w:tcPr>
            <w:tcW w:w="1483" w:type="dxa"/>
            <w:vAlign w:val="bottom"/>
          </w:tcPr>
          <w:p w14:paraId="6B9689C0" w14:textId="16002310"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81,365</w:t>
            </w:r>
          </w:p>
        </w:tc>
        <w:tc>
          <w:tcPr>
            <w:tcW w:w="1747" w:type="dxa"/>
            <w:vAlign w:val="bottom"/>
          </w:tcPr>
          <w:p w14:paraId="092F7C1F" w14:textId="7B1494FB"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4D53EBF7" w14:textId="77777777" w:rsidTr="00F942A2">
        <w:trPr>
          <w:trHeight w:val="227"/>
        </w:trPr>
        <w:tc>
          <w:tcPr>
            <w:tcW w:w="2793" w:type="dxa"/>
            <w:vAlign w:val="center"/>
          </w:tcPr>
          <w:p w14:paraId="1645892E" w14:textId="245CF3C0"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Less: allowances for credit losses</w:t>
            </w:r>
            <w:r w:rsidRPr="00282968">
              <w:rPr>
                <w:rFonts w:eastAsia="Arial"/>
                <w:iCs/>
                <w:sz w:val="18"/>
                <w:szCs w:val="18"/>
              </w:rPr>
              <w:tab/>
            </w:r>
            <w:r w:rsidRPr="000645D8">
              <w:rPr>
                <w:iCs/>
                <w:color w:val="000000"/>
                <w:sz w:val="18"/>
                <w:szCs w:val="18"/>
                <w:lang w:val="en-GB"/>
              </w:rPr>
              <w:t xml:space="preserve"> </w:t>
            </w:r>
          </w:p>
        </w:tc>
        <w:tc>
          <w:tcPr>
            <w:tcW w:w="1681" w:type="dxa"/>
            <w:gridSpan w:val="2"/>
            <w:vAlign w:val="bottom"/>
          </w:tcPr>
          <w:p w14:paraId="04AC60DD" w14:textId="1E4DD7C9"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640CA5C5" w14:textId="2B5BEBA0"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(365)</w:t>
            </w:r>
          </w:p>
        </w:tc>
        <w:tc>
          <w:tcPr>
            <w:tcW w:w="1483" w:type="dxa"/>
            <w:vAlign w:val="bottom"/>
          </w:tcPr>
          <w:p w14:paraId="54406C34" w14:textId="006B160C"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(4,068)</w:t>
            </w:r>
          </w:p>
        </w:tc>
        <w:tc>
          <w:tcPr>
            <w:tcW w:w="1747" w:type="dxa"/>
            <w:vAlign w:val="bottom"/>
          </w:tcPr>
          <w:p w14:paraId="4683E779" w14:textId="5FA45EB0" w:rsidR="00F942A2" w:rsidRPr="00AA3EEF" w:rsidRDefault="00F942A2" w:rsidP="00F942A2">
            <w:pPr>
              <w:pBdr>
                <w:bottom w:val="single" w:sz="4" w:space="1" w:color="auto"/>
              </w:pBd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6F39D2A7" w14:textId="77777777" w:rsidTr="00F942A2">
        <w:trPr>
          <w:trHeight w:val="227"/>
        </w:trPr>
        <w:tc>
          <w:tcPr>
            <w:tcW w:w="2793" w:type="dxa"/>
            <w:vAlign w:val="center"/>
          </w:tcPr>
          <w:p w14:paraId="7B2F9FC9" w14:textId="75D1C577" w:rsidR="00F942A2" w:rsidRPr="005D1A43" w:rsidRDefault="00F942A2" w:rsidP="00F942A2">
            <w:pPr>
              <w:tabs>
                <w:tab w:val="right" w:leader="dot" w:pos="2805"/>
              </w:tabs>
              <w:spacing w:before="20" w:after="20"/>
              <w:rPr>
                <w:iCs/>
                <w:color w:val="000000"/>
                <w:sz w:val="18"/>
                <w:szCs w:val="18"/>
                <w:lang w:val="en-GB"/>
              </w:rPr>
            </w:pPr>
          </w:p>
        </w:tc>
        <w:tc>
          <w:tcPr>
            <w:tcW w:w="1681" w:type="dxa"/>
            <w:gridSpan w:val="2"/>
            <w:vAlign w:val="bottom"/>
          </w:tcPr>
          <w:p w14:paraId="6D11C945" w14:textId="27397153"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w:t>
            </w:r>
          </w:p>
        </w:tc>
        <w:tc>
          <w:tcPr>
            <w:tcW w:w="1323" w:type="dxa"/>
            <w:vAlign w:val="bottom"/>
          </w:tcPr>
          <w:p w14:paraId="5E634198" w14:textId="61BD4203"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6,936</w:t>
            </w:r>
          </w:p>
        </w:tc>
        <w:tc>
          <w:tcPr>
            <w:tcW w:w="1483" w:type="dxa"/>
            <w:vAlign w:val="bottom"/>
          </w:tcPr>
          <w:p w14:paraId="20D842DB" w14:textId="349A4FA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77,297</w:t>
            </w:r>
          </w:p>
        </w:tc>
        <w:tc>
          <w:tcPr>
            <w:tcW w:w="1747" w:type="dxa"/>
            <w:vAlign w:val="bottom"/>
          </w:tcPr>
          <w:p w14:paraId="23898ED9" w14:textId="3FD1695E"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091E1CD4" w14:textId="77777777" w:rsidTr="00F942A2">
        <w:trPr>
          <w:trHeight w:val="227"/>
        </w:trPr>
        <w:tc>
          <w:tcPr>
            <w:tcW w:w="2793" w:type="dxa"/>
            <w:vAlign w:val="center"/>
          </w:tcPr>
          <w:p w14:paraId="279048DC" w14:textId="1CFFDA27"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Prepayment</w:t>
            </w:r>
            <w:r w:rsidRPr="00282968">
              <w:rPr>
                <w:rFonts w:eastAsia="Arial"/>
                <w:iCs/>
                <w:sz w:val="18"/>
                <w:szCs w:val="18"/>
              </w:rPr>
              <w:tab/>
            </w:r>
          </w:p>
        </w:tc>
        <w:tc>
          <w:tcPr>
            <w:tcW w:w="1681" w:type="dxa"/>
            <w:gridSpan w:val="2"/>
            <w:vAlign w:val="bottom"/>
          </w:tcPr>
          <w:p w14:paraId="6547E980" w14:textId="1EEECB08"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42,735</w:t>
            </w:r>
          </w:p>
        </w:tc>
        <w:tc>
          <w:tcPr>
            <w:tcW w:w="1323" w:type="dxa"/>
            <w:vAlign w:val="bottom"/>
          </w:tcPr>
          <w:p w14:paraId="12D5BB94" w14:textId="49EFB411"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40,345</w:t>
            </w:r>
          </w:p>
        </w:tc>
        <w:tc>
          <w:tcPr>
            <w:tcW w:w="1483" w:type="dxa"/>
            <w:vAlign w:val="bottom"/>
          </w:tcPr>
          <w:p w14:paraId="2C89DBB5" w14:textId="0BDBD8EE"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20,987</w:t>
            </w:r>
          </w:p>
        </w:tc>
        <w:tc>
          <w:tcPr>
            <w:tcW w:w="1747" w:type="dxa"/>
            <w:vAlign w:val="bottom"/>
          </w:tcPr>
          <w:p w14:paraId="3FBE7869" w14:textId="5FC41669"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2F7E627C" w14:textId="77777777" w:rsidTr="00F942A2">
        <w:trPr>
          <w:trHeight w:val="227"/>
        </w:trPr>
        <w:tc>
          <w:tcPr>
            <w:tcW w:w="2793" w:type="dxa"/>
            <w:vAlign w:val="center"/>
          </w:tcPr>
          <w:p w14:paraId="6344ABD5" w14:textId="1E60D5FF"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Value-added tax recoverable</w:t>
            </w:r>
            <w:r w:rsidRPr="00282968">
              <w:rPr>
                <w:rFonts w:eastAsia="Arial"/>
                <w:iCs/>
                <w:sz w:val="18"/>
                <w:szCs w:val="18"/>
              </w:rPr>
              <w:tab/>
            </w:r>
          </w:p>
        </w:tc>
        <w:tc>
          <w:tcPr>
            <w:tcW w:w="1681" w:type="dxa"/>
            <w:gridSpan w:val="2"/>
            <w:vAlign w:val="bottom"/>
          </w:tcPr>
          <w:p w14:paraId="5C80FAC5" w14:textId="0C1DD36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7,006</w:t>
            </w:r>
          </w:p>
        </w:tc>
        <w:tc>
          <w:tcPr>
            <w:tcW w:w="1323" w:type="dxa"/>
            <w:vAlign w:val="bottom"/>
          </w:tcPr>
          <w:p w14:paraId="5B214316" w14:textId="6F436E41"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26,174</w:t>
            </w:r>
          </w:p>
        </w:tc>
        <w:tc>
          <w:tcPr>
            <w:tcW w:w="1483" w:type="dxa"/>
            <w:vAlign w:val="bottom"/>
          </w:tcPr>
          <w:p w14:paraId="261795EF" w14:textId="08E9A608"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35,275</w:t>
            </w:r>
          </w:p>
        </w:tc>
        <w:tc>
          <w:tcPr>
            <w:tcW w:w="1747" w:type="dxa"/>
            <w:vAlign w:val="bottom"/>
          </w:tcPr>
          <w:p w14:paraId="71DFBDB9" w14:textId="009C9D21"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46C1B4A7" w14:textId="77777777" w:rsidTr="00F942A2">
        <w:trPr>
          <w:trHeight w:val="227"/>
        </w:trPr>
        <w:tc>
          <w:tcPr>
            <w:tcW w:w="2793" w:type="dxa"/>
            <w:vAlign w:val="center"/>
          </w:tcPr>
          <w:p w14:paraId="1E9507B0" w14:textId="03FE6A96" w:rsidR="00F942A2" w:rsidRPr="005D1A43"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Interest receivable</w:t>
            </w:r>
            <w:r w:rsidRPr="00282968">
              <w:rPr>
                <w:rFonts w:eastAsia="Arial"/>
                <w:iCs/>
                <w:sz w:val="18"/>
                <w:szCs w:val="18"/>
              </w:rPr>
              <w:tab/>
            </w:r>
          </w:p>
        </w:tc>
        <w:tc>
          <w:tcPr>
            <w:tcW w:w="1681" w:type="dxa"/>
            <w:gridSpan w:val="2"/>
            <w:vAlign w:val="bottom"/>
          </w:tcPr>
          <w:p w14:paraId="5654C034" w14:textId="06934279"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431</w:t>
            </w:r>
          </w:p>
        </w:tc>
        <w:tc>
          <w:tcPr>
            <w:tcW w:w="1323" w:type="dxa"/>
            <w:vAlign w:val="bottom"/>
          </w:tcPr>
          <w:p w14:paraId="0C5E7FDB" w14:textId="5A69CCF5"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620</w:t>
            </w:r>
          </w:p>
        </w:tc>
        <w:tc>
          <w:tcPr>
            <w:tcW w:w="1483" w:type="dxa"/>
            <w:vAlign w:val="bottom"/>
          </w:tcPr>
          <w:p w14:paraId="205BBCCB" w14:textId="27E8CB44" w:rsidR="00F942A2" w:rsidRPr="00AA3EEF" w:rsidRDefault="00F942A2" w:rsidP="00F942A2">
            <w:pPr>
              <w:tabs>
                <w:tab w:val="decimal" w:pos="890"/>
              </w:tabs>
              <w:spacing w:before="20" w:after="20"/>
              <w:jc w:val="right"/>
              <w:rPr>
                <w:iCs/>
                <w:color w:val="000000"/>
                <w:sz w:val="18"/>
                <w:szCs w:val="18"/>
                <w:lang w:val="en-GB"/>
              </w:rPr>
            </w:pPr>
            <w:r w:rsidRPr="000645D8">
              <w:rPr>
                <w:iCs/>
                <w:color w:val="000000"/>
                <w:sz w:val="18"/>
                <w:szCs w:val="18"/>
                <w:lang w:val="en-GB"/>
              </w:rPr>
              <w:t>132</w:t>
            </w:r>
          </w:p>
        </w:tc>
        <w:tc>
          <w:tcPr>
            <w:tcW w:w="1747" w:type="dxa"/>
            <w:vAlign w:val="bottom"/>
          </w:tcPr>
          <w:p w14:paraId="7A666F1D" w14:textId="1344AC72" w:rsidR="00F942A2" w:rsidRPr="00AA3EEF" w:rsidRDefault="00F942A2" w:rsidP="00F942A2">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F942A2" w:rsidRPr="00E82C8D" w14:paraId="38447A79" w14:textId="77777777" w:rsidTr="00F942A2">
        <w:trPr>
          <w:trHeight w:val="227"/>
        </w:trPr>
        <w:tc>
          <w:tcPr>
            <w:tcW w:w="2793" w:type="dxa"/>
            <w:vAlign w:val="center"/>
          </w:tcPr>
          <w:p w14:paraId="4664CC26" w14:textId="433E3365" w:rsidR="00F942A2" w:rsidRPr="000645D8" w:rsidRDefault="00F942A2" w:rsidP="00F942A2">
            <w:pPr>
              <w:tabs>
                <w:tab w:val="right" w:leader="dot" w:pos="2805"/>
              </w:tabs>
              <w:spacing w:before="20" w:after="20"/>
              <w:rPr>
                <w:iCs/>
                <w:color w:val="000000"/>
                <w:sz w:val="18"/>
                <w:szCs w:val="18"/>
                <w:lang w:val="en-GB"/>
              </w:rPr>
            </w:pPr>
            <w:r w:rsidRPr="000645D8">
              <w:rPr>
                <w:iCs/>
                <w:color w:val="000000"/>
                <w:sz w:val="18"/>
                <w:szCs w:val="18"/>
                <w:lang w:val="en-GB"/>
              </w:rPr>
              <w:t>Others</w:t>
            </w:r>
            <w:r w:rsidRPr="00282968">
              <w:rPr>
                <w:rFonts w:eastAsia="Arial"/>
                <w:iCs/>
                <w:sz w:val="18"/>
                <w:szCs w:val="18"/>
              </w:rPr>
              <w:tab/>
            </w:r>
          </w:p>
        </w:tc>
        <w:tc>
          <w:tcPr>
            <w:tcW w:w="1681" w:type="dxa"/>
            <w:gridSpan w:val="2"/>
            <w:vAlign w:val="bottom"/>
          </w:tcPr>
          <w:p w14:paraId="23F89BE2" w14:textId="03F3AA15" w:rsidR="00F942A2" w:rsidRPr="000645D8"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124</w:t>
            </w:r>
          </w:p>
        </w:tc>
        <w:tc>
          <w:tcPr>
            <w:tcW w:w="1323" w:type="dxa"/>
            <w:vAlign w:val="bottom"/>
          </w:tcPr>
          <w:p w14:paraId="1380EAEC" w14:textId="1CE9E2DB" w:rsidR="00F942A2" w:rsidRPr="000645D8" w:rsidRDefault="00F942A2" w:rsidP="00F942A2">
            <w:pPr>
              <w:pBdr>
                <w:bottom w:val="single" w:sz="4" w:space="1" w:color="auto"/>
              </w:pBdr>
              <w:tabs>
                <w:tab w:val="decimal" w:pos="890"/>
              </w:tabs>
              <w:spacing w:before="20" w:after="20"/>
              <w:jc w:val="right"/>
              <w:rPr>
                <w:iCs/>
                <w:color w:val="000000"/>
                <w:sz w:val="18"/>
                <w:szCs w:val="18"/>
                <w:lang w:val="en-GB"/>
              </w:rPr>
            </w:pPr>
            <w:r w:rsidRPr="000645D8">
              <w:rPr>
                <w:iCs/>
                <w:color w:val="000000"/>
                <w:sz w:val="18"/>
                <w:szCs w:val="18"/>
                <w:lang w:val="en-GB"/>
              </w:rPr>
              <w:t>9,178</w:t>
            </w:r>
          </w:p>
        </w:tc>
        <w:tc>
          <w:tcPr>
            <w:tcW w:w="1483" w:type="dxa"/>
            <w:vAlign w:val="bottom"/>
          </w:tcPr>
          <w:p w14:paraId="53C10D97" w14:textId="3D1C280D" w:rsidR="00F942A2" w:rsidRPr="000645D8" w:rsidRDefault="00F942A2" w:rsidP="00F942A2">
            <w:pPr>
              <w:pBdr>
                <w:bottom w:val="single" w:sz="4" w:space="1" w:color="auto"/>
              </w:pBdr>
              <w:tabs>
                <w:tab w:val="decimal" w:pos="890"/>
              </w:tabs>
              <w:snapToGrid w:val="0"/>
              <w:spacing w:before="20" w:after="20"/>
              <w:contextualSpacing/>
              <w:jc w:val="right"/>
              <w:rPr>
                <w:iCs/>
                <w:color w:val="000000"/>
                <w:sz w:val="18"/>
                <w:szCs w:val="18"/>
                <w:lang w:val="en-GB"/>
              </w:rPr>
            </w:pPr>
            <w:r w:rsidRPr="000645D8">
              <w:rPr>
                <w:iCs/>
                <w:color w:val="000000"/>
                <w:sz w:val="18"/>
                <w:szCs w:val="18"/>
                <w:lang w:val="en-GB"/>
              </w:rPr>
              <w:t>12,180</w:t>
            </w:r>
          </w:p>
        </w:tc>
        <w:tc>
          <w:tcPr>
            <w:tcW w:w="1747" w:type="dxa"/>
            <w:vAlign w:val="bottom"/>
          </w:tcPr>
          <w:p w14:paraId="303339FD" w14:textId="07EB43C4" w:rsidR="00F942A2" w:rsidRPr="00E82C8D" w:rsidRDefault="00F942A2" w:rsidP="00F942A2">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0645D8" w:rsidRPr="006770B6" w14:paraId="173C168D" w14:textId="77777777" w:rsidTr="00F942A2">
        <w:trPr>
          <w:trHeight w:val="227"/>
        </w:trPr>
        <w:tc>
          <w:tcPr>
            <w:tcW w:w="2793" w:type="dxa"/>
            <w:vAlign w:val="bottom"/>
          </w:tcPr>
          <w:p w14:paraId="361B4C73" w14:textId="77777777" w:rsidR="000645D8" w:rsidRPr="00282968" w:rsidRDefault="000645D8" w:rsidP="000645D8">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bottom"/>
          </w:tcPr>
          <w:p w14:paraId="50509F1C" w14:textId="3BA22A30"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50,296</w:t>
            </w:r>
          </w:p>
        </w:tc>
        <w:tc>
          <w:tcPr>
            <w:tcW w:w="1323" w:type="dxa"/>
            <w:vAlign w:val="bottom"/>
          </w:tcPr>
          <w:p w14:paraId="3FF4CC04" w14:textId="4AD53FCB"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83,899</w:t>
            </w:r>
          </w:p>
        </w:tc>
        <w:tc>
          <w:tcPr>
            <w:tcW w:w="1483" w:type="dxa"/>
            <w:vAlign w:val="bottom"/>
          </w:tcPr>
          <w:p w14:paraId="2D437CF0" w14:textId="1A3E3AD2" w:rsidR="000645D8" w:rsidRPr="00F942A2" w:rsidRDefault="000645D8"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187,226</w:t>
            </w:r>
          </w:p>
        </w:tc>
        <w:tc>
          <w:tcPr>
            <w:tcW w:w="1747" w:type="dxa"/>
            <w:vAlign w:val="bottom"/>
          </w:tcPr>
          <w:p w14:paraId="111CC19B" w14:textId="14D43F3C" w:rsidR="000645D8" w:rsidRPr="006770B6" w:rsidRDefault="00F942A2" w:rsidP="000645D8">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 xml:space="preserve">337,813 </w:t>
            </w:r>
            <w:r w:rsidR="000645D8" w:rsidRPr="006770B6">
              <w:rPr>
                <w:b/>
                <w:bCs/>
                <w:iCs/>
                <w:color w:val="000000"/>
                <w:sz w:val="18"/>
                <w:szCs w:val="18"/>
                <w:lang w:val="en-GB"/>
              </w:rPr>
              <w:t xml:space="preserve"> </w:t>
            </w:r>
          </w:p>
        </w:tc>
      </w:tr>
    </w:tbl>
    <w:p w14:paraId="0D1982BA" w14:textId="5ADA6D64" w:rsidR="000645D8" w:rsidRDefault="000645D8" w:rsidP="00F942A2">
      <w:pPr>
        <w:snapToGrid w:val="0"/>
        <w:spacing w:after="240" w:line="240" w:lineRule="auto"/>
        <w:ind w:firstLine="720"/>
        <w:jc w:val="both"/>
        <w:rPr>
          <w:rFonts w:ascii="Times New Roman" w:hAnsi="Times New Roman" w:cs="Times New Roman"/>
        </w:rPr>
      </w:pPr>
      <w:r>
        <w:rPr>
          <w:color w:val="002F6C"/>
        </w:rPr>
        <w:t>Our trade and other receivables increased from RMB50.3 million as of December 31, 2023 to RMB83.9 million as of December 31, 2024, and further to RMB187.2 million and RMB337.8 million as of December 31, 2025 and March 31, 2026, respectively, primarily in line with our business expansion and revenue growth. According to the Accountants' Report, trade receivables net of allowances increased from nil as of December 31, 2023 to RMB0.6 million as of December 31, 2024 and RMB41.4 million as of December 31, 2025, and all but RMB0.1 million of such trade receivables as of December 31, 2025 were aged within 90 days. The increase as of March 31, 2026 also reflected the rapid growth of revenue in the first quarter of 2026, certain trade receivables that remained within the credit period, and increases in other receivables and deposits relating to computing resource arrangements under which certain resources were procured or leased on a prepayment or deposit basis due to market supply conditions.</w:t>
      </w:r>
    </w:p>
    <w:p w14:paraId="26B8D8F6" w14:textId="47459067" w:rsidR="000645D8" w:rsidRDefault="000645D8" w:rsidP="00F942A2">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 xml:space="preserve">The following table sets forth the aging analysis of our </w:t>
      </w:r>
      <w:r w:rsidR="00F942A2" w:rsidRPr="00F942A2">
        <w:rPr>
          <w:rFonts w:ascii="Times New Roman" w:eastAsia="Arial" w:hAnsi="Times New Roman" w:cs="Times New Roman"/>
          <w:lang w:val="en-GB" w:eastAsia="en-US"/>
        </w:rPr>
        <w:t>trade receivables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0645D8" w:rsidRPr="00282968" w14:paraId="7D194D29" w14:textId="77777777" w:rsidTr="002306B6">
        <w:trPr>
          <w:trHeight w:val="410"/>
        </w:trPr>
        <w:tc>
          <w:tcPr>
            <w:tcW w:w="2793" w:type="dxa"/>
            <w:vAlign w:val="bottom"/>
          </w:tcPr>
          <w:p w14:paraId="1C682279" w14:textId="77777777" w:rsidR="000645D8" w:rsidRPr="00282968" w:rsidRDefault="000645D8" w:rsidP="002306B6">
            <w:pPr>
              <w:spacing w:before="20" w:after="20"/>
              <w:rPr>
                <w:rFonts w:eastAsia="Arial"/>
                <w:iCs/>
                <w:sz w:val="18"/>
                <w:szCs w:val="18"/>
              </w:rPr>
            </w:pPr>
          </w:p>
        </w:tc>
        <w:tc>
          <w:tcPr>
            <w:tcW w:w="4487" w:type="dxa"/>
            <w:gridSpan w:val="4"/>
            <w:vAlign w:val="bottom"/>
          </w:tcPr>
          <w:p w14:paraId="61FF2BE9"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15446D14" w14:textId="77777777" w:rsidR="000645D8" w:rsidRPr="00282968" w:rsidRDefault="000645D8"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0645D8" w:rsidRPr="00282968" w14:paraId="5BB6E81B" w14:textId="77777777" w:rsidTr="002306B6">
        <w:trPr>
          <w:trHeight w:val="309"/>
        </w:trPr>
        <w:tc>
          <w:tcPr>
            <w:tcW w:w="2793" w:type="dxa"/>
            <w:vAlign w:val="bottom"/>
          </w:tcPr>
          <w:p w14:paraId="4EB2273D" w14:textId="77777777" w:rsidR="000645D8" w:rsidRPr="00282968" w:rsidRDefault="000645D8" w:rsidP="002306B6">
            <w:pPr>
              <w:spacing w:before="20" w:after="20"/>
              <w:rPr>
                <w:rFonts w:eastAsia="Arial"/>
                <w:iCs/>
                <w:sz w:val="18"/>
                <w:szCs w:val="18"/>
              </w:rPr>
            </w:pPr>
          </w:p>
        </w:tc>
        <w:tc>
          <w:tcPr>
            <w:tcW w:w="1681" w:type="dxa"/>
            <w:gridSpan w:val="2"/>
            <w:vAlign w:val="bottom"/>
          </w:tcPr>
          <w:p w14:paraId="2398270E"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1F1EFA09"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26AFCB8" w14:textId="77777777" w:rsidR="000645D8" w:rsidRPr="00282968" w:rsidRDefault="000645D8"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5D6DE354" w14:textId="77777777" w:rsidR="000645D8" w:rsidRPr="00282968" w:rsidRDefault="000645D8"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0645D8" w:rsidRPr="00282968" w14:paraId="58EBF6D6" w14:textId="77777777" w:rsidTr="002306B6">
        <w:trPr>
          <w:trHeight w:val="227"/>
        </w:trPr>
        <w:tc>
          <w:tcPr>
            <w:tcW w:w="2793" w:type="dxa"/>
            <w:vAlign w:val="bottom"/>
          </w:tcPr>
          <w:p w14:paraId="12F33571" w14:textId="77777777" w:rsidR="000645D8" w:rsidRPr="00282968" w:rsidRDefault="000645D8" w:rsidP="002306B6">
            <w:pPr>
              <w:tabs>
                <w:tab w:val="right" w:leader="dot" w:pos="2805"/>
              </w:tabs>
              <w:spacing w:before="20" w:after="20"/>
              <w:rPr>
                <w:rFonts w:eastAsia="Arial"/>
                <w:iCs/>
                <w:sz w:val="18"/>
                <w:szCs w:val="18"/>
              </w:rPr>
            </w:pPr>
          </w:p>
        </w:tc>
        <w:tc>
          <w:tcPr>
            <w:tcW w:w="6234" w:type="dxa"/>
            <w:gridSpan w:val="5"/>
          </w:tcPr>
          <w:p w14:paraId="1755FD88" w14:textId="77777777" w:rsidR="000645D8" w:rsidRPr="00282968" w:rsidRDefault="000645D8"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0645D8" w:rsidRPr="00282968" w14:paraId="1284178C" w14:textId="77777777" w:rsidTr="002306B6">
        <w:trPr>
          <w:trHeight w:val="227"/>
        </w:trPr>
        <w:tc>
          <w:tcPr>
            <w:tcW w:w="2793" w:type="dxa"/>
            <w:vAlign w:val="bottom"/>
          </w:tcPr>
          <w:p w14:paraId="6F6964ED" w14:textId="77777777" w:rsidR="000645D8" w:rsidRPr="00282968" w:rsidRDefault="000645D8" w:rsidP="002306B6">
            <w:pPr>
              <w:tabs>
                <w:tab w:val="right" w:leader="dot" w:pos="2805"/>
              </w:tabs>
              <w:spacing w:before="20" w:after="20"/>
              <w:rPr>
                <w:rFonts w:eastAsia="Arial"/>
                <w:iCs/>
                <w:sz w:val="18"/>
                <w:szCs w:val="18"/>
              </w:rPr>
            </w:pPr>
          </w:p>
        </w:tc>
        <w:tc>
          <w:tcPr>
            <w:tcW w:w="943" w:type="dxa"/>
          </w:tcPr>
          <w:p w14:paraId="3951DB99" w14:textId="77777777" w:rsidR="000645D8" w:rsidRPr="00282968" w:rsidRDefault="000645D8" w:rsidP="002306B6">
            <w:pPr>
              <w:tabs>
                <w:tab w:val="decimal" w:pos="890"/>
              </w:tabs>
              <w:spacing w:before="20" w:after="20"/>
              <w:jc w:val="right"/>
              <w:rPr>
                <w:rFonts w:eastAsia="Arial"/>
                <w:iCs/>
                <w:sz w:val="18"/>
                <w:szCs w:val="18"/>
              </w:rPr>
            </w:pPr>
          </w:p>
        </w:tc>
        <w:tc>
          <w:tcPr>
            <w:tcW w:w="738" w:type="dxa"/>
          </w:tcPr>
          <w:p w14:paraId="14624E08" w14:textId="77777777" w:rsidR="000645D8" w:rsidRPr="00282968" w:rsidRDefault="000645D8" w:rsidP="002306B6">
            <w:pPr>
              <w:tabs>
                <w:tab w:val="decimal" w:pos="890"/>
              </w:tabs>
              <w:spacing w:before="20" w:after="20"/>
              <w:jc w:val="right"/>
              <w:rPr>
                <w:rFonts w:eastAsia="Arial"/>
                <w:iCs/>
                <w:sz w:val="18"/>
                <w:szCs w:val="18"/>
              </w:rPr>
            </w:pPr>
          </w:p>
        </w:tc>
        <w:tc>
          <w:tcPr>
            <w:tcW w:w="1323" w:type="dxa"/>
          </w:tcPr>
          <w:p w14:paraId="1A584D65" w14:textId="77777777" w:rsidR="000645D8" w:rsidRPr="00282968" w:rsidRDefault="000645D8" w:rsidP="002306B6">
            <w:pPr>
              <w:tabs>
                <w:tab w:val="decimal" w:pos="890"/>
              </w:tabs>
              <w:spacing w:before="20" w:after="20"/>
              <w:jc w:val="right"/>
              <w:rPr>
                <w:rFonts w:eastAsia="Arial"/>
                <w:iCs/>
                <w:sz w:val="18"/>
                <w:szCs w:val="18"/>
              </w:rPr>
            </w:pPr>
          </w:p>
        </w:tc>
        <w:tc>
          <w:tcPr>
            <w:tcW w:w="1483" w:type="dxa"/>
          </w:tcPr>
          <w:p w14:paraId="489DCFEB" w14:textId="77777777" w:rsidR="000645D8" w:rsidRPr="00282968" w:rsidRDefault="000645D8" w:rsidP="002306B6">
            <w:pPr>
              <w:tabs>
                <w:tab w:val="decimal" w:pos="890"/>
              </w:tabs>
              <w:spacing w:before="20" w:after="20"/>
              <w:jc w:val="right"/>
              <w:rPr>
                <w:rFonts w:eastAsia="Arial"/>
                <w:iCs/>
                <w:sz w:val="18"/>
                <w:szCs w:val="18"/>
              </w:rPr>
            </w:pPr>
          </w:p>
        </w:tc>
        <w:tc>
          <w:tcPr>
            <w:tcW w:w="1747" w:type="dxa"/>
          </w:tcPr>
          <w:p w14:paraId="693E34FF" w14:textId="77777777" w:rsidR="000645D8" w:rsidRPr="00282968" w:rsidRDefault="000645D8"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0645D8" w:rsidRPr="00282968" w14:paraId="71F6A0A5" w14:textId="77777777" w:rsidTr="002306B6">
        <w:trPr>
          <w:trHeight w:val="227"/>
        </w:trPr>
        <w:tc>
          <w:tcPr>
            <w:tcW w:w="2793" w:type="dxa"/>
            <w:vAlign w:val="bottom"/>
          </w:tcPr>
          <w:p w14:paraId="70880177" w14:textId="77777777" w:rsidR="000645D8" w:rsidRPr="00282968" w:rsidRDefault="000645D8" w:rsidP="002306B6">
            <w:pPr>
              <w:tabs>
                <w:tab w:val="right" w:leader="dot" w:pos="2805"/>
              </w:tabs>
              <w:spacing w:before="20" w:after="20"/>
              <w:rPr>
                <w:rFonts w:eastAsia="Arial"/>
                <w:iCs/>
                <w:sz w:val="18"/>
                <w:szCs w:val="18"/>
              </w:rPr>
            </w:pPr>
          </w:p>
        </w:tc>
        <w:tc>
          <w:tcPr>
            <w:tcW w:w="1681" w:type="dxa"/>
            <w:gridSpan w:val="2"/>
            <w:vAlign w:val="bottom"/>
          </w:tcPr>
          <w:p w14:paraId="2CAD277F" w14:textId="77777777" w:rsidR="000645D8" w:rsidRPr="00282968" w:rsidRDefault="000645D8" w:rsidP="002306B6">
            <w:pPr>
              <w:tabs>
                <w:tab w:val="decimal" w:pos="890"/>
              </w:tabs>
              <w:spacing w:before="20" w:after="20"/>
              <w:jc w:val="right"/>
              <w:rPr>
                <w:iCs/>
                <w:color w:val="000000"/>
                <w:sz w:val="18"/>
                <w:szCs w:val="18"/>
                <w:lang w:val="en-GB"/>
              </w:rPr>
            </w:pPr>
          </w:p>
        </w:tc>
        <w:tc>
          <w:tcPr>
            <w:tcW w:w="1323" w:type="dxa"/>
            <w:vAlign w:val="bottom"/>
          </w:tcPr>
          <w:p w14:paraId="09D0F0F5" w14:textId="77777777" w:rsidR="000645D8" w:rsidRPr="00282968" w:rsidRDefault="000645D8" w:rsidP="002306B6">
            <w:pPr>
              <w:tabs>
                <w:tab w:val="decimal" w:pos="890"/>
              </w:tabs>
              <w:spacing w:before="20" w:after="20"/>
              <w:jc w:val="right"/>
              <w:rPr>
                <w:iCs/>
                <w:color w:val="000000"/>
                <w:sz w:val="18"/>
                <w:szCs w:val="18"/>
                <w:lang w:val="en-GB"/>
              </w:rPr>
            </w:pPr>
          </w:p>
        </w:tc>
        <w:tc>
          <w:tcPr>
            <w:tcW w:w="1483" w:type="dxa"/>
          </w:tcPr>
          <w:p w14:paraId="2FB894DD" w14:textId="77777777" w:rsidR="000645D8" w:rsidRPr="00282968" w:rsidRDefault="000645D8" w:rsidP="002306B6">
            <w:pPr>
              <w:tabs>
                <w:tab w:val="decimal" w:pos="890"/>
              </w:tabs>
              <w:spacing w:before="20" w:after="20"/>
              <w:jc w:val="right"/>
              <w:rPr>
                <w:rFonts w:eastAsia="Arial"/>
                <w:iCs/>
                <w:sz w:val="18"/>
                <w:szCs w:val="18"/>
              </w:rPr>
            </w:pPr>
          </w:p>
        </w:tc>
        <w:tc>
          <w:tcPr>
            <w:tcW w:w="1747" w:type="dxa"/>
            <w:vAlign w:val="bottom"/>
          </w:tcPr>
          <w:p w14:paraId="57339C0E" w14:textId="77777777" w:rsidR="000645D8" w:rsidRPr="00282968" w:rsidRDefault="000645D8" w:rsidP="002306B6">
            <w:pPr>
              <w:tabs>
                <w:tab w:val="decimal" w:pos="890"/>
              </w:tabs>
              <w:spacing w:before="20" w:after="20"/>
              <w:jc w:val="right"/>
              <w:rPr>
                <w:iCs/>
                <w:color w:val="000000"/>
                <w:sz w:val="18"/>
                <w:szCs w:val="18"/>
                <w:lang w:val="en-GB"/>
              </w:rPr>
            </w:pPr>
          </w:p>
        </w:tc>
      </w:tr>
      <w:tr w:rsidR="00F942A2" w:rsidRPr="00E82C8D" w14:paraId="30A83876" w14:textId="77777777" w:rsidTr="006B6C13">
        <w:trPr>
          <w:trHeight w:val="227"/>
        </w:trPr>
        <w:tc>
          <w:tcPr>
            <w:tcW w:w="2793" w:type="dxa"/>
            <w:vAlign w:val="bottom"/>
          </w:tcPr>
          <w:p w14:paraId="1D7DD8CC" w14:textId="52C8F4C5" w:rsidR="00F942A2" w:rsidRPr="00282968" w:rsidRDefault="00F942A2" w:rsidP="00F942A2">
            <w:pPr>
              <w:tabs>
                <w:tab w:val="right" w:leader="dot" w:pos="2805"/>
              </w:tabs>
              <w:spacing w:before="20" w:after="20"/>
              <w:rPr>
                <w:rFonts w:eastAsia="Arial"/>
                <w:iCs/>
                <w:sz w:val="18"/>
                <w:szCs w:val="18"/>
              </w:rPr>
            </w:pPr>
            <w:r w:rsidRPr="00F942A2">
              <w:rPr>
                <w:iCs/>
                <w:color w:val="000000"/>
                <w:sz w:val="18"/>
                <w:szCs w:val="18"/>
                <w:lang w:val="en-GB"/>
              </w:rPr>
              <w:t>0 - 90 days</w:t>
            </w:r>
            <w:r w:rsidRPr="00282968">
              <w:rPr>
                <w:rFonts w:eastAsia="Arial"/>
                <w:iCs/>
                <w:sz w:val="18"/>
                <w:szCs w:val="18"/>
              </w:rPr>
              <w:tab/>
            </w:r>
          </w:p>
        </w:tc>
        <w:tc>
          <w:tcPr>
            <w:tcW w:w="1681" w:type="dxa"/>
            <w:gridSpan w:val="2"/>
            <w:vAlign w:val="center"/>
          </w:tcPr>
          <w:p w14:paraId="7FF2D183" w14:textId="13E0E154"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215C92C4" w14:textId="37EB4D28"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646</w:t>
            </w:r>
          </w:p>
        </w:tc>
        <w:tc>
          <w:tcPr>
            <w:tcW w:w="1483" w:type="dxa"/>
            <w:vAlign w:val="center"/>
          </w:tcPr>
          <w:p w14:paraId="77772C90" w14:textId="5023151B" w:rsidR="00F942A2" w:rsidRPr="00F942A2" w:rsidRDefault="00F942A2" w:rsidP="00F942A2">
            <w:pPr>
              <w:tabs>
                <w:tab w:val="decimal" w:pos="890"/>
              </w:tabs>
              <w:spacing w:before="20" w:after="20"/>
              <w:jc w:val="right"/>
              <w:rPr>
                <w:iCs/>
                <w:color w:val="000000"/>
                <w:sz w:val="18"/>
                <w:szCs w:val="18"/>
                <w:lang w:val="en-GB"/>
              </w:rPr>
            </w:pPr>
            <w:r w:rsidRPr="00F942A2">
              <w:rPr>
                <w:iCs/>
                <w:color w:val="000000"/>
                <w:sz w:val="18"/>
                <w:szCs w:val="18"/>
                <w:lang w:val="en-GB"/>
              </w:rPr>
              <w:t>41,253</w:t>
            </w:r>
          </w:p>
        </w:tc>
        <w:tc>
          <w:tcPr>
            <w:tcW w:w="1747" w:type="dxa"/>
          </w:tcPr>
          <w:p w14:paraId="31F57578" w14:textId="77777777" w:rsidR="00F942A2" w:rsidRPr="00E82C8D" w:rsidRDefault="00F942A2" w:rsidP="00F942A2">
            <w:pPr>
              <w:tabs>
                <w:tab w:val="decimal" w:pos="890"/>
              </w:tabs>
              <w:spacing w:before="20" w:after="20"/>
              <w:jc w:val="right"/>
              <w:rPr>
                <w:iCs/>
                <w:color w:val="000000"/>
                <w:sz w:val="18"/>
                <w:szCs w:val="32"/>
                <w:lang w:val="en-GB"/>
              </w:rPr>
            </w:pPr>
            <w:r w:rsidRPr="00AA3EEF">
              <w:rPr>
                <w:iCs/>
                <w:color w:val="000000"/>
                <w:sz w:val="18"/>
                <w:szCs w:val="18"/>
                <w:lang w:val="en-GB"/>
              </w:rPr>
              <w:t>[●]</w:t>
            </w:r>
          </w:p>
        </w:tc>
      </w:tr>
      <w:tr w:rsidR="00F942A2" w:rsidRPr="00E82C8D" w14:paraId="746227ED" w14:textId="77777777" w:rsidTr="006B6C13">
        <w:trPr>
          <w:trHeight w:val="227"/>
        </w:trPr>
        <w:tc>
          <w:tcPr>
            <w:tcW w:w="2793" w:type="dxa"/>
          </w:tcPr>
          <w:p w14:paraId="006D5446" w14:textId="1DA9745A" w:rsidR="00F942A2" w:rsidRPr="006770B6" w:rsidRDefault="00F942A2" w:rsidP="00F942A2">
            <w:pPr>
              <w:tabs>
                <w:tab w:val="right" w:leader="dot" w:pos="2805"/>
              </w:tabs>
              <w:snapToGrid w:val="0"/>
              <w:spacing w:before="20" w:after="20"/>
              <w:contextualSpacing/>
              <w:rPr>
                <w:rFonts w:eastAsiaTheme="minorEastAsia"/>
                <w:iCs/>
                <w:sz w:val="18"/>
                <w:szCs w:val="18"/>
                <w:lang w:eastAsia="zh-CN"/>
              </w:rPr>
            </w:pPr>
            <w:r>
              <w:rPr>
                <w:rFonts w:eastAsiaTheme="minorEastAsia" w:hint="eastAsia"/>
                <w:iCs/>
                <w:color w:val="000000"/>
                <w:sz w:val="18"/>
                <w:szCs w:val="18"/>
                <w:lang w:val="en-GB" w:eastAsia="zh-CN"/>
              </w:rPr>
              <w:t xml:space="preserve">Over </w:t>
            </w:r>
            <w:r w:rsidRPr="00F942A2">
              <w:rPr>
                <w:iCs/>
                <w:color w:val="000000"/>
                <w:sz w:val="18"/>
                <w:szCs w:val="18"/>
                <w:lang w:val="en-GB"/>
              </w:rPr>
              <w:t>90 days</w:t>
            </w:r>
            <w:r w:rsidRPr="00282968">
              <w:rPr>
                <w:rFonts w:eastAsia="Arial"/>
                <w:iCs/>
                <w:sz w:val="18"/>
                <w:szCs w:val="18"/>
              </w:rPr>
              <w:tab/>
            </w:r>
          </w:p>
        </w:tc>
        <w:tc>
          <w:tcPr>
            <w:tcW w:w="1681" w:type="dxa"/>
            <w:gridSpan w:val="2"/>
            <w:vAlign w:val="center"/>
          </w:tcPr>
          <w:p w14:paraId="7D46B919" w14:textId="6EFA43FC" w:rsidR="00F942A2" w:rsidRPr="00F942A2" w:rsidRDefault="00F942A2" w:rsidP="00F942A2">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1D37F2B7" w14:textId="6499B680" w:rsidR="00F942A2" w:rsidRPr="00F942A2" w:rsidRDefault="00F942A2" w:rsidP="00F942A2">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483" w:type="dxa"/>
            <w:vAlign w:val="center"/>
          </w:tcPr>
          <w:p w14:paraId="06671473" w14:textId="7C2824AD" w:rsidR="00F942A2" w:rsidRPr="00F942A2" w:rsidRDefault="00F942A2" w:rsidP="00F942A2">
            <w:pPr>
              <w:pBdr>
                <w:bottom w:val="single" w:sz="4" w:space="1" w:color="auto"/>
              </w:pBdr>
              <w:tabs>
                <w:tab w:val="decimal" w:pos="890"/>
              </w:tabs>
              <w:snapToGrid w:val="0"/>
              <w:spacing w:before="20" w:after="20"/>
              <w:contextualSpacing/>
              <w:jc w:val="right"/>
              <w:rPr>
                <w:iCs/>
                <w:color w:val="000000"/>
                <w:sz w:val="18"/>
                <w:szCs w:val="18"/>
                <w:lang w:val="en-GB"/>
              </w:rPr>
            </w:pPr>
            <w:r w:rsidRPr="00F942A2">
              <w:rPr>
                <w:iCs/>
                <w:color w:val="000000"/>
                <w:sz w:val="18"/>
                <w:szCs w:val="18"/>
                <w:lang w:val="en-GB"/>
              </w:rPr>
              <w:t>102</w:t>
            </w:r>
          </w:p>
        </w:tc>
        <w:tc>
          <w:tcPr>
            <w:tcW w:w="1747" w:type="dxa"/>
          </w:tcPr>
          <w:p w14:paraId="3B883B92" w14:textId="77777777" w:rsidR="00F942A2" w:rsidRPr="00E82C8D" w:rsidRDefault="00F942A2" w:rsidP="00F942A2">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F942A2" w:rsidRPr="006770B6" w14:paraId="5C85BB67" w14:textId="77777777" w:rsidTr="00246521">
        <w:trPr>
          <w:trHeight w:val="227"/>
        </w:trPr>
        <w:tc>
          <w:tcPr>
            <w:tcW w:w="2793" w:type="dxa"/>
            <w:vAlign w:val="bottom"/>
          </w:tcPr>
          <w:p w14:paraId="74A2B1C5" w14:textId="77777777" w:rsidR="00F942A2" w:rsidRPr="00282968" w:rsidRDefault="00F942A2" w:rsidP="00F942A2">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208ACA61" w14:textId="371D7CA1"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c>
          <w:tcPr>
            <w:tcW w:w="1323" w:type="dxa"/>
            <w:vAlign w:val="center"/>
          </w:tcPr>
          <w:p w14:paraId="0782AFCD" w14:textId="01C7082B"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646</w:t>
            </w:r>
          </w:p>
        </w:tc>
        <w:tc>
          <w:tcPr>
            <w:tcW w:w="1483" w:type="dxa"/>
            <w:vAlign w:val="center"/>
          </w:tcPr>
          <w:p w14:paraId="3B9F06AB" w14:textId="163A7A8F"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41,355</w:t>
            </w:r>
          </w:p>
        </w:tc>
        <w:tc>
          <w:tcPr>
            <w:tcW w:w="1747" w:type="dxa"/>
            <w:vAlign w:val="bottom"/>
          </w:tcPr>
          <w:p w14:paraId="5ECF94A1" w14:textId="235047C7" w:rsidR="00F942A2" w:rsidRPr="00F942A2" w:rsidRDefault="00F942A2" w:rsidP="00F942A2">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r>
    </w:tbl>
    <w:p w14:paraId="104CDF18" w14:textId="5FA21A95" w:rsidR="000645D8" w:rsidRPr="006770B6" w:rsidRDefault="000645D8" w:rsidP="00F942A2">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 xml:space="preserve">he following table sets forth our </w:t>
      </w:r>
      <w:r w:rsidR="00F942A2" w:rsidRPr="00F942A2">
        <w:rPr>
          <w:rFonts w:ascii="Times New Roman" w:hAnsi="Times New Roman" w:cs="Times New Roman"/>
        </w:rPr>
        <w:t>trade receivables</w:t>
      </w:r>
      <w:r w:rsidRPr="006770B6">
        <w:rPr>
          <w:rFonts w:ascii="Times New Roman" w:hAnsi="Times New Roman" w:cs="Times New Roman"/>
        </w:rPr>
        <w:t xml:space="preserve">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0645D8" w:rsidRPr="006770B6" w14:paraId="7101986C" w14:textId="77777777" w:rsidTr="002306B6">
        <w:trPr>
          <w:trHeight w:val="410"/>
        </w:trPr>
        <w:tc>
          <w:tcPr>
            <w:tcW w:w="2037" w:type="pct"/>
            <w:vAlign w:val="bottom"/>
          </w:tcPr>
          <w:p w14:paraId="70175B55" w14:textId="77777777" w:rsidR="000645D8" w:rsidRPr="006770B6" w:rsidRDefault="000645D8" w:rsidP="002306B6">
            <w:pPr>
              <w:spacing w:before="20" w:after="20"/>
              <w:rPr>
                <w:rFonts w:eastAsia="Arial"/>
                <w:sz w:val="18"/>
                <w:szCs w:val="18"/>
              </w:rPr>
            </w:pPr>
          </w:p>
        </w:tc>
        <w:tc>
          <w:tcPr>
            <w:tcW w:w="2225" w:type="pct"/>
            <w:gridSpan w:val="4"/>
            <w:vAlign w:val="bottom"/>
          </w:tcPr>
          <w:p w14:paraId="4B17ADE2" w14:textId="77777777" w:rsidR="000645D8" w:rsidRPr="006770B6" w:rsidRDefault="000645D8"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6676A76B" w14:textId="77777777" w:rsidR="000645D8" w:rsidRPr="006770B6" w:rsidRDefault="000645D8"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0645D8" w:rsidRPr="006770B6" w14:paraId="66E6CC58" w14:textId="77777777" w:rsidTr="002306B6">
        <w:trPr>
          <w:trHeight w:val="309"/>
        </w:trPr>
        <w:tc>
          <w:tcPr>
            <w:tcW w:w="2037" w:type="pct"/>
            <w:vAlign w:val="bottom"/>
          </w:tcPr>
          <w:p w14:paraId="65415E4B" w14:textId="77777777" w:rsidR="000645D8" w:rsidRPr="006770B6" w:rsidRDefault="000645D8" w:rsidP="002306B6">
            <w:pPr>
              <w:spacing w:before="20" w:after="20"/>
              <w:rPr>
                <w:rFonts w:eastAsia="Arial"/>
                <w:sz w:val="18"/>
                <w:szCs w:val="18"/>
              </w:rPr>
            </w:pPr>
          </w:p>
        </w:tc>
        <w:tc>
          <w:tcPr>
            <w:tcW w:w="687" w:type="pct"/>
            <w:vAlign w:val="bottom"/>
          </w:tcPr>
          <w:p w14:paraId="17CB5537" w14:textId="77777777" w:rsidR="000645D8" w:rsidRPr="006770B6" w:rsidRDefault="000645D8"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6E90DD05" w14:textId="77777777" w:rsidR="000645D8" w:rsidRPr="006770B6" w:rsidRDefault="000645D8"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467BF1F1" w14:textId="77777777" w:rsidR="000645D8" w:rsidRPr="006770B6" w:rsidRDefault="000645D8" w:rsidP="002306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1BFD7E66" w14:textId="77777777" w:rsidR="000645D8" w:rsidRPr="006770B6" w:rsidRDefault="000645D8" w:rsidP="002306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0645D8" w:rsidRPr="006770B6" w14:paraId="22B0DBC3" w14:textId="77777777" w:rsidTr="002306B6">
        <w:trPr>
          <w:trHeight w:val="227"/>
        </w:trPr>
        <w:tc>
          <w:tcPr>
            <w:tcW w:w="2037" w:type="pct"/>
            <w:vAlign w:val="bottom"/>
          </w:tcPr>
          <w:p w14:paraId="3F3A3C23" w14:textId="77777777" w:rsidR="000645D8" w:rsidRPr="006770B6" w:rsidRDefault="000645D8" w:rsidP="002306B6">
            <w:pPr>
              <w:spacing w:before="20" w:after="20"/>
              <w:rPr>
                <w:rFonts w:eastAsia="Arial"/>
                <w:sz w:val="18"/>
                <w:szCs w:val="18"/>
              </w:rPr>
            </w:pPr>
          </w:p>
        </w:tc>
        <w:tc>
          <w:tcPr>
            <w:tcW w:w="687" w:type="pct"/>
            <w:vAlign w:val="bottom"/>
          </w:tcPr>
          <w:p w14:paraId="3821E155" w14:textId="77777777" w:rsidR="000645D8" w:rsidRPr="006770B6" w:rsidRDefault="000645D8" w:rsidP="002306B6">
            <w:pPr>
              <w:spacing w:before="20" w:after="20"/>
              <w:jc w:val="center"/>
              <w:rPr>
                <w:rFonts w:eastAsia="Arial"/>
                <w:sz w:val="18"/>
                <w:szCs w:val="18"/>
              </w:rPr>
            </w:pPr>
          </w:p>
        </w:tc>
        <w:tc>
          <w:tcPr>
            <w:tcW w:w="796" w:type="pct"/>
            <w:gridSpan w:val="2"/>
            <w:vAlign w:val="bottom"/>
          </w:tcPr>
          <w:p w14:paraId="06CE52D3" w14:textId="77777777" w:rsidR="000645D8" w:rsidRPr="006770B6" w:rsidRDefault="000645D8" w:rsidP="002306B6">
            <w:pPr>
              <w:spacing w:before="20" w:after="20"/>
              <w:jc w:val="center"/>
              <w:rPr>
                <w:rFonts w:eastAsia="Arial"/>
                <w:sz w:val="18"/>
                <w:szCs w:val="18"/>
              </w:rPr>
            </w:pPr>
          </w:p>
        </w:tc>
        <w:tc>
          <w:tcPr>
            <w:tcW w:w="742" w:type="pct"/>
            <w:vAlign w:val="bottom"/>
          </w:tcPr>
          <w:p w14:paraId="344C0D12" w14:textId="77777777" w:rsidR="000645D8" w:rsidRPr="006770B6" w:rsidRDefault="000645D8" w:rsidP="002306B6">
            <w:pPr>
              <w:spacing w:before="20" w:after="20"/>
              <w:jc w:val="right"/>
              <w:rPr>
                <w:rFonts w:eastAsia="Arial"/>
                <w:b/>
                <w:bCs/>
                <w:sz w:val="18"/>
                <w:szCs w:val="18"/>
              </w:rPr>
            </w:pPr>
          </w:p>
        </w:tc>
        <w:tc>
          <w:tcPr>
            <w:tcW w:w="738" w:type="pct"/>
            <w:vAlign w:val="bottom"/>
          </w:tcPr>
          <w:p w14:paraId="649E29A7" w14:textId="77777777" w:rsidR="000645D8" w:rsidRPr="006770B6" w:rsidRDefault="000645D8" w:rsidP="002306B6">
            <w:pPr>
              <w:spacing w:before="20" w:after="20"/>
              <w:jc w:val="center"/>
              <w:rPr>
                <w:rFonts w:eastAsia="Arial"/>
                <w:b/>
                <w:bCs/>
                <w:sz w:val="18"/>
                <w:szCs w:val="18"/>
              </w:rPr>
            </w:pPr>
          </w:p>
        </w:tc>
      </w:tr>
      <w:tr w:rsidR="000645D8" w:rsidRPr="006770B6" w14:paraId="35C58039" w14:textId="77777777" w:rsidTr="002306B6">
        <w:trPr>
          <w:trHeight w:val="227"/>
        </w:trPr>
        <w:tc>
          <w:tcPr>
            <w:tcW w:w="2037" w:type="pct"/>
            <w:vAlign w:val="bottom"/>
          </w:tcPr>
          <w:p w14:paraId="75EB977C" w14:textId="156DFE0E" w:rsidR="000645D8" w:rsidRPr="006770B6" w:rsidRDefault="00F942A2" w:rsidP="00F942A2">
            <w:pPr>
              <w:tabs>
                <w:tab w:val="right" w:leader="dot" w:pos="2805"/>
              </w:tabs>
              <w:spacing w:before="20" w:after="20"/>
              <w:rPr>
                <w:rFonts w:eastAsia="Arial"/>
                <w:sz w:val="18"/>
                <w:szCs w:val="18"/>
              </w:rPr>
            </w:pPr>
            <w:r>
              <w:rPr>
                <w:rFonts w:eastAsiaTheme="minorEastAsia" w:hint="eastAsia"/>
                <w:sz w:val="18"/>
                <w:szCs w:val="18"/>
                <w:lang w:eastAsia="zh-CN"/>
              </w:rPr>
              <w:t>T</w:t>
            </w:r>
            <w:r w:rsidRPr="00F942A2">
              <w:rPr>
                <w:rFonts w:eastAsia="Arial"/>
                <w:sz w:val="18"/>
                <w:szCs w:val="18"/>
              </w:rPr>
              <w:t>rade receivables</w:t>
            </w:r>
            <w:r w:rsidR="000645D8" w:rsidRPr="006770B6">
              <w:rPr>
                <w:rFonts w:eastAsia="Arial"/>
                <w:sz w:val="18"/>
                <w:szCs w:val="18"/>
              </w:rPr>
              <w:t xml:space="preserve"> turnover </w:t>
            </w:r>
            <w:proofErr w:type="gramStart"/>
            <w:r w:rsidR="000645D8" w:rsidRPr="006770B6">
              <w:rPr>
                <w:rFonts w:eastAsia="Arial"/>
                <w:sz w:val="18"/>
                <w:szCs w:val="18"/>
              </w:rPr>
              <w:t>days</w:t>
            </w:r>
            <w:r w:rsidR="000645D8" w:rsidRPr="006770B6">
              <w:rPr>
                <w:rFonts w:eastAsiaTheme="minorEastAsia"/>
                <w:sz w:val="18"/>
                <w:szCs w:val="18"/>
                <w:vertAlign w:val="superscript"/>
                <w:lang w:eastAsia="zh-CN"/>
              </w:rPr>
              <w:t>(</w:t>
            </w:r>
            <w:proofErr w:type="gramEnd"/>
            <w:r w:rsidR="000645D8" w:rsidRPr="006770B6">
              <w:rPr>
                <w:rFonts w:eastAsiaTheme="minorEastAsia"/>
                <w:sz w:val="18"/>
                <w:szCs w:val="18"/>
                <w:vertAlign w:val="superscript"/>
                <w:lang w:eastAsia="zh-CN"/>
              </w:rPr>
              <w:t>1)</w:t>
            </w:r>
            <w:r w:rsidR="000645D8" w:rsidRPr="006770B6">
              <w:rPr>
                <w:rFonts w:eastAsia="Arial"/>
                <w:sz w:val="18"/>
                <w:szCs w:val="18"/>
              </w:rPr>
              <w:tab/>
            </w:r>
          </w:p>
        </w:tc>
        <w:tc>
          <w:tcPr>
            <w:tcW w:w="742" w:type="pct"/>
            <w:gridSpan w:val="2"/>
          </w:tcPr>
          <w:p w14:paraId="6A1F7378"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539DB383"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63FC7829"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679AB959" w14:textId="77777777" w:rsidR="000645D8" w:rsidRPr="006770B6" w:rsidRDefault="000645D8" w:rsidP="002306B6">
            <w:pPr>
              <w:tabs>
                <w:tab w:val="decimal" w:pos="890"/>
              </w:tabs>
              <w:spacing w:before="20" w:after="20"/>
              <w:jc w:val="right"/>
              <w:rPr>
                <w:rFonts w:eastAsia="Arial"/>
                <w:sz w:val="18"/>
                <w:szCs w:val="18"/>
              </w:rPr>
            </w:pPr>
            <w:r w:rsidRPr="006770B6">
              <w:rPr>
                <w:iCs/>
                <w:color w:val="000000"/>
                <w:sz w:val="18"/>
                <w:szCs w:val="18"/>
                <w:lang w:val="en-GB"/>
              </w:rPr>
              <w:t>[●]</w:t>
            </w:r>
          </w:p>
        </w:tc>
      </w:tr>
    </w:tbl>
    <w:p w14:paraId="74D4CBF7" w14:textId="77777777" w:rsidR="000645D8" w:rsidRPr="006770B6" w:rsidRDefault="000645D8" w:rsidP="000645D8">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22A1CAF4" w14:textId="43028479" w:rsidR="000645D8" w:rsidRPr="006770B6" w:rsidRDefault="000645D8" w:rsidP="00E45FD8">
      <w:pPr>
        <w:pStyle w:val="ListParagraph"/>
        <w:numPr>
          <w:ilvl w:val="0"/>
          <w:numId w:val="41"/>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00E45FD8" w:rsidRPr="00E45FD8">
        <w:rPr>
          <w:rFonts w:asciiTheme="majorBidi" w:hAnsiTheme="majorBidi" w:cstheme="majorBidi"/>
          <w:sz w:val="18"/>
          <w:szCs w:val="18"/>
        </w:rPr>
        <w:t>Calculated as the average of the net values of opening and closing trade receivables balances for such period divided by the revenue for the relevant period and multiplied by the number of days during such period</w:t>
      </w:r>
      <w:r w:rsidR="00E45FD8" w:rsidRPr="00E45FD8">
        <w:t xml:space="preserve"> </w:t>
      </w:r>
      <w:r w:rsidR="00E45FD8" w:rsidRPr="00E45FD8">
        <w:rPr>
          <w:rFonts w:asciiTheme="majorBidi" w:hAnsiTheme="majorBidi" w:cstheme="majorBidi"/>
          <w:sz w:val="18"/>
          <w:szCs w:val="18"/>
        </w:rPr>
        <w:t xml:space="preserve">(i.e. </w:t>
      </w:r>
      <w:r w:rsidR="00E45FD8">
        <w:rPr>
          <w:rFonts w:asciiTheme="majorBidi" w:hAnsiTheme="majorBidi" w:cstheme="majorBidi" w:hint="eastAsia"/>
          <w:sz w:val="18"/>
          <w:szCs w:val="18"/>
        </w:rPr>
        <w:t>90</w:t>
      </w:r>
      <w:r w:rsidR="00E45FD8" w:rsidRPr="00E45FD8">
        <w:rPr>
          <w:rFonts w:asciiTheme="majorBidi" w:hAnsiTheme="majorBidi" w:cstheme="majorBidi"/>
          <w:sz w:val="18"/>
          <w:szCs w:val="18"/>
        </w:rPr>
        <w:t xml:space="preserve"> days for 202</w:t>
      </w:r>
      <w:r w:rsidR="00E45FD8">
        <w:rPr>
          <w:rFonts w:asciiTheme="majorBidi" w:hAnsiTheme="majorBidi" w:cstheme="majorBidi" w:hint="eastAsia"/>
          <w:sz w:val="18"/>
          <w:szCs w:val="18"/>
        </w:rPr>
        <w:t>6</w:t>
      </w:r>
      <w:r w:rsidR="00E45FD8" w:rsidRPr="00E45FD8">
        <w:rPr>
          <w:rFonts w:asciiTheme="majorBidi" w:hAnsiTheme="majorBidi" w:cstheme="majorBidi"/>
          <w:sz w:val="18"/>
          <w:szCs w:val="18"/>
        </w:rPr>
        <w:t xml:space="preserve"> and 360 days for </w:t>
      </w:r>
      <w:r w:rsidR="00E45FD8">
        <w:rPr>
          <w:rFonts w:asciiTheme="majorBidi" w:hAnsiTheme="majorBidi" w:cstheme="majorBidi" w:hint="eastAsia"/>
          <w:sz w:val="18"/>
          <w:szCs w:val="18"/>
        </w:rPr>
        <w:t xml:space="preserve">2023, </w:t>
      </w:r>
      <w:r w:rsidR="00E45FD8" w:rsidRPr="00E45FD8">
        <w:rPr>
          <w:rFonts w:asciiTheme="majorBidi" w:hAnsiTheme="majorBidi" w:cstheme="majorBidi"/>
          <w:sz w:val="18"/>
          <w:szCs w:val="18"/>
        </w:rPr>
        <w:t>2024 and 2025)</w:t>
      </w:r>
      <w:r w:rsidR="00E45FD8">
        <w:rPr>
          <w:rFonts w:ascii="Times New Roman" w:hAnsi="Times New Roman" w:cs="Times New Roman"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33F3AECF" w14:textId="7A3A72DB" w:rsidR="000645D8" w:rsidRDefault="000645D8" w:rsidP="000645D8">
      <w:pPr>
        <w:snapToGrid w:val="0"/>
        <w:spacing w:after="240" w:line="240" w:lineRule="auto"/>
        <w:ind w:firstLine="720"/>
        <w:jc w:val="both"/>
        <w:rPr>
          <w:rFonts w:ascii="Times New Roman" w:hAnsi="Times New Roman" w:cs="Times New Roman"/>
        </w:rPr>
      </w:pPr>
      <w:commentRangeStart w:id="42"/>
      <w:r w:rsidRPr="000645D8">
        <w:rPr>
          <w:rFonts w:ascii="Times New Roman" w:hAnsi="Times New Roman" w:cs="Times New Roman"/>
        </w:rPr>
        <w:t xml:space="preserve">Our </w:t>
      </w:r>
      <w:commentRangeEnd w:id="42"/>
      <w:r w:rsidR="002956B5">
        <w:rPr>
          <w:rStyle w:val="CommentReference"/>
          <w:rFonts w:ascii="Times New Roman" w:eastAsia="SimSun" w:hAnsi="Times New Roman" w:cs="Times New Roman"/>
        </w:rPr>
      </w:r>
      <w:r w:rsidR="00E45FD8" w:rsidRPr="00F942A2">
        <w:rPr>
          <w:rFonts w:ascii="Times New Roman" w:hAnsi="Times New Roman" w:cs="Times New Roman"/>
        </w:rPr>
        <w:t>trade receivables</w:t>
      </w:r>
      <w:r w:rsidRPr="000645D8">
        <w:rPr>
          <w:rFonts w:ascii="Times New Roman" w:hAnsi="Times New Roman" w:cs="Times New Roman"/>
        </w:rPr>
        <w:t xml:space="preserve">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26860F92" w14:textId="6EE20C3B" w:rsidR="000645D8" w:rsidRDefault="000645D8" w:rsidP="00E45FD8">
      <w:pPr>
        <w:snapToGrid w:val="0"/>
        <w:spacing w:after="240" w:line="240" w:lineRule="auto"/>
        <w:ind w:firstLine="720"/>
        <w:jc w:val="both"/>
        <w:rPr>
          <w:rFonts w:ascii="Times New Roman" w:hAnsi="Times New Roman" w:cs="Times New Roman"/>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202</w:t>
      </w:r>
      <w:r>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00E45FD8" w:rsidRPr="00E45FD8">
        <w:rPr>
          <w:rFonts w:ascii="Times New Roman" w:hAnsi="Times New Roman" w:cs="Times New Roman"/>
        </w:rPr>
        <w:t>trade receivables</w:t>
      </w:r>
      <w:r w:rsidRPr="008022F9">
        <w:rPr>
          <w:rFonts w:ascii="Times New Roman" w:hAnsi="Times New Roman" w:cs="Times New Roman"/>
        </w:rPr>
        <w:t xml:space="preserve"> as of </w:t>
      </w:r>
      <w:r>
        <w:rPr>
          <w:rFonts w:ascii="Times New Roman" w:hAnsi="Times New Roman" w:cs="Times New Roman"/>
        </w:rPr>
        <w:t xml:space="preserve">March 31, </w:t>
      </w:r>
      <w:proofErr w:type="gramStart"/>
      <w:r>
        <w:rPr>
          <w:rFonts w:ascii="Times New Roman" w:hAnsi="Times New Roman" w:cs="Times New Roman"/>
        </w:rPr>
        <w:t>202</w:t>
      </w:r>
      <w:r>
        <w:rPr>
          <w:rFonts w:ascii="Times New Roman" w:hAnsi="Times New Roman" w:cs="Times New Roman" w:hint="eastAsia"/>
        </w:rPr>
        <w:t>6</w:t>
      </w:r>
      <w:proofErr w:type="gramEnd"/>
      <w:r w:rsidRPr="00E96644">
        <w:rPr>
          <w:rFonts w:ascii="Times New Roman" w:hAnsi="Times New Roman" w:cs="Times New Roman"/>
        </w:rPr>
        <w:t xml:space="preserve"> had been </w:t>
      </w:r>
      <w:r>
        <w:rPr>
          <w:rFonts w:ascii="Times New Roman" w:hAnsi="Times New Roman" w:cs="Times New Roman" w:hint="eastAsia"/>
        </w:rPr>
        <w:t xml:space="preserve">subsequently </w:t>
      </w:r>
      <w:r w:rsidR="00E45FD8" w:rsidRPr="00E45FD8">
        <w:rPr>
          <w:rFonts w:ascii="Times New Roman" w:hAnsi="Times New Roman" w:cs="Times New Roman"/>
        </w:rPr>
        <w:t>collected</w:t>
      </w:r>
      <w:r w:rsidRPr="00E96644">
        <w:rPr>
          <w:rFonts w:ascii="Times New Roman" w:hAnsi="Times New Roman" w:cs="Times New Roman"/>
        </w:rPr>
        <w:t>.</w:t>
      </w:r>
    </w:p>
    <w:p w14:paraId="03391E0C" w14:textId="741CDCF2" w:rsidR="00D54D72" w:rsidRPr="00702E5C" w:rsidRDefault="00D54D72" w:rsidP="00D54D72">
      <w:pPr>
        <w:snapToGrid w:val="0"/>
        <w:spacing w:after="240" w:line="240" w:lineRule="auto"/>
        <w:jc w:val="both"/>
        <w:outlineLvl w:val="0"/>
        <w:rPr>
          <w:rFonts w:ascii="Times New Roman" w:hAnsi="Times New Roman" w:cs="Times New Roman"/>
          <w:b/>
          <w:iCs/>
        </w:rPr>
      </w:pPr>
      <w:r>
        <w:rPr>
          <w:rFonts w:ascii="Times New Roman" w:hAnsi="Times New Roman" w:cs="Times New Roman"/>
          <w:b/>
          <w:iCs/>
        </w:rPr>
        <w:t xml:space="preserve">Financial Assets at </w:t>
      </w:r>
      <w:r>
        <w:rPr>
          <w:rFonts w:ascii="Times New Roman" w:hAnsi="Times New Roman" w:cs="Times New Roman" w:hint="eastAsia"/>
          <w:b/>
          <w:iCs/>
        </w:rPr>
        <w:t>FVTPL</w:t>
      </w:r>
      <w:r>
        <w:rPr>
          <w:rFonts w:ascii="Times New Roman" w:hAnsi="Times New Roman" w:cs="Times New Roman"/>
          <w:b/>
          <w:iCs/>
        </w:rPr>
        <w:t xml:space="preserve"> </w:t>
      </w:r>
    </w:p>
    <w:p w14:paraId="350CD27E" w14:textId="4498E92D" w:rsidR="00D54D72" w:rsidRPr="00D54D72" w:rsidRDefault="00D54D72" w:rsidP="00D54D72">
      <w:pPr>
        <w:snapToGrid w:val="0"/>
        <w:spacing w:after="240" w:line="240" w:lineRule="auto"/>
        <w:ind w:firstLine="720"/>
        <w:jc w:val="both"/>
        <w:rPr>
          <w:rFonts w:ascii="Times New Roman" w:hAnsi="Times New Roman" w:cs="Times New Roman"/>
          <w:bCs/>
          <w:iCs/>
        </w:rPr>
      </w:pPr>
      <w:r w:rsidRPr="00702E5C">
        <w:rPr>
          <w:rFonts w:ascii="Times New Roman" w:hAnsi="Times New Roman" w:cs="Times New Roman"/>
          <w:bCs/>
          <w:iCs/>
        </w:rPr>
        <w:t>Our financial assets</w:t>
      </w:r>
      <w:r>
        <w:rPr>
          <w:rFonts w:ascii="Times New Roman" w:hAnsi="Times New Roman" w:cs="Times New Roman" w:hint="eastAsia"/>
          <w:bCs/>
          <w:iCs/>
        </w:rPr>
        <w:t xml:space="preserve"> at FVTPL</w:t>
      </w:r>
      <w:r w:rsidRPr="00702E5C">
        <w:rPr>
          <w:rFonts w:ascii="Times New Roman" w:hAnsi="Times New Roman" w:cs="Times New Roman"/>
          <w:bCs/>
          <w:iCs/>
        </w:rPr>
        <w:t xml:space="preserve"> primarily consisted of our </w:t>
      </w:r>
      <w:r>
        <w:rPr>
          <w:rFonts w:ascii="Times New Roman" w:hAnsi="Times New Roman" w:cs="Times New Roman" w:hint="eastAsia"/>
          <w:bCs/>
          <w:iCs/>
        </w:rPr>
        <w:t>w</w:t>
      </w:r>
      <w:r w:rsidRPr="00D54D72">
        <w:rPr>
          <w:rFonts w:ascii="Times New Roman" w:hAnsi="Times New Roman" w:cs="Times New Roman"/>
          <w:bCs/>
          <w:iCs/>
        </w:rPr>
        <w:t>ealth management products</w:t>
      </w:r>
      <w:r>
        <w:rPr>
          <w:rFonts w:ascii="Times New Roman" w:hAnsi="Times New Roman" w:cs="Times New Roman" w:hint="eastAsia"/>
          <w:bCs/>
          <w:iCs/>
        </w:rPr>
        <w:t xml:space="preserve"> </w:t>
      </w:r>
      <w:r w:rsidRPr="00D54D72">
        <w:rPr>
          <w:rFonts w:ascii="Times New Roman" w:hAnsi="Times New Roman" w:cs="Times New Roman"/>
          <w:bCs/>
          <w:iCs/>
        </w:rPr>
        <w:t>issued by banks</w:t>
      </w:r>
      <w:r w:rsidRPr="00702E5C">
        <w:rPr>
          <w:rFonts w:ascii="Times New Roman" w:hAnsi="Times New Roman" w:cs="Times New Roman"/>
          <w:bCs/>
          <w:iCs/>
        </w:rPr>
        <w:t xml:space="preserve">. </w:t>
      </w:r>
      <w:r>
        <w:rPr>
          <w:rFonts w:ascii="Times New Roman" w:hAnsi="Times New Roman" w:cs="Times New Roman"/>
          <w:bCs/>
          <w:iCs/>
        </w:rPr>
        <w:t>We had</w:t>
      </w:r>
      <w:r w:rsidRPr="00702E5C">
        <w:rPr>
          <w:rFonts w:ascii="Times New Roman" w:hAnsi="Times New Roman" w:cs="Times New Roman"/>
          <w:bCs/>
          <w:iCs/>
        </w:rPr>
        <w:t xml:space="preserve"> financial assets at FVTPL </w:t>
      </w:r>
      <w:r>
        <w:rPr>
          <w:rFonts w:ascii="Times New Roman" w:hAnsi="Times New Roman" w:cs="Times New Roman" w:hint="eastAsia"/>
          <w:bCs/>
          <w:iCs/>
        </w:rPr>
        <w:t xml:space="preserve">of </w:t>
      </w:r>
      <w:r w:rsidRPr="00D54D72">
        <w:rPr>
          <w:rFonts w:ascii="Times New Roman" w:hAnsi="Times New Roman" w:cs="Times New Roman"/>
          <w:bCs/>
          <w:iCs/>
        </w:rPr>
        <w:t xml:space="preserve">RMB60.2 million as of December 31, </w:t>
      </w:r>
      <w:proofErr w:type="gramStart"/>
      <w:r w:rsidRPr="00D54D72">
        <w:rPr>
          <w:rFonts w:ascii="Times New Roman" w:hAnsi="Times New Roman" w:cs="Times New Roman"/>
          <w:bCs/>
          <w:iCs/>
        </w:rPr>
        <w:t>2023</w:t>
      </w:r>
      <w:proofErr w:type="gramEnd"/>
      <w:r>
        <w:rPr>
          <w:rFonts w:ascii="Times New Roman" w:hAnsi="Times New Roman" w:cs="Times New Roman" w:hint="eastAsia"/>
          <w:bCs/>
          <w:iCs/>
        </w:rPr>
        <w:t xml:space="preserve"> </w:t>
      </w:r>
      <w:r w:rsidRPr="00D54D72">
        <w:rPr>
          <w:rFonts w:ascii="Times New Roman" w:hAnsi="Times New Roman" w:cs="Times New Roman"/>
          <w:bCs/>
          <w:iCs/>
        </w:rPr>
        <w:t xml:space="preserve">and nil as of December 31, 2024, December 31, </w:t>
      </w:r>
      <w:proofErr w:type="gramStart"/>
      <w:r w:rsidRPr="00D54D72">
        <w:rPr>
          <w:rFonts w:ascii="Times New Roman" w:hAnsi="Times New Roman" w:cs="Times New Roman"/>
          <w:bCs/>
          <w:iCs/>
        </w:rPr>
        <w:t>2025</w:t>
      </w:r>
      <w:proofErr w:type="gramEnd"/>
      <w:r w:rsidRPr="00D54D72">
        <w:rPr>
          <w:rFonts w:ascii="Times New Roman" w:hAnsi="Times New Roman" w:cs="Times New Roman"/>
          <w:bCs/>
          <w:iCs/>
        </w:rPr>
        <w:t xml:space="preserve"> and March 31, 2026</w:t>
      </w:r>
      <w:r>
        <w:rPr>
          <w:rFonts w:ascii="Times New Roman" w:hAnsi="Times New Roman" w:cs="Times New Roman" w:hint="eastAsia"/>
          <w:bCs/>
          <w:iCs/>
        </w:rPr>
        <w:t xml:space="preserve">, </w:t>
      </w:r>
      <w:r>
        <w:rPr>
          <w:rFonts w:ascii="Times New Roman" w:hAnsi="Times New Roman" w:cs="Times New Roman"/>
          <w:bCs/>
          <w:iCs/>
        </w:rPr>
        <w:t>representing</w:t>
      </w:r>
      <w:r>
        <w:rPr>
          <w:rFonts w:ascii="Times New Roman" w:hAnsi="Times New Roman" w:cs="Times New Roman" w:hint="eastAsia"/>
          <w:bCs/>
          <w:iCs/>
        </w:rPr>
        <w:t xml:space="preserve"> </w:t>
      </w:r>
      <w:r w:rsidRPr="00E96644">
        <w:rPr>
          <w:rFonts w:ascii="Times New Roman" w:eastAsia="Arial" w:hAnsi="Times New Roman" w:cs="Times New Roman"/>
          <w:lang w:eastAsia="en-US"/>
        </w:rPr>
        <w:t>[</w:t>
      </w:r>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D54D72">
        <w:rPr>
          <w:rFonts w:ascii="Times New Roman" w:hAnsi="Times New Roman" w:cs="Times New Roman"/>
          <w:bCs/>
          <w:iCs/>
        </w:rPr>
        <w:t>.</w:t>
      </w:r>
      <w:r>
        <w:rPr>
          <w:rFonts w:ascii="Times New Roman" w:hAnsi="Times New Roman" w:cs="Times New Roman" w:hint="eastAsia"/>
          <w:bCs/>
          <w:iCs/>
        </w:rPr>
        <w:t xml:space="preserve"> </w:t>
      </w:r>
      <w:r w:rsidRPr="00D54D72">
        <w:rPr>
          <w:rFonts w:ascii="Times New Roman" w:hAnsi="Times New Roman" w:cs="Times New Roman" w:hint="eastAsia"/>
          <w:b/>
          <w:i/>
          <w:highlight w:val="yellow"/>
        </w:rPr>
        <w:t>[To supplement details, such as return rate, management policy]</w:t>
      </w:r>
    </w:p>
    <w:p w14:paraId="2BDC37C7" w14:textId="77777777" w:rsidR="00D54D72" w:rsidRPr="00D54D72" w:rsidRDefault="00D54D72" w:rsidP="00D54D72">
      <w:pPr>
        <w:snapToGrid w:val="0"/>
        <w:spacing w:after="240" w:line="240" w:lineRule="auto"/>
        <w:jc w:val="both"/>
        <w:outlineLvl w:val="0"/>
        <w:rPr>
          <w:rFonts w:ascii="Times New Roman" w:hAnsi="Times New Roman" w:cs="Times New Roman"/>
          <w:b/>
          <w:iCs/>
        </w:rPr>
      </w:pPr>
      <w:r w:rsidRPr="00D54D72">
        <w:rPr>
          <w:rFonts w:ascii="Times New Roman" w:hAnsi="Times New Roman" w:cs="Times New Roman"/>
          <w:b/>
          <w:iCs/>
        </w:rPr>
        <w:t xml:space="preserve">Cash and Cash Equivalents </w:t>
      </w:r>
    </w:p>
    <w:p w14:paraId="3D738287" w14:textId="538A4C8C" w:rsidR="00E50060" w:rsidRPr="00E50060" w:rsidRDefault="00D54D72" w:rsidP="00E50060">
      <w:pPr>
        <w:snapToGrid w:val="0"/>
        <w:spacing w:after="240" w:line="240" w:lineRule="auto"/>
        <w:ind w:firstLine="720"/>
        <w:jc w:val="both"/>
        <w:rPr>
          <w:rFonts w:ascii="Times New Roman" w:hAnsi="Times New Roman" w:cs="Times New Roman"/>
          <w:bCs/>
          <w:iCs/>
        </w:rPr>
      </w:pPr>
      <w:r>
        <w:rPr>
          <w:b w:val="0"/>
          <w:color w:val="002F6C"/>
        </w:rPr>
        <w:t>Our cash and cash equivalents consisted of short-term bank deposits. Our cash and cash equivalents increased from RMB147.6 million as of December 31, 2023 to RMB354.9 million as of December 31, 2024, and further to RMB566.2 million as of December 31, 2025, primarily due to financing activities, including issuance of shares with preferential rights and bank borrowings. Our cash and cash equivalents decreased to RMB529.2 million as of March 31, 2026, primarily due to cash used in our daily operations, R&amp;D activities and commercialisation activities. As of May 21, 2026, we had completed the closing of RMB500 million of Series B financing proceeds, and we had obtained domestic bank credit facilities of approximately RMB500 million. These funding sources support our liquidity and working capital needs. [Company and Reporting Accountants to confirm amount, timing and disclosure presentation.]</w:t>
      </w:r>
    </w:p>
    <w:p w14:paraId="746931C0" w14:textId="091DAB03" w:rsidR="002074A3" w:rsidRPr="002D032B" w:rsidRDefault="002074A3" w:rsidP="007D1F51">
      <w:pPr>
        <w:snapToGrid w:val="0"/>
        <w:spacing w:after="240" w:line="240" w:lineRule="auto"/>
        <w:jc w:val="both"/>
        <w:outlineLvl w:val="0"/>
        <w:rPr>
          <w:rFonts w:ascii="Times New Roman" w:hAnsi="Times New Roman" w:cs="Times New Roman"/>
          <w:b/>
          <w:iCs/>
        </w:rPr>
      </w:pPr>
      <w:r w:rsidRPr="002D032B">
        <w:rPr>
          <w:rFonts w:ascii="Times New Roman" w:hAnsi="Times New Roman" w:cs="Times New Roman"/>
          <w:b/>
          <w:iCs/>
        </w:rPr>
        <w:t>Trade</w:t>
      </w:r>
      <w:r w:rsidR="00D81AC3">
        <w:rPr>
          <w:rFonts w:ascii="Times New Roman" w:hAnsi="Times New Roman" w:cs="Times New Roman"/>
          <w:b/>
          <w:iCs/>
        </w:rPr>
        <w:t xml:space="preserve"> and Other</w:t>
      </w:r>
      <w:r w:rsidRPr="002D032B">
        <w:rPr>
          <w:rFonts w:ascii="Times New Roman" w:hAnsi="Times New Roman" w:cs="Times New Roman"/>
          <w:b/>
          <w:iCs/>
        </w:rPr>
        <w:t xml:space="preserve"> Payables</w:t>
      </w:r>
    </w:p>
    <w:p w14:paraId="31A877AC" w14:textId="2E1F74CE" w:rsidR="00E50060" w:rsidRPr="00E50060" w:rsidRDefault="00E50060" w:rsidP="00E50060">
      <w:pPr>
        <w:snapToGrid w:val="0"/>
        <w:spacing w:after="240" w:line="240" w:lineRule="auto"/>
        <w:ind w:firstLine="720"/>
        <w:jc w:val="both"/>
        <w:rPr>
          <w:rFonts w:ascii="Times New Roman" w:eastAsia="Arial" w:hAnsi="Times New Roman" w:cs="Times New Roman"/>
          <w:iCs/>
          <w:lang w:eastAsia="en-US"/>
        </w:rPr>
      </w:pPr>
      <w:r>
        <w:rPr>
          <w:color w:val="002F6C"/>
        </w:rPr>
        <w:t>Our trade and other payables primarily consisted of trade payables, other payables, subscription received for unissued shares with preference rights, accrued staff costs, value-added tax and other tax payables and notes payables. According to the Accountants' Report, our trade and other payables increased from RMB8.2 million as of December 31, 2023 to RMB47.5 million as of December 31, 2024 and RMB238.4 million as of December 31, 2025. According to the 2026 Q1 main statements, our trade and other payables further increased to RMB295.2 million as of March 31, 2026. Trade payables increased to RMB8.8 million as of December 31, 2025 and were aged within 90 days. The Accountants' Report states that the average credit period on purchases of goods and services is 30 to 90 days. The following table sets forth a breakdown of our trade and other payables as of the dates indicated.</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E50060" w:rsidRPr="00282968" w14:paraId="14798CC3" w14:textId="77777777" w:rsidTr="002306B6">
        <w:trPr>
          <w:trHeight w:val="410"/>
        </w:trPr>
        <w:tc>
          <w:tcPr>
            <w:tcW w:w="2793" w:type="dxa"/>
            <w:vAlign w:val="bottom"/>
          </w:tcPr>
          <w:p w14:paraId="16B09C21" w14:textId="77777777" w:rsidR="00E50060" w:rsidRPr="00282968" w:rsidRDefault="00E50060" w:rsidP="002306B6">
            <w:pPr>
              <w:spacing w:before="20" w:after="20"/>
              <w:rPr>
                <w:rFonts w:eastAsia="Arial"/>
                <w:iCs/>
                <w:sz w:val="18"/>
                <w:szCs w:val="18"/>
              </w:rPr>
            </w:pPr>
          </w:p>
        </w:tc>
        <w:tc>
          <w:tcPr>
            <w:tcW w:w="4487" w:type="dxa"/>
            <w:gridSpan w:val="4"/>
            <w:vAlign w:val="bottom"/>
          </w:tcPr>
          <w:p w14:paraId="10626DF1" w14:textId="77777777" w:rsidR="00E50060" w:rsidRPr="00282968" w:rsidRDefault="00E50060"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2B2062C3" w14:textId="77777777" w:rsidR="00E50060" w:rsidRPr="00282968" w:rsidRDefault="00E50060"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E50060" w:rsidRPr="00282968" w14:paraId="726D5738" w14:textId="77777777" w:rsidTr="002306B6">
        <w:trPr>
          <w:trHeight w:val="309"/>
        </w:trPr>
        <w:tc>
          <w:tcPr>
            <w:tcW w:w="2793" w:type="dxa"/>
            <w:vAlign w:val="bottom"/>
          </w:tcPr>
          <w:p w14:paraId="1619D7FA" w14:textId="77777777" w:rsidR="00E50060" w:rsidRPr="00282968" w:rsidRDefault="00E50060" w:rsidP="002306B6">
            <w:pPr>
              <w:spacing w:before="20" w:after="20"/>
              <w:rPr>
                <w:rFonts w:eastAsia="Arial"/>
                <w:iCs/>
                <w:sz w:val="18"/>
                <w:szCs w:val="18"/>
              </w:rPr>
            </w:pPr>
          </w:p>
        </w:tc>
        <w:tc>
          <w:tcPr>
            <w:tcW w:w="1681" w:type="dxa"/>
            <w:gridSpan w:val="2"/>
            <w:vAlign w:val="bottom"/>
          </w:tcPr>
          <w:p w14:paraId="787F6211"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49E2149F"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013DE7B7" w14:textId="77777777" w:rsidR="00E50060" w:rsidRPr="00282968" w:rsidRDefault="00E50060"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3EEF03B0" w14:textId="77777777" w:rsidR="00E50060" w:rsidRPr="00282968" w:rsidRDefault="00E50060"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E50060" w:rsidRPr="00282968" w14:paraId="652B6211" w14:textId="77777777" w:rsidTr="002306B6">
        <w:trPr>
          <w:trHeight w:val="227"/>
        </w:trPr>
        <w:tc>
          <w:tcPr>
            <w:tcW w:w="2793" w:type="dxa"/>
            <w:vAlign w:val="bottom"/>
          </w:tcPr>
          <w:p w14:paraId="67B7F44E" w14:textId="77777777" w:rsidR="00E50060" w:rsidRPr="00282968" w:rsidRDefault="00E50060" w:rsidP="002306B6">
            <w:pPr>
              <w:tabs>
                <w:tab w:val="right" w:leader="dot" w:pos="2805"/>
              </w:tabs>
              <w:spacing w:before="20" w:after="20"/>
              <w:rPr>
                <w:rFonts w:eastAsia="Arial"/>
                <w:iCs/>
                <w:sz w:val="18"/>
                <w:szCs w:val="18"/>
              </w:rPr>
            </w:pPr>
          </w:p>
        </w:tc>
        <w:tc>
          <w:tcPr>
            <w:tcW w:w="6234" w:type="dxa"/>
            <w:gridSpan w:val="5"/>
          </w:tcPr>
          <w:p w14:paraId="17244302" w14:textId="77777777" w:rsidR="00E50060" w:rsidRPr="00282968" w:rsidRDefault="00E50060"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E50060" w:rsidRPr="00282968" w14:paraId="78485285" w14:textId="77777777" w:rsidTr="002306B6">
        <w:trPr>
          <w:trHeight w:val="227"/>
        </w:trPr>
        <w:tc>
          <w:tcPr>
            <w:tcW w:w="2793" w:type="dxa"/>
            <w:vAlign w:val="bottom"/>
          </w:tcPr>
          <w:p w14:paraId="4C5E04CF" w14:textId="77777777" w:rsidR="00E50060" w:rsidRPr="00282968" w:rsidRDefault="00E50060" w:rsidP="002306B6">
            <w:pPr>
              <w:tabs>
                <w:tab w:val="right" w:leader="dot" w:pos="2805"/>
              </w:tabs>
              <w:spacing w:before="20" w:after="20"/>
              <w:rPr>
                <w:rFonts w:eastAsia="Arial"/>
                <w:iCs/>
                <w:sz w:val="18"/>
                <w:szCs w:val="18"/>
              </w:rPr>
            </w:pPr>
          </w:p>
        </w:tc>
        <w:tc>
          <w:tcPr>
            <w:tcW w:w="943" w:type="dxa"/>
          </w:tcPr>
          <w:p w14:paraId="4DEB62D9" w14:textId="77777777" w:rsidR="00E50060" w:rsidRPr="00282968" w:rsidRDefault="00E50060" w:rsidP="002306B6">
            <w:pPr>
              <w:tabs>
                <w:tab w:val="decimal" w:pos="890"/>
              </w:tabs>
              <w:spacing w:before="20" w:after="20"/>
              <w:jc w:val="right"/>
              <w:rPr>
                <w:rFonts w:eastAsia="Arial"/>
                <w:iCs/>
                <w:sz w:val="18"/>
                <w:szCs w:val="18"/>
              </w:rPr>
            </w:pPr>
          </w:p>
        </w:tc>
        <w:tc>
          <w:tcPr>
            <w:tcW w:w="738" w:type="dxa"/>
          </w:tcPr>
          <w:p w14:paraId="5A3BFD04" w14:textId="77777777" w:rsidR="00E50060" w:rsidRPr="00282968" w:rsidRDefault="00E50060" w:rsidP="002306B6">
            <w:pPr>
              <w:tabs>
                <w:tab w:val="decimal" w:pos="890"/>
              </w:tabs>
              <w:spacing w:before="20" w:after="20"/>
              <w:jc w:val="right"/>
              <w:rPr>
                <w:rFonts w:eastAsia="Arial"/>
                <w:iCs/>
                <w:sz w:val="18"/>
                <w:szCs w:val="18"/>
              </w:rPr>
            </w:pPr>
          </w:p>
        </w:tc>
        <w:tc>
          <w:tcPr>
            <w:tcW w:w="1323" w:type="dxa"/>
          </w:tcPr>
          <w:p w14:paraId="4A6668A8" w14:textId="77777777" w:rsidR="00E50060" w:rsidRPr="00282968" w:rsidRDefault="00E50060" w:rsidP="002306B6">
            <w:pPr>
              <w:tabs>
                <w:tab w:val="decimal" w:pos="890"/>
              </w:tabs>
              <w:spacing w:before="20" w:after="20"/>
              <w:jc w:val="right"/>
              <w:rPr>
                <w:rFonts w:eastAsia="Arial"/>
                <w:iCs/>
                <w:sz w:val="18"/>
                <w:szCs w:val="18"/>
              </w:rPr>
            </w:pPr>
          </w:p>
        </w:tc>
        <w:tc>
          <w:tcPr>
            <w:tcW w:w="1483" w:type="dxa"/>
          </w:tcPr>
          <w:p w14:paraId="55C9C594" w14:textId="77777777" w:rsidR="00E50060" w:rsidRPr="00282968" w:rsidRDefault="00E50060" w:rsidP="002306B6">
            <w:pPr>
              <w:tabs>
                <w:tab w:val="decimal" w:pos="890"/>
              </w:tabs>
              <w:spacing w:before="20" w:after="20"/>
              <w:jc w:val="right"/>
              <w:rPr>
                <w:rFonts w:eastAsia="Arial"/>
                <w:iCs/>
                <w:sz w:val="18"/>
                <w:szCs w:val="18"/>
              </w:rPr>
            </w:pPr>
          </w:p>
        </w:tc>
        <w:tc>
          <w:tcPr>
            <w:tcW w:w="1747" w:type="dxa"/>
          </w:tcPr>
          <w:p w14:paraId="38ADA2B9" w14:textId="77777777" w:rsidR="00E50060" w:rsidRPr="00282968" w:rsidRDefault="00E50060"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E50060" w:rsidRPr="00282968" w14:paraId="4809B7BD" w14:textId="77777777" w:rsidTr="002306B6">
        <w:trPr>
          <w:trHeight w:val="227"/>
        </w:trPr>
        <w:tc>
          <w:tcPr>
            <w:tcW w:w="2793" w:type="dxa"/>
            <w:vAlign w:val="bottom"/>
          </w:tcPr>
          <w:p w14:paraId="0992A4D1" w14:textId="77777777" w:rsidR="00E50060" w:rsidRPr="00282968" w:rsidRDefault="00E50060" w:rsidP="002306B6">
            <w:pPr>
              <w:tabs>
                <w:tab w:val="right" w:leader="dot" w:pos="2805"/>
              </w:tabs>
              <w:spacing w:before="20" w:after="20"/>
              <w:rPr>
                <w:rFonts w:eastAsia="Arial"/>
                <w:iCs/>
                <w:sz w:val="18"/>
                <w:szCs w:val="18"/>
              </w:rPr>
            </w:pPr>
          </w:p>
        </w:tc>
        <w:tc>
          <w:tcPr>
            <w:tcW w:w="1681" w:type="dxa"/>
            <w:gridSpan w:val="2"/>
            <w:vAlign w:val="bottom"/>
          </w:tcPr>
          <w:p w14:paraId="59C99A00" w14:textId="77777777" w:rsidR="00E50060" w:rsidRPr="00282968" w:rsidRDefault="00E50060" w:rsidP="002306B6">
            <w:pPr>
              <w:tabs>
                <w:tab w:val="decimal" w:pos="890"/>
              </w:tabs>
              <w:spacing w:before="20" w:after="20"/>
              <w:jc w:val="right"/>
              <w:rPr>
                <w:iCs/>
                <w:color w:val="000000"/>
                <w:sz w:val="18"/>
                <w:szCs w:val="18"/>
                <w:lang w:val="en-GB"/>
              </w:rPr>
            </w:pPr>
          </w:p>
        </w:tc>
        <w:tc>
          <w:tcPr>
            <w:tcW w:w="1323" w:type="dxa"/>
            <w:vAlign w:val="bottom"/>
          </w:tcPr>
          <w:p w14:paraId="2625D50F" w14:textId="77777777" w:rsidR="00E50060" w:rsidRPr="00282968" w:rsidRDefault="00E50060" w:rsidP="002306B6">
            <w:pPr>
              <w:tabs>
                <w:tab w:val="decimal" w:pos="890"/>
              </w:tabs>
              <w:spacing w:before="20" w:after="20"/>
              <w:jc w:val="right"/>
              <w:rPr>
                <w:iCs/>
                <w:color w:val="000000"/>
                <w:sz w:val="18"/>
                <w:szCs w:val="18"/>
                <w:lang w:val="en-GB"/>
              </w:rPr>
            </w:pPr>
          </w:p>
        </w:tc>
        <w:tc>
          <w:tcPr>
            <w:tcW w:w="1483" w:type="dxa"/>
          </w:tcPr>
          <w:p w14:paraId="146B58E0" w14:textId="77777777" w:rsidR="00E50060" w:rsidRPr="00282968" w:rsidRDefault="00E50060" w:rsidP="002306B6">
            <w:pPr>
              <w:tabs>
                <w:tab w:val="decimal" w:pos="890"/>
              </w:tabs>
              <w:spacing w:before="20" w:after="20"/>
              <w:jc w:val="right"/>
              <w:rPr>
                <w:rFonts w:eastAsia="Arial"/>
                <w:iCs/>
                <w:sz w:val="18"/>
                <w:szCs w:val="18"/>
              </w:rPr>
            </w:pPr>
          </w:p>
        </w:tc>
        <w:tc>
          <w:tcPr>
            <w:tcW w:w="1747" w:type="dxa"/>
            <w:vAlign w:val="bottom"/>
          </w:tcPr>
          <w:p w14:paraId="753D343B" w14:textId="77777777" w:rsidR="00E50060" w:rsidRPr="00282968" w:rsidRDefault="00E50060" w:rsidP="002306B6">
            <w:pPr>
              <w:tabs>
                <w:tab w:val="decimal" w:pos="890"/>
              </w:tabs>
              <w:spacing w:before="20" w:after="20"/>
              <w:jc w:val="right"/>
              <w:rPr>
                <w:iCs/>
                <w:color w:val="000000"/>
                <w:sz w:val="18"/>
                <w:szCs w:val="18"/>
                <w:lang w:val="en-GB"/>
              </w:rPr>
            </w:pPr>
          </w:p>
        </w:tc>
      </w:tr>
      <w:tr w:rsidR="00E50060" w:rsidRPr="00AA3EEF" w14:paraId="5C2DC22F" w14:textId="77777777" w:rsidTr="004C69DF">
        <w:trPr>
          <w:trHeight w:val="227"/>
        </w:trPr>
        <w:tc>
          <w:tcPr>
            <w:tcW w:w="2793" w:type="dxa"/>
            <w:vAlign w:val="center"/>
          </w:tcPr>
          <w:p w14:paraId="14667A25" w14:textId="2CC10C58"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Trade payable</w:t>
            </w:r>
            <w:r w:rsidRPr="00E50060">
              <w:rPr>
                <w:rFonts w:eastAsia="Arial"/>
                <w:iCs/>
                <w:sz w:val="18"/>
                <w:szCs w:val="18"/>
              </w:rPr>
              <w:tab/>
            </w:r>
          </w:p>
        </w:tc>
        <w:tc>
          <w:tcPr>
            <w:tcW w:w="1681" w:type="dxa"/>
            <w:gridSpan w:val="2"/>
            <w:vAlign w:val="center"/>
          </w:tcPr>
          <w:p w14:paraId="3A6894E4" w14:textId="080B9AA8"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5924B230" w14:textId="5E1060FC"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800</w:t>
            </w:r>
          </w:p>
        </w:tc>
        <w:tc>
          <w:tcPr>
            <w:tcW w:w="1483" w:type="dxa"/>
            <w:vAlign w:val="center"/>
          </w:tcPr>
          <w:p w14:paraId="6FD4C097" w14:textId="13A47854"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8,761</w:t>
            </w:r>
          </w:p>
        </w:tc>
        <w:tc>
          <w:tcPr>
            <w:tcW w:w="1747" w:type="dxa"/>
            <w:vAlign w:val="bottom"/>
          </w:tcPr>
          <w:p w14:paraId="4FED42F0" w14:textId="37987878"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54CC7954" w14:textId="77777777" w:rsidTr="004C69DF">
        <w:trPr>
          <w:trHeight w:val="227"/>
        </w:trPr>
        <w:tc>
          <w:tcPr>
            <w:tcW w:w="2793" w:type="dxa"/>
            <w:vAlign w:val="center"/>
          </w:tcPr>
          <w:p w14:paraId="5AD04654" w14:textId="134AE466"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Other payables</w:t>
            </w:r>
            <w:r w:rsidRPr="00E50060">
              <w:rPr>
                <w:rFonts w:eastAsia="Arial"/>
                <w:iCs/>
                <w:sz w:val="18"/>
                <w:szCs w:val="18"/>
              </w:rPr>
              <w:tab/>
            </w:r>
          </w:p>
        </w:tc>
        <w:tc>
          <w:tcPr>
            <w:tcW w:w="1681" w:type="dxa"/>
            <w:gridSpan w:val="2"/>
            <w:vAlign w:val="center"/>
          </w:tcPr>
          <w:p w14:paraId="0326F9C8" w14:textId="27A8DA0D"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814</w:t>
            </w:r>
          </w:p>
        </w:tc>
        <w:tc>
          <w:tcPr>
            <w:tcW w:w="1323" w:type="dxa"/>
            <w:vAlign w:val="center"/>
          </w:tcPr>
          <w:p w14:paraId="09492B67" w14:textId="13C1ECA8"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10,398</w:t>
            </w:r>
          </w:p>
        </w:tc>
        <w:tc>
          <w:tcPr>
            <w:tcW w:w="1483" w:type="dxa"/>
            <w:vAlign w:val="center"/>
          </w:tcPr>
          <w:p w14:paraId="5712B54F" w14:textId="11A0AAE5" w:rsidR="00E50060" w:rsidRPr="000645D8"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97,783</w:t>
            </w:r>
          </w:p>
        </w:tc>
        <w:tc>
          <w:tcPr>
            <w:tcW w:w="1747" w:type="dxa"/>
            <w:vAlign w:val="bottom"/>
          </w:tcPr>
          <w:p w14:paraId="03C26C96" w14:textId="6F5274D9"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3453F9B4" w14:textId="77777777" w:rsidTr="004C69DF">
        <w:trPr>
          <w:trHeight w:val="227"/>
        </w:trPr>
        <w:tc>
          <w:tcPr>
            <w:tcW w:w="2793" w:type="dxa"/>
            <w:vAlign w:val="center"/>
          </w:tcPr>
          <w:p w14:paraId="627F6C79" w14:textId="3B28C9CA"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Subscription received for unissued shares with preference rights</w:t>
            </w:r>
            <w:r w:rsidRPr="00E50060">
              <w:rPr>
                <w:rFonts w:eastAsia="Arial"/>
                <w:iCs/>
                <w:sz w:val="18"/>
                <w:szCs w:val="18"/>
              </w:rPr>
              <w:tab/>
            </w:r>
          </w:p>
        </w:tc>
        <w:tc>
          <w:tcPr>
            <w:tcW w:w="1681" w:type="dxa"/>
            <w:gridSpan w:val="2"/>
            <w:vAlign w:val="center"/>
          </w:tcPr>
          <w:p w14:paraId="4D715145" w14:textId="4448D3F4"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0F47B2D0" w14:textId="1D4DE9AE"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483" w:type="dxa"/>
            <w:vAlign w:val="center"/>
          </w:tcPr>
          <w:p w14:paraId="4CA39ADF" w14:textId="1AC60E99"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70,000</w:t>
            </w:r>
          </w:p>
        </w:tc>
        <w:tc>
          <w:tcPr>
            <w:tcW w:w="1747" w:type="dxa"/>
            <w:vAlign w:val="bottom"/>
          </w:tcPr>
          <w:p w14:paraId="3B793787" w14:textId="0E635F48"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1D5C0799" w14:textId="77777777" w:rsidTr="004C69DF">
        <w:trPr>
          <w:trHeight w:val="227"/>
        </w:trPr>
        <w:tc>
          <w:tcPr>
            <w:tcW w:w="2793" w:type="dxa"/>
            <w:vAlign w:val="center"/>
          </w:tcPr>
          <w:p w14:paraId="149F490F" w14:textId="26D20EB8"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Accrued staff costs</w:t>
            </w:r>
            <w:r w:rsidRPr="00E50060">
              <w:rPr>
                <w:rFonts w:eastAsia="Arial"/>
                <w:iCs/>
                <w:sz w:val="18"/>
                <w:szCs w:val="18"/>
              </w:rPr>
              <w:tab/>
            </w:r>
          </w:p>
        </w:tc>
        <w:tc>
          <w:tcPr>
            <w:tcW w:w="1681" w:type="dxa"/>
            <w:gridSpan w:val="2"/>
            <w:vAlign w:val="center"/>
          </w:tcPr>
          <w:p w14:paraId="3DC26FAF" w14:textId="74F93B5D"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6,869</w:t>
            </w:r>
          </w:p>
        </w:tc>
        <w:tc>
          <w:tcPr>
            <w:tcW w:w="1323" w:type="dxa"/>
            <w:vAlign w:val="center"/>
          </w:tcPr>
          <w:p w14:paraId="67435EFE" w14:textId="4DC5A37C"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33,010</w:t>
            </w:r>
          </w:p>
        </w:tc>
        <w:tc>
          <w:tcPr>
            <w:tcW w:w="1483" w:type="dxa"/>
            <w:vAlign w:val="center"/>
          </w:tcPr>
          <w:p w14:paraId="1EA02EFC" w14:textId="38ADCD67"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44,354</w:t>
            </w:r>
          </w:p>
        </w:tc>
        <w:tc>
          <w:tcPr>
            <w:tcW w:w="1747" w:type="dxa"/>
            <w:vAlign w:val="bottom"/>
          </w:tcPr>
          <w:p w14:paraId="023744EE" w14:textId="788102BD"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AA3EEF" w14:paraId="78A583F1" w14:textId="77777777" w:rsidTr="004C69DF">
        <w:trPr>
          <w:trHeight w:val="227"/>
        </w:trPr>
        <w:tc>
          <w:tcPr>
            <w:tcW w:w="2793" w:type="dxa"/>
            <w:vAlign w:val="center"/>
          </w:tcPr>
          <w:p w14:paraId="6E9C47B5" w14:textId="638B757E" w:rsidR="00E50060" w:rsidRPr="005D1A43"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Value-added tax and other tax payable</w:t>
            </w:r>
            <w:r w:rsidRPr="00E50060">
              <w:rPr>
                <w:rFonts w:eastAsia="Arial"/>
                <w:iCs/>
                <w:sz w:val="18"/>
                <w:szCs w:val="18"/>
              </w:rPr>
              <w:tab/>
            </w:r>
          </w:p>
        </w:tc>
        <w:tc>
          <w:tcPr>
            <w:tcW w:w="1681" w:type="dxa"/>
            <w:gridSpan w:val="2"/>
            <w:vAlign w:val="center"/>
          </w:tcPr>
          <w:p w14:paraId="7C77D466" w14:textId="68C62962"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557</w:t>
            </w:r>
          </w:p>
        </w:tc>
        <w:tc>
          <w:tcPr>
            <w:tcW w:w="1323" w:type="dxa"/>
            <w:vAlign w:val="center"/>
          </w:tcPr>
          <w:p w14:paraId="1C1C51C1" w14:textId="336C1E69"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3,306</w:t>
            </w:r>
          </w:p>
        </w:tc>
        <w:tc>
          <w:tcPr>
            <w:tcW w:w="1483" w:type="dxa"/>
            <w:vAlign w:val="center"/>
          </w:tcPr>
          <w:p w14:paraId="057926F8" w14:textId="458B91ED" w:rsidR="00E50060" w:rsidRPr="00AA3EEF" w:rsidRDefault="00E50060" w:rsidP="00E50060">
            <w:pPr>
              <w:tabs>
                <w:tab w:val="decimal" w:pos="890"/>
              </w:tabs>
              <w:spacing w:before="20" w:after="20"/>
              <w:jc w:val="right"/>
              <w:rPr>
                <w:iCs/>
                <w:color w:val="000000"/>
                <w:sz w:val="18"/>
                <w:szCs w:val="18"/>
                <w:lang w:val="en-GB"/>
              </w:rPr>
            </w:pPr>
            <w:r w:rsidRPr="00E50060">
              <w:rPr>
                <w:iCs/>
                <w:color w:val="000000"/>
                <w:sz w:val="18"/>
                <w:szCs w:val="18"/>
                <w:lang w:val="en-GB"/>
              </w:rPr>
              <w:t>11,862</w:t>
            </w:r>
          </w:p>
        </w:tc>
        <w:tc>
          <w:tcPr>
            <w:tcW w:w="1747" w:type="dxa"/>
            <w:vAlign w:val="bottom"/>
          </w:tcPr>
          <w:p w14:paraId="13D8A102" w14:textId="721C0EE5" w:rsidR="00E50060" w:rsidRPr="00AA3EEF" w:rsidRDefault="00E50060" w:rsidP="00E50060">
            <w:pPr>
              <w:tabs>
                <w:tab w:val="decimal" w:pos="890"/>
              </w:tabs>
              <w:spacing w:before="20" w:after="20"/>
              <w:jc w:val="right"/>
              <w:rPr>
                <w:iCs/>
                <w:color w:val="000000"/>
                <w:sz w:val="18"/>
                <w:szCs w:val="18"/>
                <w:lang w:val="en-GB"/>
              </w:rPr>
            </w:pPr>
            <w:r w:rsidRPr="00AA3EEF">
              <w:rPr>
                <w:iCs/>
                <w:color w:val="000000"/>
                <w:sz w:val="18"/>
                <w:szCs w:val="18"/>
                <w:lang w:val="en-GB"/>
              </w:rPr>
              <w:t>[●]</w:t>
            </w:r>
          </w:p>
        </w:tc>
      </w:tr>
      <w:tr w:rsidR="00E50060" w:rsidRPr="00E82C8D" w14:paraId="0161C364" w14:textId="77777777" w:rsidTr="004C69DF">
        <w:trPr>
          <w:trHeight w:val="227"/>
        </w:trPr>
        <w:tc>
          <w:tcPr>
            <w:tcW w:w="2793" w:type="dxa"/>
            <w:vAlign w:val="center"/>
          </w:tcPr>
          <w:p w14:paraId="00C3B9ED" w14:textId="78275C01" w:rsidR="00E50060" w:rsidRPr="000645D8" w:rsidRDefault="00E50060" w:rsidP="00E50060">
            <w:pPr>
              <w:tabs>
                <w:tab w:val="right" w:leader="dot" w:pos="2805"/>
              </w:tabs>
              <w:spacing w:before="20" w:after="20"/>
              <w:ind w:left="187" w:hanging="187"/>
              <w:rPr>
                <w:iCs/>
                <w:color w:val="000000"/>
                <w:sz w:val="18"/>
                <w:szCs w:val="18"/>
                <w:lang w:val="en-GB"/>
              </w:rPr>
            </w:pPr>
            <w:r w:rsidRPr="00E50060">
              <w:rPr>
                <w:iCs/>
                <w:color w:val="000000"/>
                <w:sz w:val="18"/>
                <w:szCs w:val="18"/>
                <w:lang w:val="en-GB"/>
              </w:rPr>
              <w:t>Notes payables</w:t>
            </w:r>
            <w:r w:rsidRPr="00E50060">
              <w:rPr>
                <w:rFonts w:eastAsia="Arial"/>
                <w:iCs/>
                <w:sz w:val="18"/>
                <w:szCs w:val="18"/>
              </w:rPr>
              <w:tab/>
            </w:r>
          </w:p>
        </w:tc>
        <w:tc>
          <w:tcPr>
            <w:tcW w:w="1681" w:type="dxa"/>
            <w:gridSpan w:val="2"/>
            <w:vAlign w:val="center"/>
          </w:tcPr>
          <w:p w14:paraId="6FC078DC" w14:textId="7F5A5206" w:rsidR="00E50060" w:rsidRPr="000645D8" w:rsidRDefault="00E50060" w:rsidP="00E50060">
            <w:pPr>
              <w:pBdr>
                <w:bottom w:val="single" w:sz="4" w:space="1" w:color="auto"/>
              </w:pBd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323" w:type="dxa"/>
            <w:vAlign w:val="center"/>
          </w:tcPr>
          <w:p w14:paraId="45E97FDE" w14:textId="5BD7194B" w:rsidR="00E50060" w:rsidRPr="000645D8" w:rsidRDefault="00E50060" w:rsidP="00E50060">
            <w:pPr>
              <w:pBdr>
                <w:bottom w:val="single" w:sz="4" w:space="1" w:color="auto"/>
              </w:pBdr>
              <w:tabs>
                <w:tab w:val="decimal" w:pos="890"/>
              </w:tabs>
              <w:spacing w:before="20" w:after="20"/>
              <w:jc w:val="right"/>
              <w:rPr>
                <w:iCs/>
                <w:color w:val="000000"/>
                <w:sz w:val="18"/>
                <w:szCs w:val="18"/>
                <w:lang w:val="en-GB"/>
              </w:rPr>
            </w:pPr>
            <w:r w:rsidRPr="00E50060">
              <w:rPr>
                <w:iCs/>
                <w:color w:val="000000"/>
                <w:sz w:val="18"/>
                <w:szCs w:val="18"/>
                <w:lang w:val="en-GB"/>
              </w:rPr>
              <w:t>—</w:t>
            </w:r>
          </w:p>
        </w:tc>
        <w:tc>
          <w:tcPr>
            <w:tcW w:w="1483" w:type="dxa"/>
            <w:vAlign w:val="center"/>
          </w:tcPr>
          <w:p w14:paraId="29DB34E7" w14:textId="17A8ED1F" w:rsidR="00E50060" w:rsidRPr="000645D8" w:rsidRDefault="00E50060" w:rsidP="00E50060">
            <w:pPr>
              <w:pBdr>
                <w:bottom w:val="single" w:sz="4" w:space="1" w:color="auto"/>
              </w:pBdr>
              <w:tabs>
                <w:tab w:val="decimal" w:pos="890"/>
              </w:tabs>
              <w:snapToGrid w:val="0"/>
              <w:spacing w:before="20" w:after="20"/>
              <w:contextualSpacing/>
              <w:jc w:val="right"/>
              <w:rPr>
                <w:iCs/>
                <w:color w:val="000000"/>
                <w:sz w:val="18"/>
                <w:szCs w:val="18"/>
                <w:lang w:val="en-GB"/>
              </w:rPr>
            </w:pPr>
            <w:r w:rsidRPr="00E50060">
              <w:rPr>
                <w:iCs/>
                <w:color w:val="000000"/>
                <w:sz w:val="18"/>
                <w:szCs w:val="18"/>
                <w:lang w:val="en-GB"/>
              </w:rPr>
              <w:t>5,638</w:t>
            </w:r>
          </w:p>
        </w:tc>
        <w:tc>
          <w:tcPr>
            <w:tcW w:w="1747" w:type="dxa"/>
            <w:vAlign w:val="bottom"/>
          </w:tcPr>
          <w:p w14:paraId="59893FCF" w14:textId="3D5CB14E" w:rsidR="00E50060" w:rsidRPr="00E82C8D" w:rsidRDefault="00E50060" w:rsidP="00E50060">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E50060" w:rsidRPr="006770B6" w14:paraId="2DCD802F" w14:textId="77777777" w:rsidTr="004C69DF">
        <w:trPr>
          <w:trHeight w:val="227"/>
        </w:trPr>
        <w:tc>
          <w:tcPr>
            <w:tcW w:w="2793" w:type="dxa"/>
            <w:vAlign w:val="bottom"/>
          </w:tcPr>
          <w:p w14:paraId="1E9188FB" w14:textId="77777777" w:rsidR="00E50060" w:rsidRPr="00282968" w:rsidRDefault="00E50060" w:rsidP="00E50060">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5040BAC2" w14:textId="2465ABB3"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8,240</w:t>
            </w:r>
          </w:p>
        </w:tc>
        <w:tc>
          <w:tcPr>
            <w:tcW w:w="1323" w:type="dxa"/>
            <w:vAlign w:val="center"/>
          </w:tcPr>
          <w:p w14:paraId="5E4984F2" w14:textId="12A2474D"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47,514</w:t>
            </w:r>
          </w:p>
        </w:tc>
        <w:tc>
          <w:tcPr>
            <w:tcW w:w="1483" w:type="dxa"/>
            <w:vAlign w:val="center"/>
          </w:tcPr>
          <w:p w14:paraId="457E1F9D" w14:textId="745BFA9F"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238,398</w:t>
            </w:r>
          </w:p>
        </w:tc>
        <w:tc>
          <w:tcPr>
            <w:tcW w:w="1747" w:type="dxa"/>
            <w:vAlign w:val="bottom"/>
          </w:tcPr>
          <w:p w14:paraId="128FB2DD" w14:textId="75903CAD" w:rsidR="00E50060" w:rsidRPr="00E50060" w:rsidRDefault="00E50060" w:rsidP="00E50060">
            <w:pPr>
              <w:pBdr>
                <w:bottom w:val="double" w:sz="4" w:space="1" w:color="auto"/>
              </w:pBdr>
              <w:tabs>
                <w:tab w:val="decimal" w:pos="890"/>
              </w:tabs>
              <w:spacing w:before="20" w:after="20"/>
              <w:jc w:val="right"/>
              <w:rPr>
                <w:b/>
                <w:bCs/>
                <w:iCs/>
                <w:color w:val="000000"/>
                <w:sz w:val="18"/>
                <w:szCs w:val="18"/>
                <w:lang w:val="en-GB"/>
              </w:rPr>
            </w:pPr>
            <w:r w:rsidRPr="00E50060">
              <w:rPr>
                <w:b/>
                <w:bCs/>
                <w:iCs/>
                <w:color w:val="000000"/>
                <w:sz w:val="18"/>
                <w:szCs w:val="18"/>
                <w:lang w:val="en-GB"/>
              </w:rPr>
              <w:t>295,249</w:t>
            </w:r>
          </w:p>
        </w:tc>
      </w:tr>
    </w:tbl>
    <w:p w14:paraId="10411788" w14:textId="77777777" w:rsidR="00E50060" w:rsidRDefault="00E50060" w:rsidP="00E50060">
      <w:pPr>
        <w:snapToGrid w:val="0"/>
        <w:spacing w:after="240" w:line="240" w:lineRule="auto"/>
        <w:jc w:val="both"/>
        <w:rPr>
          <w:rFonts w:ascii="Times New Roman" w:hAnsi="Times New Roman" w:cs="Times New Roman"/>
          <w:iCs/>
        </w:rPr>
      </w:pPr>
    </w:p>
    <w:p w14:paraId="376070ED" w14:textId="53C019D0" w:rsidR="00C21314" w:rsidRDefault="00C21314" w:rsidP="00C21314">
      <w:pPr>
        <w:snapToGrid w:val="0"/>
        <w:spacing w:after="240" w:line="240" w:lineRule="auto"/>
        <w:ind w:firstLine="720"/>
        <w:jc w:val="both"/>
        <w:rPr>
          <w:rFonts w:ascii="Times New Roman" w:hAnsi="Times New Roman" w:cs="Times New Roman"/>
        </w:rPr>
      </w:pPr>
      <w:r>
        <w:rPr>
          <w:color w:val="002F6C"/>
        </w:rPr>
        <w:t>Our trade and other payables increased from RMB8.2 million as of December 31, 2023 to RMB47.5 million as of December 31, 2024, further to RMB238.4 million and RMB295.2 million as of December 31, 2025 and March 31, 2026, respectively, primarily in line with our business expansion, increased procurement of computing resources and daily operating purchases, and the increase in accrued staff costs and other payables.</w:t>
      </w:r>
    </w:p>
    <w:p w14:paraId="1D109916" w14:textId="631C2025" w:rsidR="00C21314" w:rsidRDefault="00C21314" w:rsidP="00C21314">
      <w:pPr>
        <w:snapToGrid w:val="0"/>
        <w:spacing w:after="240" w:line="240" w:lineRule="auto"/>
        <w:ind w:firstLine="720"/>
        <w:jc w:val="both"/>
        <w:rPr>
          <w:rFonts w:ascii="Times New Roman" w:hAnsi="Times New Roman" w:cs="Times New Roman"/>
        </w:rPr>
      </w:pPr>
      <w:r w:rsidRPr="006770B6">
        <w:rPr>
          <w:rFonts w:ascii="Times New Roman" w:hAnsi="Times New Roman" w:cs="Times New Roman"/>
        </w:rPr>
        <w:t xml:space="preserve">The following table sets forth the aging analysis of our </w:t>
      </w:r>
      <w:r w:rsidRPr="00F942A2">
        <w:rPr>
          <w:rFonts w:ascii="Times New Roman" w:eastAsia="Arial" w:hAnsi="Times New Roman" w:cs="Times New Roman"/>
          <w:lang w:val="en-GB" w:eastAsia="en-US"/>
        </w:rPr>
        <w:t xml:space="preserve">trade </w:t>
      </w:r>
      <w:r w:rsidRPr="00E50060">
        <w:rPr>
          <w:rFonts w:ascii="Times New Roman" w:eastAsia="Arial" w:hAnsi="Times New Roman" w:cs="Times New Roman"/>
          <w:iCs/>
          <w:lang w:eastAsia="en-US"/>
        </w:rPr>
        <w:t>payables</w:t>
      </w:r>
      <w:r w:rsidRPr="006770B6">
        <w:rPr>
          <w:rFonts w:ascii="Times New Roman" w:hAnsi="Times New Roman" w:cs="Times New Roman"/>
        </w:rPr>
        <w:t xml:space="preserve"> as of the dates indicated</w:t>
      </w:r>
      <w:r>
        <w:rPr>
          <w:rFonts w:ascii="Times New Roman" w:hAnsi="Times New Roman" w:cs="Times New Roman" w:hint="eastAsia"/>
        </w:rPr>
        <w:t>.</w:t>
      </w:r>
    </w:p>
    <w:tbl>
      <w:tblPr>
        <w:tblStyle w:val="TableGrid13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943"/>
        <w:gridCol w:w="738"/>
        <w:gridCol w:w="1323"/>
        <w:gridCol w:w="1483"/>
        <w:gridCol w:w="1747"/>
      </w:tblGrid>
      <w:tr w:rsidR="00C21314" w:rsidRPr="00282968" w14:paraId="4D71FBF9" w14:textId="77777777" w:rsidTr="002306B6">
        <w:trPr>
          <w:trHeight w:val="410"/>
        </w:trPr>
        <w:tc>
          <w:tcPr>
            <w:tcW w:w="2793" w:type="dxa"/>
            <w:vAlign w:val="bottom"/>
          </w:tcPr>
          <w:p w14:paraId="20CDB5BD" w14:textId="77777777" w:rsidR="00C21314" w:rsidRPr="00282968" w:rsidRDefault="00C21314" w:rsidP="002306B6">
            <w:pPr>
              <w:spacing w:before="20" w:after="20"/>
              <w:rPr>
                <w:rFonts w:eastAsia="Arial"/>
                <w:iCs/>
                <w:sz w:val="18"/>
                <w:szCs w:val="18"/>
              </w:rPr>
            </w:pPr>
          </w:p>
        </w:tc>
        <w:tc>
          <w:tcPr>
            <w:tcW w:w="4487" w:type="dxa"/>
            <w:gridSpan w:val="4"/>
            <w:vAlign w:val="bottom"/>
          </w:tcPr>
          <w:p w14:paraId="0EC1D7D9" w14:textId="77777777" w:rsidR="00C21314" w:rsidRPr="00282968" w:rsidRDefault="00C21314" w:rsidP="002306B6">
            <w:pPr>
              <w:pBdr>
                <w:bottom w:val="single" w:sz="2" w:space="1" w:color="auto"/>
              </w:pBdr>
              <w:jc w:val="center"/>
              <w:rPr>
                <w:rFonts w:eastAsia="Arial"/>
                <w:b/>
                <w:iCs/>
                <w:sz w:val="18"/>
                <w:szCs w:val="18"/>
              </w:rPr>
            </w:pPr>
            <w:r w:rsidRPr="00282968">
              <w:rPr>
                <w:rFonts w:eastAsia="Arial"/>
                <w:b/>
                <w:iCs/>
                <w:sz w:val="18"/>
                <w:szCs w:val="18"/>
              </w:rPr>
              <w:t>As of December 31,</w:t>
            </w:r>
          </w:p>
        </w:tc>
        <w:tc>
          <w:tcPr>
            <w:tcW w:w="1747" w:type="dxa"/>
            <w:vAlign w:val="bottom"/>
          </w:tcPr>
          <w:p w14:paraId="3D825E8C" w14:textId="77777777" w:rsidR="00C21314" w:rsidRPr="00282968" w:rsidRDefault="00C21314" w:rsidP="002306B6">
            <w:pPr>
              <w:pBdr>
                <w:bottom w:val="single" w:sz="2" w:space="1" w:color="auto"/>
              </w:pBdr>
              <w:jc w:val="center"/>
              <w:rPr>
                <w:rFonts w:eastAsia="Arial"/>
                <w:b/>
                <w:iCs/>
                <w:sz w:val="18"/>
                <w:szCs w:val="18"/>
              </w:rPr>
            </w:pPr>
            <w:r w:rsidRPr="00282968">
              <w:rPr>
                <w:rFonts w:eastAsia="Arial"/>
                <w:b/>
                <w:iCs/>
                <w:sz w:val="18"/>
                <w:szCs w:val="18"/>
              </w:rPr>
              <w:t xml:space="preserve">As of March 31, </w:t>
            </w:r>
          </w:p>
        </w:tc>
      </w:tr>
      <w:tr w:rsidR="00C21314" w:rsidRPr="00282968" w14:paraId="6705B65A" w14:textId="77777777" w:rsidTr="002306B6">
        <w:trPr>
          <w:trHeight w:val="309"/>
        </w:trPr>
        <w:tc>
          <w:tcPr>
            <w:tcW w:w="2793" w:type="dxa"/>
            <w:vAlign w:val="bottom"/>
          </w:tcPr>
          <w:p w14:paraId="28DC5481" w14:textId="77777777" w:rsidR="00C21314" w:rsidRPr="00282968" w:rsidRDefault="00C21314" w:rsidP="002306B6">
            <w:pPr>
              <w:spacing w:before="20" w:after="20"/>
              <w:rPr>
                <w:rFonts w:eastAsia="Arial"/>
                <w:iCs/>
                <w:sz w:val="18"/>
                <w:szCs w:val="18"/>
              </w:rPr>
            </w:pPr>
          </w:p>
        </w:tc>
        <w:tc>
          <w:tcPr>
            <w:tcW w:w="1681" w:type="dxa"/>
            <w:gridSpan w:val="2"/>
            <w:vAlign w:val="bottom"/>
          </w:tcPr>
          <w:p w14:paraId="27A2928F"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3</w:t>
            </w:r>
          </w:p>
        </w:tc>
        <w:tc>
          <w:tcPr>
            <w:tcW w:w="1323" w:type="dxa"/>
            <w:vAlign w:val="bottom"/>
          </w:tcPr>
          <w:p w14:paraId="22DD4C8C"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4</w:t>
            </w:r>
          </w:p>
        </w:tc>
        <w:tc>
          <w:tcPr>
            <w:tcW w:w="1483" w:type="dxa"/>
            <w:vAlign w:val="bottom"/>
          </w:tcPr>
          <w:p w14:paraId="1ECE4D1C" w14:textId="77777777" w:rsidR="00C21314" w:rsidRPr="00282968" w:rsidRDefault="00C21314" w:rsidP="002306B6">
            <w:pPr>
              <w:pBdr>
                <w:bottom w:val="single" w:sz="2" w:space="1" w:color="auto"/>
              </w:pBdr>
              <w:jc w:val="center"/>
              <w:rPr>
                <w:rFonts w:eastAsiaTheme="minorEastAsia"/>
                <w:b/>
                <w:iCs/>
                <w:sz w:val="18"/>
                <w:szCs w:val="18"/>
                <w:lang w:eastAsia="zh-CN"/>
              </w:rPr>
            </w:pPr>
            <w:r w:rsidRPr="00282968">
              <w:rPr>
                <w:rFonts w:eastAsia="Arial"/>
                <w:b/>
                <w:iCs/>
                <w:sz w:val="18"/>
                <w:szCs w:val="18"/>
              </w:rPr>
              <w:t>202</w:t>
            </w:r>
            <w:r>
              <w:rPr>
                <w:rFonts w:eastAsiaTheme="minorEastAsia" w:hint="eastAsia"/>
                <w:b/>
                <w:iCs/>
                <w:sz w:val="18"/>
                <w:szCs w:val="18"/>
                <w:lang w:eastAsia="zh-CN"/>
              </w:rPr>
              <w:t>5</w:t>
            </w:r>
          </w:p>
        </w:tc>
        <w:tc>
          <w:tcPr>
            <w:tcW w:w="1747" w:type="dxa"/>
            <w:vAlign w:val="bottom"/>
          </w:tcPr>
          <w:p w14:paraId="6B70F220" w14:textId="77777777" w:rsidR="00C21314" w:rsidRPr="00282968" w:rsidRDefault="00C21314" w:rsidP="002306B6">
            <w:pPr>
              <w:pBdr>
                <w:bottom w:val="single" w:sz="2" w:space="1" w:color="auto"/>
              </w:pBdr>
              <w:jc w:val="center"/>
              <w:rPr>
                <w:rFonts w:eastAsiaTheme="minorEastAsia"/>
                <w:b/>
                <w:iCs/>
                <w:sz w:val="18"/>
                <w:szCs w:val="18"/>
                <w:lang w:eastAsia="zh-CN"/>
              </w:rPr>
            </w:pPr>
            <w:r>
              <w:rPr>
                <w:rFonts w:eastAsiaTheme="minorEastAsia" w:hint="eastAsia"/>
                <w:b/>
                <w:iCs/>
                <w:sz w:val="18"/>
                <w:szCs w:val="18"/>
                <w:lang w:eastAsia="zh-CN"/>
              </w:rPr>
              <w:t>2026</w:t>
            </w:r>
          </w:p>
        </w:tc>
      </w:tr>
      <w:tr w:rsidR="00C21314" w:rsidRPr="00282968" w14:paraId="10B66DF2" w14:textId="77777777" w:rsidTr="002306B6">
        <w:trPr>
          <w:trHeight w:val="227"/>
        </w:trPr>
        <w:tc>
          <w:tcPr>
            <w:tcW w:w="2793" w:type="dxa"/>
            <w:vAlign w:val="bottom"/>
          </w:tcPr>
          <w:p w14:paraId="613176EE" w14:textId="77777777" w:rsidR="00C21314" w:rsidRPr="00282968" w:rsidRDefault="00C21314" w:rsidP="002306B6">
            <w:pPr>
              <w:tabs>
                <w:tab w:val="right" w:leader="dot" w:pos="2805"/>
              </w:tabs>
              <w:spacing w:before="20" w:after="20"/>
              <w:rPr>
                <w:rFonts w:eastAsia="Arial"/>
                <w:iCs/>
                <w:sz w:val="18"/>
                <w:szCs w:val="18"/>
              </w:rPr>
            </w:pPr>
          </w:p>
        </w:tc>
        <w:tc>
          <w:tcPr>
            <w:tcW w:w="6234" w:type="dxa"/>
            <w:gridSpan w:val="5"/>
          </w:tcPr>
          <w:p w14:paraId="41AC794E" w14:textId="77777777" w:rsidR="00C21314" w:rsidRPr="00282968" w:rsidRDefault="00C21314" w:rsidP="002306B6">
            <w:pPr>
              <w:tabs>
                <w:tab w:val="decimal" w:pos="890"/>
              </w:tabs>
              <w:spacing w:before="20" w:after="20"/>
              <w:jc w:val="center"/>
              <w:rPr>
                <w:rFonts w:eastAsia="Arial"/>
                <w:i/>
                <w:sz w:val="18"/>
                <w:szCs w:val="18"/>
              </w:rPr>
            </w:pPr>
            <w:r w:rsidRPr="00282968">
              <w:rPr>
                <w:rFonts w:eastAsia="Arial"/>
                <w:i/>
                <w:sz w:val="18"/>
                <w:szCs w:val="18"/>
              </w:rPr>
              <w:t>(RMB in thousands)</w:t>
            </w:r>
          </w:p>
        </w:tc>
      </w:tr>
      <w:tr w:rsidR="00C21314" w:rsidRPr="00282968" w14:paraId="659222C8" w14:textId="77777777" w:rsidTr="002306B6">
        <w:trPr>
          <w:trHeight w:val="227"/>
        </w:trPr>
        <w:tc>
          <w:tcPr>
            <w:tcW w:w="2793" w:type="dxa"/>
            <w:vAlign w:val="bottom"/>
          </w:tcPr>
          <w:p w14:paraId="41A490C4" w14:textId="77777777" w:rsidR="00C21314" w:rsidRPr="00282968" w:rsidRDefault="00C21314" w:rsidP="002306B6">
            <w:pPr>
              <w:tabs>
                <w:tab w:val="right" w:leader="dot" w:pos="2805"/>
              </w:tabs>
              <w:spacing w:before="20" w:after="20"/>
              <w:rPr>
                <w:rFonts w:eastAsia="Arial"/>
                <w:iCs/>
                <w:sz w:val="18"/>
                <w:szCs w:val="18"/>
              </w:rPr>
            </w:pPr>
          </w:p>
        </w:tc>
        <w:tc>
          <w:tcPr>
            <w:tcW w:w="943" w:type="dxa"/>
          </w:tcPr>
          <w:p w14:paraId="61527D5A" w14:textId="77777777" w:rsidR="00C21314" w:rsidRPr="00282968" w:rsidRDefault="00C21314" w:rsidP="002306B6">
            <w:pPr>
              <w:tabs>
                <w:tab w:val="decimal" w:pos="890"/>
              </w:tabs>
              <w:spacing w:before="20" w:after="20"/>
              <w:jc w:val="right"/>
              <w:rPr>
                <w:rFonts w:eastAsia="Arial"/>
                <w:iCs/>
                <w:sz w:val="18"/>
                <w:szCs w:val="18"/>
              </w:rPr>
            </w:pPr>
          </w:p>
        </w:tc>
        <w:tc>
          <w:tcPr>
            <w:tcW w:w="738" w:type="dxa"/>
          </w:tcPr>
          <w:p w14:paraId="349FD0D8" w14:textId="77777777" w:rsidR="00C21314" w:rsidRPr="00282968" w:rsidRDefault="00C21314" w:rsidP="002306B6">
            <w:pPr>
              <w:tabs>
                <w:tab w:val="decimal" w:pos="890"/>
              </w:tabs>
              <w:spacing w:before="20" w:after="20"/>
              <w:jc w:val="right"/>
              <w:rPr>
                <w:rFonts w:eastAsia="Arial"/>
                <w:iCs/>
                <w:sz w:val="18"/>
                <w:szCs w:val="18"/>
              </w:rPr>
            </w:pPr>
          </w:p>
        </w:tc>
        <w:tc>
          <w:tcPr>
            <w:tcW w:w="1323" w:type="dxa"/>
          </w:tcPr>
          <w:p w14:paraId="721BBE90" w14:textId="77777777" w:rsidR="00C21314" w:rsidRPr="00282968" w:rsidRDefault="00C21314" w:rsidP="002306B6">
            <w:pPr>
              <w:tabs>
                <w:tab w:val="decimal" w:pos="890"/>
              </w:tabs>
              <w:spacing w:before="20" w:after="20"/>
              <w:jc w:val="right"/>
              <w:rPr>
                <w:rFonts w:eastAsia="Arial"/>
                <w:iCs/>
                <w:sz w:val="18"/>
                <w:szCs w:val="18"/>
              </w:rPr>
            </w:pPr>
          </w:p>
        </w:tc>
        <w:tc>
          <w:tcPr>
            <w:tcW w:w="1483" w:type="dxa"/>
          </w:tcPr>
          <w:p w14:paraId="2D6AA12F" w14:textId="77777777" w:rsidR="00C21314" w:rsidRPr="00282968" w:rsidRDefault="00C21314" w:rsidP="002306B6">
            <w:pPr>
              <w:tabs>
                <w:tab w:val="decimal" w:pos="890"/>
              </w:tabs>
              <w:spacing w:before="20" w:after="20"/>
              <w:jc w:val="right"/>
              <w:rPr>
                <w:rFonts w:eastAsia="Arial"/>
                <w:iCs/>
                <w:sz w:val="18"/>
                <w:szCs w:val="18"/>
              </w:rPr>
            </w:pPr>
          </w:p>
        </w:tc>
        <w:tc>
          <w:tcPr>
            <w:tcW w:w="1747" w:type="dxa"/>
          </w:tcPr>
          <w:p w14:paraId="6EB6601D" w14:textId="77777777" w:rsidR="00C21314" w:rsidRPr="00282968" w:rsidRDefault="00C21314" w:rsidP="002306B6">
            <w:pPr>
              <w:tabs>
                <w:tab w:val="decimal" w:pos="890"/>
              </w:tabs>
              <w:spacing w:before="20" w:after="20"/>
              <w:jc w:val="center"/>
              <w:rPr>
                <w:rFonts w:eastAsia="Arial"/>
                <w:iCs/>
                <w:sz w:val="18"/>
                <w:szCs w:val="18"/>
              </w:rPr>
            </w:pPr>
            <w:r w:rsidRPr="00282968">
              <w:rPr>
                <w:rFonts w:eastAsia="Arial"/>
                <w:i/>
                <w:sz w:val="18"/>
                <w:szCs w:val="18"/>
              </w:rPr>
              <w:t>(</w:t>
            </w:r>
            <w:r>
              <w:rPr>
                <w:rFonts w:eastAsiaTheme="minorEastAsia" w:hint="eastAsia"/>
                <w:i/>
                <w:sz w:val="18"/>
                <w:szCs w:val="18"/>
                <w:lang w:eastAsia="zh-CN"/>
              </w:rPr>
              <w:t>unaudited</w:t>
            </w:r>
            <w:r w:rsidRPr="00282968">
              <w:rPr>
                <w:rFonts w:eastAsia="Arial"/>
                <w:i/>
                <w:sz w:val="18"/>
                <w:szCs w:val="18"/>
              </w:rPr>
              <w:t>)</w:t>
            </w:r>
          </w:p>
        </w:tc>
      </w:tr>
      <w:tr w:rsidR="00C21314" w:rsidRPr="00282968" w14:paraId="2D71BB43" w14:textId="77777777" w:rsidTr="002306B6">
        <w:trPr>
          <w:trHeight w:val="227"/>
        </w:trPr>
        <w:tc>
          <w:tcPr>
            <w:tcW w:w="2793" w:type="dxa"/>
            <w:vAlign w:val="bottom"/>
          </w:tcPr>
          <w:p w14:paraId="324D4260" w14:textId="77777777" w:rsidR="00C21314" w:rsidRPr="00282968" w:rsidRDefault="00C21314" w:rsidP="002306B6">
            <w:pPr>
              <w:tabs>
                <w:tab w:val="right" w:leader="dot" w:pos="2805"/>
              </w:tabs>
              <w:spacing w:before="20" w:after="20"/>
              <w:rPr>
                <w:rFonts w:eastAsia="Arial"/>
                <w:iCs/>
                <w:sz w:val="18"/>
                <w:szCs w:val="18"/>
              </w:rPr>
            </w:pPr>
          </w:p>
        </w:tc>
        <w:tc>
          <w:tcPr>
            <w:tcW w:w="1681" w:type="dxa"/>
            <w:gridSpan w:val="2"/>
            <w:vAlign w:val="bottom"/>
          </w:tcPr>
          <w:p w14:paraId="58F8300B" w14:textId="77777777" w:rsidR="00C21314" w:rsidRPr="00282968" w:rsidRDefault="00C21314" w:rsidP="002306B6">
            <w:pPr>
              <w:tabs>
                <w:tab w:val="decimal" w:pos="890"/>
              </w:tabs>
              <w:spacing w:before="20" w:after="20"/>
              <w:jc w:val="right"/>
              <w:rPr>
                <w:iCs/>
                <w:color w:val="000000"/>
                <w:sz w:val="18"/>
                <w:szCs w:val="18"/>
                <w:lang w:val="en-GB"/>
              </w:rPr>
            </w:pPr>
          </w:p>
        </w:tc>
        <w:tc>
          <w:tcPr>
            <w:tcW w:w="1323" w:type="dxa"/>
            <w:vAlign w:val="bottom"/>
          </w:tcPr>
          <w:p w14:paraId="445807AA" w14:textId="77777777" w:rsidR="00C21314" w:rsidRPr="00282968" w:rsidRDefault="00C21314" w:rsidP="002306B6">
            <w:pPr>
              <w:tabs>
                <w:tab w:val="decimal" w:pos="890"/>
              </w:tabs>
              <w:spacing w:before="20" w:after="20"/>
              <w:jc w:val="right"/>
              <w:rPr>
                <w:iCs/>
                <w:color w:val="000000"/>
                <w:sz w:val="18"/>
                <w:szCs w:val="18"/>
                <w:lang w:val="en-GB"/>
              </w:rPr>
            </w:pPr>
          </w:p>
        </w:tc>
        <w:tc>
          <w:tcPr>
            <w:tcW w:w="1483" w:type="dxa"/>
          </w:tcPr>
          <w:p w14:paraId="002ACD4B" w14:textId="77777777" w:rsidR="00C21314" w:rsidRPr="00282968" w:rsidRDefault="00C21314" w:rsidP="002306B6">
            <w:pPr>
              <w:tabs>
                <w:tab w:val="decimal" w:pos="890"/>
              </w:tabs>
              <w:spacing w:before="20" w:after="20"/>
              <w:jc w:val="right"/>
              <w:rPr>
                <w:rFonts w:eastAsia="Arial"/>
                <w:iCs/>
                <w:sz w:val="18"/>
                <w:szCs w:val="18"/>
              </w:rPr>
            </w:pPr>
          </w:p>
        </w:tc>
        <w:tc>
          <w:tcPr>
            <w:tcW w:w="1747" w:type="dxa"/>
            <w:vAlign w:val="bottom"/>
          </w:tcPr>
          <w:p w14:paraId="05126322" w14:textId="77777777" w:rsidR="00C21314" w:rsidRPr="00282968" w:rsidRDefault="00C21314" w:rsidP="002306B6">
            <w:pPr>
              <w:tabs>
                <w:tab w:val="decimal" w:pos="890"/>
              </w:tabs>
              <w:spacing w:before="20" w:after="20"/>
              <w:jc w:val="right"/>
              <w:rPr>
                <w:iCs/>
                <w:color w:val="000000"/>
                <w:sz w:val="18"/>
                <w:szCs w:val="18"/>
                <w:lang w:val="en-GB"/>
              </w:rPr>
            </w:pPr>
          </w:p>
        </w:tc>
      </w:tr>
      <w:tr w:rsidR="00C21314" w:rsidRPr="00E82C8D" w14:paraId="0FFB7F3E" w14:textId="77777777" w:rsidTr="002306B6">
        <w:trPr>
          <w:trHeight w:val="227"/>
        </w:trPr>
        <w:tc>
          <w:tcPr>
            <w:tcW w:w="2793" w:type="dxa"/>
          </w:tcPr>
          <w:p w14:paraId="54782739" w14:textId="4907DC8D" w:rsidR="00C21314" w:rsidRPr="006770B6" w:rsidRDefault="00C21314" w:rsidP="002306B6">
            <w:pPr>
              <w:tabs>
                <w:tab w:val="right" w:leader="dot" w:pos="2805"/>
              </w:tabs>
              <w:snapToGrid w:val="0"/>
              <w:spacing w:before="20" w:after="20"/>
              <w:contextualSpacing/>
              <w:rPr>
                <w:rFonts w:eastAsiaTheme="minorEastAsia"/>
                <w:iCs/>
                <w:sz w:val="18"/>
                <w:szCs w:val="18"/>
                <w:lang w:eastAsia="zh-CN"/>
              </w:rPr>
            </w:pPr>
            <w:r w:rsidRPr="00F942A2">
              <w:rPr>
                <w:iCs/>
                <w:color w:val="000000"/>
                <w:sz w:val="18"/>
                <w:szCs w:val="18"/>
                <w:lang w:val="en-GB"/>
              </w:rPr>
              <w:t>0 - 90 days</w:t>
            </w:r>
            <w:r w:rsidRPr="00282968">
              <w:rPr>
                <w:rFonts w:eastAsia="Arial"/>
                <w:iCs/>
                <w:sz w:val="18"/>
                <w:szCs w:val="18"/>
              </w:rPr>
              <w:tab/>
            </w:r>
          </w:p>
        </w:tc>
        <w:tc>
          <w:tcPr>
            <w:tcW w:w="1681" w:type="dxa"/>
            <w:gridSpan w:val="2"/>
            <w:vAlign w:val="center"/>
          </w:tcPr>
          <w:p w14:paraId="20859A90" w14:textId="77777777" w:rsidR="00C21314" w:rsidRPr="00F942A2" w:rsidRDefault="00C21314" w:rsidP="002306B6">
            <w:pPr>
              <w:pBdr>
                <w:bottom w:val="single" w:sz="4" w:space="1" w:color="auto"/>
              </w:pBdr>
              <w:tabs>
                <w:tab w:val="decimal" w:pos="890"/>
              </w:tabs>
              <w:spacing w:before="20" w:after="20"/>
              <w:jc w:val="right"/>
              <w:rPr>
                <w:iCs/>
                <w:color w:val="000000"/>
                <w:sz w:val="18"/>
                <w:szCs w:val="18"/>
                <w:lang w:val="en-GB"/>
              </w:rPr>
            </w:pPr>
            <w:r w:rsidRPr="00F942A2">
              <w:rPr>
                <w:iCs/>
                <w:color w:val="000000"/>
                <w:sz w:val="18"/>
                <w:szCs w:val="18"/>
                <w:lang w:val="en-GB"/>
              </w:rPr>
              <w:t>—</w:t>
            </w:r>
          </w:p>
        </w:tc>
        <w:tc>
          <w:tcPr>
            <w:tcW w:w="1323" w:type="dxa"/>
            <w:vAlign w:val="center"/>
          </w:tcPr>
          <w:p w14:paraId="40874C85" w14:textId="7B838EE5" w:rsidR="00C21314" w:rsidRPr="00C21314" w:rsidRDefault="00C21314" w:rsidP="002306B6">
            <w:pPr>
              <w:pBdr>
                <w:bottom w:val="single" w:sz="4" w:space="1" w:color="auto"/>
              </w:pBdr>
              <w:tabs>
                <w:tab w:val="decimal" w:pos="890"/>
              </w:tabs>
              <w:spacing w:before="20" w:after="20"/>
              <w:jc w:val="right"/>
              <w:rPr>
                <w:rFonts w:eastAsiaTheme="minorEastAsia"/>
                <w:iCs/>
                <w:color w:val="000000"/>
                <w:sz w:val="18"/>
                <w:szCs w:val="18"/>
                <w:lang w:val="en-GB" w:eastAsia="zh-CN"/>
              </w:rPr>
            </w:pPr>
            <w:r>
              <w:rPr>
                <w:rFonts w:eastAsiaTheme="minorEastAsia" w:hint="eastAsia"/>
                <w:iCs/>
                <w:color w:val="000000"/>
                <w:sz w:val="18"/>
                <w:szCs w:val="18"/>
                <w:lang w:val="en-GB" w:eastAsia="zh-CN"/>
              </w:rPr>
              <w:t>800</w:t>
            </w:r>
          </w:p>
        </w:tc>
        <w:tc>
          <w:tcPr>
            <w:tcW w:w="1483" w:type="dxa"/>
            <w:vAlign w:val="center"/>
          </w:tcPr>
          <w:p w14:paraId="218F6BBA" w14:textId="56EF73C8" w:rsidR="00C21314" w:rsidRPr="00C21314" w:rsidRDefault="00C21314" w:rsidP="002306B6">
            <w:pPr>
              <w:pBdr>
                <w:bottom w:val="single" w:sz="4" w:space="1" w:color="auto"/>
              </w:pBdr>
              <w:tabs>
                <w:tab w:val="decimal" w:pos="890"/>
              </w:tabs>
              <w:snapToGrid w:val="0"/>
              <w:spacing w:before="20" w:after="20"/>
              <w:contextualSpacing/>
              <w:jc w:val="right"/>
              <w:rPr>
                <w:rFonts w:eastAsiaTheme="minorEastAsia"/>
                <w:iCs/>
                <w:color w:val="000000"/>
                <w:sz w:val="18"/>
                <w:szCs w:val="18"/>
                <w:lang w:val="en-GB" w:eastAsia="zh-CN"/>
              </w:rPr>
            </w:pPr>
            <w:r>
              <w:rPr>
                <w:rFonts w:eastAsiaTheme="minorEastAsia" w:hint="eastAsia"/>
                <w:iCs/>
                <w:color w:val="000000"/>
                <w:sz w:val="18"/>
                <w:szCs w:val="18"/>
                <w:lang w:val="en-GB" w:eastAsia="zh-CN"/>
              </w:rPr>
              <w:t>8,761</w:t>
            </w:r>
          </w:p>
        </w:tc>
        <w:tc>
          <w:tcPr>
            <w:tcW w:w="1747" w:type="dxa"/>
          </w:tcPr>
          <w:p w14:paraId="16247725" w14:textId="77777777" w:rsidR="00C21314" w:rsidRPr="00E82C8D" w:rsidRDefault="00C21314" w:rsidP="002306B6">
            <w:pPr>
              <w:pBdr>
                <w:bottom w:val="single" w:sz="4" w:space="1" w:color="auto"/>
              </w:pBdr>
              <w:tabs>
                <w:tab w:val="decimal" w:pos="890"/>
              </w:tabs>
              <w:snapToGrid w:val="0"/>
              <w:spacing w:before="20" w:after="20"/>
              <w:contextualSpacing/>
              <w:jc w:val="right"/>
              <w:rPr>
                <w:iCs/>
                <w:color w:val="000000"/>
                <w:sz w:val="18"/>
                <w:szCs w:val="32"/>
                <w:lang w:val="en-GB"/>
              </w:rPr>
            </w:pPr>
            <w:r w:rsidRPr="00AA3EEF">
              <w:rPr>
                <w:iCs/>
                <w:color w:val="000000"/>
                <w:sz w:val="18"/>
                <w:szCs w:val="18"/>
                <w:lang w:val="en-GB"/>
              </w:rPr>
              <w:t>[●]</w:t>
            </w:r>
          </w:p>
        </w:tc>
      </w:tr>
      <w:tr w:rsidR="00C21314" w:rsidRPr="006770B6" w14:paraId="4C492B3C" w14:textId="77777777" w:rsidTr="002306B6">
        <w:trPr>
          <w:trHeight w:val="227"/>
        </w:trPr>
        <w:tc>
          <w:tcPr>
            <w:tcW w:w="2793" w:type="dxa"/>
            <w:vAlign w:val="bottom"/>
          </w:tcPr>
          <w:p w14:paraId="3E4D14DC" w14:textId="77777777" w:rsidR="00C21314" w:rsidRPr="00282968" w:rsidRDefault="00C21314" w:rsidP="00C21314">
            <w:pPr>
              <w:tabs>
                <w:tab w:val="right" w:leader="dot" w:pos="2805"/>
              </w:tabs>
              <w:spacing w:before="20" w:after="20"/>
              <w:rPr>
                <w:rFonts w:eastAsia="Arial"/>
                <w:b/>
                <w:bCs/>
                <w:iCs/>
                <w:sz w:val="18"/>
                <w:szCs w:val="18"/>
              </w:rPr>
            </w:pPr>
            <w:r w:rsidRPr="00282968">
              <w:rPr>
                <w:rFonts w:eastAsia="Arial"/>
                <w:b/>
                <w:bCs/>
                <w:iCs/>
                <w:sz w:val="18"/>
                <w:szCs w:val="18"/>
              </w:rPr>
              <w:t>Total</w:t>
            </w:r>
            <w:r w:rsidRPr="00282968">
              <w:rPr>
                <w:rFonts w:eastAsia="Arial"/>
                <w:b/>
                <w:bCs/>
                <w:iCs/>
                <w:sz w:val="18"/>
                <w:szCs w:val="18"/>
              </w:rPr>
              <w:tab/>
            </w:r>
          </w:p>
        </w:tc>
        <w:tc>
          <w:tcPr>
            <w:tcW w:w="1681" w:type="dxa"/>
            <w:gridSpan w:val="2"/>
            <w:vAlign w:val="center"/>
          </w:tcPr>
          <w:p w14:paraId="2E2623A0" w14:textId="77777777" w:rsidR="00C21314" w:rsidRPr="00F942A2" w:rsidRDefault="00C21314" w:rsidP="00C21314">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c>
          <w:tcPr>
            <w:tcW w:w="1323" w:type="dxa"/>
            <w:vAlign w:val="center"/>
          </w:tcPr>
          <w:p w14:paraId="08317397" w14:textId="699D43BF" w:rsidR="00C21314" w:rsidRPr="00C21314" w:rsidRDefault="00C21314" w:rsidP="00C21314">
            <w:pPr>
              <w:pBdr>
                <w:bottom w:val="double" w:sz="4" w:space="1" w:color="auto"/>
              </w:pBdr>
              <w:tabs>
                <w:tab w:val="decimal" w:pos="890"/>
              </w:tabs>
              <w:spacing w:before="20" w:after="20"/>
              <w:jc w:val="right"/>
              <w:rPr>
                <w:b/>
                <w:bCs/>
                <w:iCs/>
                <w:color w:val="000000"/>
                <w:sz w:val="18"/>
                <w:szCs w:val="18"/>
                <w:lang w:val="en-GB"/>
              </w:rPr>
            </w:pPr>
            <w:r w:rsidRPr="00C21314">
              <w:rPr>
                <w:rFonts w:eastAsiaTheme="minorEastAsia" w:hint="eastAsia"/>
                <w:b/>
                <w:bCs/>
                <w:iCs/>
                <w:color w:val="000000"/>
                <w:sz w:val="18"/>
                <w:szCs w:val="18"/>
                <w:lang w:val="en-GB" w:eastAsia="zh-CN"/>
              </w:rPr>
              <w:t>800</w:t>
            </w:r>
          </w:p>
        </w:tc>
        <w:tc>
          <w:tcPr>
            <w:tcW w:w="1483" w:type="dxa"/>
            <w:vAlign w:val="center"/>
          </w:tcPr>
          <w:p w14:paraId="6C2C1FC0" w14:textId="26A82040" w:rsidR="00C21314" w:rsidRPr="00C21314" w:rsidRDefault="00C21314" w:rsidP="00C21314">
            <w:pPr>
              <w:pBdr>
                <w:bottom w:val="double" w:sz="4" w:space="1" w:color="auto"/>
              </w:pBdr>
              <w:tabs>
                <w:tab w:val="decimal" w:pos="890"/>
              </w:tabs>
              <w:spacing w:before="20" w:after="20"/>
              <w:jc w:val="right"/>
              <w:rPr>
                <w:b/>
                <w:bCs/>
                <w:iCs/>
                <w:color w:val="000000"/>
                <w:sz w:val="18"/>
                <w:szCs w:val="18"/>
                <w:lang w:val="en-GB"/>
              </w:rPr>
            </w:pPr>
            <w:r w:rsidRPr="00C21314">
              <w:rPr>
                <w:rFonts w:eastAsiaTheme="minorEastAsia" w:hint="eastAsia"/>
                <w:b/>
                <w:bCs/>
                <w:iCs/>
                <w:color w:val="000000"/>
                <w:sz w:val="18"/>
                <w:szCs w:val="18"/>
                <w:lang w:val="en-GB" w:eastAsia="zh-CN"/>
              </w:rPr>
              <w:t>8,761</w:t>
            </w:r>
          </w:p>
        </w:tc>
        <w:tc>
          <w:tcPr>
            <w:tcW w:w="1747" w:type="dxa"/>
            <w:vAlign w:val="bottom"/>
          </w:tcPr>
          <w:p w14:paraId="73CAF5EB" w14:textId="77777777" w:rsidR="00C21314" w:rsidRPr="00F942A2" w:rsidRDefault="00C21314" w:rsidP="00C21314">
            <w:pPr>
              <w:pBdr>
                <w:bottom w:val="double" w:sz="4" w:space="1" w:color="auto"/>
              </w:pBdr>
              <w:tabs>
                <w:tab w:val="decimal" w:pos="890"/>
              </w:tabs>
              <w:spacing w:before="20" w:after="20"/>
              <w:jc w:val="right"/>
              <w:rPr>
                <w:b/>
                <w:bCs/>
                <w:iCs/>
                <w:color w:val="000000"/>
                <w:sz w:val="18"/>
                <w:szCs w:val="18"/>
                <w:lang w:val="en-GB"/>
              </w:rPr>
            </w:pPr>
            <w:r w:rsidRPr="00F942A2">
              <w:rPr>
                <w:b/>
                <w:bCs/>
                <w:iCs/>
                <w:color w:val="000000"/>
                <w:sz w:val="18"/>
                <w:szCs w:val="18"/>
                <w:lang w:val="en-GB"/>
              </w:rPr>
              <w:t>[●]</w:t>
            </w:r>
          </w:p>
        </w:tc>
      </w:tr>
    </w:tbl>
    <w:p w14:paraId="2E0C882C" w14:textId="20A018A3" w:rsidR="00C21314" w:rsidRPr="006770B6" w:rsidRDefault="00C21314" w:rsidP="00C21314">
      <w:pPr>
        <w:snapToGrid w:val="0"/>
        <w:spacing w:after="240" w:line="240" w:lineRule="auto"/>
        <w:ind w:firstLine="720"/>
        <w:jc w:val="both"/>
        <w:rPr>
          <w:rFonts w:ascii="Times New Roman" w:hAnsi="Times New Roman" w:cs="Times New Roman"/>
        </w:rPr>
      </w:pPr>
      <w:r>
        <w:rPr>
          <w:rFonts w:ascii="Times New Roman" w:hAnsi="Times New Roman" w:cs="Times New Roman" w:hint="eastAsia"/>
        </w:rPr>
        <w:t>T</w:t>
      </w:r>
      <w:r w:rsidRPr="006770B6">
        <w:rPr>
          <w:rFonts w:ascii="Times New Roman" w:hAnsi="Times New Roman" w:cs="Times New Roman"/>
        </w:rPr>
        <w:t xml:space="preserve">he following table sets forth our </w:t>
      </w:r>
      <w:r w:rsidRPr="00F942A2">
        <w:rPr>
          <w:rFonts w:ascii="Times New Roman" w:eastAsia="Arial" w:hAnsi="Times New Roman" w:cs="Times New Roman"/>
          <w:lang w:val="en-GB" w:eastAsia="en-US"/>
        </w:rPr>
        <w:t xml:space="preserve">trade </w:t>
      </w:r>
      <w:r w:rsidRPr="00E50060">
        <w:rPr>
          <w:rFonts w:ascii="Times New Roman" w:eastAsia="Arial" w:hAnsi="Times New Roman" w:cs="Times New Roman"/>
          <w:iCs/>
          <w:lang w:eastAsia="en-US"/>
        </w:rPr>
        <w:t>payables</w:t>
      </w:r>
      <w:r w:rsidRPr="006770B6">
        <w:rPr>
          <w:rFonts w:ascii="Times New Roman" w:hAnsi="Times New Roman" w:cs="Times New Roman"/>
        </w:rPr>
        <w:t xml:space="preserve"> turnover days for the periods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78"/>
        <w:gridCol w:w="1240"/>
        <w:gridCol w:w="99"/>
        <w:gridCol w:w="1338"/>
        <w:gridCol w:w="1340"/>
        <w:gridCol w:w="1332"/>
      </w:tblGrid>
      <w:tr w:rsidR="00C21314" w:rsidRPr="006770B6" w14:paraId="39219B1E" w14:textId="77777777" w:rsidTr="002306B6">
        <w:trPr>
          <w:trHeight w:val="410"/>
        </w:trPr>
        <w:tc>
          <w:tcPr>
            <w:tcW w:w="2037" w:type="pct"/>
            <w:vAlign w:val="bottom"/>
          </w:tcPr>
          <w:p w14:paraId="31D0BEA0" w14:textId="77777777" w:rsidR="00C21314" w:rsidRPr="006770B6" w:rsidRDefault="00C21314" w:rsidP="002306B6">
            <w:pPr>
              <w:spacing w:before="20" w:after="20"/>
              <w:rPr>
                <w:rFonts w:eastAsia="Arial"/>
                <w:sz w:val="18"/>
                <w:szCs w:val="18"/>
              </w:rPr>
            </w:pPr>
          </w:p>
        </w:tc>
        <w:tc>
          <w:tcPr>
            <w:tcW w:w="2225" w:type="pct"/>
            <w:gridSpan w:val="4"/>
            <w:vAlign w:val="bottom"/>
          </w:tcPr>
          <w:p w14:paraId="302DD445" w14:textId="77777777" w:rsidR="00C21314" w:rsidRPr="006770B6" w:rsidRDefault="00C21314" w:rsidP="002306B6">
            <w:pPr>
              <w:pBdr>
                <w:bottom w:val="single" w:sz="2" w:space="1" w:color="auto"/>
              </w:pBdr>
              <w:jc w:val="center"/>
              <w:rPr>
                <w:rFonts w:eastAsia="Arial"/>
                <w:b/>
                <w:sz w:val="18"/>
                <w:szCs w:val="18"/>
              </w:rPr>
            </w:pPr>
            <w:r w:rsidRPr="006770B6">
              <w:rPr>
                <w:rFonts w:eastAsia="Arial"/>
                <w:b/>
                <w:sz w:val="18"/>
                <w:szCs w:val="18"/>
              </w:rPr>
              <w:t>Year ended December 31,</w:t>
            </w:r>
          </w:p>
        </w:tc>
        <w:tc>
          <w:tcPr>
            <w:tcW w:w="738" w:type="pct"/>
            <w:vAlign w:val="bottom"/>
          </w:tcPr>
          <w:p w14:paraId="6935343B" w14:textId="77777777" w:rsidR="00C21314" w:rsidRPr="006770B6" w:rsidRDefault="00C21314" w:rsidP="002306B6">
            <w:pPr>
              <w:pBdr>
                <w:bottom w:val="single" w:sz="2" w:space="1" w:color="auto"/>
              </w:pBdr>
              <w:jc w:val="center"/>
              <w:rPr>
                <w:rFonts w:eastAsiaTheme="minorEastAsia"/>
                <w:b/>
                <w:sz w:val="18"/>
                <w:szCs w:val="18"/>
                <w:lang w:eastAsia="zh-CN"/>
              </w:rPr>
            </w:pPr>
            <w:r w:rsidRPr="006770B6">
              <w:rPr>
                <w:rFonts w:eastAsia="Arial"/>
                <w:b/>
                <w:sz w:val="18"/>
                <w:szCs w:val="18"/>
              </w:rPr>
              <w:t xml:space="preserve">Three months ended March 31, </w:t>
            </w:r>
          </w:p>
        </w:tc>
      </w:tr>
      <w:tr w:rsidR="00C21314" w:rsidRPr="006770B6" w14:paraId="5F141F21" w14:textId="77777777" w:rsidTr="002306B6">
        <w:trPr>
          <w:trHeight w:val="309"/>
        </w:trPr>
        <w:tc>
          <w:tcPr>
            <w:tcW w:w="2037" w:type="pct"/>
            <w:vAlign w:val="bottom"/>
          </w:tcPr>
          <w:p w14:paraId="5948A603" w14:textId="77777777" w:rsidR="00C21314" w:rsidRPr="006770B6" w:rsidRDefault="00C21314" w:rsidP="002306B6">
            <w:pPr>
              <w:spacing w:before="20" w:after="20"/>
              <w:rPr>
                <w:rFonts w:eastAsia="Arial"/>
                <w:sz w:val="18"/>
                <w:szCs w:val="18"/>
              </w:rPr>
            </w:pPr>
          </w:p>
        </w:tc>
        <w:tc>
          <w:tcPr>
            <w:tcW w:w="687" w:type="pct"/>
            <w:vAlign w:val="bottom"/>
          </w:tcPr>
          <w:p w14:paraId="5315B24E" w14:textId="77777777" w:rsidR="00C21314" w:rsidRPr="006770B6" w:rsidRDefault="00C21314"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3</w:t>
            </w:r>
          </w:p>
        </w:tc>
        <w:tc>
          <w:tcPr>
            <w:tcW w:w="796" w:type="pct"/>
            <w:gridSpan w:val="2"/>
            <w:vAlign w:val="bottom"/>
          </w:tcPr>
          <w:p w14:paraId="026645CA" w14:textId="77777777" w:rsidR="00C21314" w:rsidRPr="006770B6" w:rsidRDefault="00C21314" w:rsidP="002306B6">
            <w:pPr>
              <w:pBdr>
                <w:bottom w:val="single" w:sz="2" w:space="1" w:color="auto"/>
              </w:pBdr>
              <w:jc w:val="center"/>
              <w:rPr>
                <w:rFonts w:eastAsia="Arial"/>
                <w:b/>
                <w:sz w:val="18"/>
                <w:szCs w:val="18"/>
                <w:lang w:eastAsia="zh-CN"/>
              </w:rPr>
            </w:pPr>
            <w:r w:rsidRPr="006770B6">
              <w:rPr>
                <w:rFonts w:eastAsia="Arial"/>
                <w:b/>
                <w:iCs/>
                <w:sz w:val="18"/>
                <w:szCs w:val="18"/>
              </w:rPr>
              <w:t>202</w:t>
            </w:r>
            <w:r w:rsidRPr="006770B6">
              <w:rPr>
                <w:rFonts w:eastAsiaTheme="minorEastAsia" w:hint="eastAsia"/>
                <w:b/>
                <w:iCs/>
                <w:sz w:val="18"/>
                <w:szCs w:val="18"/>
                <w:lang w:eastAsia="zh-CN"/>
              </w:rPr>
              <w:t>4</w:t>
            </w:r>
          </w:p>
        </w:tc>
        <w:tc>
          <w:tcPr>
            <w:tcW w:w="742" w:type="pct"/>
            <w:vAlign w:val="bottom"/>
          </w:tcPr>
          <w:p w14:paraId="288FF5A1" w14:textId="77777777" w:rsidR="00C21314" w:rsidRPr="006770B6" w:rsidRDefault="00C21314" w:rsidP="002306B6">
            <w:pPr>
              <w:pBdr>
                <w:bottom w:val="single" w:sz="2" w:space="1" w:color="auto"/>
              </w:pBdr>
              <w:jc w:val="center"/>
              <w:rPr>
                <w:rFonts w:eastAsia="Arial"/>
                <w:b/>
                <w:sz w:val="18"/>
                <w:szCs w:val="18"/>
              </w:rPr>
            </w:pPr>
            <w:r w:rsidRPr="006770B6">
              <w:rPr>
                <w:rFonts w:eastAsia="Arial"/>
                <w:b/>
                <w:iCs/>
                <w:sz w:val="18"/>
                <w:szCs w:val="18"/>
              </w:rPr>
              <w:t>202</w:t>
            </w:r>
            <w:r w:rsidRPr="006770B6">
              <w:rPr>
                <w:rFonts w:eastAsiaTheme="minorEastAsia" w:hint="eastAsia"/>
                <w:b/>
                <w:iCs/>
                <w:sz w:val="18"/>
                <w:szCs w:val="18"/>
                <w:lang w:eastAsia="zh-CN"/>
              </w:rPr>
              <w:t>5</w:t>
            </w:r>
          </w:p>
        </w:tc>
        <w:tc>
          <w:tcPr>
            <w:tcW w:w="738" w:type="pct"/>
            <w:vAlign w:val="bottom"/>
          </w:tcPr>
          <w:p w14:paraId="35CEF184" w14:textId="77777777" w:rsidR="00C21314" w:rsidRPr="006770B6" w:rsidRDefault="00C21314" w:rsidP="002306B6">
            <w:pPr>
              <w:pBdr>
                <w:bottom w:val="single" w:sz="2" w:space="1" w:color="auto"/>
              </w:pBdr>
              <w:jc w:val="center"/>
              <w:rPr>
                <w:rFonts w:eastAsiaTheme="minorEastAsia"/>
                <w:b/>
                <w:sz w:val="18"/>
                <w:szCs w:val="18"/>
                <w:lang w:eastAsia="zh-CN"/>
              </w:rPr>
            </w:pPr>
            <w:r w:rsidRPr="006770B6">
              <w:rPr>
                <w:rFonts w:eastAsiaTheme="minorEastAsia" w:hint="eastAsia"/>
                <w:b/>
                <w:sz w:val="18"/>
                <w:szCs w:val="18"/>
                <w:lang w:eastAsia="zh-CN"/>
              </w:rPr>
              <w:t>2026</w:t>
            </w:r>
          </w:p>
        </w:tc>
      </w:tr>
      <w:tr w:rsidR="00C21314" w:rsidRPr="006770B6" w14:paraId="7256A9C9" w14:textId="77777777" w:rsidTr="002306B6">
        <w:trPr>
          <w:trHeight w:val="227"/>
        </w:trPr>
        <w:tc>
          <w:tcPr>
            <w:tcW w:w="2037" w:type="pct"/>
            <w:vAlign w:val="bottom"/>
          </w:tcPr>
          <w:p w14:paraId="21FB2E73" w14:textId="77777777" w:rsidR="00C21314" w:rsidRPr="006770B6" w:rsidRDefault="00C21314" w:rsidP="002306B6">
            <w:pPr>
              <w:spacing w:before="20" w:after="20"/>
              <w:rPr>
                <w:rFonts w:eastAsia="Arial"/>
                <w:sz w:val="18"/>
                <w:szCs w:val="18"/>
              </w:rPr>
            </w:pPr>
          </w:p>
        </w:tc>
        <w:tc>
          <w:tcPr>
            <w:tcW w:w="687" w:type="pct"/>
            <w:vAlign w:val="bottom"/>
          </w:tcPr>
          <w:p w14:paraId="3C31B61D" w14:textId="77777777" w:rsidR="00C21314" w:rsidRPr="006770B6" w:rsidRDefault="00C21314" w:rsidP="002306B6">
            <w:pPr>
              <w:spacing w:before="20" w:after="20"/>
              <w:jc w:val="center"/>
              <w:rPr>
                <w:rFonts w:eastAsia="Arial"/>
                <w:sz w:val="18"/>
                <w:szCs w:val="18"/>
              </w:rPr>
            </w:pPr>
          </w:p>
        </w:tc>
        <w:tc>
          <w:tcPr>
            <w:tcW w:w="796" w:type="pct"/>
            <w:gridSpan w:val="2"/>
            <w:vAlign w:val="bottom"/>
          </w:tcPr>
          <w:p w14:paraId="5A24432F" w14:textId="77777777" w:rsidR="00C21314" w:rsidRPr="006770B6" w:rsidRDefault="00C21314" w:rsidP="002306B6">
            <w:pPr>
              <w:spacing w:before="20" w:after="20"/>
              <w:jc w:val="center"/>
              <w:rPr>
                <w:rFonts w:eastAsia="Arial"/>
                <w:sz w:val="18"/>
                <w:szCs w:val="18"/>
              </w:rPr>
            </w:pPr>
          </w:p>
        </w:tc>
        <w:tc>
          <w:tcPr>
            <w:tcW w:w="742" w:type="pct"/>
            <w:vAlign w:val="bottom"/>
          </w:tcPr>
          <w:p w14:paraId="3C325B4F" w14:textId="77777777" w:rsidR="00C21314" w:rsidRPr="006770B6" w:rsidRDefault="00C21314" w:rsidP="002306B6">
            <w:pPr>
              <w:spacing w:before="20" w:after="20"/>
              <w:jc w:val="right"/>
              <w:rPr>
                <w:rFonts w:eastAsia="Arial"/>
                <w:b/>
                <w:bCs/>
                <w:sz w:val="18"/>
                <w:szCs w:val="18"/>
              </w:rPr>
            </w:pPr>
          </w:p>
        </w:tc>
        <w:tc>
          <w:tcPr>
            <w:tcW w:w="738" w:type="pct"/>
            <w:vAlign w:val="bottom"/>
          </w:tcPr>
          <w:p w14:paraId="72E5BB7D" w14:textId="77777777" w:rsidR="00C21314" w:rsidRPr="006770B6" w:rsidRDefault="00C21314" w:rsidP="002306B6">
            <w:pPr>
              <w:spacing w:before="20" w:after="20"/>
              <w:jc w:val="center"/>
              <w:rPr>
                <w:rFonts w:eastAsia="Arial"/>
                <w:b/>
                <w:bCs/>
                <w:sz w:val="18"/>
                <w:szCs w:val="18"/>
              </w:rPr>
            </w:pPr>
          </w:p>
        </w:tc>
      </w:tr>
      <w:tr w:rsidR="00C21314" w:rsidRPr="006770B6" w14:paraId="7BA7D3AE" w14:textId="77777777" w:rsidTr="002306B6">
        <w:trPr>
          <w:trHeight w:val="227"/>
        </w:trPr>
        <w:tc>
          <w:tcPr>
            <w:tcW w:w="2037" w:type="pct"/>
            <w:vAlign w:val="bottom"/>
          </w:tcPr>
          <w:p w14:paraId="01BC7C22" w14:textId="43BB84DA" w:rsidR="00C21314" w:rsidRPr="006770B6" w:rsidRDefault="00C21314" w:rsidP="002306B6">
            <w:pPr>
              <w:tabs>
                <w:tab w:val="right" w:leader="dot" w:pos="2805"/>
              </w:tabs>
              <w:spacing w:before="20" w:after="20"/>
              <w:rPr>
                <w:rFonts w:eastAsia="Arial"/>
                <w:sz w:val="18"/>
                <w:szCs w:val="18"/>
              </w:rPr>
            </w:pPr>
            <w:r>
              <w:rPr>
                <w:rFonts w:eastAsiaTheme="minorEastAsia" w:hint="eastAsia"/>
                <w:sz w:val="18"/>
                <w:szCs w:val="18"/>
                <w:lang w:eastAsia="zh-CN"/>
              </w:rPr>
              <w:t>T</w:t>
            </w:r>
            <w:r w:rsidRPr="00F942A2">
              <w:rPr>
                <w:rFonts w:eastAsia="Arial"/>
                <w:sz w:val="18"/>
                <w:szCs w:val="18"/>
              </w:rPr>
              <w:t xml:space="preserve">rade </w:t>
            </w:r>
            <w:r w:rsidRPr="00C21314">
              <w:rPr>
                <w:rFonts w:eastAsia="Arial"/>
                <w:sz w:val="18"/>
                <w:szCs w:val="18"/>
              </w:rPr>
              <w:t>payables</w:t>
            </w:r>
            <w:r w:rsidRPr="006770B6">
              <w:rPr>
                <w:rFonts w:eastAsia="Arial"/>
                <w:sz w:val="18"/>
                <w:szCs w:val="18"/>
              </w:rPr>
              <w:t xml:space="preserve"> turnover </w:t>
            </w:r>
            <w:proofErr w:type="gramStart"/>
            <w:r w:rsidRPr="006770B6">
              <w:rPr>
                <w:rFonts w:eastAsia="Arial"/>
                <w:sz w:val="18"/>
                <w:szCs w:val="18"/>
              </w:rPr>
              <w:t>days</w:t>
            </w:r>
            <w:r w:rsidRPr="006770B6">
              <w:rPr>
                <w:rFonts w:eastAsiaTheme="minorEastAsia"/>
                <w:sz w:val="18"/>
                <w:szCs w:val="18"/>
                <w:vertAlign w:val="superscript"/>
                <w:lang w:eastAsia="zh-CN"/>
              </w:rPr>
              <w:t>(</w:t>
            </w:r>
            <w:proofErr w:type="gramEnd"/>
            <w:r w:rsidRPr="006770B6">
              <w:rPr>
                <w:rFonts w:eastAsiaTheme="minorEastAsia"/>
                <w:sz w:val="18"/>
                <w:szCs w:val="18"/>
                <w:vertAlign w:val="superscript"/>
                <w:lang w:eastAsia="zh-CN"/>
              </w:rPr>
              <w:t>1)</w:t>
            </w:r>
            <w:r w:rsidRPr="006770B6">
              <w:rPr>
                <w:rFonts w:eastAsia="Arial"/>
                <w:sz w:val="18"/>
                <w:szCs w:val="18"/>
              </w:rPr>
              <w:tab/>
            </w:r>
          </w:p>
        </w:tc>
        <w:tc>
          <w:tcPr>
            <w:tcW w:w="742" w:type="pct"/>
            <w:gridSpan w:val="2"/>
          </w:tcPr>
          <w:p w14:paraId="36F2DE6C"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1" w:type="pct"/>
          </w:tcPr>
          <w:p w14:paraId="1E4BA650"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42" w:type="pct"/>
          </w:tcPr>
          <w:p w14:paraId="573803B5"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c>
          <w:tcPr>
            <w:tcW w:w="738" w:type="pct"/>
          </w:tcPr>
          <w:p w14:paraId="1AF31CE2" w14:textId="77777777" w:rsidR="00C21314" w:rsidRPr="006770B6" w:rsidRDefault="00C21314" w:rsidP="002306B6">
            <w:pPr>
              <w:tabs>
                <w:tab w:val="decimal" w:pos="890"/>
              </w:tabs>
              <w:spacing w:before="20" w:after="20"/>
              <w:jc w:val="right"/>
              <w:rPr>
                <w:rFonts w:eastAsia="Arial"/>
                <w:sz w:val="18"/>
                <w:szCs w:val="18"/>
              </w:rPr>
            </w:pPr>
            <w:r w:rsidRPr="006770B6">
              <w:rPr>
                <w:iCs/>
                <w:color w:val="000000"/>
                <w:sz w:val="18"/>
                <w:szCs w:val="18"/>
                <w:lang w:val="en-GB"/>
              </w:rPr>
              <w:t>[●]</w:t>
            </w:r>
          </w:p>
        </w:tc>
      </w:tr>
    </w:tbl>
    <w:p w14:paraId="7070A249" w14:textId="77777777" w:rsidR="00C21314" w:rsidRPr="006770B6" w:rsidRDefault="00C21314" w:rsidP="00C21314">
      <w:pPr>
        <w:snapToGrid w:val="0"/>
        <w:spacing w:after="120" w:line="240" w:lineRule="auto"/>
        <w:jc w:val="both"/>
        <w:rPr>
          <w:rFonts w:ascii="Times New Roman" w:hAnsi="Times New Roman" w:cs="Times New Roman"/>
          <w:bCs/>
          <w:sz w:val="18"/>
          <w:szCs w:val="18"/>
          <w:u w:val="single"/>
        </w:rPr>
      </w:pPr>
      <w:r w:rsidRPr="006770B6">
        <w:rPr>
          <w:rFonts w:ascii="Times New Roman" w:hAnsi="Times New Roman" w:cs="Times New Roman"/>
          <w:bCs/>
          <w:sz w:val="18"/>
          <w:szCs w:val="18"/>
          <w:u w:val="single"/>
        </w:rPr>
        <w:tab/>
      </w:r>
    </w:p>
    <w:p w14:paraId="2C0EAFE6" w14:textId="2591CD4B" w:rsidR="00C21314" w:rsidRPr="006770B6" w:rsidRDefault="00C21314" w:rsidP="00C21314">
      <w:pPr>
        <w:pStyle w:val="ListParagraph"/>
        <w:numPr>
          <w:ilvl w:val="0"/>
          <w:numId w:val="42"/>
        </w:numPr>
        <w:snapToGrid w:val="0"/>
        <w:spacing w:after="240" w:line="240" w:lineRule="auto"/>
        <w:jc w:val="both"/>
        <w:rPr>
          <w:rFonts w:ascii="Times New Roman" w:hAnsi="Times New Roman" w:cs="Times New Roman"/>
          <w:sz w:val="18"/>
          <w:szCs w:val="18"/>
        </w:rPr>
      </w:pPr>
      <w:r w:rsidRPr="006770B6">
        <w:rPr>
          <w:rFonts w:ascii="Times New Roman" w:hAnsi="Times New Roman" w:cs="Times New Roman" w:hint="eastAsia"/>
          <w:sz w:val="18"/>
          <w:szCs w:val="18"/>
        </w:rPr>
        <w:t>[</w:t>
      </w:r>
      <w:r w:rsidRPr="00C21314">
        <w:rPr>
          <w:rFonts w:asciiTheme="majorBidi" w:hAnsiTheme="majorBidi" w:cstheme="majorBidi"/>
          <w:sz w:val="18"/>
          <w:szCs w:val="18"/>
        </w:rPr>
        <w:t>Calculated by the average of opening and closing trade payables balances for such period divided by the cost of sales for the relevant period and multiplied by the number of days during such period</w:t>
      </w:r>
      <w:r w:rsidRPr="00E45FD8">
        <w:t xml:space="preserve"> </w:t>
      </w:r>
      <w:r w:rsidRPr="00E45FD8">
        <w:rPr>
          <w:rFonts w:asciiTheme="majorBidi" w:hAnsiTheme="majorBidi" w:cstheme="majorBidi"/>
          <w:sz w:val="18"/>
          <w:szCs w:val="18"/>
        </w:rPr>
        <w:t xml:space="preserve">(i.e. </w:t>
      </w:r>
      <w:r>
        <w:rPr>
          <w:rFonts w:asciiTheme="majorBidi" w:hAnsiTheme="majorBidi" w:cstheme="majorBidi" w:hint="eastAsia"/>
          <w:sz w:val="18"/>
          <w:szCs w:val="18"/>
        </w:rPr>
        <w:t>90</w:t>
      </w:r>
      <w:r w:rsidRPr="00E45FD8">
        <w:rPr>
          <w:rFonts w:asciiTheme="majorBidi" w:hAnsiTheme="majorBidi" w:cstheme="majorBidi"/>
          <w:sz w:val="18"/>
          <w:szCs w:val="18"/>
        </w:rPr>
        <w:t xml:space="preserve"> days for 202</w:t>
      </w:r>
      <w:r>
        <w:rPr>
          <w:rFonts w:asciiTheme="majorBidi" w:hAnsiTheme="majorBidi" w:cstheme="majorBidi" w:hint="eastAsia"/>
          <w:sz w:val="18"/>
          <w:szCs w:val="18"/>
        </w:rPr>
        <w:t>6</w:t>
      </w:r>
      <w:r w:rsidRPr="00E45FD8">
        <w:rPr>
          <w:rFonts w:asciiTheme="majorBidi" w:hAnsiTheme="majorBidi" w:cstheme="majorBidi"/>
          <w:sz w:val="18"/>
          <w:szCs w:val="18"/>
        </w:rPr>
        <w:t xml:space="preserve"> and 360 days for </w:t>
      </w:r>
      <w:r>
        <w:rPr>
          <w:rFonts w:asciiTheme="majorBidi" w:hAnsiTheme="majorBidi" w:cstheme="majorBidi" w:hint="eastAsia"/>
          <w:sz w:val="18"/>
          <w:szCs w:val="18"/>
        </w:rPr>
        <w:t xml:space="preserve">2023, </w:t>
      </w:r>
      <w:r w:rsidRPr="00E45FD8">
        <w:rPr>
          <w:rFonts w:asciiTheme="majorBidi" w:hAnsiTheme="majorBidi" w:cstheme="majorBidi"/>
          <w:sz w:val="18"/>
          <w:szCs w:val="18"/>
        </w:rPr>
        <w:t>2024 and 2025)</w:t>
      </w:r>
      <w:r>
        <w:rPr>
          <w:rFonts w:ascii="Times New Roman" w:hAnsi="Times New Roman" w:cs="Times New Roman" w:hint="eastAsia"/>
          <w:sz w:val="18"/>
          <w:szCs w:val="18"/>
        </w:rPr>
        <w:t>.</w:t>
      </w:r>
      <w:r w:rsidRPr="006770B6">
        <w:rPr>
          <w:rFonts w:ascii="Times New Roman" w:hAnsi="Times New Roman" w:cs="Times New Roman" w:hint="eastAsia"/>
          <w:sz w:val="18"/>
          <w:szCs w:val="18"/>
        </w:rPr>
        <w:t xml:space="preserve">] </w:t>
      </w:r>
      <w:r w:rsidRPr="006770B6">
        <w:rPr>
          <w:rFonts w:ascii="Times New Roman" w:hAnsi="Times New Roman" w:cs="Times New Roman" w:hint="eastAsia"/>
          <w:b/>
          <w:bCs/>
          <w:i/>
          <w:iCs/>
          <w:sz w:val="18"/>
          <w:szCs w:val="18"/>
          <w:highlight w:val="yellow"/>
        </w:rPr>
        <w:t>[DTT to confirm]</w:t>
      </w:r>
    </w:p>
    <w:p w14:paraId="4A7EDB41" w14:textId="4D834ACB" w:rsidR="00C21314" w:rsidRDefault="00C21314" w:rsidP="00C21314">
      <w:pPr>
        <w:snapToGrid w:val="0"/>
        <w:spacing w:after="240" w:line="240" w:lineRule="auto"/>
        <w:ind w:firstLine="720"/>
        <w:jc w:val="both"/>
        <w:rPr>
          <w:rFonts w:ascii="Times New Roman" w:hAnsi="Times New Roman" w:cs="Times New Roman"/>
        </w:rPr>
      </w:pPr>
      <w:commentRangeStart w:id="44"/>
      <w:r w:rsidRPr="000645D8">
        <w:rPr>
          <w:rFonts w:ascii="Times New Roman" w:hAnsi="Times New Roman" w:cs="Times New Roman"/>
        </w:rPr>
        <w:t xml:space="preserve">Our </w:t>
      </w:r>
      <w:r w:rsidRPr="00F942A2">
        <w:rPr>
          <w:rFonts w:ascii="Times New Roman" w:hAnsi="Times New Roman" w:cs="Times New Roman"/>
        </w:rPr>
        <w:t>tr</w:t>
      </w:r>
      <w:commentRangeEnd w:id="44"/>
      <w:r w:rsidR="002956B5">
        <w:rPr>
          <w:rStyle w:val="CommentReference"/>
          <w:rFonts w:ascii="Times New Roman" w:eastAsia="SimSun" w:hAnsi="Times New Roman" w:cs="Times New Roman"/>
        </w:rPr>
      </w:r>
      <w:r w:rsidRPr="00F942A2">
        <w:rPr>
          <w:rFonts w:ascii="Times New Roman" w:hAnsi="Times New Roman" w:cs="Times New Roman"/>
        </w:rPr>
        <w:t xml:space="preserve">ade </w:t>
      </w:r>
      <w:r w:rsidRPr="00E50060">
        <w:rPr>
          <w:rFonts w:ascii="Times New Roman" w:eastAsia="Arial" w:hAnsi="Times New Roman" w:cs="Times New Roman"/>
          <w:iCs/>
          <w:lang w:eastAsia="en-US"/>
        </w:rPr>
        <w:t>payables</w:t>
      </w:r>
      <w:r w:rsidRPr="000645D8">
        <w:rPr>
          <w:rFonts w:ascii="Times New Roman" w:hAnsi="Times New Roman" w:cs="Times New Roman"/>
        </w:rPr>
        <w:t xml:space="preserve"> turnover days </w:t>
      </w:r>
      <w:r>
        <w:rPr>
          <w:rFonts w:ascii="Times New Roman" w:hAnsi="Times New Roman" w:cs="Times New Roman" w:hint="eastAsia"/>
        </w:rPr>
        <w:t xml:space="preserve">was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w:t>
      </w:r>
      <w:r w:rsidRPr="000E7C20">
        <w:rPr>
          <w:rFonts w:ascii="Times New Roman" w:hAnsi="Times New Roman" w:cs="Times New Roman"/>
        </w:rPr>
        <w:t>[●]</w:t>
      </w:r>
      <w:r>
        <w:rPr>
          <w:rFonts w:ascii="Times New Roman" w:hAnsi="Times New Roman" w:cs="Times New Roman" w:hint="eastAsia"/>
        </w:rPr>
        <w:t xml:space="preserve"> days and </w:t>
      </w:r>
      <w:r w:rsidRPr="000E7C20">
        <w:rPr>
          <w:rFonts w:ascii="Times New Roman" w:hAnsi="Times New Roman" w:cs="Times New Roman"/>
        </w:rPr>
        <w:t>[●]</w:t>
      </w:r>
      <w:r>
        <w:rPr>
          <w:rFonts w:ascii="Times New Roman" w:hAnsi="Times New Roman" w:cs="Times New Roman" w:hint="eastAsia"/>
        </w:rPr>
        <w:t xml:space="preserve"> days in 2023, 2024, 2025 and for the three months ended </w:t>
      </w:r>
      <w:r w:rsidR="004D22EF">
        <w:rPr>
          <w:rFonts w:ascii="Times New Roman" w:hAnsi="Times New Roman" w:cs="Times New Roman" w:hint="eastAsia"/>
        </w:rPr>
        <w:t>March</w:t>
      </w:r>
      <w:r>
        <w:rPr>
          <w:rFonts w:ascii="Times New Roman" w:hAnsi="Times New Roman" w:cs="Times New Roman" w:hint="eastAsia"/>
        </w:rPr>
        <w:t xml:space="preserve"> 31, 2026, respectively. The [increase/decrease] was primarily due to </w:t>
      </w:r>
      <w:r w:rsidRPr="000E7C20">
        <w:rPr>
          <w:rFonts w:ascii="Times New Roman" w:hAnsi="Times New Roman" w:cs="Times New Roman"/>
        </w:rPr>
        <w:t>[●]</w:t>
      </w:r>
      <w:r>
        <w:rPr>
          <w:rFonts w:ascii="Times New Roman" w:hAnsi="Times New Roman" w:cs="Times New Roman" w:hint="eastAsia"/>
        </w:rPr>
        <w:t>.</w:t>
      </w:r>
    </w:p>
    <w:p w14:paraId="7CFE55AD" w14:textId="4EC671B8" w:rsidR="00C21314" w:rsidRDefault="00C21314" w:rsidP="00C21314">
      <w:pPr>
        <w:snapToGrid w:val="0"/>
        <w:spacing w:before="240" w:after="240" w:line="240" w:lineRule="auto"/>
        <w:ind w:firstLine="720"/>
        <w:jc w:val="both"/>
        <w:rPr>
          <w:rFonts w:ascii="Times New Roman" w:hAnsi="Times New Roman" w:cs="Times New Roman"/>
          <w:bCs/>
          <w:iCs/>
        </w:rPr>
      </w:pPr>
      <w:r w:rsidRPr="00E96644">
        <w:rPr>
          <w:rFonts w:ascii="Times New Roman" w:hAnsi="Times New Roman" w:cs="Times New Roman"/>
        </w:rPr>
        <w:t xml:space="preserve">As of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202</w:t>
      </w:r>
      <w:r>
        <w:rPr>
          <w:rFonts w:ascii="Times New Roman" w:hAnsi="Times New Roman" w:cs="Times New Roman" w:hint="eastAsia"/>
        </w:rPr>
        <w:t>6</w:t>
      </w:r>
      <w:r w:rsidRPr="00E96644">
        <w:rPr>
          <w:rFonts w:ascii="Times New Roman" w:hAnsi="Times New Roman" w:cs="Times New Roman"/>
        </w:rPr>
        <w:t xml:space="preserve">, approximately </w:t>
      </w:r>
      <w:proofErr w:type="gramStart"/>
      <w:r w:rsidRPr="00E96644">
        <w:rPr>
          <w:rFonts w:ascii="Times New Roman" w:hAnsi="Times New Roman" w:cs="Times New Roman"/>
        </w:rPr>
        <w:t>RMB</w:t>
      </w:r>
      <w:r w:rsidRPr="00E96644">
        <w:rPr>
          <w:rFonts w:ascii="Times New Roman" w:eastAsia="Arial" w:hAnsi="Times New Roman" w:cs="Times New Roman"/>
          <w:lang w:eastAsia="en-US"/>
        </w:rPr>
        <w:t>[</w:t>
      </w:r>
      <w:proofErr w:type="gramEnd"/>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 xml:space="preserve"> million, or </w:t>
      </w:r>
      <w:r w:rsidRPr="00E96644">
        <w:rPr>
          <w:rFonts w:ascii="Times New Roman" w:eastAsia="Arial" w:hAnsi="Times New Roman" w:cs="Times New Roman"/>
          <w:lang w:eastAsia="en-US"/>
        </w:rPr>
        <w:t>[</w:t>
      </w:r>
      <w:proofErr w:type="gramStart"/>
      <w:r>
        <w:rPr>
          <w:rFonts w:ascii="Times New Roman" w:eastAsia="Arial" w:hAnsi="Times New Roman" w:cs="Times New Roman"/>
          <w:lang w:eastAsia="en-US"/>
        </w:rPr>
        <w:t>●</w:t>
      </w:r>
      <w:r w:rsidRPr="00E96644">
        <w:rPr>
          <w:rFonts w:ascii="Times New Roman" w:eastAsia="Arial" w:hAnsi="Times New Roman" w:cs="Times New Roman"/>
          <w:lang w:eastAsia="en-US"/>
        </w:rPr>
        <w:t>]</w:t>
      </w:r>
      <w:r w:rsidRPr="00E96644">
        <w:rPr>
          <w:rFonts w:ascii="Times New Roman" w:hAnsi="Times New Roman" w:cs="Times New Roman"/>
        </w:rPr>
        <w:t>%</w:t>
      </w:r>
      <w:proofErr w:type="gramEnd"/>
      <w:r w:rsidRPr="00E96644">
        <w:rPr>
          <w:rFonts w:ascii="Times New Roman" w:hAnsi="Times New Roman" w:cs="Times New Roman"/>
        </w:rPr>
        <w:t xml:space="preserve">, of our </w:t>
      </w:r>
      <w:r w:rsidRPr="00E45FD8">
        <w:rPr>
          <w:rFonts w:ascii="Times New Roman" w:hAnsi="Times New Roman" w:cs="Times New Roman"/>
        </w:rPr>
        <w:t xml:space="preserve">trade </w:t>
      </w:r>
      <w:r w:rsidRPr="00E50060">
        <w:rPr>
          <w:rFonts w:ascii="Times New Roman" w:eastAsia="Arial" w:hAnsi="Times New Roman" w:cs="Times New Roman"/>
          <w:iCs/>
          <w:lang w:eastAsia="en-US"/>
        </w:rPr>
        <w:t>payables</w:t>
      </w:r>
      <w:r w:rsidRPr="008022F9">
        <w:rPr>
          <w:rFonts w:ascii="Times New Roman" w:hAnsi="Times New Roman" w:cs="Times New Roman"/>
        </w:rPr>
        <w:t xml:space="preserve"> as of </w:t>
      </w:r>
      <w:r>
        <w:rPr>
          <w:rFonts w:ascii="Times New Roman" w:hAnsi="Times New Roman" w:cs="Times New Roman"/>
        </w:rPr>
        <w:t xml:space="preserve">March 31, </w:t>
      </w:r>
      <w:proofErr w:type="gramStart"/>
      <w:r>
        <w:rPr>
          <w:rFonts w:ascii="Times New Roman" w:hAnsi="Times New Roman" w:cs="Times New Roman"/>
        </w:rPr>
        <w:t>202</w:t>
      </w:r>
      <w:r>
        <w:rPr>
          <w:rFonts w:ascii="Times New Roman" w:hAnsi="Times New Roman" w:cs="Times New Roman" w:hint="eastAsia"/>
        </w:rPr>
        <w:t>6</w:t>
      </w:r>
      <w:proofErr w:type="gramEnd"/>
      <w:r w:rsidRPr="00E96644">
        <w:rPr>
          <w:rFonts w:ascii="Times New Roman" w:hAnsi="Times New Roman" w:cs="Times New Roman"/>
        </w:rPr>
        <w:t xml:space="preserve"> had been </w:t>
      </w:r>
      <w:r>
        <w:rPr>
          <w:rFonts w:ascii="Times New Roman" w:hAnsi="Times New Roman" w:cs="Times New Roman" w:hint="eastAsia"/>
        </w:rPr>
        <w:t xml:space="preserve">subsequently </w:t>
      </w:r>
      <w:r w:rsidRPr="00C21314">
        <w:rPr>
          <w:rFonts w:ascii="Times New Roman" w:hAnsi="Times New Roman" w:cs="Times New Roman"/>
        </w:rPr>
        <w:t>settled</w:t>
      </w:r>
      <w:r w:rsidRPr="00E96644">
        <w:rPr>
          <w:rFonts w:ascii="Times New Roman" w:hAnsi="Times New Roman" w:cs="Times New Roman"/>
        </w:rPr>
        <w:t>.</w:t>
      </w:r>
    </w:p>
    <w:p w14:paraId="1C5D941A" w14:textId="77777777" w:rsidR="00C21314" w:rsidRPr="00C21314" w:rsidRDefault="00C21314" w:rsidP="00C21314">
      <w:pPr>
        <w:snapToGrid w:val="0"/>
        <w:spacing w:after="240" w:line="240" w:lineRule="auto"/>
        <w:jc w:val="both"/>
        <w:outlineLvl w:val="0"/>
        <w:rPr>
          <w:rFonts w:ascii="Times New Roman" w:hAnsi="Times New Roman" w:cs="Times New Roman"/>
          <w:b/>
          <w:iCs/>
        </w:rPr>
      </w:pPr>
      <w:r w:rsidRPr="00C21314">
        <w:rPr>
          <w:rFonts w:ascii="Times New Roman" w:hAnsi="Times New Roman" w:cs="Times New Roman"/>
          <w:b/>
          <w:iCs/>
        </w:rPr>
        <w:t xml:space="preserve">Contract Liabilities </w:t>
      </w:r>
    </w:p>
    <w:p w14:paraId="2AFC4272" w14:textId="1DD30C79" w:rsidR="00C21314" w:rsidRDefault="00C21314" w:rsidP="00C21314">
      <w:pPr>
        <w:snapToGrid w:val="0"/>
        <w:spacing w:before="240" w:after="240" w:line="240" w:lineRule="auto"/>
        <w:ind w:firstLine="720"/>
        <w:jc w:val="both"/>
        <w:rPr>
          <w:rFonts w:ascii="Times New Roman" w:hAnsi="Times New Roman" w:cs="Times New Roman"/>
          <w:iCs/>
        </w:rPr>
      </w:pPr>
      <w:r>
        <w:rPr>
          <w:color w:val="002F6C"/>
        </w:rPr>
        <w:t>Our contract liabilities represented advances received from customers. Our contract liabilities amounted to nil, RMB1.1 million, RMB13.0 million and RMB38.1 million as of December 31, 2023, 2024, 2025 and March 31, 2026, respectively. According to the Accountants' Report, RMB1.1 million of revenue recognised in 2025 was included in contract liabilities at the beginning of the year. The increase in contract liabilities was generally in line with our business growth and reflected customer prepayments for platform software and solution projects.</w:t>
      </w:r>
    </w:p>
    <w:p w14:paraId="1880D952" w14:textId="3C6D3BCD" w:rsidR="000F537F" w:rsidRPr="002D032B" w:rsidRDefault="000F537F" w:rsidP="007D1F51">
      <w:pPr>
        <w:jc w:val="both"/>
        <w:outlineLvl w:val="0"/>
        <w:rPr>
          <w:rFonts w:ascii="Times New Roman" w:hAnsi="Times New Roman" w:cs="Times New Roman"/>
          <w:b/>
          <w:iCs/>
        </w:rPr>
      </w:pPr>
      <w:r w:rsidRPr="002D032B">
        <w:rPr>
          <w:rFonts w:ascii="Times New Roman" w:hAnsi="Times New Roman" w:cs="Times New Roman"/>
          <w:b/>
          <w:iCs/>
        </w:rPr>
        <w:t>LIQUIDITY AND CAPITAL RESOURCES</w:t>
      </w:r>
    </w:p>
    <w:p w14:paraId="3D711AB9" w14:textId="289607B9"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Pr>
          <w:color w:val="002F6C"/>
        </w:rPr>
        <w:t>During the Track Record Period, our primary use of cash was to fund our R&amp;D activities, employee benefit expenses, procurement and leasing of computing resources, sales and business development activities, lease payments, capital expenditures and other operational needs. We financed our operations and other capital requirements mainly through equity financing, bank borrowings and, to a lesser extent, cash generated from revenue-generating activities. According to the Accountants' Report, our cash and cash equivalents were short-term bank deposits with an original maturity of three months or less. We also had restricted bank deposits of RMB2.2 million as of December 31, 2025 and March 31, 2026, primarily restricted bank balances for the issue of bills, which carried a fixed interest rate of 1.35% per annum as of December 31, 2025. We will continue to manage our cash outflows with reference to our commercialisation progress, computing resource requirements and R&amp;D plan.</w:t>
      </w:r>
    </w:p>
    <w:p w14:paraId="3D711AB9" w14:textId="289607B9"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Pr>
          <w:color w:val="002F6C"/>
        </w:rPr>
        <w:t>According to the Accountants' Report, our deferred income represented government grants received in relation to certain government-sponsored R&amp;D projects for front-end technologies. These grants are recorded as deferred income before completion and acceptance by the government of the related R&amp;D projects, and are transferred to income in the form of reduced depreciation charges over the useful lives of the relevant assets. Deferred income was RMB5.0 million, RMB3.9 million and RMB22.4 million as of December 31, 2023, 2024 and 2025, respectively. According to the 2026 Q1 main statements, non-current deferred income increased to RMB55.4 million as of March 31, 2026.</w:t>
      </w:r>
    </w:p>
    <w:p w14:paraId="22C88D18" w14:textId="01BCB776"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sidRPr="00641EC2">
        <w:rPr>
          <w:rFonts w:ascii="Times New Roman" w:eastAsia="Arial" w:hAnsi="Times New Roman" w:cs="Times New Roman"/>
          <w:iCs/>
          <w:lang w:eastAsia="en-US"/>
        </w:rPr>
        <w:t xml:space="preserve">Our anticipated cash needs primarily relate to </w:t>
      </w:r>
      <w:r w:rsidR="00A849FE">
        <w:rPr>
          <w:rFonts w:ascii="Times New Roman" w:hAnsi="Times New Roman" w:cs="Times New Roman" w:hint="eastAsia"/>
          <w:iCs/>
        </w:rPr>
        <w:t>[</w:t>
      </w:r>
      <w:r w:rsidRPr="00641EC2">
        <w:rPr>
          <w:rFonts w:ascii="Times New Roman" w:eastAsia="Arial" w:hAnsi="Times New Roman" w:cs="Times New Roman"/>
          <w:iCs/>
          <w:lang w:eastAsia="en-US"/>
        </w:rPr>
        <w:t>our business operations, sales and marketing, and R&amp;D</w:t>
      </w:r>
      <w:r w:rsidR="00A849FE">
        <w:rPr>
          <w:rFonts w:ascii="Times New Roman" w:hAnsi="Times New Roman" w:cs="Times New Roman" w:hint="eastAsia"/>
          <w:iCs/>
        </w:rPr>
        <w:t>]</w:t>
      </w:r>
      <w:r w:rsidRPr="00641EC2">
        <w:rPr>
          <w:rFonts w:ascii="Times New Roman" w:eastAsia="Arial" w:hAnsi="Times New Roman" w:cs="Times New Roman"/>
          <w:iCs/>
          <w:lang w:eastAsia="en-US"/>
        </w:rPr>
        <w:t xml:space="preserve">. We expect to fund our future working capital and other cash requirements with </w:t>
      </w:r>
      <w:r w:rsidR="00A849FE">
        <w:rPr>
          <w:rFonts w:ascii="Times New Roman" w:hAnsi="Times New Roman" w:cs="Times New Roman" w:hint="eastAsia"/>
          <w:iCs/>
        </w:rPr>
        <w:t>[</w:t>
      </w:r>
      <w:r w:rsidRPr="00641EC2">
        <w:rPr>
          <w:rFonts w:ascii="Times New Roman" w:eastAsia="Arial" w:hAnsi="Times New Roman" w:cs="Times New Roman"/>
          <w:iCs/>
          <w:lang w:eastAsia="en-US"/>
        </w:rPr>
        <w:t>existing cash and cash equivalents, revenue generated from sales of our products and services, the proceeds from the Global Offering, and bank and other borrowings</w:t>
      </w:r>
      <w:r w:rsidR="00A849FE">
        <w:rPr>
          <w:rFonts w:ascii="Times New Roman" w:hAnsi="Times New Roman" w:cs="Times New Roman" w:hint="eastAsia"/>
          <w:iCs/>
        </w:rPr>
        <w:t>]</w:t>
      </w:r>
      <w:r w:rsidRPr="00641EC2">
        <w:rPr>
          <w:rFonts w:ascii="Times New Roman" w:eastAsia="Arial" w:hAnsi="Times New Roman" w:cs="Times New Roman"/>
          <w:iCs/>
          <w:lang w:eastAsia="en-US"/>
        </w:rPr>
        <w:t>.</w:t>
      </w:r>
    </w:p>
    <w:p w14:paraId="22C88D18" w14:textId="01BCB776" w:rsidR="00641EC2" w:rsidRPr="00641EC2" w:rsidRDefault="00641EC2" w:rsidP="00641EC2">
      <w:pPr>
        <w:snapToGrid w:val="0"/>
        <w:spacing w:after="240" w:line="240" w:lineRule="auto"/>
        <w:ind w:firstLine="720"/>
        <w:jc w:val="both"/>
        <w:rPr>
          <w:rFonts w:ascii="Times New Roman" w:eastAsia="Arial" w:hAnsi="Times New Roman" w:cs="Times New Roman"/>
          <w:iCs/>
          <w:lang w:eastAsia="en-US"/>
        </w:rPr>
      </w:pPr>
      <w:r>
        <w:rPr>
          <w:b w:val="0"/>
          <w:color w:val="002F6C"/>
        </w:rPr>
        <w:t>Our current cash burn primarily consists of employee compensation, R&amp;D investment, server and computing resource leasing or procurement, cloud and technical service costs, lease payments, capital expenditures for R&amp;D equipment and other daily operating expenses. We expect our cash runway to be supported by our cash and cash equivalents, Series B financing proceeds received after the Track Record Period, available banking facilities, revenue generated from our products and services and the estimated net proceeds from the Global Offering. [Company and Reporting Accountants to confirm cash burn amount and runway period.]</w:t>
      </w:r>
    </w:p>
    <w:p w14:paraId="5ED8B5DD" w14:textId="014573C8" w:rsidR="00641EC2" w:rsidRPr="00A849FE" w:rsidRDefault="00641EC2" w:rsidP="00641EC2">
      <w:pPr>
        <w:snapToGrid w:val="0"/>
        <w:spacing w:after="240" w:line="240" w:lineRule="auto"/>
        <w:ind w:firstLine="720"/>
        <w:jc w:val="both"/>
        <w:rPr>
          <w:rFonts w:ascii="Times New Roman" w:hAnsi="Times New Roman" w:cs="Times New Roman"/>
          <w:iCs/>
        </w:rPr>
      </w:pPr>
      <w:r w:rsidRPr="00641EC2">
        <w:rPr>
          <w:rFonts w:ascii="Times New Roman" w:eastAsia="Arial" w:hAnsi="Times New Roman" w:cs="Times New Roman"/>
          <w:iCs/>
          <w:lang w:eastAsia="en-US"/>
        </w:rPr>
        <w:t xml:space="preserve">As of </w:t>
      </w:r>
      <w:r w:rsidR="00A849FE" w:rsidRPr="005F2234">
        <w:rPr>
          <w:rFonts w:ascii="Times New Roman" w:hAnsi="Times New Roman" w:cs="Times New Roman"/>
          <w:iCs/>
          <w:color w:val="000000"/>
          <w:lang w:val="en-GB"/>
        </w:rPr>
        <w:t>[</w:t>
      </w:r>
      <w:proofErr w:type="gramStart"/>
      <w:r w:rsidR="00A849FE" w:rsidRPr="005F2234">
        <w:rPr>
          <w:rFonts w:ascii="Times New Roman" w:hAnsi="Times New Roman" w:cs="Times New Roman"/>
          <w:iCs/>
          <w:color w:val="000000"/>
          <w:lang w:val="en-GB"/>
        </w:rPr>
        <w:t>●]</w:t>
      </w:r>
      <w:r w:rsidRPr="00641EC2">
        <w:rPr>
          <w:rFonts w:ascii="Times New Roman" w:eastAsia="Arial" w:hAnsi="Times New Roman" w:cs="Times New Roman"/>
          <w:iCs/>
          <w:lang w:eastAsia="en-US"/>
        </w:rPr>
        <w:t>,</w:t>
      </w:r>
      <w:proofErr w:type="gramEnd"/>
      <w:r w:rsidRPr="00641EC2">
        <w:rPr>
          <w:rFonts w:ascii="Times New Roman" w:eastAsia="Arial" w:hAnsi="Times New Roman" w:cs="Times New Roman"/>
          <w:iCs/>
          <w:lang w:eastAsia="en-US"/>
        </w:rPr>
        <w:t xml:space="preserve"> 2026, the most recent practicable date for determining our indebtedness, we had cash and cash equivalent of </w:t>
      </w:r>
      <w:proofErr w:type="gramStart"/>
      <w:r w:rsidRPr="00641EC2">
        <w:rPr>
          <w:rFonts w:ascii="Times New Roman" w:eastAsia="Arial" w:hAnsi="Times New Roman" w:cs="Times New Roman"/>
          <w:iCs/>
          <w:lang w:eastAsia="en-US"/>
        </w:rPr>
        <w:t>RMB</w:t>
      </w:r>
      <w:r w:rsidR="00A849FE" w:rsidRPr="005F2234">
        <w:rPr>
          <w:rFonts w:ascii="Times New Roman" w:hAnsi="Times New Roman" w:cs="Times New Roman"/>
          <w:iCs/>
          <w:color w:val="000000"/>
          <w:lang w:val="en-GB"/>
        </w:rPr>
        <w:t>[</w:t>
      </w:r>
      <w:proofErr w:type="gramEnd"/>
      <w:r w:rsidR="00A849FE" w:rsidRPr="005F2234">
        <w:rPr>
          <w:rFonts w:ascii="Times New Roman" w:hAnsi="Times New Roman" w:cs="Times New Roman"/>
          <w:iCs/>
          <w:color w:val="000000"/>
          <w:lang w:val="en-GB"/>
        </w:rPr>
        <w:t>●]</w:t>
      </w:r>
      <w:r w:rsidRPr="00641EC2">
        <w:rPr>
          <w:rFonts w:ascii="Times New Roman" w:eastAsia="Arial" w:hAnsi="Times New Roman" w:cs="Times New Roman"/>
          <w:iCs/>
          <w:lang w:eastAsia="en-US"/>
        </w:rPr>
        <w:t xml:space="preserve"> million. Considering our internal resources, our cash flow from operations and the estimated net proceeds from the Global Offering, our </w:t>
      </w:r>
      <w:proofErr w:type="gramStart"/>
      <w:r w:rsidRPr="00641EC2">
        <w:rPr>
          <w:rFonts w:ascii="Times New Roman" w:eastAsia="Arial" w:hAnsi="Times New Roman" w:cs="Times New Roman"/>
          <w:iCs/>
          <w:lang w:eastAsia="en-US"/>
        </w:rPr>
        <w:t>Directors</w:t>
      </w:r>
      <w:proofErr w:type="gramEnd"/>
      <w:r w:rsidRPr="00641EC2">
        <w:rPr>
          <w:rFonts w:ascii="Times New Roman" w:eastAsia="Arial" w:hAnsi="Times New Roman" w:cs="Times New Roman"/>
          <w:iCs/>
          <w:lang w:eastAsia="en-US"/>
        </w:rPr>
        <w:t xml:space="preserve"> confirm that the working capital available to us is sufficient at present and for at least the next 12 months from the date of this prospectus.</w:t>
      </w:r>
      <w:r w:rsidR="00A849FE">
        <w:rPr>
          <w:rFonts w:ascii="Times New Roman" w:hAnsi="Times New Roman" w:cs="Times New Roman" w:hint="eastAsia"/>
          <w:iCs/>
        </w:rPr>
        <w:t xml:space="preserve"> </w:t>
      </w:r>
      <w:r w:rsidR="00A849FE" w:rsidRPr="00A849FE">
        <w:rPr>
          <w:rFonts w:ascii="Times New Roman" w:hAnsi="Times New Roman" w:cs="Times New Roman" w:hint="eastAsia"/>
          <w:b/>
          <w:bCs/>
          <w:i/>
          <w:highlight w:val="yellow"/>
        </w:rPr>
        <w:t>[Company to confirm]</w:t>
      </w:r>
    </w:p>
    <w:p w14:paraId="7000CAE1" w14:textId="14272F26" w:rsidR="000F537F" w:rsidRPr="002D032B" w:rsidRDefault="000F537F" w:rsidP="00641EC2">
      <w:pPr>
        <w:jc w:val="both"/>
        <w:outlineLvl w:val="0"/>
        <w:rPr>
          <w:rFonts w:ascii="Times New Roman" w:hAnsi="Times New Roman" w:cs="Times New Roman"/>
          <w:b/>
          <w:iCs/>
        </w:rPr>
      </w:pPr>
      <w:r w:rsidRPr="002D032B">
        <w:rPr>
          <w:rFonts w:ascii="Times New Roman" w:hAnsi="Times New Roman" w:cs="Times New Roman"/>
          <w:b/>
          <w:iCs/>
        </w:rPr>
        <w:t>Cash Flows</w:t>
      </w:r>
    </w:p>
    <w:p w14:paraId="6973F9F2" w14:textId="316E2CE7" w:rsidR="000F537F" w:rsidRPr="002D032B" w:rsidRDefault="000F537F" w:rsidP="007D1F51">
      <w:pPr>
        <w:snapToGrid w:val="0"/>
        <w:spacing w:after="240" w:line="240" w:lineRule="auto"/>
        <w:ind w:firstLine="720"/>
        <w:jc w:val="both"/>
        <w:outlineLvl w:val="0"/>
        <w:rPr>
          <w:rFonts w:ascii="Times New Roman" w:hAnsi="Times New Roman" w:cs="Times New Roman"/>
          <w:iCs/>
          <w:sz w:val="20"/>
          <w:szCs w:val="20"/>
        </w:rPr>
      </w:pPr>
      <w:r w:rsidRPr="002D032B">
        <w:rPr>
          <w:rFonts w:ascii="Times New Roman" w:eastAsia="Arial" w:hAnsi="Times New Roman" w:cs="Times New Roman"/>
          <w:iCs/>
          <w:lang w:eastAsia="en-US"/>
        </w:rPr>
        <w:t xml:space="preserve">The following table sets forth a summary of our cash </w:t>
      </w:r>
      <w:proofErr w:type="gramStart"/>
      <w:r w:rsidRPr="002D032B">
        <w:rPr>
          <w:rFonts w:ascii="Times New Roman" w:eastAsia="Arial" w:hAnsi="Times New Roman" w:cs="Times New Roman"/>
          <w:iCs/>
          <w:lang w:eastAsia="en-US"/>
        </w:rPr>
        <w:t>flows</w:t>
      </w:r>
      <w:proofErr w:type="gramEnd"/>
      <w:r w:rsidRPr="002D032B">
        <w:rPr>
          <w:rFonts w:ascii="Times New Roman" w:eastAsia="Arial" w:hAnsi="Times New Roman" w:cs="Times New Roman"/>
          <w:iCs/>
          <w:lang w:eastAsia="en-US"/>
        </w:rPr>
        <w:t xml:space="preserve"> for the periods indicated.</w:t>
      </w:r>
      <w:r w:rsidRPr="002D032B">
        <w:rPr>
          <w:rFonts w:ascii="Times New Roman" w:hAnsi="Times New Roman" w:cs="Times New Roman"/>
          <w:iCs/>
        </w:rPr>
        <w:t xml:space="preserve"> </w:t>
      </w:r>
    </w:p>
    <w:tbl>
      <w:tblPr>
        <w:tblStyle w:val="TableGrid1332"/>
        <w:tblpPr w:leftFromText="180" w:rightFromText="180" w:vertAnchor="text" w:tblpY="1"/>
        <w:tblOverlap w:val="never"/>
        <w:tblW w:w="494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426"/>
        <w:gridCol w:w="1533"/>
        <w:gridCol w:w="93"/>
        <w:gridCol w:w="1618"/>
        <w:gridCol w:w="11"/>
        <w:gridCol w:w="1520"/>
        <w:gridCol w:w="105"/>
        <w:gridCol w:w="1625"/>
      </w:tblGrid>
      <w:tr w:rsidR="0054714D" w:rsidRPr="00BD3FAA" w14:paraId="0BB665BA" w14:textId="77777777" w:rsidTr="00973803">
        <w:trPr>
          <w:trHeight w:val="20"/>
        </w:trPr>
        <w:tc>
          <w:tcPr>
            <w:tcW w:w="1358" w:type="pct"/>
            <w:vAlign w:val="bottom"/>
          </w:tcPr>
          <w:p w14:paraId="478C38BC" w14:textId="77777777" w:rsidR="0054714D" w:rsidRPr="004966B6" w:rsidRDefault="0054714D" w:rsidP="00E45595">
            <w:pPr>
              <w:snapToGrid w:val="0"/>
              <w:contextualSpacing/>
              <w:rPr>
                <w:rFonts w:eastAsia="Arial"/>
                <w:sz w:val="18"/>
                <w:szCs w:val="18"/>
                <w:lang w:eastAsia="zh-CN"/>
              </w:rPr>
            </w:pPr>
          </w:p>
        </w:tc>
        <w:tc>
          <w:tcPr>
            <w:tcW w:w="2673" w:type="pct"/>
            <w:gridSpan w:val="5"/>
            <w:vAlign w:val="bottom"/>
          </w:tcPr>
          <w:p w14:paraId="69697270" w14:textId="77777777" w:rsidR="0054714D" w:rsidRPr="004966B6" w:rsidRDefault="0054714D" w:rsidP="00E45595">
            <w:pPr>
              <w:pBdr>
                <w:bottom w:val="single" w:sz="2" w:space="1" w:color="auto"/>
              </w:pBdr>
              <w:snapToGrid w:val="0"/>
              <w:contextualSpacing/>
              <w:jc w:val="center"/>
              <w:rPr>
                <w:b/>
                <w:sz w:val="18"/>
                <w:szCs w:val="18"/>
              </w:rPr>
            </w:pPr>
            <w:r w:rsidRPr="004966B6">
              <w:rPr>
                <w:rFonts w:eastAsiaTheme="minorEastAsia"/>
                <w:b/>
                <w:sz w:val="18"/>
                <w:szCs w:val="18"/>
                <w:lang w:eastAsia="zh-CN"/>
              </w:rPr>
              <w:t>Year ended</w:t>
            </w:r>
            <w:r w:rsidRPr="004966B6">
              <w:rPr>
                <w:rFonts w:eastAsia="Arial"/>
                <w:b/>
                <w:sz w:val="18"/>
                <w:szCs w:val="18"/>
                <w:lang w:eastAsia="zh-CN"/>
              </w:rPr>
              <w:t xml:space="preserve"> December 31,</w:t>
            </w:r>
          </w:p>
        </w:tc>
        <w:tc>
          <w:tcPr>
            <w:tcW w:w="969" w:type="pct"/>
            <w:gridSpan w:val="2"/>
            <w:vAlign w:val="bottom"/>
          </w:tcPr>
          <w:p w14:paraId="0D583358" w14:textId="2ADDD09D" w:rsidR="0054714D" w:rsidRPr="004966B6" w:rsidRDefault="0054714D" w:rsidP="00E45595">
            <w:pPr>
              <w:pBdr>
                <w:bottom w:val="single" w:sz="2" w:space="1" w:color="auto"/>
              </w:pBdr>
              <w:snapToGrid w:val="0"/>
              <w:contextualSpacing/>
              <w:jc w:val="center"/>
              <w:rPr>
                <w:b/>
                <w:sz w:val="18"/>
                <w:szCs w:val="18"/>
              </w:rPr>
            </w:pPr>
            <w:r w:rsidRPr="004966B6">
              <w:rPr>
                <w:b/>
                <w:sz w:val="18"/>
                <w:szCs w:val="18"/>
              </w:rPr>
              <w:t xml:space="preserve">Three months ended March 31, </w:t>
            </w:r>
          </w:p>
        </w:tc>
      </w:tr>
      <w:tr w:rsidR="0054714D" w:rsidRPr="00BD3FAA" w14:paraId="68D7640D" w14:textId="77777777" w:rsidTr="00973803">
        <w:trPr>
          <w:trHeight w:val="20"/>
        </w:trPr>
        <w:tc>
          <w:tcPr>
            <w:tcW w:w="1358" w:type="pct"/>
            <w:vAlign w:val="bottom"/>
          </w:tcPr>
          <w:p w14:paraId="6F69513B" w14:textId="77777777" w:rsidR="0054714D" w:rsidRPr="004966B6" w:rsidRDefault="0054714D" w:rsidP="0054714D">
            <w:pPr>
              <w:snapToGrid w:val="0"/>
              <w:contextualSpacing/>
              <w:rPr>
                <w:rFonts w:eastAsia="Arial"/>
                <w:sz w:val="18"/>
                <w:szCs w:val="18"/>
                <w:lang w:eastAsia="zh-CN"/>
              </w:rPr>
            </w:pPr>
          </w:p>
        </w:tc>
        <w:tc>
          <w:tcPr>
            <w:tcW w:w="858" w:type="pct"/>
            <w:vAlign w:val="bottom"/>
          </w:tcPr>
          <w:p w14:paraId="365E3B45" w14:textId="798222AA"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3</w:t>
            </w:r>
          </w:p>
        </w:tc>
        <w:tc>
          <w:tcPr>
            <w:tcW w:w="958" w:type="pct"/>
            <w:gridSpan w:val="2"/>
            <w:vAlign w:val="bottom"/>
          </w:tcPr>
          <w:p w14:paraId="5814A333" w14:textId="078AA8FB"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4</w:t>
            </w:r>
          </w:p>
        </w:tc>
        <w:tc>
          <w:tcPr>
            <w:tcW w:w="857" w:type="pct"/>
            <w:gridSpan w:val="2"/>
            <w:vAlign w:val="bottom"/>
          </w:tcPr>
          <w:p w14:paraId="2AC5D344" w14:textId="16FF33E3" w:rsidR="0054714D" w:rsidRPr="004966B6" w:rsidRDefault="0054714D" w:rsidP="0054714D">
            <w:pPr>
              <w:pBdr>
                <w:bottom w:val="single" w:sz="2" w:space="1" w:color="auto"/>
              </w:pBdr>
              <w:snapToGrid w:val="0"/>
              <w:contextualSpacing/>
              <w:jc w:val="center"/>
              <w:rPr>
                <w:rFonts w:eastAsiaTheme="minorEastAsia"/>
                <w:b/>
                <w:sz w:val="18"/>
                <w:szCs w:val="18"/>
                <w:lang w:eastAsia="zh-CN"/>
              </w:rPr>
            </w:pPr>
            <w:r w:rsidRPr="004966B6">
              <w:rPr>
                <w:rFonts w:eastAsia="Arial"/>
                <w:b/>
                <w:iCs/>
                <w:sz w:val="18"/>
                <w:szCs w:val="18"/>
              </w:rPr>
              <w:t>202</w:t>
            </w:r>
            <w:r w:rsidR="004966B6" w:rsidRPr="004966B6">
              <w:rPr>
                <w:rFonts w:eastAsiaTheme="minorEastAsia" w:hint="eastAsia"/>
                <w:b/>
                <w:iCs/>
                <w:sz w:val="18"/>
                <w:szCs w:val="18"/>
                <w:lang w:eastAsia="zh-CN"/>
              </w:rPr>
              <w:t>5</w:t>
            </w:r>
          </w:p>
        </w:tc>
        <w:tc>
          <w:tcPr>
            <w:tcW w:w="969" w:type="pct"/>
            <w:gridSpan w:val="2"/>
            <w:vAlign w:val="bottom"/>
          </w:tcPr>
          <w:p w14:paraId="02469539" w14:textId="4A4E672F" w:rsidR="0054714D" w:rsidRPr="004966B6" w:rsidRDefault="004966B6" w:rsidP="0054714D">
            <w:pPr>
              <w:pBdr>
                <w:bottom w:val="single" w:sz="2" w:space="1" w:color="auto"/>
              </w:pBdr>
              <w:snapToGrid w:val="0"/>
              <w:contextualSpacing/>
              <w:jc w:val="center"/>
              <w:rPr>
                <w:rFonts w:eastAsiaTheme="minorEastAsia"/>
                <w:b/>
                <w:sz w:val="18"/>
                <w:szCs w:val="18"/>
                <w:lang w:eastAsia="zh-CN"/>
              </w:rPr>
            </w:pPr>
            <w:r w:rsidRPr="004966B6">
              <w:rPr>
                <w:rFonts w:eastAsiaTheme="minorEastAsia" w:hint="eastAsia"/>
                <w:b/>
                <w:sz w:val="18"/>
                <w:szCs w:val="18"/>
                <w:lang w:eastAsia="zh-CN"/>
              </w:rPr>
              <w:t>2026</w:t>
            </w:r>
          </w:p>
        </w:tc>
      </w:tr>
      <w:tr w:rsidR="0054714D" w:rsidRPr="00BD3FAA" w14:paraId="264EA4FF" w14:textId="77777777" w:rsidTr="00973803">
        <w:trPr>
          <w:cantSplit/>
          <w:trHeight w:val="20"/>
        </w:trPr>
        <w:tc>
          <w:tcPr>
            <w:tcW w:w="1358" w:type="pct"/>
            <w:vAlign w:val="bottom"/>
          </w:tcPr>
          <w:p w14:paraId="2A263758" w14:textId="77777777" w:rsidR="0054714D" w:rsidRPr="004966B6" w:rsidRDefault="0054714D" w:rsidP="00E45595">
            <w:pPr>
              <w:snapToGrid w:val="0"/>
              <w:contextualSpacing/>
              <w:rPr>
                <w:rFonts w:eastAsia="Arial"/>
                <w:sz w:val="18"/>
                <w:szCs w:val="18"/>
              </w:rPr>
            </w:pPr>
          </w:p>
        </w:tc>
        <w:tc>
          <w:tcPr>
            <w:tcW w:w="3642" w:type="pct"/>
            <w:gridSpan w:val="7"/>
          </w:tcPr>
          <w:p w14:paraId="1725F5AD" w14:textId="77777777" w:rsidR="0054714D" w:rsidRPr="004966B6" w:rsidRDefault="0054714D" w:rsidP="00E45595">
            <w:pPr>
              <w:snapToGrid w:val="0"/>
              <w:contextualSpacing/>
              <w:jc w:val="center"/>
              <w:rPr>
                <w:rFonts w:eastAsia="Arial"/>
                <w:i/>
                <w:iCs/>
                <w:sz w:val="18"/>
                <w:szCs w:val="18"/>
              </w:rPr>
            </w:pPr>
            <w:r w:rsidRPr="004966B6">
              <w:rPr>
                <w:rFonts w:eastAsia="Arial"/>
                <w:i/>
                <w:iCs/>
                <w:sz w:val="18"/>
                <w:szCs w:val="18"/>
                <w:lang w:eastAsia="zh-CN"/>
              </w:rPr>
              <w:t>(RMB in thousands)</w:t>
            </w:r>
          </w:p>
        </w:tc>
      </w:tr>
      <w:tr w:rsidR="004966B6" w:rsidRPr="00BD3FAA" w14:paraId="6A17A18A" w14:textId="77777777" w:rsidTr="004966B6">
        <w:trPr>
          <w:cantSplit/>
          <w:trHeight w:val="20"/>
        </w:trPr>
        <w:tc>
          <w:tcPr>
            <w:tcW w:w="1358" w:type="pct"/>
            <w:vAlign w:val="bottom"/>
          </w:tcPr>
          <w:p w14:paraId="321C987D" w14:textId="77777777" w:rsidR="004966B6" w:rsidRPr="004966B6" w:rsidRDefault="004966B6" w:rsidP="00E45595">
            <w:pPr>
              <w:tabs>
                <w:tab w:val="right" w:leader="dot" w:pos="2805"/>
              </w:tabs>
              <w:snapToGrid w:val="0"/>
              <w:ind w:left="181" w:hanging="181"/>
              <w:contextualSpacing/>
              <w:rPr>
                <w:rFonts w:eastAsia="Microsoft YaHei"/>
                <w:sz w:val="18"/>
                <w:szCs w:val="18"/>
              </w:rPr>
            </w:pPr>
          </w:p>
        </w:tc>
        <w:tc>
          <w:tcPr>
            <w:tcW w:w="1822" w:type="pct"/>
            <w:gridSpan w:val="4"/>
          </w:tcPr>
          <w:p w14:paraId="0E12C2B0" w14:textId="77777777" w:rsidR="004966B6" w:rsidRPr="004966B6" w:rsidRDefault="004966B6" w:rsidP="00E45595">
            <w:pPr>
              <w:tabs>
                <w:tab w:val="decimal" w:pos="890"/>
              </w:tabs>
              <w:snapToGrid w:val="0"/>
              <w:contextualSpacing/>
              <w:jc w:val="center"/>
              <w:rPr>
                <w:rFonts w:eastAsia="Arial"/>
                <w:b/>
                <w:bCs/>
                <w:sz w:val="18"/>
                <w:szCs w:val="18"/>
                <w:lang w:eastAsia="zh-TW"/>
              </w:rPr>
            </w:pPr>
          </w:p>
        </w:tc>
        <w:tc>
          <w:tcPr>
            <w:tcW w:w="910" w:type="pct"/>
            <w:gridSpan w:val="2"/>
            <w:vAlign w:val="bottom"/>
          </w:tcPr>
          <w:p w14:paraId="728C5C4A" w14:textId="77777777" w:rsidR="004966B6" w:rsidRPr="004966B6" w:rsidRDefault="004966B6" w:rsidP="00E45595">
            <w:pPr>
              <w:tabs>
                <w:tab w:val="decimal" w:pos="890"/>
              </w:tabs>
              <w:snapToGrid w:val="0"/>
              <w:contextualSpacing/>
              <w:jc w:val="center"/>
              <w:rPr>
                <w:rFonts w:eastAsia="Arial"/>
                <w:b/>
                <w:bCs/>
                <w:sz w:val="18"/>
                <w:szCs w:val="18"/>
                <w:lang w:eastAsia="zh-TW"/>
              </w:rPr>
            </w:pPr>
          </w:p>
        </w:tc>
        <w:tc>
          <w:tcPr>
            <w:tcW w:w="910" w:type="pct"/>
            <w:vAlign w:val="bottom"/>
          </w:tcPr>
          <w:p w14:paraId="00C39429" w14:textId="4EC08B43" w:rsidR="004966B6" w:rsidRPr="004966B6" w:rsidRDefault="004966B6" w:rsidP="004966B6">
            <w:pPr>
              <w:snapToGrid w:val="0"/>
              <w:contextualSpacing/>
              <w:jc w:val="center"/>
              <w:rPr>
                <w:rFonts w:eastAsia="Arial"/>
                <w:i/>
                <w:iCs/>
                <w:sz w:val="18"/>
                <w:szCs w:val="18"/>
                <w:lang w:eastAsia="zh-CN"/>
              </w:rPr>
            </w:pPr>
            <w:r w:rsidRPr="004966B6">
              <w:rPr>
                <w:rFonts w:eastAsia="Arial" w:hint="eastAsia"/>
                <w:i/>
                <w:iCs/>
                <w:sz w:val="18"/>
                <w:szCs w:val="18"/>
                <w:lang w:eastAsia="zh-CN"/>
              </w:rPr>
              <w:t>(Unaudited)</w:t>
            </w:r>
          </w:p>
        </w:tc>
      </w:tr>
      <w:tr w:rsidR="004966B6" w:rsidRPr="00BD3FAA" w14:paraId="4B41FFA3" w14:textId="77777777" w:rsidTr="00973803">
        <w:trPr>
          <w:cantSplit/>
          <w:trHeight w:val="20"/>
        </w:trPr>
        <w:tc>
          <w:tcPr>
            <w:tcW w:w="1358" w:type="pct"/>
            <w:vAlign w:val="bottom"/>
          </w:tcPr>
          <w:p w14:paraId="279D1143" w14:textId="2845C964"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 xml:space="preserve">flows </w:t>
            </w:r>
            <w:r w:rsidR="00BF60EE">
              <w:rPr>
                <w:rFonts w:eastAsia="Microsoft YaHei" w:hint="eastAsia"/>
                <w:sz w:val="18"/>
                <w:szCs w:val="18"/>
                <w:lang w:eastAsia="zh-CN"/>
              </w:rPr>
              <w:t>[</w:t>
            </w:r>
            <w:r>
              <w:rPr>
                <w:rFonts w:eastAsia="Microsoft YaHei" w:hint="eastAsia"/>
                <w:sz w:val="18"/>
                <w:szCs w:val="18"/>
                <w:lang w:eastAsia="zh-CN"/>
              </w:rPr>
              <w:t>used in</w:t>
            </w:r>
            <w:r w:rsidR="00BF60EE">
              <w:rPr>
                <w:rFonts w:eastAsia="Microsoft YaHei" w:hint="eastAsia"/>
                <w:sz w:val="18"/>
                <w:szCs w:val="18"/>
                <w:lang w:eastAsia="zh-CN"/>
              </w:rPr>
              <w:t>]</w:t>
            </w:r>
            <w:r w:rsidRPr="004966B6">
              <w:rPr>
                <w:rFonts w:eastAsia="Microsoft YaHei"/>
                <w:sz w:val="18"/>
                <w:szCs w:val="18"/>
                <w:lang w:eastAsia="zh-CN"/>
              </w:rPr>
              <w:t xml:space="preserve"> operating activities</w:t>
            </w:r>
            <w:r w:rsidRPr="004966B6">
              <w:rPr>
                <w:rFonts w:eastAsia="Microsoft YaHei"/>
                <w:sz w:val="18"/>
                <w:szCs w:val="18"/>
                <w:lang w:eastAsia="zh-CN"/>
              </w:rPr>
              <w:tab/>
            </w:r>
          </w:p>
        </w:tc>
        <w:tc>
          <w:tcPr>
            <w:tcW w:w="910" w:type="pct"/>
            <w:gridSpan w:val="2"/>
            <w:vAlign w:val="bottom"/>
          </w:tcPr>
          <w:p w14:paraId="4FAC0C62" w14:textId="617ABCD8"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1663EBAA" w14:textId="7C67BA47"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125486FE" w14:textId="34E69140"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4FCB7485" w14:textId="51E50477"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26FEC050" w14:textId="77777777" w:rsidTr="00973803">
        <w:trPr>
          <w:cantSplit/>
          <w:trHeight w:val="20"/>
        </w:trPr>
        <w:tc>
          <w:tcPr>
            <w:tcW w:w="1358" w:type="pct"/>
            <w:vAlign w:val="bottom"/>
          </w:tcPr>
          <w:p w14:paraId="3DF8EA94" w14:textId="3E66A2C4"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 xml:space="preserve">flows </w:t>
            </w:r>
            <w:r w:rsidR="00BF60EE">
              <w:rPr>
                <w:rFonts w:eastAsia="Microsoft YaHei" w:hint="eastAsia"/>
                <w:sz w:val="18"/>
                <w:szCs w:val="18"/>
                <w:lang w:eastAsia="zh-CN"/>
              </w:rPr>
              <w:t>[</w:t>
            </w:r>
            <w:r>
              <w:rPr>
                <w:rFonts w:eastAsia="Microsoft YaHei" w:hint="eastAsia"/>
                <w:sz w:val="18"/>
                <w:szCs w:val="18"/>
                <w:lang w:eastAsia="zh-CN"/>
              </w:rPr>
              <w:t>from</w:t>
            </w:r>
            <w:r w:rsidR="00BF60EE">
              <w:rPr>
                <w:rFonts w:eastAsia="Microsoft YaHei" w:hint="eastAsia"/>
                <w:sz w:val="18"/>
                <w:szCs w:val="18"/>
                <w:lang w:eastAsia="zh-CN"/>
              </w:rPr>
              <w:t>]</w:t>
            </w:r>
            <w:r w:rsidRPr="004966B6">
              <w:rPr>
                <w:rFonts w:eastAsia="Microsoft YaHei"/>
                <w:sz w:val="18"/>
                <w:szCs w:val="18"/>
                <w:lang w:eastAsia="zh-CN"/>
              </w:rPr>
              <w:t xml:space="preserve"> investing activities </w:t>
            </w:r>
            <w:r w:rsidRPr="004966B6">
              <w:rPr>
                <w:rFonts w:eastAsia="Microsoft YaHei"/>
                <w:sz w:val="18"/>
                <w:szCs w:val="18"/>
                <w:lang w:eastAsia="zh-CN"/>
              </w:rPr>
              <w:tab/>
            </w:r>
          </w:p>
        </w:tc>
        <w:tc>
          <w:tcPr>
            <w:tcW w:w="910" w:type="pct"/>
            <w:gridSpan w:val="2"/>
            <w:vAlign w:val="bottom"/>
          </w:tcPr>
          <w:p w14:paraId="114C0BDB" w14:textId="1F5DE112"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2D6F8D1A" w14:textId="793D71BB"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2B84EF4B" w14:textId="34D08F88"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25DCE9B6" w14:textId="616BCA44"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3AFDCA98" w14:textId="77777777" w:rsidTr="00973803">
        <w:trPr>
          <w:cantSplit/>
          <w:trHeight w:val="20"/>
        </w:trPr>
        <w:tc>
          <w:tcPr>
            <w:tcW w:w="1358" w:type="pct"/>
            <w:vAlign w:val="bottom"/>
          </w:tcPr>
          <w:p w14:paraId="162484B2" w14:textId="60AB576D"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 xml:space="preserve">Net cash </w:t>
            </w:r>
            <w:r>
              <w:rPr>
                <w:rFonts w:eastAsia="Microsoft YaHei" w:hint="eastAsia"/>
                <w:sz w:val="18"/>
                <w:szCs w:val="18"/>
                <w:lang w:eastAsia="zh-CN"/>
              </w:rPr>
              <w:t>flows</w:t>
            </w:r>
            <w:r w:rsidRPr="004966B6">
              <w:rPr>
                <w:rFonts w:eastAsia="Microsoft YaHei"/>
                <w:sz w:val="18"/>
                <w:szCs w:val="18"/>
                <w:lang w:eastAsia="zh-CN"/>
              </w:rPr>
              <w:t xml:space="preserve"> </w:t>
            </w:r>
            <w:r w:rsidR="00BF60EE">
              <w:rPr>
                <w:rFonts w:eastAsia="Microsoft YaHei" w:hint="eastAsia"/>
                <w:sz w:val="18"/>
                <w:szCs w:val="18"/>
                <w:lang w:eastAsia="zh-CN"/>
              </w:rPr>
              <w:t>[</w:t>
            </w:r>
            <w:r w:rsidRPr="004966B6">
              <w:rPr>
                <w:rFonts w:eastAsia="Microsoft YaHei"/>
                <w:sz w:val="18"/>
                <w:szCs w:val="18"/>
                <w:lang w:eastAsia="zh-CN"/>
              </w:rPr>
              <w:t>from</w:t>
            </w:r>
            <w:r w:rsidR="00BF60EE">
              <w:rPr>
                <w:rFonts w:eastAsia="Microsoft YaHei" w:hint="eastAsia"/>
                <w:sz w:val="18"/>
                <w:szCs w:val="18"/>
                <w:lang w:eastAsia="zh-CN"/>
              </w:rPr>
              <w:t>]</w:t>
            </w:r>
            <w:r w:rsidRPr="004966B6">
              <w:rPr>
                <w:rFonts w:eastAsia="Microsoft YaHei"/>
                <w:sz w:val="18"/>
                <w:szCs w:val="18"/>
                <w:lang w:eastAsia="zh-CN"/>
              </w:rPr>
              <w:t xml:space="preserve"> financing activities </w:t>
            </w:r>
            <w:r w:rsidRPr="004966B6">
              <w:rPr>
                <w:rFonts w:eastAsia="Microsoft YaHei"/>
                <w:sz w:val="18"/>
                <w:szCs w:val="18"/>
                <w:lang w:eastAsia="zh-CN"/>
              </w:rPr>
              <w:tab/>
            </w:r>
          </w:p>
        </w:tc>
        <w:tc>
          <w:tcPr>
            <w:tcW w:w="910" w:type="pct"/>
            <w:gridSpan w:val="2"/>
            <w:vAlign w:val="bottom"/>
          </w:tcPr>
          <w:p w14:paraId="12036D05" w14:textId="07686475"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287A0FD1" w14:textId="6AB92C5B"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6DBD84D6" w14:textId="080CEF40"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1A9E03A0" w14:textId="2B040584"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4966B6" w:rsidRPr="00BD3FAA" w14:paraId="70D667A3" w14:textId="77777777" w:rsidTr="00973803">
        <w:trPr>
          <w:cantSplit/>
          <w:trHeight w:val="20"/>
        </w:trPr>
        <w:tc>
          <w:tcPr>
            <w:tcW w:w="1358" w:type="pct"/>
            <w:vAlign w:val="bottom"/>
          </w:tcPr>
          <w:p w14:paraId="35520F46" w14:textId="77777777" w:rsidR="004966B6" w:rsidRPr="004966B6" w:rsidRDefault="004966B6" w:rsidP="004966B6">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Net increase in cash and cash equivalents</w:t>
            </w:r>
            <w:r w:rsidRPr="004966B6">
              <w:rPr>
                <w:rFonts w:eastAsia="Microsoft YaHei"/>
                <w:sz w:val="18"/>
                <w:szCs w:val="18"/>
                <w:lang w:eastAsia="zh-CN"/>
              </w:rPr>
              <w:tab/>
            </w:r>
          </w:p>
        </w:tc>
        <w:tc>
          <w:tcPr>
            <w:tcW w:w="910" w:type="pct"/>
            <w:gridSpan w:val="2"/>
            <w:vAlign w:val="bottom"/>
          </w:tcPr>
          <w:p w14:paraId="2820B30B" w14:textId="70476707" w:rsidR="004966B6" w:rsidRPr="004966B6" w:rsidRDefault="004966B6" w:rsidP="004966B6">
            <w:pPr>
              <w:tabs>
                <w:tab w:val="decimal" w:pos="890"/>
              </w:tabs>
              <w:snapToGrid w:val="0"/>
              <w:contextualSpacing/>
              <w:jc w:val="right"/>
              <w:rPr>
                <w:rFonts w:eastAsiaTheme="minorEastAsia"/>
                <w:color w:val="000000"/>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098172D5" w14:textId="3ACD566C" w:rsidR="004966B6" w:rsidRPr="004966B6" w:rsidRDefault="004966B6" w:rsidP="004966B6">
            <w:pPr>
              <w:tabs>
                <w:tab w:val="decimal" w:pos="890"/>
              </w:tabs>
              <w:snapToGrid w:val="0"/>
              <w:contextualSpacing/>
              <w:jc w:val="right"/>
              <w:rPr>
                <w:rFonts w:eastAsia="Arial"/>
                <w:color w:val="000000"/>
                <w:sz w:val="18"/>
                <w:szCs w:val="18"/>
                <w:lang w:eastAsia="zh-CN"/>
              </w:rPr>
            </w:pPr>
            <w:r w:rsidRPr="004966B6">
              <w:rPr>
                <w:rFonts w:eastAsia="PMingLiU"/>
                <w:color w:val="000000"/>
                <w:sz w:val="18"/>
                <w:szCs w:val="18"/>
                <w:lang w:val="en-GB" w:eastAsia="zh-TW"/>
              </w:rPr>
              <w:t>[●]</w:t>
            </w:r>
          </w:p>
        </w:tc>
        <w:tc>
          <w:tcPr>
            <w:tcW w:w="910" w:type="pct"/>
            <w:gridSpan w:val="2"/>
            <w:vAlign w:val="bottom"/>
          </w:tcPr>
          <w:p w14:paraId="461F13F2" w14:textId="724DE96D" w:rsidR="004966B6" w:rsidRPr="004966B6" w:rsidRDefault="004966B6" w:rsidP="004966B6">
            <w:pPr>
              <w:tabs>
                <w:tab w:val="decimal" w:pos="890"/>
              </w:tabs>
              <w:snapToGrid w:val="0"/>
              <w:contextualSpacing/>
              <w:jc w:val="right"/>
              <w:rPr>
                <w:color w:val="000000"/>
                <w:sz w:val="18"/>
                <w:szCs w:val="18"/>
              </w:rPr>
            </w:pPr>
            <w:r w:rsidRPr="004966B6">
              <w:rPr>
                <w:rFonts w:eastAsia="PMingLiU"/>
                <w:color w:val="000000"/>
                <w:sz w:val="18"/>
                <w:szCs w:val="18"/>
                <w:lang w:val="en-GB" w:eastAsia="zh-TW"/>
              </w:rPr>
              <w:t>[●]</w:t>
            </w:r>
          </w:p>
        </w:tc>
        <w:tc>
          <w:tcPr>
            <w:tcW w:w="910" w:type="pct"/>
            <w:vAlign w:val="bottom"/>
          </w:tcPr>
          <w:p w14:paraId="314CF817" w14:textId="4485C148" w:rsidR="004966B6" w:rsidRPr="004966B6" w:rsidRDefault="004966B6" w:rsidP="004966B6">
            <w:pPr>
              <w:tabs>
                <w:tab w:val="decimal" w:pos="890"/>
              </w:tabs>
              <w:snapToGrid w:val="0"/>
              <w:contextualSpacing/>
              <w:jc w:val="right"/>
              <w:rPr>
                <w:rFonts w:eastAsia="Arial"/>
                <w:color w:val="000000"/>
                <w:sz w:val="18"/>
                <w:szCs w:val="18"/>
              </w:rPr>
            </w:pPr>
            <w:r w:rsidRPr="004966B6">
              <w:rPr>
                <w:rFonts w:eastAsia="PMingLiU"/>
                <w:color w:val="000000"/>
                <w:sz w:val="18"/>
                <w:szCs w:val="18"/>
                <w:lang w:val="en-GB" w:eastAsia="zh-TW"/>
              </w:rPr>
              <w:t>[●]</w:t>
            </w:r>
          </w:p>
        </w:tc>
      </w:tr>
      <w:tr w:rsidR="00543889" w:rsidRPr="00BD3FAA" w14:paraId="692C4870" w14:textId="77777777" w:rsidTr="00543889">
        <w:trPr>
          <w:cantSplit/>
          <w:trHeight w:val="20"/>
        </w:trPr>
        <w:tc>
          <w:tcPr>
            <w:tcW w:w="1358" w:type="pct"/>
            <w:vAlign w:val="bottom"/>
          </w:tcPr>
          <w:p w14:paraId="6C52DDE2" w14:textId="3C6372BA" w:rsidR="00543889" w:rsidRPr="004966B6" w:rsidRDefault="00543889" w:rsidP="00543889">
            <w:pPr>
              <w:tabs>
                <w:tab w:val="right" w:leader="dot" w:pos="2805"/>
              </w:tabs>
              <w:snapToGrid w:val="0"/>
              <w:ind w:left="181" w:hanging="181"/>
              <w:contextualSpacing/>
              <w:rPr>
                <w:rFonts w:eastAsia="Microsoft YaHei"/>
                <w:sz w:val="18"/>
                <w:szCs w:val="18"/>
                <w:lang w:eastAsia="zh-CN"/>
              </w:rPr>
            </w:pPr>
            <w:r w:rsidRPr="004966B6">
              <w:rPr>
                <w:rFonts w:eastAsia="Microsoft YaHei"/>
                <w:sz w:val="18"/>
                <w:szCs w:val="18"/>
                <w:lang w:eastAsia="zh-CN"/>
              </w:rPr>
              <w:t>Cash and cash equivalents at beginning of the period</w:t>
            </w:r>
            <w:r w:rsidRPr="004966B6">
              <w:rPr>
                <w:rFonts w:eastAsia="Microsoft YaHei"/>
                <w:sz w:val="18"/>
                <w:szCs w:val="18"/>
                <w:lang w:eastAsia="zh-CN"/>
              </w:rPr>
              <w:tab/>
            </w:r>
          </w:p>
        </w:tc>
        <w:tc>
          <w:tcPr>
            <w:tcW w:w="910" w:type="pct"/>
            <w:gridSpan w:val="2"/>
            <w:vAlign w:val="bottom"/>
          </w:tcPr>
          <w:p w14:paraId="4217291A" w14:textId="10A27AC0" w:rsidR="00543889" w:rsidRPr="004966B6" w:rsidRDefault="00543889" w:rsidP="00DD6789">
            <w:pPr>
              <w:tabs>
                <w:tab w:val="decimal" w:pos="890"/>
              </w:tabs>
              <w:snapToGrid w:val="0"/>
              <w:contextualSpacing/>
              <w:jc w:val="right"/>
              <w:rPr>
                <w:rFonts w:eastAsiaTheme="minorEastAsia"/>
                <w:sz w:val="18"/>
                <w:szCs w:val="18"/>
                <w:lang w:eastAsia="zh-CN"/>
              </w:rPr>
            </w:pPr>
            <w:r w:rsidRPr="004966B6">
              <w:rPr>
                <w:rFonts w:eastAsia="PMingLiU"/>
                <w:color w:val="000000"/>
                <w:sz w:val="18"/>
                <w:szCs w:val="18"/>
                <w:lang w:val="en-GB" w:eastAsia="zh-TW"/>
              </w:rPr>
              <w:t>[●]</w:t>
            </w:r>
          </w:p>
        </w:tc>
        <w:tc>
          <w:tcPr>
            <w:tcW w:w="912" w:type="pct"/>
            <w:gridSpan w:val="2"/>
            <w:vAlign w:val="bottom"/>
          </w:tcPr>
          <w:p w14:paraId="0D90A9FB" w14:textId="0BB27C19" w:rsidR="00543889" w:rsidRPr="004966B6" w:rsidRDefault="00543889" w:rsidP="00DD6789">
            <w:pPr>
              <w:tabs>
                <w:tab w:val="decimal" w:pos="890"/>
              </w:tabs>
              <w:snapToGrid w:val="0"/>
              <w:contextualSpacing/>
              <w:jc w:val="right"/>
              <w:rPr>
                <w:rFonts w:eastAsia="Arial"/>
                <w:sz w:val="18"/>
                <w:szCs w:val="18"/>
                <w:lang w:eastAsia="zh-CN"/>
              </w:rPr>
            </w:pPr>
            <w:r>
              <w:rPr>
                <w:color w:val="000000"/>
                <w:sz w:val="18"/>
                <w:szCs w:val="18"/>
              </w:rPr>
              <w:t xml:space="preserve">147,580 </w:t>
            </w:r>
          </w:p>
        </w:tc>
        <w:tc>
          <w:tcPr>
            <w:tcW w:w="910" w:type="pct"/>
            <w:gridSpan w:val="2"/>
            <w:vAlign w:val="bottom"/>
          </w:tcPr>
          <w:p w14:paraId="01D5CC5E" w14:textId="5C1E29F2" w:rsidR="00543889" w:rsidRPr="004966B6" w:rsidRDefault="00543889" w:rsidP="00DD6789">
            <w:pPr>
              <w:tabs>
                <w:tab w:val="decimal" w:pos="890"/>
              </w:tabs>
              <w:snapToGrid w:val="0"/>
              <w:contextualSpacing/>
              <w:jc w:val="right"/>
              <w:rPr>
                <w:color w:val="000000"/>
                <w:sz w:val="18"/>
                <w:szCs w:val="18"/>
              </w:rPr>
            </w:pPr>
            <w:r>
              <w:rPr>
                <w:color w:val="000000"/>
                <w:sz w:val="18"/>
                <w:szCs w:val="18"/>
              </w:rPr>
              <w:t xml:space="preserve">354,931 </w:t>
            </w:r>
          </w:p>
        </w:tc>
        <w:tc>
          <w:tcPr>
            <w:tcW w:w="910" w:type="pct"/>
            <w:vAlign w:val="bottom"/>
          </w:tcPr>
          <w:p w14:paraId="020DDEE2" w14:textId="754277C8"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566,221 </w:t>
            </w:r>
          </w:p>
        </w:tc>
      </w:tr>
      <w:tr w:rsidR="00543889" w:rsidRPr="00BD3FAA" w14:paraId="484B482A" w14:textId="77777777" w:rsidTr="00973803">
        <w:trPr>
          <w:cantSplit/>
          <w:trHeight w:val="20"/>
        </w:trPr>
        <w:tc>
          <w:tcPr>
            <w:tcW w:w="1358" w:type="pct"/>
            <w:vAlign w:val="bottom"/>
          </w:tcPr>
          <w:p w14:paraId="62E3D456" w14:textId="4E350CC8" w:rsidR="00543889" w:rsidRPr="004966B6" w:rsidRDefault="00543889" w:rsidP="00543889">
            <w:pPr>
              <w:tabs>
                <w:tab w:val="right" w:leader="dot" w:pos="2805"/>
              </w:tabs>
              <w:snapToGrid w:val="0"/>
              <w:ind w:left="181" w:hanging="181"/>
              <w:contextualSpacing/>
              <w:rPr>
                <w:rFonts w:eastAsia="Microsoft YaHei"/>
                <w:sz w:val="18"/>
                <w:szCs w:val="18"/>
              </w:rPr>
            </w:pPr>
            <w:r w:rsidRPr="004966B6">
              <w:rPr>
                <w:rFonts w:eastAsia="Microsoft YaHei"/>
                <w:sz w:val="18"/>
                <w:szCs w:val="18"/>
                <w:lang w:eastAsia="zh-CN"/>
              </w:rPr>
              <w:t xml:space="preserve">Cash and cash equivalents at end of the period </w:t>
            </w:r>
            <w:r w:rsidRPr="004966B6">
              <w:rPr>
                <w:rFonts w:eastAsia="Microsoft YaHei"/>
                <w:sz w:val="18"/>
                <w:szCs w:val="18"/>
                <w:lang w:eastAsia="zh-CN"/>
              </w:rPr>
              <w:tab/>
            </w:r>
          </w:p>
        </w:tc>
        <w:tc>
          <w:tcPr>
            <w:tcW w:w="910" w:type="pct"/>
            <w:gridSpan w:val="2"/>
            <w:vAlign w:val="bottom"/>
          </w:tcPr>
          <w:p w14:paraId="5955CFC4" w14:textId="34A57A6B" w:rsidR="00543889" w:rsidRPr="004966B6" w:rsidRDefault="00543889" w:rsidP="00DD6789">
            <w:pPr>
              <w:tabs>
                <w:tab w:val="decimal" w:pos="890"/>
              </w:tabs>
              <w:snapToGrid w:val="0"/>
              <w:contextualSpacing/>
              <w:jc w:val="right"/>
              <w:rPr>
                <w:sz w:val="18"/>
                <w:szCs w:val="18"/>
              </w:rPr>
            </w:pPr>
            <w:r>
              <w:rPr>
                <w:color w:val="000000"/>
                <w:sz w:val="18"/>
                <w:szCs w:val="18"/>
              </w:rPr>
              <w:t xml:space="preserve">147,580 </w:t>
            </w:r>
          </w:p>
        </w:tc>
        <w:tc>
          <w:tcPr>
            <w:tcW w:w="912" w:type="pct"/>
            <w:gridSpan w:val="2"/>
            <w:vAlign w:val="bottom"/>
          </w:tcPr>
          <w:p w14:paraId="4C107AF4" w14:textId="4199252C"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354,931 </w:t>
            </w:r>
          </w:p>
        </w:tc>
        <w:tc>
          <w:tcPr>
            <w:tcW w:w="910" w:type="pct"/>
            <w:gridSpan w:val="2"/>
            <w:vAlign w:val="bottom"/>
          </w:tcPr>
          <w:p w14:paraId="2F49B9EF" w14:textId="02A83246" w:rsidR="00543889" w:rsidRPr="004966B6" w:rsidRDefault="00543889" w:rsidP="00DD6789">
            <w:pPr>
              <w:tabs>
                <w:tab w:val="decimal" w:pos="890"/>
              </w:tabs>
              <w:snapToGrid w:val="0"/>
              <w:contextualSpacing/>
              <w:jc w:val="right"/>
              <w:rPr>
                <w:color w:val="000000"/>
                <w:sz w:val="18"/>
                <w:szCs w:val="18"/>
              </w:rPr>
            </w:pPr>
            <w:r>
              <w:rPr>
                <w:color w:val="000000"/>
                <w:sz w:val="18"/>
                <w:szCs w:val="18"/>
              </w:rPr>
              <w:t xml:space="preserve">566,221 </w:t>
            </w:r>
          </w:p>
        </w:tc>
        <w:tc>
          <w:tcPr>
            <w:tcW w:w="910" w:type="pct"/>
            <w:vAlign w:val="bottom"/>
          </w:tcPr>
          <w:p w14:paraId="3A6ED0C1" w14:textId="74C0C76F" w:rsidR="00543889" w:rsidRPr="004966B6" w:rsidRDefault="00543889" w:rsidP="00DD6789">
            <w:pPr>
              <w:tabs>
                <w:tab w:val="decimal" w:pos="890"/>
              </w:tabs>
              <w:snapToGrid w:val="0"/>
              <w:contextualSpacing/>
              <w:jc w:val="right"/>
              <w:rPr>
                <w:rFonts w:eastAsia="Arial"/>
                <w:sz w:val="18"/>
                <w:szCs w:val="18"/>
              </w:rPr>
            </w:pPr>
            <w:r>
              <w:rPr>
                <w:color w:val="000000"/>
                <w:sz w:val="18"/>
                <w:szCs w:val="18"/>
              </w:rPr>
              <w:t xml:space="preserve">529,176 </w:t>
            </w:r>
          </w:p>
        </w:tc>
      </w:tr>
    </w:tbl>
    <w:p w14:paraId="21489B72" w14:textId="77777777" w:rsidR="000F537F" w:rsidRPr="002D032B" w:rsidRDefault="000F537F" w:rsidP="000F537F">
      <w:pPr>
        <w:spacing w:after="0" w:line="240" w:lineRule="auto"/>
        <w:jc w:val="both"/>
        <w:rPr>
          <w:rFonts w:ascii="Times New Roman" w:eastAsia="Arial" w:hAnsi="Times New Roman" w:cs="Times New Roman"/>
          <w:iCs/>
          <w:lang w:eastAsia="en-US"/>
        </w:rPr>
      </w:pPr>
    </w:p>
    <w:p w14:paraId="798038C8" w14:textId="303DDCA4" w:rsidR="000F537F" w:rsidRPr="005F2234" w:rsidRDefault="00D92EFA" w:rsidP="007D1F51">
      <w:pPr>
        <w:jc w:val="both"/>
        <w:outlineLvl w:val="0"/>
        <w:rPr>
          <w:rFonts w:ascii="Times New Roman" w:hAnsi="Times New Roman" w:cs="Times New Roman"/>
          <w:b/>
          <w:i/>
        </w:rPr>
      </w:pPr>
      <w:r w:rsidRPr="005F2234">
        <w:rPr>
          <w:rFonts w:ascii="Times New Roman" w:hAnsi="Times New Roman" w:cs="Times New Roman"/>
          <w:b/>
          <w:i/>
        </w:rPr>
        <w:t xml:space="preserve">Net </w:t>
      </w:r>
      <w:r w:rsidR="00A9210D" w:rsidRPr="005F2234">
        <w:rPr>
          <w:rFonts w:ascii="Times New Roman" w:hAnsi="Times New Roman" w:cs="Times New Roman"/>
          <w:b/>
          <w:i/>
        </w:rPr>
        <w:t>C</w:t>
      </w:r>
      <w:r w:rsidRPr="005F2234">
        <w:rPr>
          <w:rFonts w:ascii="Times New Roman" w:hAnsi="Times New Roman" w:cs="Times New Roman"/>
          <w:b/>
          <w:i/>
        </w:rPr>
        <w:t>ash</w:t>
      </w:r>
      <w:r w:rsidR="004966B6">
        <w:rPr>
          <w:rFonts w:ascii="Times New Roman" w:hAnsi="Times New Roman" w:cs="Times New Roman" w:hint="eastAsia"/>
          <w:b/>
          <w:i/>
        </w:rPr>
        <w:t xml:space="preserve"> F</w:t>
      </w:r>
      <w:r w:rsidR="004966B6">
        <w:rPr>
          <w:rFonts w:ascii="Times New Roman" w:hAnsi="Times New Roman" w:cs="Times New Roman"/>
          <w:b/>
          <w:i/>
        </w:rPr>
        <w:t>l</w:t>
      </w:r>
      <w:r w:rsidR="004966B6">
        <w:rPr>
          <w:rFonts w:ascii="Times New Roman" w:hAnsi="Times New Roman" w:cs="Times New Roman" w:hint="eastAsia"/>
          <w:b/>
          <w:i/>
        </w:rPr>
        <w:t xml:space="preserve">ows </w:t>
      </w:r>
      <w:r w:rsidR="00BF60EE">
        <w:rPr>
          <w:rFonts w:ascii="Times New Roman" w:hAnsi="Times New Roman" w:cs="Times New Roman" w:hint="eastAsia"/>
          <w:b/>
          <w:i/>
        </w:rPr>
        <w:t>[</w:t>
      </w:r>
      <w:r w:rsidR="004966B6">
        <w:rPr>
          <w:rFonts w:ascii="Times New Roman" w:hAnsi="Times New Roman" w:cs="Times New Roman" w:hint="eastAsia"/>
          <w:b/>
          <w:i/>
        </w:rPr>
        <w:t>Used in</w:t>
      </w:r>
      <w:r w:rsidR="00BF60EE">
        <w:rPr>
          <w:rFonts w:ascii="Times New Roman" w:hAnsi="Times New Roman" w:cs="Times New Roman" w:hint="eastAsia"/>
          <w:b/>
          <w:i/>
        </w:rPr>
        <w:t>]</w:t>
      </w:r>
      <w:r w:rsidR="008C6EF7" w:rsidRPr="005F2234">
        <w:rPr>
          <w:rFonts w:ascii="Times New Roman" w:hAnsi="Times New Roman" w:cs="Times New Roman"/>
          <w:b/>
          <w:i/>
        </w:rPr>
        <w:t xml:space="preserve"> </w:t>
      </w:r>
      <w:r w:rsidR="00A9210D" w:rsidRPr="005F2234">
        <w:rPr>
          <w:rFonts w:ascii="Times New Roman" w:hAnsi="Times New Roman" w:cs="Times New Roman"/>
          <w:b/>
          <w:i/>
        </w:rPr>
        <w:t>O</w:t>
      </w:r>
      <w:r w:rsidRPr="005F2234">
        <w:rPr>
          <w:rFonts w:ascii="Times New Roman" w:hAnsi="Times New Roman" w:cs="Times New Roman"/>
          <w:b/>
          <w:i/>
        </w:rPr>
        <w:t xml:space="preserve">perating </w:t>
      </w:r>
      <w:r w:rsidR="00A9210D" w:rsidRPr="005F2234">
        <w:rPr>
          <w:rFonts w:ascii="Times New Roman" w:hAnsi="Times New Roman" w:cs="Times New Roman"/>
          <w:b/>
          <w:i/>
        </w:rPr>
        <w:t>A</w:t>
      </w:r>
      <w:r w:rsidRPr="005F2234">
        <w:rPr>
          <w:rFonts w:ascii="Times New Roman" w:hAnsi="Times New Roman" w:cs="Times New Roman"/>
          <w:b/>
          <w:i/>
        </w:rPr>
        <w:t>ctivities</w:t>
      </w:r>
    </w:p>
    <w:p w14:paraId="798038C8" w14:textId="303DDCA4" w:rsidR="000F537F" w:rsidRPr="005F2234" w:rsidRDefault="00D92EFA" w:rsidP="007D1F51">
      <w:pPr>
        <w:jc w:val="both"/>
        <w:outlineLvl w:val="0"/>
        <w:rPr>
          <w:rFonts w:ascii="Times New Roman" w:hAnsi="Times New Roman" w:cs="Times New Roman"/>
          <w:b/>
          <w:i/>
        </w:rPr>
      </w:pPr>
      <w:r>
        <w:rPr>
          <w:b w:val="0"/>
          <w:color w:val="002F6C"/>
        </w:rPr>
        <w:t>Cash Operating Costs</w:t>
      </w:r>
    </w:p>
    <w:p w14:paraId="798038C8" w14:textId="303DDCA4" w:rsidR="000F537F" w:rsidRPr="005F2234" w:rsidRDefault="00D92EFA" w:rsidP="007D1F51">
      <w:pPr>
        <w:jc w:val="both"/>
        <w:outlineLvl w:val="0"/>
        <w:rPr>
          <w:rFonts w:ascii="Times New Roman" w:hAnsi="Times New Roman" w:cs="Times New Roman"/>
          <w:b/>
          <w:i/>
        </w:rPr>
      </w:pPr>
      <w:r>
        <w:rPr>
          <w:b w:val="0"/>
          <w:color w:val="002F6C"/>
        </w:rPr>
        <w:t>The table below sets forth key information relating to our cash operating costs for the periods indicated. Cash operating costs are intended to present the principal cash outflows used to support our operations and commercialisation, including R&amp;D, workforce employment, computing resource costs and other significant operating costs. The calculation below should be reconciled to the Accountants' Report and cash flow statements. [Reporting Accountants to confirm amounts and adjustments.]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both"/>
            </w:pPr>
            <w:r>
              <w:rPr>
                <w:b/>
                <w:color w:val="002F6C"/>
              </w:rPr>
            </w:r>
          </w:p>
        </w:tc>
        <w:tc>
          <w:tcPr>
            <w:tcW w:type="dxa" w:w="1560"/>
          </w:tcPr>
          <w:p>
            <w:pPr>
              <w:jc w:val="both"/>
            </w:pPr>
            <w:r>
              <w:rPr>
                <w:b/>
                <w:color w:val="002F6C"/>
              </w:rPr>
              <w:t>2023</w:t>
            </w:r>
          </w:p>
        </w:tc>
        <w:tc>
          <w:tcPr>
            <w:tcW w:type="dxa" w:w="1560"/>
          </w:tcPr>
          <w:p>
            <w:pPr>
              <w:jc w:val="both"/>
            </w:pPr>
            <w:r>
              <w:rPr>
                <w:b/>
                <w:color w:val="002F6C"/>
              </w:rPr>
              <w:t>2024</w:t>
            </w:r>
          </w:p>
        </w:tc>
        <w:tc>
          <w:tcPr>
            <w:tcW w:type="dxa" w:w="1560"/>
          </w:tcPr>
          <w:p>
            <w:pPr>
              <w:jc w:val="both"/>
            </w:pPr>
            <w:r>
              <w:rPr>
                <w:b/>
                <w:color w:val="002F6C"/>
              </w:rPr>
              <w:t>2025</w:t>
            </w:r>
          </w:p>
        </w:tc>
        <w:tc>
          <w:tcPr>
            <w:tcW w:type="dxa" w:w="1560"/>
          </w:tcPr>
          <w:p>
            <w:pPr>
              <w:jc w:val="both"/>
            </w:pPr>
            <w:r>
              <w:rPr>
                <w:b/>
                <w:color w:val="002F6C"/>
              </w:rPr>
              <w:t>Three months ended March 31, 2026</w:t>
            </w:r>
          </w:p>
        </w:tc>
        <w:tc>
          <w:tcPr>
            <w:tcW w:type="dxa" w:w="1560"/>
          </w:tcPr>
          <w:p>
            <w:pPr>
              <w:jc w:val="both"/>
            </w:pPr>
            <w:r>
              <w:rPr>
                <w:b/>
                <w:color w:val="002F6C"/>
              </w:rPr>
              <w:t>Basis / note</w:t>
            </w:r>
          </w:p>
        </w:tc>
      </w:tr>
      <w:tr>
        <w:tc>
          <w:tcPr>
            <w:tcW w:type="dxa" w:w="1560"/>
          </w:tcPr>
          <w:p>
            <w:pPr>
              <w:jc w:val="both"/>
            </w:pPr>
            <w:r>
              <w:rPr>
                <w:color w:val="002F6C"/>
              </w:rPr>
              <w:t>Research and development cash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R&amp;D expenses excluding non-cash items and employee compensation, adjusted for related prepayments and payables.</w:t>
            </w:r>
          </w:p>
        </w:tc>
      </w:tr>
      <w:tr>
        <w:tc>
          <w:tcPr>
            <w:tcW w:type="dxa" w:w="1560"/>
          </w:tcPr>
          <w:p>
            <w:pPr>
              <w:jc w:val="both"/>
            </w:pPr>
            <w:r>
              <w:rPr>
                <w:color w:val="002F6C"/>
              </w:rPr>
              <w:t>Workforce employment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Employee benefit expenses under R&amp;D, selling, administrative and cost of sales, excluding non-cash share-based payments, adjusted for staff cost payables.</w:t>
            </w:r>
          </w:p>
        </w:tc>
      </w:tr>
      <w:tr>
        <w:tc>
          <w:tcPr>
            <w:tcW w:type="dxa" w:w="1560"/>
          </w:tcPr>
          <w:p>
            <w:pPr>
              <w:jc w:val="both"/>
            </w:pPr>
            <w:r>
              <w:rPr>
                <w:color w:val="002F6C"/>
              </w:rPr>
              <w:t>Computing resource and direct delivery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Cost of sales and direct service costs relating to server, cloud, computing resource leasing/procurement and project delivery, excluding non-cash items and adjusted for related prepayments and payables.</w:t>
            </w:r>
          </w:p>
        </w:tc>
      </w:tr>
      <w:tr>
        <w:tc>
          <w:tcPr>
            <w:tcW w:type="dxa" w:w="1560"/>
          </w:tcPr>
          <w:p>
            <w:pPr>
              <w:jc w:val="both"/>
            </w:pPr>
            <w:r>
              <w:rPr>
                <w:color w:val="002F6C"/>
              </w:rPr>
              <w:t>Sales, marketing and commercialisation</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Selling and distribution expenses excluding employee compensation and non-cash items, adjusted for related payables.</w:t>
            </w:r>
          </w:p>
        </w:tc>
      </w:tr>
      <w:tr>
        <w:tc>
          <w:tcPr>
            <w:tcW w:type="dxa" w:w="1560"/>
          </w:tcPr>
          <w:p>
            <w:pPr>
              <w:jc w:val="both"/>
            </w:pPr>
            <w:r>
              <w:rPr>
                <w:color w:val="002F6C"/>
              </w:rPr>
              <w:t>Other significant operating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Office, compliance, professional service, lease and other significant operating cash costs not included above.</w:t>
            </w:r>
          </w:p>
        </w:tc>
      </w:tr>
      <w:tr>
        <w:tc>
          <w:tcPr>
            <w:tcW w:type="dxa" w:w="1560"/>
          </w:tcPr>
          <w:p>
            <w:pPr>
              <w:jc w:val="both"/>
            </w:pPr>
            <w:r>
              <w:rPr>
                <w:color w:val="002F6C"/>
              </w:rPr>
              <w:t>Total cash operating costs</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t>[●]</w:t>
            </w:r>
          </w:p>
        </w:tc>
        <w:tc>
          <w:tcPr>
            <w:tcW w:type="dxa" w:w="1560"/>
          </w:tcPr>
          <w:p>
            <w:pPr>
              <w:jc w:val="both"/>
            </w:pPr>
            <w:r>
              <w:rPr>
                <w:color w:val="002F6C"/>
              </w:rPr>
            </w:r>
          </w:p>
        </w:tc>
      </w:tr>
    </w:tbl>
    <w:p>
      <w:pPr>
        <w:jc w:val="both"/>
      </w:pPr>
      <w:r>
        <w:rPr>
          <w:b w:val="0"/>
          <w:color w:val="002F6C"/>
        </w:rPr>
        <w:t>R&amp;D Expenditure and Total Operating Expenditure</w:t>
      </w:r>
    </w:p>
    <w:p>
      <w:pPr>
        <w:jc w:val="both"/>
      </w:pPr>
      <w:r>
        <w:rPr>
          <w:b w:val="0"/>
          <w:color w:val="002F6C"/>
        </w:rPr>
        <w:t>For purposes of Chapter 18C of the Listing Rules, a Pre-Commercial Company is expected to demonstrate substantial R&amp;D investment during the track record period. Based on the current financial statement line items and subject to confirmation by the Reporting Accountants, our R&amp;D expenditure ratio calculated using research and development expenses divided by the sum of research and development expenses, selling and distribution expenses and administrative expenses was approximately 63.7%, 71.2%, 68.0% and 73.7% in 2023, 2024, 2025 and for the three months ended March 31, 2026, respectively, and approximately 69.0% for 2023 to 2025 in aggregate. The table below should be updated if the Reporting Accountants determine that any adjustments, including capitalised development expenditure, non-operating items, listing expenses or other items, should be included or excluded for Chapter 18C purposes.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jc w:val="both"/>
            </w:pPr>
            <w:r>
              <w:rPr>
                <w:b/>
                <w:color w:val="002F6C"/>
              </w:rPr>
            </w:r>
          </w:p>
        </w:tc>
        <w:tc>
          <w:tcPr>
            <w:tcW w:type="dxa" w:w="1560"/>
          </w:tcPr>
          <w:p>
            <w:pPr>
              <w:jc w:val="both"/>
            </w:pPr>
            <w:r>
              <w:rPr>
                <w:b/>
                <w:color w:val="002F6C"/>
              </w:rPr>
              <w:t>2023</w:t>
            </w:r>
          </w:p>
        </w:tc>
        <w:tc>
          <w:tcPr>
            <w:tcW w:type="dxa" w:w="1560"/>
          </w:tcPr>
          <w:p>
            <w:pPr>
              <w:jc w:val="both"/>
            </w:pPr>
            <w:r>
              <w:rPr>
                <w:b/>
                <w:color w:val="002F6C"/>
              </w:rPr>
              <w:t>2024</w:t>
            </w:r>
          </w:p>
        </w:tc>
        <w:tc>
          <w:tcPr>
            <w:tcW w:type="dxa" w:w="1560"/>
          </w:tcPr>
          <w:p>
            <w:pPr>
              <w:jc w:val="both"/>
            </w:pPr>
            <w:r>
              <w:rPr>
                <w:b/>
                <w:color w:val="002F6C"/>
              </w:rPr>
              <w:t>2025</w:t>
            </w:r>
          </w:p>
        </w:tc>
        <w:tc>
          <w:tcPr>
            <w:tcW w:type="dxa" w:w="1560"/>
          </w:tcPr>
          <w:p>
            <w:pPr>
              <w:jc w:val="both"/>
            </w:pPr>
            <w:r>
              <w:rPr>
                <w:b/>
                <w:color w:val="002F6C"/>
              </w:rPr>
              <w:t>Three months ended March 31, 2026</w:t>
            </w:r>
          </w:p>
        </w:tc>
        <w:tc>
          <w:tcPr>
            <w:tcW w:type="dxa" w:w="1560"/>
          </w:tcPr>
          <w:p>
            <w:pPr>
              <w:jc w:val="both"/>
            </w:pPr>
            <w:r>
              <w:rPr>
                <w:b/>
                <w:color w:val="002F6C"/>
              </w:rPr>
              <w:t>2023-2025 total</w:t>
            </w:r>
          </w:p>
        </w:tc>
      </w:tr>
      <w:tr>
        <w:tc>
          <w:tcPr>
            <w:tcW w:type="dxa" w:w="1560"/>
          </w:tcPr>
          <w:p>
            <w:pPr>
              <w:jc w:val="both"/>
            </w:pPr>
            <w:r>
              <w:rPr>
                <w:color w:val="002F6C"/>
              </w:rPr>
              <w:t>Research and development expenses / R&amp;D expenditure</w:t>
            </w:r>
          </w:p>
        </w:tc>
        <w:tc>
          <w:tcPr>
            <w:tcW w:type="dxa" w:w="1560"/>
          </w:tcPr>
          <w:p>
            <w:pPr>
              <w:jc w:val="both"/>
            </w:pPr>
            <w:r>
              <w:rPr>
                <w:color w:val="002F6C"/>
              </w:rPr>
              <w:t>30,596</w:t>
            </w:r>
          </w:p>
        </w:tc>
        <w:tc>
          <w:tcPr>
            <w:tcW w:type="dxa" w:w="1560"/>
          </w:tcPr>
          <w:p>
            <w:pPr>
              <w:jc w:val="both"/>
            </w:pPr>
            <w:r>
              <w:rPr>
                <w:color w:val="002F6C"/>
              </w:rPr>
              <w:t>252,924</w:t>
            </w:r>
          </w:p>
        </w:tc>
        <w:tc>
          <w:tcPr>
            <w:tcW w:type="dxa" w:w="1560"/>
          </w:tcPr>
          <w:p>
            <w:pPr>
              <w:jc w:val="both"/>
            </w:pPr>
            <w:r>
              <w:rPr>
                <w:color w:val="002F6C"/>
              </w:rPr>
              <w:t>354,653</w:t>
            </w:r>
          </w:p>
        </w:tc>
        <w:tc>
          <w:tcPr>
            <w:tcW w:type="dxa" w:w="1560"/>
          </w:tcPr>
          <w:p>
            <w:pPr>
              <w:jc w:val="both"/>
            </w:pPr>
            <w:r>
              <w:rPr>
                <w:color w:val="002F6C"/>
              </w:rPr>
              <w:t>93,361</w:t>
            </w:r>
          </w:p>
        </w:tc>
        <w:tc>
          <w:tcPr>
            <w:tcW w:type="dxa" w:w="1560"/>
          </w:tcPr>
          <w:p>
            <w:pPr>
              <w:jc w:val="both"/>
            </w:pPr>
            <w:r>
              <w:rPr>
                <w:color w:val="002F6C"/>
              </w:rPr>
              <w:t>638,173</w:t>
            </w:r>
          </w:p>
        </w:tc>
      </w:tr>
      <w:tr>
        <w:tc>
          <w:tcPr>
            <w:tcW w:type="dxa" w:w="1560"/>
          </w:tcPr>
          <w:p>
            <w:pPr>
              <w:jc w:val="both"/>
            </w:pPr>
            <w:r>
              <w:rPr>
                <w:color w:val="002F6C"/>
              </w:rPr>
              <w:t>Selling and distribution expenses</w:t>
            </w:r>
          </w:p>
        </w:tc>
        <w:tc>
          <w:tcPr>
            <w:tcW w:type="dxa" w:w="1560"/>
          </w:tcPr>
          <w:p>
            <w:pPr>
              <w:jc w:val="both"/>
            </w:pPr>
            <w:r>
              <w:rPr>
                <w:color w:val="002F6C"/>
              </w:rPr>
              <w:t>2,700</w:t>
            </w:r>
          </w:p>
        </w:tc>
        <w:tc>
          <w:tcPr>
            <w:tcW w:type="dxa" w:w="1560"/>
          </w:tcPr>
          <w:p>
            <w:pPr>
              <w:jc w:val="both"/>
            </w:pPr>
            <w:r>
              <w:rPr>
                <w:color w:val="002F6C"/>
              </w:rPr>
              <w:t>32,900</w:t>
            </w:r>
          </w:p>
        </w:tc>
        <w:tc>
          <w:tcPr>
            <w:tcW w:type="dxa" w:w="1560"/>
          </w:tcPr>
          <w:p>
            <w:pPr>
              <w:jc w:val="both"/>
            </w:pPr>
            <w:r>
              <w:rPr>
                <w:color w:val="002F6C"/>
              </w:rPr>
              <w:t>84,300</w:t>
            </w:r>
          </w:p>
        </w:tc>
        <w:tc>
          <w:tcPr>
            <w:tcW w:type="dxa" w:w="1560"/>
          </w:tcPr>
          <w:p>
            <w:pPr>
              <w:jc w:val="both"/>
            </w:pPr>
            <w:r>
              <w:rPr>
                <w:color w:val="002F6C"/>
              </w:rPr>
              <w:t>13,000</w:t>
            </w:r>
          </w:p>
        </w:tc>
        <w:tc>
          <w:tcPr>
            <w:tcW w:type="dxa" w:w="1560"/>
          </w:tcPr>
          <w:p>
            <w:pPr>
              <w:jc w:val="both"/>
            </w:pPr>
            <w:r>
              <w:rPr>
                <w:color w:val="002F6C"/>
              </w:rPr>
              <w:t>119,900</w:t>
            </w:r>
          </w:p>
        </w:tc>
      </w:tr>
      <w:tr>
        <w:tc>
          <w:tcPr>
            <w:tcW w:type="dxa" w:w="1560"/>
          </w:tcPr>
          <w:p>
            <w:pPr>
              <w:jc w:val="both"/>
            </w:pPr>
            <w:r>
              <w:rPr>
                <w:color w:val="002F6C"/>
              </w:rPr>
              <w:t>Administrative expenses</w:t>
            </w:r>
          </w:p>
        </w:tc>
        <w:tc>
          <w:tcPr>
            <w:tcW w:type="dxa" w:w="1560"/>
          </w:tcPr>
          <w:p>
            <w:pPr>
              <w:jc w:val="both"/>
            </w:pPr>
            <w:r>
              <w:rPr>
                <w:color w:val="002F6C"/>
              </w:rPr>
              <w:t>14,700</w:t>
            </w:r>
          </w:p>
        </w:tc>
        <w:tc>
          <w:tcPr>
            <w:tcW w:type="dxa" w:w="1560"/>
          </w:tcPr>
          <w:p>
            <w:pPr>
              <w:jc w:val="both"/>
            </w:pPr>
            <w:r>
              <w:rPr>
                <w:color w:val="002F6C"/>
              </w:rPr>
              <w:t>69,300</w:t>
            </w:r>
          </w:p>
        </w:tc>
        <w:tc>
          <w:tcPr>
            <w:tcW w:type="dxa" w:w="1560"/>
          </w:tcPr>
          <w:p>
            <w:pPr>
              <w:jc w:val="both"/>
            </w:pPr>
            <w:r>
              <w:rPr>
                <w:color w:val="002F6C"/>
              </w:rPr>
              <w:t>82,900</w:t>
            </w:r>
          </w:p>
        </w:tc>
        <w:tc>
          <w:tcPr>
            <w:tcW w:type="dxa" w:w="1560"/>
          </w:tcPr>
          <w:p>
            <w:pPr>
              <w:jc w:val="both"/>
            </w:pPr>
            <w:r>
              <w:rPr>
                <w:color w:val="002F6C"/>
              </w:rPr>
              <w:t>20,300</w:t>
            </w:r>
          </w:p>
        </w:tc>
        <w:tc>
          <w:tcPr>
            <w:tcW w:type="dxa" w:w="1560"/>
          </w:tcPr>
          <w:p>
            <w:pPr>
              <w:jc w:val="both"/>
            </w:pPr>
            <w:r>
              <w:rPr>
                <w:color w:val="002F6C"/>
              </w:rPr>
              <w:t>166,900</w:t>
            </w:r>
          </w:p>
        </w:tc>
      </w:tr>
      <w:tr>
        <w:tc>
          <w:tcPr>
            <w:tcW w:type="dxa" w:w="1560"/>
          </w:tcPr>
          <w:p>
            <w:pPr>
              <w:jc w:val="both"/>
            </w:pPr>
            <w:r>
              <w:rPr>
                <w:color w:val="002F6C"/>
              </w:rPr>
              <w:t>Total operating expenditure</w:t>
            </w:r>
          </w:p>
        </w:tc>
        <w:tc>
          <w:tcPr>
            <w:tcW w:type="dxa" w:w="1560"/>
          </w:tcPr>
          <w:p>
            <w:pPr>
              <w:jc w:val="both"/>
            </w:pPr>
            <w:r>
              <w:rPr>
                <w:color w:val="002F6C"/>
              </w:rPr>
              <w:t>47,996</w:t>
            </w:r>
          </w:p>
        </w:tc>
        <w:tc>
          <w:tcPr>
            <w:tcW w:type="dxa" w:w="1560"/>
          </w:tcPr>
          <w:p>
            <w:pPr>
              <w:jc w:val="both"/>
            </w:pPr>
            <w:r>
              <w:rPr>
                <w:color w:val="002F6C"/>
              </w:rPr>
              <w:t>355,124</w:t>
            </w:r>
          </w:p>
        </w:tc>
        <w:tc>
          <w:tcPr>
            <w:tcW w:type="dxa" w:w="1560"/>
          </w:tcPr>
          <w:p>
            <w:pPr>
              <w:jc w:val="both"/>
            </w:pPr>
            <w:r>
              <w:rPr>
                <w:color w:val="002F6C"/>
              </w:rPr>
              <w:t>521,853</w:t>
            </w:r>
          </w:p>
        </w:tc>
        <w:tc>
          <w:tcPr>
            <w:tcW w:type="dxa" w:w="1560"/>
          </w:tcPr>
          <w:p>
            <w:pPr>
              <w:jc w:val="both"/>
            </w:pPr>
            <w:r>
              <w:rPr>
                <w:color w:val="002F6C"/>
              </w:rPr>
              <w:t>126,661</w:t>
            </w:r>
          </w:p>
        </w:tc>
        <w:tc>
          <w:tcPr>
            <w:tcW w:type="dxa" w:w="1560"/>
          </w:tcPr>
          <w:p>
            <w:pPr>
              <w:jc w:val="both"/>
            </w:pPr>
            <w:r>
              <w:rPr>
                <w:color w:val="002F6C"/>
              </w:rPr>
              <w:t>924,973</w:t>
            </w:r>
          </w:p>
        </w:tc>
      </w:tr>
      <w:tr>
        <w:tc>
          <w:tcPr>
            <w:tcW w:type="dxa" w:w="1560"/>
          </w:tcPr>
          <w:p>
            <w:pPr>
              <w:jc w:val="both"/>
            </w:pPr>
            <w:r>
              <w:rPr>
                <w:color w:val="002F6C"/>
              </w:rPr>
              <w:t>R&amp;D expenditure ratio</w:t>
            </w:r>
          </w:p>
        </w:tc>
        <w:tc>
          <w:tcPr>
            <w:tcW w:type="dxa" w:w="1560"/>
          </w:tcPr>
          <w:p>
            <w:pPr>
              <w:jc w:val="both"/>
            </w:pPr>
            <w:r>
              <w:rPr>
                <w:color w:val="002F6C"/>
              </w:rPr>
              <w:t>63.7%</w:t>
            </w:r>
          </w:p>
        </w:tc>
        <w:tc>
          <w:tcPr>
            <w:tcW w:type="dxa" w:w="1560"/>
          </w:tcPr>
          <w:p>
            <w:pPr>
              <w:jc w:val="both"/>
            </w:pPr>
            <w:r>
              <w:rPr>
                <w:color w:val="002F6C"/>
              </w:rPr>
              <w:t>71.2%</w:t>
            </w:r>
          </w:p>
        </w:tc>
        <w:tc>
          <w:tcPr>
            <w:tcW w:type="dxa" w:w="1560"/>
          </w:tcPr>
          <w:p>
            <w:pPr>
              <w:jc w:val="both"/>
            </w:pPr>
            <w:r>
              <w:rPr>
                <w:color w:val="002F6C"/>
              </w:rPr>
              <w:t>68.0%</w:t>
            </w:r>
          </w:p>
        </w:tc>
        <w:tc>
          <w:tcPr>
            <w:tcW w:type="dxa" w:w="1560"/>
          </w:tcPr>
          <w:p>
            <w:pPr>
              <w:jc w:val="both"/>
            </w:pPr>
            <w:r>
              <w:rPr>
                <w:color w:val="002F6C"/>
              </w:rPr>
              <w:t>73.7%</w:t>
            </w:r>
          </w:p>
        </w:tc>
        <w:tc>
          <w:tcPr>
            <w:tcW w:type="dxa" w:w="1560"/>
          </w:tcPr>
          <w:p>
            <w:pPr>
              <w:jc w:val="both"/>
            </w:pPr>
            <w:r>
              <w:rPr>
                <w:color w:val="002F6C"/>
              </w:rPr>
              <w:t>69.0%</w:t>
            </w:r>
          </w:p>
        </w:tc>
      </w:tr>
    </w:tbl>
    <w:p w14:paraId="3342E50F" w14:textId="337A0B38" w:rsidR="00543889" w:rsidRPr="000A404F" w:rsidRDefault="00543889"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00BF60EE" w:rsidRPr="000A404F">
        <w:rPr>
          <w:rFonts w:ascii="Times New Roman" w:hAnsi="Times New Roman" w:cs="Times New Roman" w:hint="eastAsia"/>
          <w:iCs/>
        </w:rPr>
        <w:t>[</w:t>
      </w:r>
      <w:r w:rsidRPr="000A404F">
        <w:rPr>
          <w:rFonts w:ascii="Times New Roman" w:hAnsi="Times New Roman" w:cs="Times New Roman"/>
          <w:iCs/>
        </w:rPr>
        <w:t>used in</w:t>
      </w:r>
      <w:r w:rsidR="00BF60EE"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for the three months ended March 31, 2026,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RMB149.7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07065A2E" w14:textId="446B22D4" w:rsidR="00543889" w:rsidRPr="000A404F" w:rsidRDefault="00543889"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00BF60EE" w:rsidRPr="000A404F">
        <w:rPr>
          <w:rFonts w:ascii="Times New Roman" w:hAnsi="Times New Roman" w:cs="Times New Roman" w:hint="eastAsia"/>
          <w:iCs/>
        </w:rPr>
        <w:t>[</w:t>
      </w:r>
      <w:r w:rsidR="00BF60EE" w:rsidRPr="000A404F">
        <w:rPr>
          <w:rFonts w:ascii="Times New Roman" w:hAnsi="Times New Roman" w:cs="Times New Roman"/>
          <w:iCs/>
        </w:rPr>
        <w:t>used in</w:t>
      </w:r>
      <w:r w:rsidR="00BF60EE"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2025,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w:t>
      </w:r>
      <w:r w:rsidR="00BF60EE" w:rsidRPr="000A404F">
        <w:rPr>
          <w:rFonts w:ascii="Times New Roman" w:hAnsi="Times New Roman" w:cs="Times New Roman" w:hint="eastAsia"/>
          <w:iCs/>
        </w:rPr>
        <w:t>582.7</w:t>
      </w:r>
      <w:r w:rsidRPr="000A404F">
        <w:rPr>
          <w:rFonts w:ascii="Times New Roman" w:hAnsi="Times New Roman" w:cs="Times New Roman" w:hint="eastAsia"/>
          <w:iCs/>
        </w:rPr>
        <w:t xml:space="preserve">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55EA5D57" w14:textId="454B9B0B" w:rsidR="00BF60EE"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Pr="000A404F">
        <w:rPr>
          <w:rFonts w:ascii="Times New Roman" w:hAnsi="Times New Roman" w:cs="Times New Roman" w:hint="eastAsia"/>
          <w:iCs/>
        </w:rPr>
        <w:t>[</w:t>
      </w:r>
      <w:r w:rsidRPr="000A404F">
        <w:rPr>
          <w:rFonts w:ascii="Times New Roman" w:hAnsi="Times New Roman" w:cs="Times New Roman"/>
          <w:iCs/>
        </w:rPr>
        <w:t>used in</w:t>
      </w:r>
      <w:r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2024,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RMB380.4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46C217C1" w14:textId="77781DFE" w:rsidR="00BF60EE"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 xml:space="preserve">Our net cash </w:t>
      </w:r>
      <w:r w:rsidRPr="000A404F">
        <w:rPr>
          <w:rFonts w:ascii="Times New Roman" w:hAnsi="Times New Roman" w:cs="Times New Roman" w:hint="eastAsia"/>
          <w:iCs/>
        </w:rPr>
        <w:t>[</w:t>
      </w:r>
      <w:r w:rsidRPr="000A404F">
        <w:rPr>
          <w:rFonts w:ascii="Times New Roman" w:hAnsi="Times New Roman" w:cs="Times New Roman"/>
          <w:iCs/>
        </w:rPr>
        <w:t>used in</w:t>
      </w:r>
      <w:r w:rsidRPr="000A404F">
        <w:rPr>
          <w:rFonts w:ascii="Times New Roman" w:hAnsi="Times New Roman" w:cs="Times New Roman" w:hint="eastAsia"/>
          <w:iCs/>
        </w:rPr>
        <w:t>]</w:t>
      </w:r>
      <w:r w:rsidRPr="000A404F">
        <w:rPr>
          <w:rFonts w:ascii="Times New Roman" w:hAnsi="Times New Roman" w:cs="Times New Roman"/>
          <w:iCs/>
        </w:rPr>
        <w:t xml:space="preserve"> operating activities was</w:t>
      </w:r>
      <w:r w:rsidRPr="000A404F">
        <w:rPr>
          <w:rFonts w:ascii="Times New Roman" w:hAnsi="Times New Roman" w:cs="Times New Roman" w:hint="eastAsia"/>
          <w:iCs/>
        </w:rPr>
        <w:t xml:space="preserve"> </w:t>
      </w:r>
      <w:r w:rsidRPr="000A404F">
        <w:rPr>
          <w:rFonts w:ascii="Times New Roman" w:hAnsi="Times New Roman" w:cs="Times New Roman"/>
          <w:iCs/>
        </w:rPr>
        <w:t>RMB[●] million</w:t>
      </w:r>
      <w:r w:rsidRPr="000A404F">
        <w:rPr>
          <w:rFonts w:ascii="Times New Roman" w:hAnsi="Times New Roman" w:cs="Times New Roman" w:hint="eastAsia"/>
          <w:iCs/>
        </w:rPr>
        <w:t xml:space="preserve"> in 2023, primarily due to our loss </w:t>
      </w:r>
      <w:r w:rsidRPr="000A404F">
        <w:rPr>
          <w:rFonts w:ascii="Times New Roman" w:hAnsi="Times New Roman" w:cs="Times New Roman"/>
          <w:iCs/>
        </w:rPr>
        <w:t>before</w:t>
      </w:r>
      <w:r w:rsidRPr="000A404F">
        <w:rPr>
          <w:rFonts w:ascii="Times New Roman" w:hAnsi="Times New Roman" w:cs="Times New Roman" w:hint="eastAsia"/>
          <w:iCs/>
        </w:rPr>
        <w:t xml:space="preserve"> tax of RMB56.2 million, </w:t>
      </w:r>
      <w:r w:rsidRPr="000A404F">
        <w:rPr>
          <w:rFonts w:ascii="Times New Roman" w:hAnsi="Times New Roman" w:cs="Times New Roman"/>
          <w:iCs/>
        </w:rPr>
        <w:t>adjusted by certain non-cash and non-operating items,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 xml:space="preserve">; and </w:t>
      </w:r>
      <w:r w:rsidRPr="000A404F">
        <w:rPr>
          <w:rFonts w:ascii="Times New Roman" w:hAnsi="Times New Roman" w:cs="Times New Roman"/>
          <w:iCs/>
        </w:rPr>
        <w:t>(</w:t>
      </w:r>
      <w:proofErr w:type="spellStart"/>
      <w:r w:rsidRPr="000A404F">
        <w:rPr>
          <w:rFonts w:ascii="Times New Roman" w:hAnsi="Times New Roman" w:cs="Times New Roman"/>
          <w:iCs/>
        </w:rPr>
        <w:t>i</w:t>
      </w:r>
      <w:proofErr w:type="spellEnd"/>
      <w:r w:rsidRPr="000A404F">
        <w:rPr>
          <w:rFonts w:ascii="Times New Roman" w:hAnsi="Times New Roman" w:cs="Times New Roman"/>
          <w:iCs/>
        </w:rPr>
        <w:t>) changes in working capital that negatively affected our cash flows, primarily including</w:t>
      </w:r>
      <w:r w:rsidRPr="000A404F">
        <w:rPr>
          <w:rFonts w:ascii="Times New Roman" w:hAnsi="Times New Roman" w:cs="Times New Roman" w:hint="eastAsia"/>
          <w:iCs/>
        </w:rPr>
        <w:t xml:space="preserve"> </w:t>
      </w:r>
      <w:r w:rsidRPr="000A404F">
        <w:rPr>
          <w:rFonts w:ascii="Times New Roman" w:hAnsi="Times New Roman" w:cs="Times New Roman"/>
          <w:iCs/>
        </w:rPr>
        <w:t>[●]</w:t>
      </w:r>
      <w:r w:rsidRPr="000A404F">
        <w:rPr>
          <w:rFonts w:ascii="Times New Roman" w:hAnsi="Times New Roman" w:cs="Times New Roman" w:hint="eastAsia"/>
          <w:iCs/>
        </w:rPr>
        <w:t xml:space="preserve"> of </w:t>
      </w:r>
      <w:r w:rsidRPr="000A404F">
        <w:rPr>
          <w:rFonts w:ascii="Times New Roman" w:hAnsi="Times New Roman" w:cs="Times New Roman"/>
          <w:iCs/>
        </w:rPr>
        <w:t>RMB[●] million, and (ii) changes in working capital that positively affected our cash flows, primarily including [●]</w:t>
      </w:r>
      <w:r w:rsidRPr="000A404F">
        <w:rPr>
          <w:rFonts w:ascii="Times New Roman" w:hAnsi="Times New Roman" w:cs="Times New Roman" w:hint="eastAsia"/>
          <w:iCs/>
        </w:rPr>
        <w:t xml:space="preserve"> of </w:t>
      </w:r>
      <w:r w:rsidRPr="000A404F">
        <w:rPr>
          <w:rFonts w:ascii="Times New Roman" w:hAnsi="Times New Roman" w:cs="Times New Roman"/>
          <w:iCs/>
        </w:rPr>
        <w:t>RMB[●] million</w:t>
      </w:r>
      <w:r w:rsidRPr="000A404F">
        <w:rPr>
          <w:rFonts w:ascii="Times New Roman" w:hAnsi="Times New Roman" w:cs="Times New Roman" w:hint="eastAsia"/>
          <w:iCs/>
        </w:rPr>
        <w:t>.</w:t>
      </w:r>
    </w:p>
    <w:p w14:paraId="4D68F8D6" w14:textId="6187D5F2" w:rsidR="000F537F" w:rsidRPr="005F2234" w:rsidRDefault="00A76B9F" w:rsidP="007D1F51">
      <w:pPr>
        <w:jc w:val="both"/>
        <w:outlineLvl w:val="0"/>
        <w:rPr>
          <w:rFonts w:ascii="Times New Roman" w:hAnsi="Times New Roman" w:cs="Times New Roman"/>
          <w:b/>
          <w:i/>
        </w:rPr>
      </w:pPr>
      <w:r w:rsidRPr="005F2234">
        <w:rPr>
          <w:rFonts w:ascii="Times New Roman" w:hAnsi="Times New Roman" w:cs="Times New Roman"/>
          <w:b/>
          <w:i/>
        </w:rPr>
        <w:t xml:space="preserve">Net </w:t>
      </w:r>
      <w:r w:rsidR="00A9210D" w:rsidRPr="005F2234">
        <w:rPr>
          <w:rFonts w:ascii="Times New Roman" w:hAnsi="Times New Roman" w:cs="Times New Roman"/>
          <w:b/>
          <w:i/>
        </w:rPr>
        <w:t>C</w:t>
      </w:r>
      <w:r w:rsidRPr="005F2234">
        <w:rPr>
          <w:rFonts w:ascii="Times New Roman" w:hAnsi="Times New Roman" w:cs="Times New Roman"/>
          <w:b/>
          <w:i/>
        </w:rPr>
        <w:t xml:space="preserve">ash </w:t>
      </w:r>
      <w:r w:rsidR="004966B6">
        <w:rPr>
          <w:rFonts w:ascii="Times New Roman" w:hAnsi="Times New Roman" w:cs="Times New Roman" w:hint="eastAsia"/>
          <w:b/>
          <w:i/>
        </w:rPr>
        <w:t xml:space="preserve">Flows Generated </w:t>
      </w:r>
      <w:r w:rsidR="008E0E29" w:rsidRPr="005F2234">
        <w:rPr>
          <w:rFonts w:ascii="Times New Roman" w:hAnsi="Times New Roman" w:cs="Times New Roman"/>
          <w:b/>
          <w:i/>
        </w:rPr>
        <w:t>from</w:t>
      </w:r>
      <w:r w:rsidR="00361DD1" w:rsidRPr="005F2234">
        <w:rPr>
          <w:rFonts w:ascii="Times New Roman" w:hAnsi="Times New Roman" w:cs="Times New Roman"/>
          <w:b/>
          <w:i/>
        </w:rPr>
        <w:t xml:space="preserve"> </w:t>
      </w:r>
      <w:r w:rsidR="00A9210D" w:rsidRPr="005F2234">
        <w:rPr>
          <w:rFonts w:ascii="Times New Roman" w:hAnsi="Times New Roman" w:cs="Times New Roman"/>
          <w:b/>
          <w:i/>
        </w:rPr>
        <w:t>I</w:t>
      </w:r>
      <w:r w:rsidRPr="005F2234">
        <w:rPr>
          <w:rFonts w:ascii="Times New Roman" w:hAnsi="Times New Roman" w:cs="Times New Roman"/>
          <w:b/>
          <w:i/>
        </w:rPr>
        <w:t xml:space="preserve">nvesting </w:t>
      </w:r>
      <w:r w:rsidR="00A9210D" w:rsidRPr="005F2234">
        <w:rPr>
          <w:rFonts w:ascii="Times New Roman" w:hAnsi="Times New Roman" w:cs="Times New Roman"/>
          <w:b/>
          <w:i/>
        </w:rPr>
        <w:t>A</w:t>
      </w:r>
      <w:r w:rsidRPr="005F2234">
        <w:rPr>
          <w:rFonts w:ascii="Times New Roman" w:hAnsi="Times New Roman" w:cs="Times New Roman"/>
          <w:b/>
          <w:i/>
        </w:rPr>
        <w:t>ctivities</w:t>
      </w:r>
    </w:p>
    <w:p w14:paraId="066F2865" w14:textId="6F3D303D" w:rsidR="008E0E29" w:rsidRPr="000A404F" w:rsidRDefault="00BF60EE"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w:t>
      </w:r>
      <w:r w:rsidR="008E0E29" w:rsidRPr="000A404F">
        <w:rPr>
          <w:rFonts w:ascii="Times New Roman" w:hAnsi="Times New Roman" w:cs="Times New Roman"/>
          <w:iCs/>
        </w:rPr>
        <w:t xml:space="preserve"> [</w:t>
      </w:r>
      <w:r w:rsidRPr="000A404F">
        <w:rPr>
          <w:rFonts w:ascii="Times New Roman" w:hAnsi="Times New Roman" w:cs="Times New Roman" w:hint="eastAsia"/>
          <w:iCs/>
        </w:rPr>
        <w:t xml:space="preserve">generated </w:t>
      </w:r>
      <w:r w:rsidR="008E0E29" w:rsidRPr="000A404F">
        <w:rPr>
          <w:rFonts w:ascii="Times New Roman" w:hAnsi="Times New Roman" w:cs="Times New Roman"/>
          <w:iCs/>
        </w:rPr>
        <w:t xml:space="preserve">from] investing activities was </w:t>
      </w:r>
      <w:proofErr w:type="gramStart"/>
      <w:r w:rsidR="008E0E29" w:rsidRPr="000A404F">
        <w:rPr>
          <w:rFonts w:ascii="Times New Roman" w:hAnsi="Times New Roman" w:cs="Times New Roman"/>
          <w:iCs/>
        </w:rPr>
        <w:t>RMB[</w:t>
      </w:r>
      <w:proofErr w:type="gramEnd"/>
      <w:r w:rsidR="008E0E29" w:rsidRPr="000A404F">
        <w:rPr>
          <w:rFonts w:ascii="Times New Roman" w:hAnsi="Times New Roman" w:cs="Times New Roman"/>
          <w:iCs/>
        </w:rPr>
        <w:t xml:space="preserve">●] million </w:t>
      </w:r>
      <w:r w:rsidRPr="000A404F">
        <w:rPr>
          <w:rFonts w:ascii="Times New Roman" w:hAnsi="Times New Roman" w:cs="Times New Roman" w:hint="eastAsia"/>
          <w:iCs/>
        </w:rPr>
        <w:t>for the three months ended March 31, 2026</w:t>
      </w:r>
      <w:r w:rsidR="008E0E29" w:rsidRPr="000A404F">
        <w:rPr>
          <w:rFonts w:ascii="Times New Roman" w:hAnsi="Times New Roman" w:cs="Times New Roman"/>
          <w:iCs/>
        </w:rPr>
        <w:t xml:space="preserve">, primarily due to </w:t>
      </w:r>
      <w:r w:rsidR="00E00AF4" w:rsidRPr="000A404F">
        <w:rPr>
          <w:rFonts w:ascii="Times New Roman" w:hAnsi="Times New Roman" w:cs="Times New Roman"/>
          <w:iCs/>
        </w:rPr>
        <w:t>[●]</w:t>
      </w:r>
      <w:r w:rsidR="00E00AF4" w:rsidRPr="000A404F">
        <w:rPr>
          <w:rFonts w:ascii="Times New Roman" w:hAnsi="Times New Roman" w:cs="Times New Roman" w:hint="eastAsia"/>
          <w:iCs/>
        </w:rPr>
        <w:t xml:space="preserve"> of </w:t>
      </w:r>
      <w:proofErr w:type="gramStart"/>
      <w:r w:rsidR="00E00AF4" w:rsidRPr="000A404F">
        <w:rPr>
          <w:rFonts w:ascii="Times New Roman" w:hAnsi="Times New Roman" w:cs="Times New Roman"/>
          <w:iCs/>
        </w:rPr>
        <w:t>RMB[</w:t>
      </w:r>
      <w:proofErr w:type="gramEnd"/>
      <w:r w:rsidR="00E00AF4" w:rsidRPr="000A404F">
        <w:rPr>
          <w:rFonts w:ascii="Times New Roman" w:hAnsi="Times New Roman" w:cs="Times New Roman"/>
          <w:iCs/>
        </w:rPr>
        <w:t>●] million</w:t>
      </w:r>
      <w:r w:rsidR="008E0E29" w:rsidRPr="000A404F">
        <w:rPr>
          <w:rFonts w:ascii="Times New Roman" w:hAnsi="Times New Roman" w:cs="Times New Roman"/>
          <w:iCs/>
        </w:rPr>
        <w:t>.</w:t>
      </w:r>
    </w:p>
    <w:p w14:paraId="696F1467" w14:textId="3AEE9229"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2025</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6AD78751" w14:textId="51238281"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2024</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5E6A206C" w14:textId="79F2630C"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investing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2023</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78591AF" w14:textId="4CF77620" w:rsidR="000F537F" w:rsidRPr="005F2234" w:rsidRDefault="004966B6" w:rsidP="007D1F51">
      <w:pPr>
        <w:jc w:val="both"/>
        <w:outlineLvl w:val="0"/>
        <w:rPr>
          <w:rFonts w:ascii="Times New Roman" w:hAnsi="Times New Roman" w:cs="Times New Roman"/>
          <w:b/>
          <w:i/>
        </w:rPr>
      </w:pPr>
      <w:r w:rsidRPr="005F2234">
        <w:rPr>
          <w:rFonts w:ascii="Times New Roman" w:hAnsi="Times New Roman" w:cs="Times New Roman"/>
          <w:b/>
          <w:i/>
        </w:rPr>
        <w:t xml:space="preserve">Net Cash </w:t>
      </w:r>
      <w:r>
        <w:rPr>
          <w:rFonts w:ascii="Times New Roman" w:hAnsi="Times New Roman" w:cs="Times New Roman" w:hint="eastAsia"/>
          <w:b/>
          <w:i/>
        </w:rPr>
        <w:t xml:space="preserve">Flows Generated </w:t>
      </w:r>
      <w:r w:rsidRPr="005F2234">
        <w:rPr>
          <w:rFonts w:ascii="Times New Roman" w:hAnsi="Times New Roman" w:cs="Times New Roman"/>
          <w:b/>
          <w:i/>
        </w:rPr>
        <w:t xml:space="preserve">from </w:t>
      </w:r>
      <w:r w:rsidR="00A9210D" w:rsidRPr="005F2234">
        <w:rPr>
          <w:rFonts w:ascii="Times New Roman" w:hAnsi="Times New Roman" w:cs="Times New Roman"/>
          <w:b/>
          <w:i/>
        </w:rPr>
        <w:t>F</w:t>
      </w:r>
      <w:r w:rsidR="00A76B9F" w:rsidRPr="005F2234">
        <w:rPr>
          <w:rFonts w:ascii="Times New Roman" w:hAnsi="Times New Roman" w:cs="Times New Roman"/>
          <w:b/>
          <w:i/>
        </w:rPr>
        <w:t xml:space="preserve">inancing </w:t>
      </w:r>
      <w:r w:rsidR="00A9210D" w:rsidRPr="005F2234">
        <w:rPr>
          <w:rFonts w:ascii="Times New Roman" w:hAnsi="Times New Roman" w:cs="Times New Roman"/>
          <w:b/>
          <w:i/>
        </w:rPr>
        <w:t>A</w:t>
      </w:r>
      <w:r w:rsidR="00A76B9F" w:rsidRPr="005F2234">
        <w:rPr>
          <w:rFonts w:ascii="Times New Roman" w:hAnsi="Times New Roman" w:cs="Times New Roman"/>
          <w:b/>
          <w:i/>
        </w:rPr>
        <w:t>ctivities</w:t>
      </w:r>
    </w:p>
    <w:p w14:paraId="40F0AF2F" w14:textId="34924E20"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for the three months ended March 31, 2026</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6C7D80D4" w14:textId="5F37E673"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2025</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5C42E4B" w14:textId="128AA067" w:rsidR="00E00AF4"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2024</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253EBFFB" w14:textId="6AC6C1B4" w:rsidR="008E0E29" w:rsidRPr="000A404F" w:rsidRDefault="00E00AF4" w:rsidP="000A404F">
      <w:pPr>
        <w:snapToGrid w:val="0"/>
        <w:spacing w:after="240" w:line="240" w:lineRule="auto"/>
        <w:ind w:firstLine="720"/>
        <w:jc w:val="both"/>
        <w:rPr>
          <w:rFonts w:ascii="Times New Roman" w:hAnsi="Times New Roman" w:cs="Times New Roman"/>
          <w:iCs/>
        </w:rPr>
      </w:pPr>
      <w:r w:rsidRPr="000A404F">
        <w:rPr>
          <w:rFonts w:ascii="Times New Roman" w:hAnsi="Times New Roman" w:cs="Times New Roman"/>
          <w:iCs/>
        </w:rPr>
        <w:t>Our net cash [</w:t>
      </w:r>
      <w:r w:rsidRPr="000A404F">
        <w:rPr>
          <w:rFonts w:ascii="Times New Roman" w:hAnsi="Times New Roman" w:cs="Times New Roman" w:hint="eastAsia"/>
          <w:iCs/>
        </w:rPr>
        <w:t xml:space="preserve">generated </w:t>
      </w:r>
      <w:r w:rsidRPr="000A404F">
        <w:rPr>
          <w:rFonts w:ascii="Times New Roman" w:hAnsi="Times New Roman" w:cs="Times New Roman"/>
          <w:iCs/>
        </w:rPr>
        <w:t xml:space="preserve">from] </w:t>
      </w:r>
      <w:r w:rsidRPr="000A404F">
        <w:rPr>
          <w:rFonts w:ascii="Times New Roman" w:hAnsi="Times New Roman" w:cs="Times New Roman" w:hint="eastAsia"/>
          <w:iCs/>
        </w:rPr>
        <w:t>financing</w:t>
      </w:r>
      <w:r w:rsidRPr="000A404F">
        <w:rPr>
          <w:rFonts w:ascii="Times New Roman" w:hAnsi="Times New Roman" w:cs="Times New Roman"/>
          <w:iCs/>
        </w:rPr>
        <w:t xml:space="preserve"> activities was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xml:space="preserve">●] million </w:t>
      </w:r>
      <w:r w:rsidRPr="000A404F">
        <w:rPr>
          <w:rFonts w:ascii="Times New Roman" w:hAnsi="Times New Roman" w:cs="Times New Roman" w:hint="eastAsia"/>
          <w:iCs/>
        </w:rPr>
        <w:t>in 2023</w:t>
      </w:r>
      <w:r w:rsidRPr="000A404F">
        <w:rPr>
          <w:rFonts w:ascii="Times New Roman" w:hAnsi="Times New Roman" w:cs="Times New Roman"/>
          <w:iCs/>
        </w:rPr>
        <w:t>, primarily due to [●]</w:t>
      </w:r>
      <w:r w:rsidRPr="000A404F">
        <w:rPr>
          <w:rFonts w:ascii="Times New Roman" w:hAnsi="Times New Roman" w:cs="Times New Roman" w:hint="eastAsia"/>
          <w:iCs/>
        </w:rPr>
        <w:t xml:space="preserve"> of </w:t>
      </w:r>
      <w:proofErr w:type="gramStart"/>
      <w:r w:rsidRPr="000A404F">
        <w:rPr>
          <w:rFonts w:ascii="Times New Roman" w:hAnsi="Times New Roman" w:cs="Times New Roman"/>
          <w:iCs/>
        </w:rPr>
        <w:t>RMB[</w:t>
      </w:r>
      <w:proofErr w:type="gramEnd"/>
      <w:r w:rsidRPr="000A404F">
        <w:rPr>
          <w:rFonts w:ascii="Times New Roman" w:hAnsi="Times New Roman" w:cs="Times New Roman"/>
          <w:iCs/>
        </w:rPr>
        <w:t>●] million.</w:t>
      </w:r>
    </w:p>
    <w:p w14:paraId="59B64BF1" w14:textId="52F9A486" w:rsidR="000F537F" w:rsidRPr="002D032B" w:rsidRDefault="005A28DB" w:rsidP="007D1F51">
      <w:pPr>
        <w:jc w:val="both"/>
        <w:outlineLvl w:val="0"/>
        <w:rPr>
          <w:rFonts w:ascii="Times New Roman" w:hAnsi="Times New Roman" w:cs="Times New Roman"/>
          <w:b/>
          <w:iCs/>
        </w:rPr>
      </w:pPr>
      <w:r w:rsidRPr="002D032B">
        <w:rPr>
          <w:rFonts w:ascii="Times New Roman" w:hAnsi="Times New Roman" w:cs="Times New Roman"/>
          <w:b/>
          <w:iCs/>
        </w:rPr>
        <w:t>Current Assets and Current Liabilities</w:t>
      </w:r>
    </w:p>
    <w:p w14:paraId="418C47EC" w14:textId="354B7EFC" w:rsidR="000F537F" w:rsidRDefault="000F537F" w:rsidP="000F537F">
      <w:pPr>
        <w:snapToGrid w:val="0"/>
        <w:spacing w:after="240" w:line="240" w:lineRule="auto"/>
        <w:ind w:firstLine="720"/>
        <w:jc w:val="both"/>
        <w:rPr>
          <w:rFonts w:ascii="Times New Roman" w:eastAsia="Arial" w:hAnsi="Times New Roman" w:cs="Times New Roman"/>
          <w:iCs/>
          <w:lang w:eastAsia="en-US"/>
        </w:rPr>
      </w:pPr>
      <w:r w:rsidRPr="002D032B">
        <w:rPr>
          <w:rFonts w:ascii="Times New Roman" w:eastAsia="Arial" w:hAnsi="Times New Roman" w:cs="Times New Roman"/>
          <w:iCs/>
          <w:lang w:eastAsia="en-US"/>
        </w:rPr>
        <w:t>The following table sets forth our current assets and liabil</w:t>
      </w:r>
      <w:r w:rsidR="005A28DB" w:rsidRPr="002D032B">
        <w:rPr>
          <w:rFonts w:ascii="Times New Roman" w:eastAsia="Arial" w:hAnsi="Times New Roman" w:cs="Times New Roman"/>
          <w:iCs/>
          <w:lang w:eastAsia="en-US"/>
        </w:rPr>
        <w:t>ities as of the dates indicated.</w:t>
      </w:r>
    </w:p>
    <w:tbl>
      <w:tblPr>
        <w:tblStyle w:val="TableGrid133"/>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92"/>
        <w:gridCol w:w="901"/>
        <w:gridCol w:w="224"/>
        <w:gridCol w:w="47"/>
        <w:gridCol w:w="1410"/>
        <w:gridCol w:w="1547"/>
        <w:gridCol w:w="1273"/>
        <w:gridCol w:w="1233"/>
      </w:tblGrid>
      <w:tr w:rsidR="00E00AF4" w:rsidRPr="00D45EC9" w14:paraId="6DD2E41F" w14:textId="528FB953" w:rsidTr="00E00AF4">
        <w:trPr>
          <w:trHeight w:val="410"/>
        </w:trPr>
        <w:tc>
          <w:tcPr>
            <w:tcW w:w="1325" w:type="pct"/>
            <w:vAlign w:val="bottom"/>
          </w:tcPr>
          <w:p w14:paraId="200ED3CB" w14:textId="77777777" w:rsidR="00E00AF4" w:rsidRPr="00E00AF4" w:rsidRDefault="00E00AF4" w:rsidP="00E45595">
            <w:pPr>
              <w:snapToGrid w:val="0"/>
              <w:spacing w:before="20" w:after="20"/>
              <w:contextualSpacing/>
              <w:rPr>
                <w:rFonts w:eastAsia="Arial"/>
                <w:iCs/>
                <w:sz w:val="18"/>
                <w:szCs w:val="18"/>
              </w:rPr>
            </w:pPr>
          </w:p>
        </w:tc>
        <w:tc>
          <w:tcPr>
            <w:tcW w:w="2287" w:type="pct"/>
            <w:gridSpan w:val="5"/>
            <w:vAlign w:val="bottom"/>
          </w:tcPr>
          <w:p w14:paraId="73DFC53F" w14:textId="77777777" w:rsidR="00E00AF4" w:rsidRPr="00E00AF4" w:rsidRDefault="00E00AF4" w:rsidP="00E45595">
            <w:pPr>
              <w:pBdr>
                <w:bottom w:val="single" w:sz="2" w:space="1" w:color="auto"/>
              </w:pBdr>
              <w:snapToGrid w:val="0"/>
              <w:contextualSpacing/>
              <w:jc w:val="center"/>
              <w:rPr>
                <w:rFonts w:eastAsia="Arial"/>
                <w:b/>
                <w:iCs/>
                <w:sz w:val="18"/>
                <w:szCs w:val="18"/>
              </w:rPr>
            </w:pPr>
            <w:r w:rsidRPr="00E00AF4">
              <w:rPr>
                <w:rFonts w:eastAsia="Arial"/>
                <w:b/>
                <w:iCs/>
                <w:sz w:val="18"/>
                <w:szCs w:val="18"/>
              </w:rPr>
              <w:t>As of December 31,</w:t>
            </w:r>
          </w:p>
        </w:tc>
        <w:tc>
          <w:tcPr>
            <w:tcW w:w="705" w:type="pct"/>
            <w:vAlign w:val="bottom"/>
          </w:tcPr>
          <w:p w14:paraId="6A9EEC0F" w14:textId="2C011D39" w:rsidR="00E00AF4" w:rsidRPr="00E00AF4" w:rsidRDefault="00E00AF4" w:rsidP="00E45595">
            <w:pPr>
              <w:pBdr>
                <w:bottom w:val="single" w:sz="2" w:space="1" w:color="auto"/>
              </w:pBdr>
              <w:snapToGrid w:val="0"/>
              <w:contextualSpacing/>
              <w:jc w:val="center"/>
              <w:rPr>
                <w:rFonts w:eastAsia="Arial"/>
                <w:b/>
                <w:iCs/>
                <w:sz w:val="18"/>
                <w:szCs w:val="18"/>
              </w:rPr>
            </w:pPr>
            <w:r w:rsidRPr="00E00AF4">
              <w:rPr>
                <w:rFonts w:eastAsia="Arial"/>
                <w:b/>
                <w:iCs/>
                <w:sz w:val="18"/>
                <w:szCs w:val="18"/>
              </w:rPr>
              <w:t>As of March 31,</w:t>
            </w:r>
          </w:p>
        </w:tc>
        <w:tc>
          <w:tcPr>
            <w:tcW w:w="683" w:type="pct"/>
            <w:vAlign w:val="bottom"/>
          </w:tcPr>
          <w:p w14:paraId="6EC58EB9" w14:textId="41CAD63E" w:rsidR="00E00AF4" w:rsidRPr="00E00AF4" w:rsidRDefault="00E00AF4" w:rsidP="00C27DEA">
            <w:pPr>
              <w:pBdr>
                <w:bottom w:val="single" w:sz="2" w:space="1" w:color="auto"/>
              </w:pBdr>
              <w:snapToGrid w:val="0"/>
              <w:contextualSpacing/>
              <w:jc w:val="center"/>
              <w:rPr>
                <w:rFonts w:eastAsia="Arial"/>
                <w:b/>
                <w:iCs/>
                <w:sz w:val="18"/>
                <w:szCs w:val="18"/>
              </w:rPr>
            </w:pPr>
            <w:r w:rsidRPr="00E00AF4">
              <w:rPr>
                <w:rFonts w:eastAsia="Arial"/>
                <w:b/>
                <w:iCs/>
                <w:sz w:val="18"/>
                <w:szCs w:val="18"/>
              </w:rPr>
              <w:t xml:space="preserve">As of [●], </w:t>
            </w:r>
          </w:p>
        </w:tc>
      </w:tr>
      <w:tr w:rsidR="00E00AF4" w:rsidRPr="00D45EC9" w14:paraId="2C34B222" w14:textId="1332F125" w:rsidTr="00E00AF4">
        <w:trPr>
          <w:trHeight w:val="309"/>
        </w:trPr>
        <w:tc>
          <w:tcPr>
            <w:tcW w:w="1325" w:type="pct"/>
            <w:vAlign w:val="bottom"/>
          </w:tcPr>
          <w:p w14:paraId="4E866FF3" w14:textId="77777777" w:rsidR="00E00AF4" w:rsidRPr="00E00AF4" w:rsidRDefault="00E00AF4" w:rsidP="00E45595">
            <w:pPr>
              <w:snapToGrid w:val="0"/>
              <w:spacing w:before="20" w:after="20"/>
              <w:contextualSpacing/>
              <w:rPr>
                <w:rFonts w:eastAsia="Arial"/>
                <w:iCs/>
                <w:sz w:val="18"/>
                <w:szCs w:val="18"/>
              </w:rPr>
            </w:pPr>
          </w:p>
        </w:tc>
        <w:tc>
          <w:tcPr>
            <w:tcW w:w="649" w:type="pct"/>
            <w:gridSpan w:val="3"/>
            <w:vAlign w:val="bottom"/>
          </w:tcPr>
          <w:p w14:paraId="16818C54" w14:textId="5217DDC3"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lang w:eastAsia="zh-CN"/>
              </w:rPr>
              <w:t>202</w:t>
            </w:r>
            <w:r w:rsidR="00495FA2">
              <w:rPr>
                <w:rFonts w:eastAsiaTheme="minorEastAsia" w:hint="eastAsia"/>
                <w:b/>
                <w:iCs/>
                <w:sz w:val="18"/>
                <w:szCs w:val="18"/>
                <w:lang w:eastAsia="zh-CN"/>
              </w:rPr>
              <w:t>3</w:t>
            </w:r>
          </w:p>
        </w:tc>
        <w:tc>
          <w:tcPr>
            <w:tcW w:w="781" w:type="pct"/>
            <w:vAlign w:val="bottom"/>
          </w:tcPr>
          <w:p w14:paraId="02F13E32" w14:textId="2F6563D9"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rPr>
              <w:t>202</w:t>
            </w:r>
            <w:r w:rsidR="00495FA2">
              <w:rPr>
                <w:rFonts w:eastAsiaTheme="minorEastAsia" w:hint="eastAsia"/>
                <w:b/>
                <w:iCs/>
                <w:sz w:val="18"/>
                <w:szCs w:val="18"/>
                <w:lang w:eastAsia="zh-CN"/>
              </w:rPr>
              <w:t>4</w:t>
            </w:r>
          </w:p>
        </w:tc>
        <w:tc>
          <w:tcPr>
            <w:tcW w:w="857" w:type="pct"/>
            <w:vAlign w:val="bottom"/>
          </w:tcPr>
          <w:p w14:paraId="7BEBC92B" w14:textId="22648EE3" w:rsidR="00E00AF4" w:rsidRPr="00495FA2" w:rsidRDefault="00E00AF4" w:rsidP="00E45595">
            <w:pPr>
              <w:pBdr>
                <w:bottom w:val="single" w:sz="2" w:space="1" w:color="auto"/>
              </w:pBdr>
              <w:snapToGrid w:val="0"/>
              <w:contextualSpacing/>
              <w:jc w:val="center"/>
              <w:rPr>
                <w:rFonts w:eastAsiaTheme="minorEastAsia"/>
                <w:b/>
                <w:iCs/>
                <w:sz w:val="18"/>
                <w:szCs w:val="18"/>
                <w:lang w:eastAsia="zh-CN"/>
              </w:rPr>
            </w:pPr>
            <w:r w:rsidRPr="00E00AF4">
              <w:rPr>
                <w:rFonts w:eastAsia="Arial"/>
                <w:b/>
                <w:iCs/>
                <w:sz w:val="18"/>
                <w:szCs w:val="18"/>
              </w:rPr>
              <w:t>202</w:t>
            </w:r>
            <w:r w:rsidR="00495FA2">
              <w:rPr>
                <w:rFonts w:eastAsiaTheme="minorEastAsia" w:hint="eastAsia"/>
                <w:b/>
                <w:iCs/>
                <w:sz w:val="18"/>
                <w:szCs w:val="18"/>
                <w:lang w:eastAsia="zh-CN"/>
              </w:rPr>
              <w:t>5</w:t>
            </w:r>
          </w:p>
        </w:tc>
        <w:tc>
          <w:tcPr>
            <w:tcW w:w="705" w:type="pct"/>
            <w:vAlign w:val="bottom"/>
          </w:tcPr>
          <w:p w14:paraId="1F9181FE" w14:textId="06ADEE3E" w:rsidR="00E00AF4" w:rsidRPr="00E00AF4" w:rsidRDefault="00E00AF4" w:rsidP="00E45595">
            <w:pPr>
              <w:pBdr>
                <w:bottom w:val="single" w:sz="2" w:space="1" w:color="auto"/>
              </w:pBdr>
              <w:snapToGrid w:val="0"/>
              <w:contextualSpacing/>
              <w:jc w:val="center"/>
              <w:rPr>
                <w:rFonts w:eastAsiaTheme="minorEastAsia"/>
                <w:b/>
                <w:iCs/>
                <w:sz w:val="18"/>
                <w:szCs w:val="18"/>
                <w:lang w:eastAsia="zh-CN"/>
              </w:rPr>
            </w:pPr>
            <w:r>
              <w:rPr>
                <w:rFonts w:eastAsiaTheme="minorEastAsia" w:hint="eastAsia"/>
                <w:b/>
                <w:iCs/>
                <w:sz w:val="18"/>
                <w:szCs w:val="18"/>
                <w:lang w:eastAsia="zh-CN"/>
              </w:rPr>
              <w:t>2026</w:t>
            </w:r>
          </w:p>
        </w:tc>
        <w:tc>
          <w:tcPr>
            <w:tcW w:w="683" w:type="pct"/>
            <w:vAlign w:val="bottom"/>
          </w:tcPr>
          <w:p w14:paraId="2459D98E" w14:textId="17202CA1" w:rsidR="00E00AF4" w:rsidRPr="00E00AF4" w:rsidRDefault="00E00AF4" w:rsidP="00E45595">
            <w:pPr>
              <w:pBdr>
                <w:bottom w:val="single" w:sz="2" w:space="1" w:color="auto"/>
              </w:pBdr>
              <w:snapToGrid w:val="0"/>
              <w:contextualSpacing/>
              <w:jc w:val="center"/>
              <w:rPr>
                <w:rFonts w:eastAsiaTheme="minorEastAsia"/>
                <w:b/>
                <w:iCs/>
                <w:sz w:val="18"/>
                <w:szCs w:val="18"/>
                <w:lang w:eastAsia="zh-CN"/>
              </w:rPr>
            </w:pPr>
            <w:r>
              <w:rPr>
                <w:rFonts w:eastAsiaTheme="minorEastAsia" w:hint="eastAsia"/>
                <w:b/>
                <w:iCs/>
                <w:sz w:val="18"/>
                <w:szCs w:val="18"/>
                <w:lang w:eastAsia="zh-CN"/>
              </w:rPr>
              <w:t>2026</w:t>
            </w:r>
          </w:p>
        </w:tc>
      </w:tr>
      <w:tr w:rsidR="00E00AF4" w:rsidRPr="00D45EC9" w14:paraId="4C330E77" w14:textId="222FD418" w:rsidTr="00E00AF4">
        <w:trPr>
          <w:trHeight w:val="227"/>
        </w:trPr>
        <w:tc>
          <w:tcPr>
            <w:tcW w:w="1325" w:type="pct"/>
            <w:vAlign w:val="bottom"/>
          </w:tcPr>
          <w:p w14:paraId="7CA2996A" w14:textId="77777777" w:rsidR="00E00AF4" w:rsidRPr="00E00AF4" w:rsidRDefault="00E00AF4" w:rsidP="00E45595">
            <w:pPr>
              <w:snapToGrid w:val="0"/>
              <w:spacing w:before="20" w:after="20"/>
              <w:contextualSpacing/>
              <w:rPr>
                <w:rFonts w:eastAsia="Arial"/>
                <w:iCs/>
                <w:sz w:val="18"/>
                <w:szCs w:val="18"/>
              </w:rPr>
            </w:pPr>
          </w:p>
        </w:tc>
        <w:tc>
          <w:tcPr>
            <w:tcW w:w="3675" w:type="pct"/>
            <w:gridSpan w:val="7"/>
            <w:vAlign w:val="bottom"/>
          </w:tcPr>
          <w:p w14:paraId="1FE873B6" w14:textId="7080E007" w:rsidR="00E00AF4" w:rsidRPr="00E00AF4" w:rsidRDefault="00E00AF4" w:rsidP="00E45595">
            <w:pPr>
              <w:snapToGrid w:val="0"/>
              <w:spacing w:before="20" w:after="20"/>
              <w:contextualSpacing/>
              <w:jc w:val="center"/>
              <w:rPr>
                <w:rFonts w:eastAsia="Arial"/>
                <w:i/>
                <w:sz w:val="18"/>
                <w:szCs w:val="18"/>
              </w:rPr>
            </w:pPr>
            <w:r w:rsidRPr="00E00AF4">
              <w:rPr>
                <w:rFonts w:eastAsia="Arial"/>
                <w:i/>
                <w:sz w:val="18"/>
                <w:szCs w:val="18"/>
              </w:rPr>
              <w:t>(RMB in thousands)</w:t>
            </w:r>
          </w:p>
        </w:tc>
      </w:tr>
      <w:tr w:rsidR="00E00AF4" w:rsidRPr="00D45EC9" w14:paraId="7D007056" w14:textId="00E05CB1" w:rsidTr="00E00AF4">
        <w:trPr>
          <w:trHeight w:val="227"/>
        </w:trPr>
        <w:tc>
          <w:tcPr>
            <w:tcW w:w="1325" w:type="pct"/>
            <w:vAlign w:val="bottom"/>
          </w:tcPr>
          <w:p w14:paraId="5DBED8ED" w14:textId="77777777" w:rsidR="00E00AF4" w:rsidRPr="00E00AF4" w:rsidRDefault="00E00AF4" w:rsidP="00E45595">
            <w:pPr>
              <w:snapToGrid w:val="0"/>
              <w:spacing w:before="20" w:after="20"/>
              <w:contextualSpacing/>
              <w:rPr>
                <w:rFonts w:eastAsia="Arial"/>
                <w:iCs/>
                <w:sz w:val="18"/>
                <w:szCs w:val="18"/>
              </w:rPr>
            </w:pPr>
          </w:p>
        </w:tc>
        <w:tc>
          <w:tcPr>
            <w:tcW w:w="499" w:type="pct"/>
            <w:vAlign w:val="bottom"/>
          </w:tcPr>
          <w:p w14:paraId="7D94D2F0" w14:textId="77777777" w:rsidR="00E00AF4" w:rsidRPr="00E00AF4" w:rsidRDefault="00E00AF4" w:rsidP="00E45595">
            <w:pPr>
              <w:snapToGrid w:val="0"/>
              <w:spacing w:before="20" w:after="20"/>
              <w:contextualSpacing/>
              <w:jc w:val="center"/>
              <w:rPr>
                <w:rFonts w:eastAsia="Arial"/>
                <w:iCs/>
                <w:sz w:val="18"/>
                <w:szCs w:val="18"/>
              </w:rPr>
            </w:pPr>
          </w:p>
        </w:tc>
        <w:tc>
          <w:tcPr>
            <w:tcW w:w="124" w:type="pct"/>
            <w:vAlign w:val="bottom"/>
          </w:tcPr>
          <w:p w14:paraId="516D2F08" w14:textId="77777777" w:rsidR="00E00AF4" w:rsidRPr="00E00AF4" w:rsidRDefault="00E00AF4" w:rsidP="00E45595">
            <w:pPr>
              <w:snapToGrid w:val="0"/>
              <w:spacing w:before="20" w:after="20"/>
              <w:contextualSpacing/>
              <w:jc w:val="center"/>
              <w:rPr>
                <w:rFonts w:eastAsia="Arial"/>
                <w:iCs/>
                <w:sz w:val="18"/>
                <w:szCs w:val="18"/>
              </w:rPr>
            </w:pPr>
          </w:p>
        </w:tc>
        <w:tc>
          <w:tcPr>
            <w:tcW w:w="807" w:type="pct"/>
            <w:gridSpan w:val="2"/>
            <w:vAlign w:val="bottom"/>
          </w:tcPr>
          <w:p w14:paraId="64B22AD5" w14:textId="77777777" w:rsidR="00E00AF4" w:rsidRPr="00E00AF4" w:rsidRDefault="00E00AF4" w:rsidP="00E45595">
            <w:pPr>
              <w:snapToGrid w:val="0"/>
              <w:spacing w:before="20" w:after="20"/>
              <w:contextualSpacing/>
              <w:jc w:val="right"/>
              <w:rPr>
                <w:rFonts w:eastAsia="Arial"/>
                <w:b/>
                <w:bCs/>
                <w:iCs/>
                <w:sz w:val="18"/>
                <w:szCs w:val="18"/>
              </w:rPr>
            </w:pPr>
          </w:p>
        </w:tc>
        <w:tc>
          <w:tcPr>
            <w:tcW w:w="857" w:type="pct"/>
            <w:vAlign w:val="bottom"/>
          </w:tcPr>
          <w:p w14:paraId="222220EC" w14:textId="77777777" w:rsidR="00E00AF4" w:rsidRPr="00E00AF4" w:rsidRDefault="00E00AF4" w:rsidP="00E45595">
            <w:pPr>
              <w:snapToGrid w:val="0"/>
              <w:spacing w:before="20" w:after="20"/>
              <w:contextualSpacing/>
              <w:jc w:val="center"/>
              <w:rPr>
                <w:rFonts w:eastAsia="Arial"/>
                <w:b/>
                <w:bCs/>
                <w:iCs/>
                <w:sz w:val="18"/>
                <w:szCs w:val="18"/>
              </w:rPr>
            </w:pPr>
          </w:p>
        </w:tc>
        <w:tc>
          <w:tcPr>
            <w:tcW w:w="1388" w:type="pct"/>
            <w:gridSpan w:val="2"/>
            <w:vAlign w:val="bottom"/>
          </w:tcPr>
          <w:p w14:paraId="3A50AA6C" w14:textId="2A577F8E" w:rsidR="00E00AF4" w:rsidRPr="00E00AF4" w:rsidRDefault="00E00AF4" w:rsidP="00E45595">
            <w:pPr>
              <w:snapToGrid w:val="0"/>
              <w:spacing w:before="20" w:after="20"/>
              <w:contextualSpacing/>
              <w:jc w:val="center"/>
              <w:rPr>
                <w:rFonts w:eastAsia="Arial"/>
                <w:i/>
                <w:sz w:val="18"/>
                <w:szCs w:val="18"/>
              </w:rPr>
            </w:pPr>
            <w:r w:rsidRPr="00E00AF4">
              <w:rPr>
                <w:rFonts w:eastAsia="Arial"/>
                <w:i/>
                <w:sz w:val="18"/>
                <w:szCs w:val="18"/>
              </w:rPr>
              <w:t>(Unaudited)</w:t>
            </w:r>
          </w:p>
        </w:tc>
      </w:tr>
      <w:tr w:rsidR="00C27DEA" w:rsidRPr="00D45EC9" w14:paraId="5B855982" w14:textId="407C2946" w:rsidTr="00E00AF4">
        <w:trPr>
          <w:trHeight w:val="227"/>
        </w:trPr>
        <w:tc>
          <w:tcPr>
            <w:tcW w:w="1325" w:type="pct"/>
            <w:vAlign w:val="bottom"/>
          </w:tcPr>
          <w:p w14:paraId="5EDDD6A9" w14:textId="77777777" w:rsidR="00C27DEA" w:rsidRPr="00E00AF4" w:rsidRDefault="00C27DEA" w:rsidP="00E45595">
            <w:pPr>
              <w:snapToGrid w:val="0"/>
              <w:spacing w:before="240"/>
              <w:contextualSpacing/>
              <w:rPr>
                <w:rFonts w:eastAsia="Arial"/>
                <w:b/>
                <w:bCs/>
                <w:iCs/>
                <w:sz w:val="18"/>
                <w:szCs w:val="18"/>
              </w:rPr>
            </w:pPr>
          </w:p>
          <w:p w14:paraId="7F80F712" w14:textId="77777777" w:rsidR="00C27DEA" w:rsidRPr="00E00AF4" w:rsidRDefault="00C27DEA" w:rsidP="00E45595">
            <w:pPr>
              <w:snapToGrid w:val="0"/>
              <w:spacing w:before="240"/>
              <w:contextualSpacing/>
              <w:rPr>
                <w:rFonts w:eastAsia="Arial"/>
                <w:b/>
                <w:bCs/>
                <w:iCs/>
                <w:sz w:val="18"/>
                <w:szCs w:val="18"/>
              </w:rPr>
            </w:pPr>
            <w:r w:rsidRPr="00E00AF4">
              <w:rPr>
                <w:rFonts w:eastAsia="Arial"/>
                <w:b/>
                <w:bCs/>
                <w:iCs/>
                <w:sz w:val="18"/>
                <w:szCs w:val="18"/>
              </w:rPr>
              <w:t>Current assets</w:t>
            </w:r>
          </w:p>
        </w:tc>
        <w:tc>
          <w:tcPr>
            <w:tcW w:w="499" w:type="pct"/>
            <w:vAlign w:val="bottom"/>
          </w:tcPr>
          <w:p w14:paraId="11935A0A"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124" w:type="pct"/>
            <w:vAlign w:val="bottom"/>
          </w:tcPr>
          <w:p w14:paraId="5CF1E5B5"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807" w:type="pct"/>
            <w:gridSpan w:val="2"/>
            <w:vAlign w:val="bottom"/>
          </w:tcPr>
          <w:p w14:paraId="470633CF"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857" w:type="pct"/>
            <w:vAlign w:val="bottom"/>
          </w:tcPr>
          <w:p w14:paraId="53FE6AFC"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705" w:type="pct"/>
            <w:vAlign w:val="bottom"/>
          </w:tcPr>
          <w:p w14:paraId="625B16C4"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c>
          <w:tcPr>
            <w:tcW w:w="683" w:type="pct"/>
            <w:vAlign w:val="bottom"/>
          </w:tcPr>
          <w:p w14:paraId="76482962" w14:textId="77777777" w:rsidR="00C27DEA" w:rsidRPr="00E00AF4" w:rsidRDefault="00C27DEA" w:rsidP="00E45595">
            <w:pPr>
              <w:tabs>
                <w:tab w:val="decimal" w:pos="890"/>
              </w:tabs>
              <w:snapToGrid w:val="0"/>
              <w:spacing w:before="20" w:after="20"/>
              <w:contextualSpacing/>
              <w:jc w:val="right"/>
              <w:rPr>
                <w:rFonts w:eastAsia="Arial"/>
                <w:iCs/>
                <w:sz w:val="18"/>
                <w:szCs w:val="18"/>
              </w:rPr>
            </w:pPr>
          </w:p>
        </w:tc>
      </w:tr>
      <w:tr w:rsidR="001B55A7" w:rsidRPr="00D45EC9" w14:paraId="1CAF6BF6" w14:textId="3554B742" w:rsidTr="007540A2">
        <w:trPr>
          <w:trHeight w:val="227"/>
        </w:trPr>
        <w:tc>
          <w:tcPr>
            <w:tcW w:w="1325" w:type="pct"/>
            <w:vAlign w:val="bottom"/>
          </w:tcPr>
          <w:p w14:paraId="607491C6" w14:textId="77777777" w:rsidR="001B55A7" w:rsidRPr="00E00AF4" w:rsidRDefault="001B55A7" w:rsidP="001B55A7">
            <w:pPr>
              <w:tabs>
                <w:tab w:val="right" w:leader="dot" w:pos="2805"/>
              </w:tabs>
              <w:snapToGrid w:val="0"/>
              <w:spacing w:before="20" w:after="20"/>
              <w:ind w:left="342" w:hanging="180"/>
              <w:contextualSpacing/>
              <w:rPr>
                <w:rFonts w:eastAsia="Arial"/>
                <w:iCs/>
                <w:sz w:val="18"/>
                <w:szCs w:val="18"/>
              </w:rPr>
            </w:pPr>
            <w:r w:rsidRPr="00E00AF4">
              <w:rPr>
                <w:rFonts w:eastAsia="Arial"/>
                <w:iCs/>
                <w:sz w:val="18"/>
                <w:szCs w:val="18"/>
              </w:rPr>
              <w:t>Inventories</w:t>
            </w:r>
            <w:r w:rsidRPr="00E00AF4">
              <w:rPr>
                <w:rFonts w:eastAsia="Arial"/>
                <w:iCs/>
                <w:sz w:val="18"/>
                <w:szCs w:val="18"/>
              </w:rPr>
              <w:tab/>
            </w:r>
          </w:p>
        </w:tc>
        <w:tc>
          <w:tcPr>
            <w:tcW w:w="649" w:type="pct"/>
            <w:gridSpan w:val="3"/>
          </w:tcPr>
          <w:p w14:paraId="730955FB" w14:textId="2C0A0B6C"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781" w:type="pct"/>
          </w:tcPr>
          <w:p w14:paraId="48348474" w14:textId="769D5673"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857" w:type="pct"/>
            <w:vAlign w:val="center"/>
          </w:tcPr>
          <w:p w14:paraId="21CA432A" w14:textId="72CE380F"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1,970 </w:t>
            </w:r>
          </w:p>
        </w:tc>
        <w:tc>
          <w:tcPr>
            <w:tcW w:w="705" w:type="pct"/>
            <w:vAlign w:val="center"/>
          </w:tcPr>
          <w:p w14:paraId="677F60BF" w14:textId="5E3A7430"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3,114 </w:t>
            </w:r>
          </w:p>
        </w:tc>
        <w:tc>
          <w:tcPr>
            <w:tcW w:w="683" w:type="pct"/>
            <w:vAlign w:val="bottom"/>
          </w:tcPr>
          <w:p w14:paraId="0E072F14" w14:textId="24C6FD2D"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1B55A7" w:rsidRPr="00D45EC9" w14:paraId="36D78586" w14:textId="3436E553" w:rsidTr="00864A3B">
        <w:trPr>
          <w:trHeight w:val="227"/>
        </w:trPr>
        <w:tc>
          <w:tcPr>
            <w:tcW w:w="1325" w:type="pct"/>
            <w:vAlign w:val="bottom"/>
          </w:tcPr>
          <w:p w14:paraId="10CD776A" w14:textId="77777777" w:rsidR="001B55A7" w:rsidRPr="00E00AF4" w:rsidRDefault="001B55A7" w:rsidP="001B55A7">
            <w:pPr>
              <w:tabs>
                <w:tab w:val="right" w:leader="dot" w:pos="2805"/>
              </w:tabs>
              <w:snapToGrid w:val="0"/>
              <w:spacing w:before="20" w:after="20"/>
              <w:ind w:left="342" w:hanging="180"/>
              <w:contextualSpacing/>
              <w:rPr>
                <w:rFonts w:eastAsia="Arial"/>
                <w:iCs/>
                <w:sz w:val="18"/>
                <w:szCs w:val="18"/>
              </w:rPr>
            </w:pPr>
            <w:r w:rsidRPr="00E00AF4">
              <w:rPr>
                <w:rFonts w:eastAsia="Arial"/>
                <w:iCs/>
                <w:sz w:val="18"/>
                <w:szCs w:val="18"/>
              </w:rPr>
              <w:t>Trade and other receivables</w:t>
            </w:r>
            <w:r w:rsidRPr="00E00AF4">
              <w:rPr>
                <w:rFonts w:eastAsia="Arial"/>
                <w:iCs/>
                <w:sz w:val="18"/>
                <w:szCs w:val="18"/>
              </w:rPr>
              <w:tab/>
            </w:r>
          </w:p>
        </w:tc>
        <w:tc>
          <w:tcPr>
            <w:tcW w:w="649" w:type="pct"/>
            <w:gridSpan w:val="3"/>
            <w:vAlign w:val="center"/>
          </w:tcPr>
          <w:p w14:paraId="356AD614" w14:textId="35BC55D8"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50,296 </w:t>
            </w:r>
          </w:p>
        </w:tc>
        <w:tc>
          <w:tcPr>
            <w:tcW w:w="781" w:type="pct"/>
            <w:vAlign w:val="center"/>
          </w:tcPr>
          <w:p w14:paraId="5EA39C6C" w14:textId="5417642B"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83,899 </w:t>
            </w:r>
          </w:p>
        </w:tc>
        <w:tc>
          <w:tcPr>
            <w:tcW w:w="857" w:type="pct"/>
            <w:vAlign w:val="center"/>
          </w:tcPr>
          <w:p w14:paraId="45B4CF4C" w14:textId="36B07550" w:rsidR="001B55A7" w:rsidRPr="00E00AF4" w:rsidRDefault="001B55A7" w:rsidP="001B55A7">
            <w:pPr>
              <w:tabs>
                <w:tab w:val="decimal" w:pos="890"/>
              </w:tabs>
              <w:snapToGrid w:val="0"/>
              <w:spacing w:before="20" w:after="20"/>
              <w:contextualSpacing/>
              <w:jc w:val="right"/>
              <w:rPr>
                <w:rFonts w:eastAsia="Arial"/>
                <w:iCs/>
                <w:color w:val="000000"/>
                <w:sz w:val="18"/>
                <w:szCs w:val="18"/>
              </w:rPr>
            </w:pPr>
            <w:r>
              <w:rPr>
                <w:color w:val="000000"/>
                <w:sz w:val="18"/>
                <w:szCs w:val="18"/>
              </w:rPr>
              <w:t xml:space="preserve">187,226 </w:t>
            </w:r>
          </w:p>
        </w:tc>
        <w:tc>
          <w:tcPr>
            <w:tcW w:w="705" w:type="pct"/>
            <w:vAlign w:val="center"/>
          </w:tcPr>
          <w:p w14:paraId="44817E4F" w14:textId="25E2FF36"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337,813 </w:t>
            </w:r>
          </w:p>
        </w:tc>
        <w:tc>
          <w:tcPr>
            <w:tcW w:w="683" w:type="pct"/>
            <w:vAlign w:val="bottom"/>
          </w:tcPr>
          <w:p w14:paraId="39086A5C" w14:textId="6879556E"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1B55A7" w:rsidRPr="00D45EC9" w14:paraId="4D18BA7C" w14:textId="7E9A858B" w:rsidTr="00860C3C">
        <w:trPr>
          <w:trHeight w:val="227"/>
        </w:trPr>
        <w:tc>
          <w:tcPr>
            <w:tcW w:w="1325" w:type="pct"/>
            <w:vAlign w:val="bottom"/>
          </w:tcPr>
          <w:p w14:paraId="052A43F2" w14:textId="57141136" w:rsidR="001B55A7" w:rsidRPr="00E00AF4" w:rsidRDefault="001B55A7" w:rsidP="001B55A7">
            <w:pPr>
              <w:tabs>
                <w:tab w:val="right" w:leader="dot" w:pos="2805"/>
              </w:tabs>
              <w:snapToGrid w:val="0"/>
              <w:spacing w:before="20" w:after="20"/>
              <w:ind w:left="342" w:hanging="180"/>
              <w:contextualSpacing/>
              <w:rPr>
                <w:rFonts w:eastAsia="Arial"/>
                <w:color w:val="000000"/>
                <w:sz w:val="18"/>
                <w:szCs w:val="18"/>
              </w:rPr>
            </w:pPr>
            <w:r w:rsidRPr="00E00AF4">
              <w:rPr>
                <w:rFonts w:eastAsia="Arial"/>
                <w:color w:val="000000"/>
                <w:sz w:val="18"/>
                <w:szCs w:val="18"/>
              </w:rPr>
              <w:t xml:space="preserve">Contract </w:t>
            </w:r>
            <w:r w:rsidRPr="00E00AF4">
              <w:rPr>
                <w:rFonts w:eastAsia="Arial"/>
                <w:iCs/>
                <w:sz w:val="18"/>
                <w:szCs w:val="18"/>
              </w:rPr>
              <w:t>costs</w:t>
            </w:r>
            <w:r w:rsidRPr="00E00AF4">
              <w:rPr>
                <w:rFonts w:eastAsia="Arial"/>
                <w:iCs/>
                <w:sz w:val="18"/>
                <w:szCs w:val="18"/>
              </w:rPr>
              <w:tab/>
            </w:r>
          </w:p>
        </w:tc>
        <w:tc>
          <w:tcPr>
            <w:tcW w:w="649" w:type="pct"/>
            <w:gridSpan w:val="3"/>
            <w:vAlign w:val="bottom"/>
          </w:tcPr>
          <w:p w14:paraId="417D3B5C" w14:textId="77777777"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7C5B04D8" w14:textId="1AF416D8"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785 </w:t>
            </w:r>
          </w:p>
        </w:tc>
        <w:tc>
          <w:tcPr>
            <w:tcW w:w="857" w:type="pct"/>
            <w:vAlign w:val="center"/>
          </w:tcPr>
          <w:p w14:paraId="4AD5DD29" w14:textId="760A4547" w:rsidR="001B55A7" w:rsidRPr="00E00AF4" w:rsidRDefault="001B55A7" w:rsidP="001B55A7">
            <w:pPr>
              <w:tabs>
                <w:tab w:val="decimal" w:pos="890"/>
              </w:tabs>
              <w:snapToGrid w:val="0"/>
              <w:spacing w:before="20" w:after="20"/>
              <w:contextualSpacing/>
              <w:jc w:val="right"/>
              <w:rPr>
                <w:rFonts w:eastAsia="Arial"/>
                <w:color w:val="000000"/>
                <w:sz w:val="18"/>
                <w:szCs w:val="18"/>
              </w:rPr>
            </w:pPr>
            <w:r>
              <w:rPr>
                <w:color w:val="000000"/>
                <w:sz w:val="18"/>
                <w:szCs w:val="18"/>
              </w:rPr>
              <w:t xml:space="preserve">1,970 </w:t>
            </w:r>
          </w:p>
        </w:tc>
        <w:tc>
          <w:tcPr>
            <w:tcW w:w="705" w:type="pct"/>
          </w:tcPr>
          <w:p w14:paraId="09925021" w14:textId="0E3B0590"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4A7818">
              <w:rPr>
                <w:rFonts w:eastAsia="Arial"/>
                <w:color w:val="000000"/>
                <w:sz w:val="18"/>
                <w:szCs w:val="18"/>
              </w:rPr>
              <w:t>[●]</w:t>
            </w:r>
          </w:p>
        </w:tc>
        <w:tc>
          <w:tcPr>
            <w:tcW w:w="683" w:type="pct"/>
            <w:vAlign w:val="bottom"/>
          </w:tcPr>
          <w:p w14:paraId="0902264D" w14:textId="11CF3E5F" w:rsidR="001B55A7" w:rsidRPr="00E00AF4" w:rsidRDefault="001B55A7" w:rsidP="001B55A7">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17EEBB38" w14:textId="2FDDBB9C" w:rsidTr="00422D61">
        <w:trPr>
          <w:trHeight w:val="227"/>
        </w:trPr>
        <w:tc>
          <w:tcPr>
            <w:tcW w:w="1325" w:type="pct"/>
            <w:vAlign w:val="bottom"/>
          </w:tcPr>
          <w:p w14:paraId="48B6FF3D" w14:textId="163F74B3" w:rsidR="00427639" w:rsidRPr="00E00AF4" w:rsidRDefault="00427639" w:rsidP="00427639">
            <w:pPr>
              <w:tabs>
                <w:tab w:val="right" w:leader="dot" w:pos="2805"/>
              </w:tabs>
              <w:snapToGrid w:val="0"/>
              <w:spacing w:before="20" w:after="20"/>
              <w:ind w:left="342" w:hanging="180"/>
              <w:contextualSpacing/>
              <w:rPr>
                <w:rFonts w:eastAsia="Arial"/>
                <w:color w:val="000000"/>
                <w:sz w:val="18"/>
                <w:szCs w:val="18"/>
              </w:rPr>
            </w:pPr>
            <w:r w:rsidRPr="00E00AF4">
              <w:rPr>
                <w:rFonts w:eastAsia="Arial"/>
                <w:color w:val="000000"/>
                <w:sz w:val="18"/>
                <w:szCs w:val="18"/>
              </w:rPr>
              <w:t>Financial assets at FVTPL</w:t>
            </w:r>
            <w:r w:rsidRPr="00E00AF4">
              <w:rPr>
                <w:rFonts w:eastAsia="Arial"/>
                <w:iCs/>
                <w:sz w:val="18"/>
                <w:szCs w:val="18"/>
              </w:rPr>
              <w:tab/>
            </w:r>
          </w:p>
        </w:tc>
        <w:tc>
          <w:tcPr>
            <w:tcW w:w="649" w:type="pct"/>
            <w:gridSpan w:val="3"/>
            <w:vAlign w:val="bottom"/>
          </w:tcPr>
          <w:p w14:paraId="2F6A98FC" w14:textId="3BEFF29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B55A7">
              <w:rPr>
                <w:rFonts w:eastAsia="Arial"/>
                <w:color w:val="000000"/>
                <w:sz w:val="18"/>
                <w:szCs w:val="18"/>
              </w:rPr>
              <w:t xml:space="preserve">60,204 </w:t>
            </w:r>
            <w:r w:rsidRPr="00E00AF4">
              <w:rPr>
                <w:rFonts w:eastAsia="Arial"/>
                <w:color w:val="000000"/>
                <w:sz w:val="18"/>
                <w:szCs w:val="18"/>
              </w:rPr>
              <w:t xml:space="preserve"> </w:t>
            </w:r>
          </w:p>
        </w:tc>
        <w:tc>
          <w:tcPr>
            <w:tcW w:w="781" w:type="pct"/>
          </w:tcPr>
          <w:p w14:paraId="277BBC83" w14:textId="657DE939"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857" w:type="pct"/>
          </w:tcPr>
          <w:p w14:paraId="50FBB392" w14:textId="1CF5F6A2"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705" w:type="pct"/>
          </w:tcPr>
          <w:p w14:paraId="6324DAE7" w14:textId="5614F582"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AB2694">
              <w:rPr>
                <w:rFonts w:eastAsia="Arial"/>
                <w:color w:val="000000"/>
                <w:sz w:val="18"/>
                <w:szCs w:val="18"/>
              </w:rPr>
              <w:t>—</w:t>
            </w:r>
          </w:p>
        </w:tc>
        <w:tc>
          <w:tcPr>
            <w:tcW w:w="683" w:type="pct"/>
            <w:vAlign w:val="bottom"/>
          </w:tcPr>
          <w:p w14:paraId="687325FD" w14:textId="56987B1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3BBC202F" w14:textId="18D1A9A2" w:rsidTr="009C1E58">
        <w:trPr>
          <w:trHeight w:val="227"/>
        </w:trPr>
        <w:tc>
          <w:tcPr>
            <w:tcW w:w="1325" w:type="pct"/>
            <w:vAlign w:val="bottom"/>
          </w:tcPr>
          <w:p w14:paraId="3C910B04" w14:textId="366DF1C0" w:rsidR="00427639" w:rsidRPr="00E00AF4" w:rsidRDefault="00427639" w:rsidP="00427639">
            <w:pPr>
              <w:tabs>
                <w:tab w:val="right" w:leader="dot" w:pos="2805"/>
              </w:tabs>
              <w:snapToGrid w:val="0"/>
              <w:spacing w:before="20" w:after="20"/>
              <w:ind w:left="342" w:hanging="180"/>
              <w:contextualSpacing/>
              <w:rPr>
                <w:rFonts w:eastAsia="Arial"/>
                <w:iCs/>
                <w:sz w:val="18"/>
                <w:szCs w:val="18"/>
              </w:rPr>
            </w:pPr>
            <w:r w:rsidRPr="001B55A7">
              <w:rPr>
                <w:rFonts w:eastAsia="Arial"/>
                <w:iCs/>
                <w:sz w:val="18"/>
                <w:szCs w:val="18"/>
              </w:rPr>
              <w:t>Term deposits</w:t>
            </w:r>
            <w:r w:rsidRPr="00E00AF4">
              <w:rPr>
                <w:rFonts w:eastAsia="Arial"/>
                <w:iCs/>
                <w:sz w:val="18"/>
                <w:szCs w:val="18"/>
              </w:rPr>
              <w:tab/>
            </w:r>
          </w:p>
        </w:tc>
        <w:tc>
          <w:tcPr>
            <w:tcW w:w="649" w:type="pct"/>
            <w:gridSpan w:val="3"/>
          </w:tcPr>
          <w:p w14:paraId="236070B9" w14:textId="6BA82DEC"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F0CE3">
              <w:rPr>
                <w:rFonts w:eastAsia="Arial"/>
                <w:color w:val="000000"/>
                <w:sz w:val="18"/>
                <w:szCs w:val="18"/>
              </w:rPr>
              <w:t>—</w:t>
            </w:r>
          </w:p>
        </w:tc>
        <w:tc>
          <w:tcPr>
            <w:tcW w:w="781" w:type="pct"/>
          </w:tcPr>
          <w:p w14:paraId="45D11BA2" w14:textId="67BBE1A5"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1F0CE3">
              <w:rPr>
                <w:rFonts w:eastAsia="Arial"/>
                <w:color w:val="000000"/>
                <w:sz w:val="18"/>
                <w:szCs w:val="18"/>
              </w:rPr>
              <w:t>—</w:t>
            </w:r>
          </w:p>
        </w:tc>
        <w:tc>
          <w:tcPr>
            <w:tcW w:w="857" w:type="pct"/>
            <w:vAlign w:val="center"/>
          </w:tcPr>
          <w:p w14:paraId="021DF910" w14:textId="5431A7B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92,445 </w:t>
            </w:r>
          </w:p>
        </w:tc>
        <w:tc>
          <w:tcPr>
            <w:tcW w:w="705" w:type="pct"/>
            <w:vAlign w:val="center"/>
          </w:tcPr>
          <w:p w14:paraId="52E87ACE" w14:textId="28246C96"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33,991 </w:t>
            </w:r>
          </w:p>
        </w:tc>
        <w:tc>
          <w:tcPr>
            <w:tcW w:w="683" w:type="pct"/>
            <w:vAlign w:val="bottom"/>
          </w:tcPr>
          <w:p w14:paraId="3E655D4E" w14:textId="32B6B3CA"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00A34BC0" w14:textId="69D142C4" w:rsidTr="00A67C33">
        <w:trPr>
          <w:trHeight w:val="227"/>
        </w:trPr>
        <w:tc>
          <w:tcPr>
            <w:tcW w:w="1325" w:type="pct"/>
            <w:vAlign w:val="bottom"/>
          </w:tcPr>
          <w:p w14:paraId="3B2B7268" w14:textId="167BBE28" w:rsidR="00427639" w:rsidRPr="00E00AF4" w:rsidRDefault="00427639" w:rsidP="00427639">
            <w:pPr>
              <w:tabs>
                <w:tab w:val="right" w:leader="dot" w:pos="2805"/>
              </w:tabs>
              <w:snapToGrid w:val="0"/>
              <w:spacing w:before="20" w:after="20"/>
              <w:ind w:left="342" w:hanging="180"/>
              <w:contextualSpacing/>
              <w:rPr>
                <w:rFonts w:eastAsia="Arial"/>
                <w:iCs/>
                <w:sz w:val="18"/>
                <w:szCs w:val="18"/>
              </w:rPr>
            </w:pPr>
            <w:r w:rsidRPr="001B55A7">
              <w:rPr>
                <w:rFonts w:eastAsia="Arial"/>
                <w:iCs/>
                <w:sz w:val="18"/>
                <w:szCs w:val="18"/>
              </w:rPr>
              <w:t>Restricted bank deposits</w:t>
            </w:r>
            <w:r w:rsidRPr="00E00AF4">
              <w:rPr>
                <w:rFonts w:eastAsia="Arial"/>
                <w:iCs/>
                <w:sz w:val="18"/>
                <w:szCs w:val="18"/>
              </w:rPr>
              <w:tab/>
            </w:r>
          </w:p>
        </w:tc>
        <w:tc>
          <w:tcPr>
            <w:tcW w:w="649" w:type="pct"/>
            <w:gridSpan w:val="3"/>
          </w:tcPr>
          <w:p w14:paraId="0CD0D6A0" w14:textId="52ED7EFE"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604AB7">
              <w:rPr>
                <w:rFonts w:eastAsia="Arial"/>
                <w:color w:val="000000"/>
                <w:sz w:val="18"/>
                <w:szCs w:val="18"/>
              </w:rPr>
              <w:t>—</w:t>
            </w:r>
          </w:p>
        </w:tc>
        <w:tc>
          <w:tcPr>
            <w:tcW w:w="781" w:type="pct"/>
          </w:tcPr>
          <w:p w14:paraId="42C67F9B" w14:textId="03C96C2C"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604AB7">
              <w:rPr>
                <w:rFonts w:eastAsia="Arial"/>
                <w:color w:val="000000"/>
                <w:sz w:val="18"/>
                <w:szCs w:val="18"/>
              </w:rPr>
              <w:t>—</w:t>
            </w:r>
          </w:p>
        </w:tc>
        <w:tc>
          <w:tcPr>
            <w:tcW w:w="857" w:type="pct"/>
            <w:vAlign w:val="center"/>
          </w:tcPr>
          <w:p w14:paraId="541A4216" w14:textId="7FC7655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2,170 </w:t>
            </w:r>
          </w:p>
        </w:tc>
        <w:tc>
          <w:tcPr>
            <w:tcW w:w="705" w:type="pct"/>
            <w:vAlign w:val="center"/>
          </w:tcPr>
          <w:p w14:paraId="0E662B99" w14:textId="5111A6AA"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2,170 </w:t>
            </w:r>
          </w:p>
        </w:tc>
        <w:tc>
          <w:tcPr>
            <w:tcW w:w="683" w:type="pct"/>
            <w:vAlign w:val="bottom"/>
          </w:tcPr>
          <w:p w14:paraId="1BFB3751" w14:textId="261C1A16"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2B831911" w14:textId="294C22CC" w:rsidTr="00065BED">
        <w:trPr>
          <w:trHeight w:val="243"/>
        </w:trPr>
        <w:tc>
          <w:tcPr>
            <w:tcW w:w="1325" w:type="pct"/>
            <w:vAlign w:val="bottom"/>
          </w:tcPr>
          <w:p w14:paraId="24BAC7CE" w14:textId="19A1CC87" w:rsidR="00427639" w:rsidRPr="00E00AF4" w:rsidRDefault="00427639" w:rsidP="00427639">
            <w:pPr>
              <w:tabs>
                <w:tab w:val="right" w:leader="dot" w:pos="2805"/>
              </w:tabs>
              <w:snapToGrid w:val="0"/>
              <w:ind w:left="345" w:hanging="187"/>
              <w:contextualSpacing/>
              <w:rPr>
                <w:rFonts w:eastAsia="Arial"/>
                <w:iCs/>
                <w:sz w:val="18"/>
                <w:szCs w:val="18"/>
              </w:rPr>
            </w:pPr>
            <w:r w:rsidRPr="001B55A7">
              <w:rPr>
                <w:rFonts w:eastAsia="Arial"/>
                <w:iCs/>
                <w:sz w:val="18"/>
                <w:szCs w:val="18"/>
              </w:rPr>
              <w:t>Cash and cash equivalents</w:t>
            </w:r>
            <w:r w:rsidRPr="00E00AF4">
              <w:rPr>
                <w:rFonts w:eastAsia="Arial"/>
                <w:iCs/>
                <w:sz w:val="18"/>
                <w:szCs w:val="18"/>
              </w:rPr>
              <w:tab/>
            </w:r>
          </w:p>
        </w:tc>
        <w:tc>
          <w:tcPr>
            <w:tcW w:w="649" w:type="pct"/>
            <w:gridSpan w:val="3"/>
            <w:vAlign w:val="center"/>
          </w:tcPr>
          <w:p w14:paraId="2C8FE46E" w14:textId="47C433D9"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147,580 </w:t>
            </w:r>
          </w:p>
        </w:tc>
        <w:tc>
          <w:tcPr>
            <w:tcW w:w="781" w:type="pct"/>
            <w:vAlign w:val="center"/>
          </w:tcPr>
          <w:p w14:paraId="273B2B73" w14:textId="7925C82D"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354,931 </w:t>
            </w:r>
          </w:p>
        </w:tc>
        <w:tc>
          <w:tcPr>
            <w:tcW w:w="857" w:type="pct"/>
            <w:vAlign w:val="center"/>
          </w:tcPr>
          <w:p w14:paraId="23FEAC4D" w14:textId="1880FBAB" w:rsidR="00427639" w:rsidRPr="00E00AF4" w:rsidRDefault="00427639" w:rsidP="00427639">
            <w:pPr>
              <w:pBdr>
                <w:bottom w:val="single" w:sz="4" w:space="1" w:color="auto"/>
              </w:pBdr>
              <w:tabs>
                <w:tab w:val="decimal" w:pos="890"/>
              </w:tabs>
              <w:snapToGrid w:val="0"/>
              <w:spacing w:before="20" w:after="20"/>
              <w:ind w:firstLine="268"/>
              <w:contextualSpacing/>
              <w:jc w:val="right"/>
              <w:rPr>
                <w:iCs/>
                <w:sz w:val="18"/>
                <w:szCs w:val="18"/>
              </w:rPr>
            </w:pPr>
            <w:r>
              <w:rPr>
                <w:color w:val="000000"/>
                <w:sz w:val="18"/>
                <w:szCs w:val="18"/>
              </w:rPr>
              <w:t xml:space="preserve">566,221 </w:t>
            </w:r>
          </w:p>
        </w:tc>
        <w:tc>
          <w:tcPr>
            <w:tcW w:w="705" w:type="pct"/>
            <w:vAlign w:val="center"/>
          </w:tcPr>
          <w:p w14:paraId="7C24D16C" w14:textId="65408A61"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Pr>
                <w:color w:val="000000"/>
                <w:sz w:val="18"/>
                <w:szCs w:val="18"/>
              </w:rPr>
              <w:t xml:space="preserve">529,176 </w:t>
            </w:r>
          </w:p>
        </w:tc>
        <w:tc>
          <w:tcPr>
            <w:tcW w:w="683" w:type="pct"/>
            <w:vAlign w:val="bottom"/>
          </w:tcPr>
          <w:p w14:paraId="68DFBAB5" w14:textId="631EA257"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color w:val="000000"/>
                <w:sz w:val="18"/>
                <w:szCs w:val="18"/>
              </w:rPr>
            </w:pPr>
            <w:r w:rsidRPr="00E00AF4">
              <w:rPr>
                <w:rFonts w:eastAsia="Arial"/>
                <w:color w:val="000000"/>
                <w:sz w:val="18"/>
                <w:szCs w:val="18"/>
              </w:rPr>
              <w:t>[●]</w:t>
            </w:r>
          </w:p>
        </w:tc>
      </w:tr>
      <w:tr w:rsidR="00427639" w:rsidRPr="00D45EC9" w14:paraId="67128E0B" w14:textId="51C3F2EE" w:rsidTr="00427639">
        <w:trPr>
          <w:trHeight w:val="349"/>
        </w:trPr>
        <w:tc>
          <w:tcPr>
            <w:tcW w:w="1325" w:type="pct"/>
            <w:vAlign w:val="bottom"/>
          </w:tcPr>
          <w:p w14:paraId="5F656C54" w14:textId="77777777" w:rsidR="00427639" w:rsidRPr="00E00AF4" w:rsidRDefault="00427639" w:rsidP="00427639">
            <w:pPr>
              <w:tabs>
                <w:tab w:val="right" w:leader="dot" w:pos="2805"/>
              </w:tabs>
              <w:snapToGrid w:val="0"/>
              <w:spacing w:before="20" w:after="20"/>
              <w:contextualSpacing/>
              <w:rPr>
                <w:rFonts w:eastAsia="Arial"/>
                <w:b/>
                <w:bCs/>
                <w:iCs/>
                <w:sz w:val="18"/>
                <w:szCs w:val="18"/>
              </w:rPr>
            </w:pPr>
            <w:r w:rsidRPr="00E00AF4">
              <w:rPr>
                <w:rFonts w:eastAsia="Arial"/>
                <w:b/>
                <w:bCs/>
                <w:iCs/>
                <w:sz w:val="18"/>
                <w:szCs w:val="18"/>
              </w:rPr>
              <w:t>Total current assets</w:t>
            </w:r>
            <w:r w:rsidRPr="00E00AF4">
              <w:rPr>
                <w:rFonts w:eastAsia="Arial"/>
                <w:b/>
                <w:bCs/>
                <w:iCs/>
                <w:sz w:val="18"/>
                <w:szCs w:val="18"/>
              </w:rPr>
              <w:tab/>
            </w:r>
          </w:p>
        </w:tc>
        <w:tc>
          <w:tcPr>
            <w:tcW w:w="649" w:type="pct"/>
            <w:gridSpan w:val="3"/>
            <w:vAlign w:val="bottom"/>
          </w:tcPr>
          <w:p w14:paraId="50F9B379" w14:textId="66390501"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color w:val="000000"/>
                <w:sz w:val="18"/>
                <w:szCs w:val="18"/>
              </w:rPr>
            </w:pPr>
            <w:r>
              <w:rPr>
                <w:b/>
                <w:bCs/>
                <w:color w:val="000000"/>
                <w:sz w:val="18"/>
                <w:szCs w:val="18"/>
                <w:lang w:val="en-GB" w:eastAsia="zh-TW"/>
              </w:rPr>
              <w:t xml:space="preserve">258,080 </w:t>
            </w:r>
          </w:p>
        </w:tc>
        <w:tc>
          <w:tcPr>
            <w:tcW w:w="781" w:type="pct"/>
            <w:vAlign w:val="bottom"/>
          </w:tcPr>
          <w:p w14:paraId="16670473" w14:textId="782BB10B"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color w:val="000000"/>
                <w:sz w:val="18"/>
                <w:szCs w:val="18"/>
              </w:rPr>
            </w:pPr>
            <w:r>
              <w:rPr>
                <w:b/>
                <w:bCs/>
                <w:color w:val="000000"/>
                <w:sz w:val="18"/>
                <w:szCs w:val="18"/>
              </w:rPr>
              <w:t xml:space="preserve">439,615 </w:t>
            </w:r>
          </w:p>
        </w:tc>
        <w:tc>
          <w:tcPr>
            <w:tcW w:w="857" w:type="pct"/>
            <w:vAlign w:val="bottom"/>
          </w:tcPr>
          <w:p w14:paraId="09225AF1" w14:textId="4747DA60" w:rsidR="00427639" w:rsidRPr="00E00AF4" w:rsidRDefault="00427639" w:rsidP="00427639">
            <w:pPr>
              <w:pBdr>
                <w:bottom w:val="single" w:sz="4" w:space="1" w:color="auto"/>
              </w:pBdr>
              <w:tabs>
                <w:tab w:val="decimal" w:pos="890"/>
              </w:tabs>
              <w:snapToGrid w:val="0"/>
              <w:spacing w:before="20" w:after="20"/>
              <w:ind w:firstLine="268"/>
              <w:contextualSpacing/>
              <w:jc w:val="right"/>
              <w:rPr>
                <w:b/>
                <w:bCs/>
                <w:iCs/>
                <w:sz w:val="18"/>
                <w:szCs w:val="18"/>
              </w:rPr>
            </w:pPr>
            <w:r>
              <w:rPr>
                <w:b/>
                <w:bCs/>
                <w:color w:val="000000"/>
                <w:sz w:val="18"/>
                <w:szCs w:val="18"/>
              </w:rPr>
              <w:t xml:space="preserve">850,032 </w:t>
            </w:r>
          </w:p>
        </w:tc>
        <w:tc>
          <w:tcPr>
            <w:tcW w:w="705" w:type="pct"/>
            <w:vAlign w:val="bottom"/>
          </w:tcPr>
          <w:p w14:paraId="060774A5" w14:textId="27A1DC0B"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Pr>
                <w:b/>
                <w:bCs/>
                <w:color w:val="000000"/>
                <w:sz w:val="18"/>
                <w:szCs w:val="18"/>
              </w:rPr>
              <w:t xml:space="preserve">906,264 </w:t>
            </w:r>
          </w:p>
        </w:tc>
        <w:tc>
          <w:tcPr>
            <w:tcW w:w="683" w:type="pct"/>
            <w:vAlign w:val="bottom"/>
          </w:tcPr>
          <w:p w14:paraId="654B7DBC" w14:textId="2946C1DE" w:rsidR="00427639" w:rsidRPr="00E00AF4" w:rsidRDefault="00427639" w:rsidP="00427639">
            <w:pPr>
              <w:pBdr>
                <w:bottom w:val="single" w:sz="4" w:space="1" w:color="auto"/>
              </w:pBdr>
              <w:tabs>
                <w:tab w:val="decimal" w:pos="890"/>
              </w:tabs>
              <w:snapToGrid w:val="0"/>
              <w:spacing w:before="20" w:after="20"/>
              <w:ind w:firstLine="268"/>
              <w:contextualSpacing/>
              <w:jc w:val="right"/>
              <w:rPr>
                <w:rFonts w:eastAsia="Arial"/>
                <w:b/>
                <w:bCs/>
                <w:color w:val="000000"/>
                <w:sz w:val="18"/>
                <w:szCs w:val="18"/>
              </w:rPr>
            </w:pPr>
            <w:r w:rsidRPr="00E00AF4">
              <w:rPr>
                <w:rFonts w:eastAsia="Arial"/>
                <w:color w:val="000000"/>
                <w:sz w:val="18"/>
                <w:szCs w:val="18"/>
              </w:rPr>
              <w:t>[●]</w:t>
            </w:r>
          </w:p>
        </w:tc>
      </w:tr>
      <w:tr w:rsidR="001B55A7" w:rsidRPr="00D45EC9" w14:paraId="2A217038" w14:textId="6BB214DF" w:rsidTr="00E00AF4">
        <w:trPr>
          <w:trHeight w:val="227"/>
        </w:trPr>
        <w:tc>
          <w:tcPr>
            <w:tcW w:w="1325" w:type="pct"/>
            <w:vAlign w:val="bottom"/>
          </w:tcPr>
          <w:p w14:paraId="30179A84" w14:textId="77777777" w:rsidR="001B55A7" w:rsidRPr="00E00AF4" w:rsidRDefault="001B55A7" w:rsidP="001B55A7">
            <w:pPr>
              <w:tabs>
                <w:tab w:val="right" w:leader="dot" w:pos="2805"/>
              </w:tabs>
              <w:snapToGrid w:val="0"/>
              <w:spacing w:before="20" w:after="20"/>
              <w:ind w:left="162" w:hanging="162"/>
              <w:contextualSpacing/>
              <w:rPr>
                <w:rFonts w:eastAsia="Arial"/>
                <w:b/>
                <w:bCs/>
                <w:iCs/>
                <w:sz w:val="18"/>
                <w:szCs w:val="18"/>
              </w:rPr>
            </w:pPr>
          </w:p>
          <w:p w14:paraId="148F85B6" w14:textId="77777777" w:rsidR="001B55A7" w:rsidRPr="00E00AF4" w:rsidRDefault="001B55A7" w:rsidP="001B55A7">
            <w:pPr>
              <w:tabs>
                <w:tab w:val="right" w:leader="dot" w:pos="2805"/>
              </w:tabs>
              <w:snapToGrid w:val="0"/>
              <w:spacing w:before="20" w:after="20"/>
              <w:ind w:left="162" w:hanging="162"/>
              <w:contextualSpacing/>
              <w:rPr>
                <w:rFonts w:eastAsia="Arial"/>
                <w:b/>
                <w:bCs/>
                <w:iCs/>
                <w:sz w:val="18"/>
                <w:szCs w:val="18"/>
              </w:rPr>
            </w:pPr>
            <w:r w:rsidRPr="00E00AF4">
              <w:rPr>
                <w:rFonts w:eastAsia="Arial"/>
                <w:b/>
                <w:bCs/>
                <w:iCs/>
                <w:sz w:val="18"/>
                <w:szCs w:val="18"/>
              </w:rPr>
              <w:t>Current liabilities</w:t>
            </w:r>
          </w:p>
        </w:tc>
        <w:tc>
          <w:tcPr>
            <w:tcW w:w="499" w:type="pct"/>
            <w:vAlign w:val="bottom"/>
          </w:tcPr>
          <w:p w14:paraId="6109483B"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124" w:type="pct"/>
            <w:vAlign w:val="bottom"/>
          </w:tcPr>
          <w:p w14:paraId="3C24EEF7"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807" w:type="pct"/>
            <w:gridSpan w:val="2"/>
            <w:vAlign w:val="bottom"/>
          </w:tcPr>
          <w:p w14:paraId="6FF04EB2"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857" w:type="pct"/>
            <w:vAlign w:val="bottom"/>
          </w:tcPr>
          <w:p w14:paraId="7108021D"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705" w:type="pct"/>
            <w:vAlign w:val="bottom"/>
          </w:tcPr>
          <w:p w14:paraId="5B4611B0"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c>
          <w:tcPr>
            <w:tcW w:w="683" w:type="pct"/>
            <w:vAlign w:val="bottom"/>
          </w:tcPr>
          <w:p w14:paraId="29D7A493" w14:textId="77777777" w:rsidR="001B55A7" w:rsidRPr="00E00AF4" w:rsidRDefault="001B55A7" w:rsidP="001B55A7">
            <w:pPr>
              <w:tabs>
                <w:tab w:val="decimal" w:pos="890"/>
              </w:tabs>
              <w:snapToGrid w:val="0"/>
              <w:spacing w:before="20" w:after="20"/>
              <w:contextualSpacing/>
              <w:jc w:val="right"/>
              <w:rPr>
                <w:rFonts w:eastAsia="Arial"/>
                <w:iCs/>
                <w:sz w:val="18"/>
                <w:szCs w:val="18"/>
              </w:rPr>
            </w:pPr>
          </w:p>
        </w:tc>
      </w:tr>
      <w:tr w:rsidR="00427639" w:rsidRPr="00D45EC9" w14:paraId="56BE28EC" w14:textId="408D8CC6" w:rsidTr="0032307A">
        <w:trPr>
          <w:trHeight w:val="227"/>
        </w:trPr>
        <w:tc>
          <w:tcPr>
            <w:tcW w:w="1325" w:type="pct"/>
            <w:vAlign w:val="bottom"/>
          </w:tcPr>
          <w:p w14:paraId="5FDAE1AB"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Trade and other payables</w:t>
            </w:r>
            <w:r w:rsidRPr="00E00AF4">
              <w:rPr>
                <w:rFonts w:eastAsia="Arial"/>
                <w:iCs/>
                <w:sz w:val="18"/>
                <w:szCs w:val="18"/>
              </w:rPr>
              <w:tab/>
            </w:r>
          </w:p>
        </w:tc>
        <w:tc>
          <w:tcPr>
            <w:tcW w:w="649" w:type="pct"/>
            <w:gridSpan w:val="3"/>
            <w:vAlign w:val="center"/>
          </w:tcPr>
          <w:p w14:paraId="6B104857" w14:textId="68839EF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8,240 </w:t>
            </w:r>
          </w:p>
        </w:tc>
        <w:tc>
          <w:tcPr>
            <w:tcW w:w="781" w:type="pct"/>
            <w:vAlign w:val="center"/>
          </w:tcPr>
          <w:p w14:paraId="6AB42F08" w14:textId="0238B0A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47,514 </w:t>
            </w:r>
          </w:p>
        </w:tc>
        <w:tc>
          <w:tcPr>
            <w:tcW w:w="857" w:type="pct"/>
            <w:vAlign w:val="center"/>
          </w:tcPr>
          <w:p w14:paraId="1D7D48CF" w14:textId="527164CA"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238,398 </w:t>
            </w:r>
          </w:p>
        </w:tc>
        <w:tc>
          <w:tcPr>
            <w:tcW w:w="705" w:type="pct"/>
            <w:vAlign w:val="center"/>
          </w:tcPr>
          <w:p w14:paraId="6A5EED30" w14:textId="70A4E750"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295,249 </w:t>
            </w:r>
          </w:p>
        </w:tc>
        <w:tc>
          <w:tcPr>
            <w:tcW w:w="683" w:type="pct"/>
            <w:vAlign w:val="bottom"/>
          </w:tcPr>
          <w:p w14:paraId="115E5569" w14:textId="1E824FB7"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3A54A08A" w14:textId="1A965AFE" w:rsidTr="00D139F4">
        <w:trPr>
          <w:trHeight w:val="227"/>
        </w:trPr>
        <w:tc>
          <w:tcPr>
            <w:tcW w:w="1325" w:type="pct"/>
            <w:vAlign w:val="bottom"/>
          </w:tcPr>
          <w:p w14:paraId="5834C172"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Contract liabilities</w:t>
            </w:r>
            <w:r w:rsidRPr="00E00AF4">
              <w:rPr>
                <w:rFonts w:eastAsia="Arial"/>
                <w:iCs/>
                <w:sz w:val="18"/>
                <w:szCs w:val="18"/>
              </w:rPr>
              <w:tab/>
            </w:r>
          </w:p>
        </w:tc>
        <w:tc>
          <w:tcPr>
            <w:tcW w:w="649" w:type="pct"/>
            <w:gridSpan w:val="3"/>
            <w:vAlign w:val="bottom"/>
          </w:tcPr>
          <w:p w14:paraId="7AEE18D6" w14:textId="3A5C7844"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1B3BD590" w14:textId="165BB703"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1,094 </w:t>
            </w:r>
          </w:p>
        </w:tc>
        <w:tc>
          <w:tcPr>
            <w:tcW w:w="857" w:type="pct"/>
            <w:vAlign w:val="center"/>
          </w:tcPr>
          <w:p w14:paraId="617CA6B0" w14:textId="30FE3A1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12,974 </w:t>
            </w:r>
          </w:p>
        </w:tc>
        <w:tc>
          <w:tcPr>
            <w:tcW w:w="705" w:type="pct"/>
            <w:vAlign w:val="center"/>
          </w:tcPr>
          <w:p w14:paraId="0613A2AE" w14:textId="45C1A35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38,134 </w:t>
            </w:r>
          </w:p>
        </w:tc>
        <w:tc>
          <w:tcPr>
            <w:tcW w:w="683" w:type="pct"/>
            <w:vAlign w:val="bottom"/>
          </w:tcPr>
          <w:p w14:paraId="152D93A6" w14:textId="0838DFD9"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65EC391F" w14:textId="753F8940" w:rsidTr="00381FDF">
        <w:trPr>
          <w:trHeight w:val="227"/>
        </w:trPr>
        <w:tc>
          <w:tcPr>
            <w:tcW w:w="1325" w:type="pct"/>
            <w:vAlign w:val="bottom"/>
          </w:tcPr>
          <w:p w14:paraId="5B9F91DE" w14:textId="77777777"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E00AF4">
              <w:rPr>
                <w:rFonts w:eastAsia="Arial"/>
                <w:iCs/>
                <w:sz w:val="18"/>
                <w:szCs w:val="18"/>
              </w:rPr>
              <w:t>Lease liabilities</w:t>
            </w:r>
            <w:r w:rsidRPr="00E00AF4">
              <w:rPr>
                <w:rFonts w:eastAsia="Arial"/>
                <w:iCs/>
                <w:sz w:val="18"/>
                <w:szCs w:val="18"/>
              </w:rPr>
              <w:tab/>
            </w:r>
          </w:p>
        </w:tc>
        <w:tc>
          <w:tcPr>
            <w:tcW w:w="649" w:type="pct"/>
            <w:gridSpan w:val="3"/>
            <w:vAlign w:val="center"/>
          </w:tcPr>
          <w:p w14:paraId="13ABD348" w14:textId="5A63DBC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2,998 </w:t>
            </w:r>
          </w:p>
        </w:tc>
        <w:tc>
          <w:tcPr>
            <w:tcW w:w="781" w:type="pct"/>
            <w:vAlign w:val="center"/>
          </w:tcPr>
          <w:p w14:paraId="41D53EA2" w14:textId="68F62D91"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107,753 </w:t>
            </w:r>
          </w:p>
        </w:tc>
        <w:tc>
          <w:tcPr>
            <w:tcW w:w="857" w:type="pct"/>
            <w:vAlign w:val="center"/>
          </w:tcPr>
          <w:p w14:paraId="2CD09FA6" w14:textId="594F3764"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96,419 </w:t>
            </w:r>
          </w:p>
        </w:tc>
        <w:tc>
          <w:tcPr>
            <w:tcW w:w="705" w:type="pct"/>
            <w:vAlign w:val="center"/>
          </w:tcPr>
          <w:p w14:paraId="5A897221" w14:textId="3E4A7C0C"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122,208 </w:t>
            </w:r>
          </w:p>
        </w:tc>
        <w:tc>
          <w:tcPr>
            <w:tcW w:w="683" w:type="pct"/>
            <w:vAlign w:val="bottom"/>
          </w:tcPr>
          <w:p w14:paraId="21815CAE" w14:textId="08F03C6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1C0D5CF6" w14:textId="11CB4DCA" w:rsidTr="005911E9">
        <w:trPr>
          <w:trHeight w:val="227"/>
        </w:trPr>
        <w:tc>
          <w:tcPr>
            <w:tcW w:w="1325" w:type="pct"/>
            <w:vAlign w:val="bottom"/>
          </w:tcPr>
          <w:p w14:paraId="32585200" w14:textId="6D37853F" w:rsidR="00427639" w:rsidRPr="00E00AF4" w:rsidRDefault="00427639" w:rsidP="00427639">
            <w:pPr>
              <w:tabs>
                <w:tab w:val="right" w:leader="dot" w:pos="2805"/>
              </w:tabs>
              <w:snapToGrid w:val="0"/>
              <w:spacing w:before="20" w:after="20"/>
              <w:ind w:left="162" w:firstLine="18"/>
              <w:contextualSpacing/>
              <w:rPr>
                <w:rFonts w:eastAsia="Arial"/>
                <w:iCs/>
                <w:sz w:val="18"/>
                <w:szCs w:val="18"/>
              </w:rPr>
            </w:pPr>
            <w:r w:rsidRPr="00427639">
              <w:rPr>
                <w:rFonts w:eastAsia="Arial"/>
                <w:iCs/>
                <w:sz w:val="18"/>
                <w:szCs w:val="18"/>
              </w:rPr>
              <w:t>Bank borrowings</w:t>
            </w:r>
            <w:r w:rsidRPr="00E00AF4">
              <w:rPr>
                <w:rFonts w:eastAsia="Arial"/>
                <w:iCs/>
                <w:sz w:val="18"/>
                <w:szCs w:val="18"/>
              </w:rPr>
              <w:tab/>
            </w:r>
          </w:p>
        </w:tc>
        <w:tc>
          <w:tcPr>
            <w:tcW w:w="649" w:type="pct"/>
            <w:gridSpan w:val="3"/>
            <w:vAlign w:val="bottom"/>
          </w:tcPr>
          <w:p w14:paraId="014E8785" w14:textId="152F23F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c>
          <w:tcPr>
            <w:tcW w:w="781" w:type="pct"/>
            <w:vAlign w:val="center"/>
          </w:tcPr>
          <w:p w14:paraId="3CB1B1AA" w14:textId="083A0E03"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32,361 </w:t>
            </w:r>
          </w:p>
        </w:tc>
        <w:tc>
          <w:tcPr>
            <w:tcW w:w="857" w:type="pct"/>
            <w:vAlign w:val="center"/>
          </w:tcPr>
          <w:p w14:paraId="07F99104" w14:textId="28EDDC07"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95,123 </w:t>
            </w:r>
          </w:p>
        </w:tc>
        <w:tc>
          <w:tcPr>
            <w:tcW w:w="705" w:type="pct"/>
            <w:vAlign w:val="center"/>
          </w:tcPr>
          <w:p w14:paraId="0C3D059F" w14:textId="5E634ED6" w:rsidR="00427639" w:rsidRPr="00E00AF4" w:rsidRDefault="00427639" w:rsidP="00427639">
            <w:pPr>
              <w:tabs>
                <w:tab w:val="decimal" w:pos="890"/>
              </w:tabs>
              <w:snapToGrid w:val="0"/>
              <w:spacing w:before="20" w:after="20"/>
              <w:contextualSpacing/>
              <w:jc w:val="right"/>
              <w:rPr>
                <w:rFonts w:eastAsia="Arial"/>
                <w:color w:val="000000"/>
                <w:sz w:val="18"/>
                <w:szCs w:val="18"/>
              </w:rPr>
            </w:pPr>
            <w:r>
              <w:rPr>
                <w:color w:val="000000"/>
                <w:sz w:val="18"/>
                <w:szCs w:val="18"/>
              </w:rPr>
              <w:t xml:space="preserve">116,327 </w:t>
            </w:r>
          </w:p>
        </w:tc>
        <w:tc>
          <w:tcPr>
            <w:tcW w:w="683" w:type="pct"/>
            <w:vAlign w:val="bottom"/>
          </w:tcPr>
          <w:p w14:paraId="3F73FA7A" w14:textId="034B356F" w:rsidR="00427639" w:rsidRPr="00E00AF4" w:rsidRDefault="00427639" w:rsidP="00427639">
            <w:pP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7E9E7FEE" w14:textId="4C00DC37" w:rsidTr="006E2B51">
        <w:trPr>
          <w:trHeight w:val="227"/>
        </w:trPr>
        <w:tc>
          <w:tcPr>
            <w:tcW w:w="1325" w:type="pct"/>
            <w:vAlign w:val="bottom"/>
          </w:tcPr>
          <w:p>
            <w:r>
              <w:rPr>
                <w:color w:val="002F6C"/>
              </w:rPr>
              <w:t>Deferred income</w:t>
            </w:r>
          </w:p>
        </w:tc>
        <w:tc>
          <w:tcPr>
            <w:tcW w:w="649" w:type="pct"/>
            <w:gridSpan w:val="3"/>
            <w:vAlign w:val="bottom"/>
          </w:tcPr>
          <w:p>
            <w:r>
              <w:rPr>
                <w:color w:val="002F6C"/>
              </w:rPr>
              <w:t>—</w:t>
            </w:r>
          </w:p>
        </w:tc>
        <w:tc>
          <w:tcPr>
            <w:tcW w:w="781" w:type="pct"/>
            <w:vAlign w:val="center"/>
          </w:tcPr>
          <w:p>
            <w:r>
              <w:rPr>
                <w:color w:val="002F6C"/>
              </w:rPr>
              <w:t>918</w:t>
            </w:r>
          </w:p>
        </w:tc>
        <w:tc>
          <w:tcPr>
            <w:tcW w:w="857" w:type="pct"/>
            <w:vAlign w:val="center"/>
          </w:tcPr>
          <w:p>
            <w:r>
              <w:rPr>
                <w:color w:val="002F6C"/>
              </w:rPr>
              <w:t>—</w:t>
            </w:r>
          </w:p>
        </w:tc>
        <w:tc>
          <w:tcPr>
            <w:tcW w:w="705" w:type="pct"/>
            <w:vAlign w:val="bottom"/>
          </w:tcPr>
          <w:p>
            <w:r>
              <w:rPr>
                <w:color w:val="002F6C"/>
              </w:rPr>
              <w:t>—</w:t>
            </w:r>
          </w:p>
        </w:tc>
        <w:tc>
          <w:tcPr>
            <w:tcW w:w="683" w:type="pct"/>
            <w:vAlign w:val="bottom"/>
          </w:tcPr>
          <w:p w14:paraId="580D06BE" w14:textId="774DA542" w:rsidR="00427639" w:rsidRPr="00E00AF4" w:rsidRDefault="00427639" w:rsidP="00427639">
            <w:pPr>
              <w:pBdr>
                <w:bottom w:val="single" w:sz="4" w:space="1" w:color="auto"/>
              </w:pBdr>
              <w:tabs>
                <w:tab w:val="decimal" w:pos="890"/>
              </w:tabs>
              <w:snapToGrid w:val="0"/>
              <w:spacing w:before="20" w:after="20"/>
              <w:contextualSpacing/>
              <w:jc w:val="right"/>
              <w:rPr>
                <w:rFonts w:eastAsia="Arial"/>
                <w:color w:val="000000"/>
                <w:sz w:val="18"/>
                <w:szCs w:val="18"/>
              </w:rPr>
            </w:pPr>
            <w:r w:rsidRPr="00E00AF4">
              <w:rPr>
                <w:rFonts w:eastAsia="Arial"/>
                <w:color w:val="000000"/>
                <w:sz w:val="18"/>
                <w:szCs w:val="18"/>
              </w:rPr>
              <w:t>[●]</w:t>
            </w:r>
          </w:p>
        </w:tc>
      </w:tr>
      <w:tr w:rsidR="00427639" w:rsidRPr="00D45EC9" w14:paraId="2B66B961" w14:textId="3820969C" w:rsidTr="00AC67D0">
        <w:trPr>
          <w:trHeight w:val="161"/>
        </w:trPr>
        <w:tc>
          <w:tcPr>
            <w:tcW w:w="1325" w:type="pct"/>
            <w:vAlign w:val="bottom"/>
          </w:tcPr>
          <w:p>
            <w:r>
              <w:rPr>
                <w:color w:val="002F6C"/>
              </w:rPr>
              <w:t>Total current liabilities</w:t>
            </w:r>
          </w:p>
        </w:tc>
        <w:tc>
          <w:tcPr>
            <w:tcW w:w="649" w:type="pct"/>
            <w:gridSpan w:val="3"/>
            <w:vAlign w:val="center"/>
          </w:tcPr>
          <w:p>
            <w:r>
              <w:rPr>
                <w:color w:val="002F6C"/>
              </w:rPr>
              <w:t>11,238</w:t>
            </w:r>
          </w:p>
        </w:tc>
        <w:tc>
          <w:tcPr>
            <w:tcW w:w="781" w:type="pct"/>
            <w:vAlign w:val="center"/>
          </w:tcPr>
          <w:p>
            <w:r>
              <w:rPr>
                <w:color w:val="002F6C"/>
              </w:rPr>
              <w:t>189,640</w:t>
            </w:r>
          </w:p>
        </w:tc>
        <w:tc>
          <w:tcPr>
            <w:tcW w:w="857" w:type="pct"/>
            <w:vAlign w:val="center"/>
          </w:tcPr>
          <w:p>
            <w:r>
              <w:rPr>
                <w:color w:val="002F6C"/>
              </w:rPr>
              <w:t>442,914</w:t>
            </w:r>
          </w:p>
        </w:tc>
        <w:tc>
          <w:tcPr>
            <w:tcW w:w="705" w:type="pct"/>
            <w:vAlign w:val="center"/>
          </w:tcPr>
          <w:p>
            <w:r>
              <w:rPr>
                <w:color w:val="002F6C"/>
              </w:rPr>
              <w:t>571,918</w:t>
            </w:r>
          </w:p>
        </w:tc>
        <w:tc>
          <w:tcPr>
            <w:tcW w:w="683" w:type="pct"/>
            <w:vAlign w:val="bottom"/>
          </w:tcPr>
          <w:p w14:paraId="553EBA88" w14:textId="78C9CF2F"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r w:rsidR="00427639" w:rsidRPr="00D45EC9" w14:paraId="5504E8F2" w14:textId="1192A3A3" w:rsidTr="00427639">
        <w:trPr>
          <w:trHeight w:val="227"/>
        </w:trPr>
        <w:tc>
          <w:tcPr>
            <w:tcW w:w="1325" w:type="pct"/>
            <w:vAlign w:val="bottom"/>
          </w:tcPr>
          <w:p>
            <w:r>
              <w:rPr>
                <w:color w:val="002F6C"/>
              </w:rPr>
              <w:t>Net current assets</w:t>
            </w:r>
          </w:p>
        </w:tc>
        <w:tc>
          <w:tcPr>
            <w:tcW w:w="649" w:type="pct"/>
            <w:gridSpan w:val="3"/>
            <w:vAlign w:val="bottom"/>
          </w:tcPr>
          <w:p>
            <w:r>
              <w:rPr>
                <w:color w:val="002F6C"/>
              </w:rPr>
              <w:t>246,842</w:t>
            </w:r>
          </w:p>
        </w:tc>
        <w:tc>
          <w:tcPr>
            <w:tcW w:w="781" w:type="pct"/>
            <w:vAlign w:val="bottom"/>
          </w:tcPr>
          <w:p>
            <w:r>
              <w:rPr>
                <w:color w:val="002F6C"/>
              </w:rPr>
              <w:t>249,975</w:t>
            </w:r>
          </w:p>
        </w:tc>
        <w:tc>
          <w:tcPr>
            <w:tcW w:w="857" w:type="pct"/>
            <w:vAlign w:val="bottom"/>
          </w:tcPr>
          <w:p>
            <w:r>
              <w:rPr>
                <w:color w:val="002F6C"/>
              </w:rPr>
              <w:t>407,118</w:t>
            </w:r>
          </w:p>
        </w:tc>
        <w:tc>
          <w:tcPr>
            <w:tcW w:w="705" w:type="pct"/>
            <w:vAlign w:val="bottom"/>
          </w:tcPr>
          <w:p>
            <w:r>
              <w:rPr>
                <w:color w:val="002F6C"/>
              </w:rPr>
              <w:t>334,346</w:t>
            </w:r>
          </w:p>
        </w:tc>
        <w:tc>
          <w:tcPr>
            <w:tcW w:w="683" w:type="pct"/>
            <w:vAlign w:val="bottom"/>
          </w:tcPr>
          <w:p w14:paraId="419C5DAF" w14:textId="711E38BB"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r w:rsidR="00427639" w:rsidRPr="00D45EC9" w14:paraId="6B08FBEE" w14:textId="5D794A47" w:rsidTr="00427639">
        <w:trPr>
          <w:trHeight w:val="227"/>
        </w:trPr>
        <w:tc>
          <w:tcPr>
            <w:tcW w:w="1325" w:type="pct"/>
            <w:vAlign w:val="bottom"/>
          </w:tcPr>
          <w:p>
            <w:r>
              <w:rPr>
                <w:color w:val="002F6C"/>
              </w:rPr>
              <w:t>Total assets less current liabilities</w:t>
            </w:r>
          </w:p>
        </w:tc>
        <w:tc>
          <w:tcPr>
            <w:tcW w:w="649" w:type="pct"/>
            <w:gridSpan w:val="3"/>
            <w:vAlign w:val="bottom"/>
          </w:tcPr>
          <w:p>
            <w:r>
              <w:rPr>
                <w:color w:val="002F6C"/>
              </w:rPr>
              <w:t>396,099</w:t>
            </w:r>
          </w:p>
        </w:tc>
        <w:tc>
          <w:tcPr>
            <w:tcW w:w="781" w:type="pct"/>
            <w:vAlign w:val="bottom"/>
          </w:tcPr>
          <w:p>
            <w:r>
              <w:rPr>
                <w:color w:val="002F6C"/>
              </w:rPr>
              <w:t>972,279</w:t>
            </w:r>
          </w:p>
        </w:tc>
        <w:tc>
          <w:tcPr>
            <w:tcW w:w="857" w:type="pct"/>
            <w:vAlign w:val="bottom"/>
          </w:tcPr>
          <w:p>
            <w:r>
              <w:rPr>
                <w:color w:val="002F6C"/>
              </w:rPr>
              <w:t>1,039,305</w:t>
            </w:r>
          </w:p>
        </w:tc>
        <w:tc>
          <w:tcPr>
            <w:tcW w:w="705" w:type="pct"/>
            <w:vAlign w:val="bottom"/>
          </w:tcPr>
          <w:p>
            <w:r>
              <w:rPr>
                <w:color w:val="002F6C"/>
              </w:rPr>
              <w:t>979,447</w:t>
            </w:r>
          </w:p>
        </w:tc>
        <w:tc>
          <w:tcPr>
            <w:tcW w:w="683" w:type="pct"/>
            <w:vAlign w:val="bottom"/>
          </w:tcPr>
          <w:p w14:paraId="11236AB9" w14:textId="2F73451C" w:rsidR="00427639" w:rsidRPr="00E00AF4" w:rsidRDefault="00427639" w:rsidP="00427639">
            <w:pPr>
              <w:pBdr>
                <w:bottom w:val="single" w:sz="4" w:space="1" w:color="auto"/>
              </w:pBdr>
              <w:tabs>
                <w:tab w:val="decimal" w:pos="890"/>
              </w:tabs>
              <w:snapToGrid w:val="0"/>
              <w:spacing w:before="20" w:after="20"/>
              <w:contextualSpacing/>
              <w:jc w:val="right"/>
              <w:rPr>
                <w:rFonts w:eastAsia="Arial"/>
                <w:b/>
                <w:bCs/>
                <w:color w:val="000000"/>
                <w:sz w:val="18"/>
                <w:szCs w:val="18"/>
              </w:rPr>
            </w:pPr>
            <w:r w:rsidRPr="00E00AF4">
              <w:rPr>
                <w:rFonts w:eastAsia="Arial"/>
                <w:color w:val="000000"/>
                <w:sz w:val="18"/>
                <w:szCs w:val="18"/>
              </w:rPr>
              <w:t>[●]</w:t>
            </w:r>
          </w:p>
        </w:tc>
      </w:tr>
    </w:tbl>
    <w:p w14:paraId="75722888" w14:textId="3CC41397" w:rsidR="00234927" w:rsidRPr="00CE6073" w:rsidRDefault="00234927" w:rsidP="00FC52C6">
      <w:pPr>
        <w:jc w:val="both"/>
        <w:rPr>
          <w:rFonts w:ascii="Times New Roman" w:hAnsi="Times New Roman" w:cs="Times New Roman"/>
          <w:iCs/>
        </w:rPr>
      </w:pPr>
    </w:p>
    <w:p w14:paraId="14C026E8" w14:textId="14AD2FBE" w:rsidR="00E30ED8" w:rsidRDefault="00E30ED8" w:rsidP="000A404F">
      <w:pPr>
        <w:snapToGrid w:val="0"/>
        <w:spacing w:after="240" w:line="240" w:lineRule="auto"/>
        <w:ind w:firstLine="720"/>
        <w:jc w:val="both"/>
        <w:rPr>
          <w:rFonts w:ascii="Times New Roman" w:hAnsi="Times New Roman" w:cs="Times New Roman"/>
          <w:iCs/>
        </w:rPr>
      </w:pPr>
      <w:r w:rsidRPr="00CE6073">
        <w:rPr>
          <w:rFonts w:ascii="Times New Roman" w:hAnsi="Times New Roman" w:cs="Times New Roman"/>
          <w:iCs/>
        </w:rPr>
        <w:t>Our net current asset</w:t>
      </w:r>
      <w:r w:rsidR="00FC52C6">
        <w:rPr>
          <w:rFonts w:ascii="Times New Roman" w:hAnsi="Times New Roman" w:cs="Times New Roman" w:hint="eastAsia"/>
          <w:iCs/>
        </w:rPr>
        <w:t>s</w:t>
      </w:r>
      <w:r w:rsidRPr="00CE6073">
        <w:rPr>
          <w:rFonts w:ascii="Times New Roman" w:hAnsi="Times New Roman" w:cs="Times New Roman"/>
          <w:iCs/>
        </w:rPr>
        <w:t xml:space="preserve"> [increased/</w:t>
      </w:r>
      <w:r w:rsidRPr="00131AC8">
        <w:rPr>
          <w:rFonts w:ascii="Times New Roman" w:hAnsi="Times New Roman" w:cs="Times New Roman"/>
          <w:iCs/>
        </w:rPr>
        <w:t>decreased] from RMB</w:t>
      </w:r>
      <w:r w:rsidR="00FC52C6">
        <w:rPr>
          <w:rFonts w:ascii="Times New Roman" w:hAnsi="Times New Roman" w:cs="Times New Roman" w:hint="eastAsia"/>
          <w:iCs/>
        </w:rPr>
        <w:t>334.3</w:t>
      </w:r>
      <w:r w:rsidRPr="00131AC8">
        <w:rPr>
          <w:rFonts w:ascii="Times New Roman" w:hAnsi="Times New Roman" w:cs="Times New Roman"/>
          <w:iCs/>
        </w:rPr>
        <w:t xml:space="preserve"> million as of </w:t>
      </w:r>
      <w:r w:rsidR="00131AC8" w:rsidRPr="00131AC8">
        <w:rPr>
          <w:rFonts w:ascii="Times New Roman" w:hAnsi="Times New Roman" w:cs="Times New Roman"/>
          <w:iCs/>
        </w:rPr>
        <w:t xml:space="preserve">March 31, </w:t>
      </w:r>
      <w:proofErr w:type="gramStart"/>
      <w:r w:rsidR="00131AC8" w:rsidRPr="00131AC8">
        <w:rPr>
          <w:rFonts w:ascii="Times New Roman" w:hAnsi="Times New Roman" w:cs="Times New Roman"/>
          <w:iCs/>
        </w:rPr>
        <w:t>202</w:t>
      </w:r>
      <w:r w:rsidR="00FC52C6">
        <w:rPr>
          <w:rFonts w:ascii="Times New Roman" w:hAnsi="Times New Roman" w:cs="Times New Roman" w:hint="eastAsia"/>
          <w:iCs/>
        </w:rPr>
        <w:t>6</w:t>
      </w:r>
      <w:proofErr w:type="gramEnd"/>
      <w:r w:rsidR="00131AC8" w:rsidRPr="00131AC8">
        <w:rPr>
          <w:rFonts w:ascii="Times New Roman" w:hAnsi="Times New Roman" w:cs="Times New Roman"/>
          <w:iCs/>
        </w:rPr>
        <w:t xml:space="preserve"> </w:t>
      </w:r>
      <w:r w:rsidRPr="00131AC8">
        <w:rPr>
          <w:rFonts w:ascii="Times New Roman" w:hAnsi="Times New Roman" w:cs="Times New Roman"/>
          <w:iCs/>
        </w:rPr>
        <w:t xml:space="preserve">to </w:t>
      </w:r>
      <w:proofErr w:type="gramStart"/>
      <w:r w:rsidRPr="00131AC8">
        <w:rPr>
          <w:rFonts w:ascii="Times New Roman" w:hAnsi="Times New Roman" w:cs="Times New Roman"/>
          <w:iCs/>
        </w:rPr>
        <w:t>RMB[</w:t>
      </w:r>
      <w:proofErr w:type="gramEnd"/>
      <w:r w:rsidRPr="00131AC8">
        <w:rPr>
          <w:rFonts w:ascii="Times New Roman" w:hAnsi="Times New Roman" w:cs="Times New Roman"/>
          <w:iCs/>
        </w:rPr>
        <w:t>●] million as of [</w:t>
      </w:r>
      <w:r w:rsidR="00131AC8" w:rsidRPr="00131AC8">
        <w:rPr>
          <w:rFonts w:ascii="Times New Roman" w:hAnsi="Times New Roman" w:cs="Times New Roman"/>
          <w:iCs/>
        </w:rPr>
        <w:t>●</w:t>
      </w:r>
      <w:r w:rsidRPr="00131AC8">
        <w:rPr>
          <w:rFonts w:ascii="Times New Roman" w:hAnsi="Times New Roman" w:cs="Times New Roman"/>
          <w:iCs/>
        </w:rPr>
        <w:t>], 20</w:t>
      </w:r>
      <w:r w:rsidR="00131AC8" w:rsidRPr="00131AC8">
        <w:rPr>
          <w:rFonts w:ascii="Times New Roman" w:hAnsi="Times New Roman" w:cs="Times New Roman"/>
          <w:iCs/>
        </w:rPr>
        <w:t>2</w:t>
      </w:r>
      <w:r w:rsidR="00FC52C6">
        <w:rPr>
          <w:rFonts w:ascii="Times New Roman" w:hAnsi="Times New Roman" w:cs="Times New Roman" w:hint="eastAsia"/>
          <w:iCs/>
        </w:rPr>
        <w:t>6</w:t>
      </w:r>
      <w:r w:rsidRPr="00131AC8">
        <w:rPr>
          <w:rFonts w:ascii="Times New Roman" w:hAnsi="Times New Roman" w:cs="Times New Roman"/>
          <w:iCs/>
        </w:rPr>
        <w:t>, primarily due to</w:t>
      </w:r>
      <w:r w:rsidR="00CE6073" w:rsidRPr="00131AC8">
        <w:rPr>
          <w:rFonts w:ascii="Times New Roman" w:hAnsi="Times New Roman" w:cs="Times New Roman"/>
          <w:iCs/>
        </w:rPr>
        <w:t xml:space="preserve"> [●].</w:t>
      </w:r>
    </w:p>
    <w:p w14:paraId="3D7CB404" w14:textId="45BC0390" w:rsidR="00FC52C6" w:rsidRDefault="00FC52C6" w:rsidP="000A404F">
      <w:pPr>
        <w:snapToGrid w:val="0"/>
        <w:spacing w:after="240" w:line="240" w:lineRule="auto"/>
        <w:ind w:firstLine="720"/>
        <w:jc w:val="both"/>
        <w:rPr>
          <w:rFonts w:ascii="Times New Roman" w:hAnsi="Times New Roman" w:cs="Times New Roman"/>
          <w:iCs/>
        </w:rPr>
      </w:pPr>
      <w:r>
        <w:rPr>
          <w:color w:val="002F6C"/>
        </w:rPr>
        <w:t>Our net current assets decreased from RMB407.1 million as of December 31, 2025 to RMB334.3 million as of March 31, 2026, primarily due to a decrease in term deposits of RMB58.5 million, an increase in trade and other payables of RMB56.9 million, an increase in contract liabilities of RMB25.2 million, an increase in current lease liabilities of RMB25.8 million and a decrease in cash and cash equivalents of RMB37.0 million, partially offset by an increase in trade and other receivables of RMB150.6 million.</w:t>
      </w:r>
    </w:p>
    <w:p w14:paraId="1DB0ACB2" w14:textId="5CABA4F3" w:rsidR="00987CAF" w:rsidRDefault="00987CAF" w:rsidP="000A404F">
      <w:pPr>
        <w:snapToGrid w:val="0"/>
        <w:spacing w:after="240" w:line="240" w:lineRule="auto"/>
        <w:ind w:firstLine="720"/>
        <w:jc w:val="both"/>
        <w:rPr>
          <w:rFonts w:ascii="Times New Roman" w:hAnsi="Times New Roman" w:cs="Times New Roman"/>
          <w:iCs/>
        </w:rPr>
      </w:pPr>
      <w:r>
        <w:rPr>
          <w:color w:val="002F6C"/>
        </w:rPr>
        <w:t>Our net current assets increased from RMB250.0 million as of December 31, 2024 to RMB407.1 million as of December 31, 2025, primarily due to an increase in cash and cash equivalents of RMB211.3 million and an increase in trade and other receivables of RMB103.3 million, partially offset by an increase in trade and other payables of RMB190.9 million, an increase in bank borrowings of RMB62.8 million and an increase in contract liabilities of RMB11.9 million.</w:t>
      </w:r>
    </w:p>
    <w:p w14:paraId="26B402F2" w14:textId="0643BEFF" w:rsidR="00987CAF" w:rsidRDefault="00987CAF" w:rsidP="000A404F">
      <w:pPr>
        <w:snapToGrid w:val="0"/>
        <w:spacing w:after="240" w:line="240" w:lineRule="auto"/>
        <w:ind w:firstLine="720"/>
        <w:jc w:val="both"/>
        <w:rPr>
          <w:rFonts w:ascii="Times New Roman" w:hAnsi="Times New Roman" w:cs="Times New Roman"/>
          <w:iCs/>
        </w:rPr>
      </w:pPr>
      <w:r w:rsidRPr="00CE6073">
        <w:rPr>
          <w:rFonts w:ascii="Times New Roman" w:hAnsi="Times New Roman" w:cs="Times New Roman"/>
          <w:iCs/>
        </w:rPr>
        <w:t>Our net current asset</w:t>
      </w:r>
      <w:r>
        <w:rPr>
          <w:rFonts w:ascii="Times New Roman" w:hAnsi="Times New Roman" w:cs="Times New Roman" w:hint="eastAsia"/>
          <w:iCs/>
        </w:rPr>
        <w:t xml:space="preserve">s </w:t>
      </w:r>
      <w:r w:rsidR="00EE5D5C">
        <w:rPr>
          <w:rFonts w:ascii="Times New Roman" w:hAnsi="Times New Roman" w:cs="Times New Roman"/>
          <w:iCs/>
        </w:rPr>
        <w:t>remained</w:t>
      </w:r>
      <w:r w:rsidR="00EE5D5C">
        <w:rPr>
          <w:rFonts w:ascii="Times New Roman" w:hAnsi="Times New Roman" w:cs="Times New Roman" w:hint="eastAsia"/>
          <w:iCs/>
        </w:rPr>
        <w:t xml:space="preserve"> relatively stable at RMB246.8 million as of December 31, </w:t>
      </w:r>
      <w:proofErr w:type="gramStart"/>
      <w:r w:rsidR="00EE5D5C">
        <w:rPr>
          <w:rFonts w:ascii="Times New Roman" w:hAnsi="Times New Roman" w:cs="Times New Roman" w:hint="eastAsia"/>
          <w:iCs/>
        </w:rPr>
        <w:t>2023</w:t>
      </w:r>
      <w:proofErr w:type="gramEnd"/>
      <w:r w:rsidR="00EE5D5C">
        <w:rPr>
          <w:rFonts w:ascii="Times New Roman" w:hAnsi="Times New Roman" w:cs="Times New Roman" w:hint="eastAsia"/>
          <w:iCs/>
        </w:rPr>
        <w:t xml:space="preserve"> and RMB250.0 million as of December 31, 2024</w:t>
      </w:r>
      <w:r w:rsidRPr="00131AC8">
        <w:rPr>
          <w:rFonts w:ascii="Times New Roman" w:hAnsi="Times New Roman" w:cs="Times New Roman"/>
          <w:iCs/>
        </w:rPr>
        <w:t>.</w:t>
      </w:r>
    </w:p>
    <w:p w14:paraId="0BBB4CDB" w14:textId="66210FCC" w:rsidR="008E5165" w:rsidRDefault="00CC7FC4" w:rsidP="00CC7FC4">
      <w:pPr>
        <w:jc w:val="both"/>
        <w:outlineLvl w:val="0"/>
        <w:rPr>
          <w:rFonts w:ascii="Times New Roman" w:hAnsi="Times New Roman" w:cs="Times New Roman"/>
          <w:b/>
          <w:iCs/>
        </w:rPr>
      </w:pPr>
      <w:r w:rsidRPr="00CC7FC4">
        <w:rPr>
          <w:rFonts w:ascii="Times New Roman" w:hAnsi="Times New Roman" w:cs="Times New Roman"/>
          <w:b/>
          <w:iCs/>
        </w:rPr>
        <w:t>CAPITAL EXPENDITURE</w:t>
      </w:r>
    </w:p>
    <w:p w14:paraId="3F481B9A" w14:textId="03485EB8" w:rsidR="00CC7FC4" w:rsidRPr="00641EC2" w:rsidRDefault="00CC7FC4" w:rsidP="00641EC2">
      <w:pPr>
        <w:snapToGrid w:val="0"/>
        <w:spacing w:after="240" w:line="240" w:lineRule="auto"/>
        <w:ind w:firstLine="720"/>
        <w:jc w:val="both"/>
        <w:rPr>
          <w:rFonts w:ascii="Times New Roman" w:hAnsi="Times New Roman" w:cs="Times New Roman"/>
          <w:iCs/>
        </w:rPr>
      </w:pPr>
      <w:r w:rsidRPr="00CC7FC4">
        <w:rPr>
          <w:rFonts w:ascii="Times New Roman" w:hAnsi="Times New Roman" w:cs="Times New Roman"/>
          <w:iCs/>
        </w:rPr>
        <w:t>Our capital expenditures during the Track Record Period primarily related to</w:t>
      </w:r>
      <w:r w:rsidR="000A404F">
        <w:rPr>
          <w:rFonts w:ascii="Times New Roman" w:hAnsi="Times New Roman" w:cs="Times New Roman" w:hint="eastAsia"/>
          <w:iCs/>
        </w:rPr>
        <w:t xml:space="preserve">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Our capital expenditure amounted to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and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 respectively. We plan to fund our future capital expenditure with cash at hand, cash generated from our operations, the net proceeds from </w:t>
      </w:r>
      <w:proofErr w:type="gramStart"/>
      <w:r w:rsidRPr="00CC7FC4">
        <w:rPr>
          <w:rFonts w:ascii="Times New Roman" w:hAnsi="Times New Roman" w:cs="Times New Roman"/>
          <w:iCs/>
        </w:rPr>
        <w:t>the Global</w:t>
      </w:r>
      <w:proofErr w:type="gramEnd"/>
      <w:r w:rsidRPr="00CC7FC4">
        <w:rPr>
          <w:rFonts w:ascii="Times New Roman" w:hAnsi="Times New Roman" w:cs="Times New Roman"/>
          <w:iCs/>
        </w:rPr>
        <w:t xml:space="preserve"> Offering, and bank and other borrowings</w:t>
      </w:r>
      <w:r w:rsidR="00641EC2">
        <w:rPr>
          <w:rFonts w:ascii="Times New Roman" w:hAnsi="Times New Roman" w:cs="Times New Roman" w:hint="eastAsia"/>
          <w:iCs/>
        </w:rPr>
        <w:t>.</w:t>
      </w:r>
    </w:p>
    <w:p w14:paraId="176D0D5E" w14:textId="77777777" w:rsidR="00CC7FC4" w:rsidRDefault="00CC7FC4" w:rsidP="00CC7FC4">
      <w:pPr>
        <w:jc w:val="both"/>
        <w:outlineLvl w:val="0"/>
        <w:rPr>
          <w:rFonts w:ascii="Times New Roman" w:hAnsi="Times New Roman" w:cs="Times New Roman"/>
          <w:b/>
          <w:iCs/>
        </w:rPr>
      </w:pPr>
      <w:r w:rsidRPr="00CC7FC4">
        <w:rPr>
          <w:rFonts w:ascii="Times New Roman" w:hAnsi="Times New Roman" w:cs="Times New Roman"/>
          <w:b/>
          <w:iCs/>
        </w:rPr>
        <w:t xml:space="preserve">CAPITAL COMMITMENTS </w:t>
      </w:r>
    </w:p>
    <w:p w14:paraId="6EC61E72" w14:textId="77777777" w:rsidR="00CC7FC4" w:rsidRPr="00CC7FC4" w:rsidRDefault="00CC7FC4" w:rsidP="00CC7FC4">
      <w:pPr>
        <w:snapToGrid w:val="0"/>
        <w:spacing w:after="240" w:line="240" w:lineRule="auto"/>
        <w:ind w:firstLine="720"/>
        <w:jc w:val="both"/>
        <w:rPr>
          <w:rFonts w:ascii="Times New Roman" w:hAnsi="Times New Roman" w:cs="Times New Roman"/>
          <w:iCs/>
        </w:rPr>
      </w:pPr>
      <w:r w:rsidRPr="00CC7FC4">
        <w:rPr>
          <w:rFonts w:ascii="Times New Roman" w:hAnsi="Times New Roman" w:cs="Times New Roman"/>
          <w:iCs/>
        </w:rPr>
        <w:t>As of December 31, 2023</w:t>
      </w:r>
      <w:r>
        <w:rPr>
          <w:rFonts w:ascii="Times New Roman" w:hAnsi="Times New Roman" w:cs="Times New Roman" w:hint="eastAsia"/>
          <w:iCs/>
        </w:rPr>
        <w:t>, 2024, 2025 and March 31, 2026</w:t>
      </w:r>
      <w:r w:rsidRPr="00CC7FC4">
        <w:rPr>
          <w:rFonts w:ascii="Times New Roman" w:hAnsi="Times New Roman" w:cs="Times New Roman"/>
          <w:iCs/>
        </w:rPr>
        <w:t>, our capital commitments amounted to</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and </w:t>
      </w:r>
      <w:proofErr w:type="gramStart"/>
      <w:r w:rsidRPr="00CC7FC4">
        <w:rPr>
          <w:rFonts w:ascii="Times New Roman" w:hAnsi="Times New Roman" w:cs="Times New Roman"/>
          <w:iCs/>
        </w:rPr>
        <w:t>RMB</w:t>
      </w:r>
      <w:r>
        <w:rPr>
          <w:rFonts w:ascii="Times New Roman" w:hAnsi="Times New Roman" w:cs="Times New Roman"/>
          <w:iCs/>
        </w:rPr>
        <w:t>[</w:t>
      </w:r>
      <w:proofErr w:type="gramEnd"/>
      <w:r w:rsidRPr="000E7BBF">
        <w:rPr>
          <w:rFonts w:ascii="Times New Roman" w:hAnsi="Times New Roman" w:cs="Times New Roman"/>
          <w:iCs/>
        </w:rPr>
        <w:t>●</w:t>
      </w:r>
      <w:r>
        <w:rPr>
          <w:rFonts w:ascii="Times New Roman" w:hAnsi="Times New Roman" w:cs="Times New Roman" w:hint="eastAsia"/>
          <w:iCs/>
        </w:rPr>
        <w:t>]</w:t>
      </w:r>
      <w:r w:rsidRPr="00CC7FC4">
        <w:rPr>
          <w:rFonts w:ascii="Times New Roman" w:hAnsi="Times New Roman" w:cs="Times New Roman"/>
          <w:iCs/>
        </w:rPr>
        <w:t xml:space="preserve"> million</w:t>
      </w:r>
      <w:r>
        <w:rPr>
          <w:rFonts w:ascii="Times New Roman" w:hAnsi="Times New Roman" w:cs="Times New Roman" w:hint="eastAsia"/>
          <w:iCs/>
        </w:rPr>
        <w:t xml:space="preserve">, </w:t>
      </w:r>
      <w:r w:rsidRPr="00CC7FC4">
        <w:rPr>
          <w:rFonts w:ascii="Times New Roman" w:hAnsi="Times New Roman" w:cs="Times New Roman"/>
          <w:iCs/>
        </w:rPr>
        <w:t>representing</w:t>
      </w:r>
      <w:r>
        <w:rPr>
          <w:rFonts w:ascii="Times New Roman" w:hAnsi="Times New Roman" w:cs="Times New Roman" w:hint="eastAsia"/>
          <w:iCs/>
        </w:rPr>
        <w:t xml:space="preserve">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 xml:space="preserve">]. </w:t>
      </w:r>
      <w:r w:rsidRPr="00CC7FC4">
        <w:rPr>
          <w:rFonts w:ascii="Times New Roman" w:hAnsi="Times New Roman" w:cs="Times New Roman"/>
          <w:iCs/>
        </w:rPr>
        <w:t xml:space="preserve">We expect to satisfy our capital commitments using financial resources currently available to us and net proceeds to be received from </w:t>
      </w:r>
      <w:proofErr w:type="gramStart"/>
      <w:r w:rsidRPr="00CC7FC4">
        <w:rPr>
          <w:rFonts w:ascii="Times New Roman" w:hAnsi="Times New Roman" w:cs="Times New Roman"/>
          <w:iCs/>
        </w:rPr>
        <w:t>the Global</w:t>
      </w:r>
      <w:proofErr w:type="gramEnd"/>
      <w:r w:rsidRPr="00CC7FC4">
        <w:rPr>
          <w:rFonts w:ascii="Times New Roman" w:hAnsi="Times New Roman" w:cs="Times New Roman"/>
          <w:iCs/>
        </w:rPr>
        <w:t xml:space="preserve"> Offering.</w:t>
      </w:r>
    </w:p>
    <w:p w14:paraId="5E42E7F2" w14:textId="220020D3" w:rsidR="000F537F" w:rsidRPr="002D032B" w:rsidRDefault="000F537F" w:rsidP="007D1F51">
      <w:pPr>
        <w:jc w:val="both"/>
        <w:outlineLvl w:val="0"/>
        <w:rPr>
          <w:rFonts w:ascii="Times New Roman" w:hAnsi="Times New Roman" w:cs="Times New Roman"/>
          <w:b/>
          <w:iCs/>
        </w:rPr>
      </w:pPr>
      <w:r w:rsidRPr="002D032B">
        <w:rPr>
          <w:rFonts w:ascii="Times New Roman" w:hAnsi="Times New Roman" w:cs="Times New Roman"/>
          <w:b/>
          <w:iCs/>
        </w:rPr>
        <w:t>INDEBTEDNESS</w:t>
      </w:r>
    </w:p>
    <w:p w14:paraId="7FA7A5D0" w14:textId="2D90B5FA" w:rsidR="00B35281" w:rsidRPr="002D032B" w:rsidRDefault="00E94961" w:rsidP="00E94961">
      <w:pPr>
        <w:snapToGrid w:val="0"/>
        <w:spacing w:after="240" w:line="240" w:lineRule="auto"/>
        <w:ind w:firstLine="720"/>
        <w:jc w:val="both"/>
        <w:rPr>
          <w:rFonts w:ascii="Times New Roman" w:hAnsi="Times New Roman" w:cs="Times New Roman"/>
          <w:iCs/>
        </w:rPr>
      </w:pPr>
      <w:r w:rsidRPr="00E94961">
        <w:rPr>
          <w:rFonts w:ascii="Times New Roman" w:hAnsi="Times New Roman" w:cs="Times New Roman"/>
          <w:iCs/>
        </w:rPr>
        <w:t>As of December 31, 2023, 2024</w:t>
      </w:r>
      <w:r>
        <w:rPr>
          <w:rFonts w:ascii="Times New Roman" w:hAnsi="Times New Roman" w:cs="Times New Roman" w:hint="eastAsia"/>
          <w:iCs/>
        </w:rPr>
        <w:t>,</w:t>
      </w:r>
      <w:r w:rsidRPr="00E94961">
        <w:rPr>
          <w:rFonts w:ascii="Times New Roman" w:hAnsi="Times New Roman" w:cs="Times New Roman"/>
          <w:iCs/>
        </w:rPr>
        <w:t xml:space="preserve"> 2025</w:t>
      </w:r>
      <w:r>
        <w:rPr>
          <w:rFonts w:ascii="Times New Roman" w:hAnsi="Times New Roman" w:cs="Times New Roman" w:hint="eastAsia"/>
          <w:iCs/>
        </w:rPr>
        <w:t xml:space="preserve">, March 31, </w:t>
      </w:r>
      <w:proofErr w:type="gramStart"/>
      <w:r>
        <w:rPr>
          <w:rFonts w:ascii="Times New Roman" w:hAnsi="Times New Roman" w:cs="Times New Roman" w:hint="eastAsia"/>
          <w:iCs/>
        </w:rPr>
        <w:t>2026</w:t>
      </w:r>
      <w:proofErr w:type="gramEnd"/>
      <w:r w:rsidRPr="00E94961">
        <w:rPr>
          <w:rFonts w:ascii="Times New Roman" w:hAnsi="Times New Roman" w:cs="Times New Roman"/>
          <w:iCs/>
        </w:rPr>
        <w:t xml:space="preserve"> and </w:t>
      </w:r>
      <w:r>
        <w:rPr>
          <w:rFonts w:ascii="Times New Roman" w:hAnsi="Times New Roman" w:cs="Times New Roman"/>
          <w:iCs/>
        </w:rPr>
        <w:t>[</w:t>
      </w:r>
      <w:r w:rsidRPr="000E7BBF">
        <w:rPr>
          <w:rFonts w:ascii="Times New Roman" w:hAnsi="Times New Roman" w:cs="Times New Roman"/>
          <w:iCs/>
        </w:rPr>
        <w:t>●</w:t>
      </w:r>
      <w:r>
        <w:rPr>
          <w:rFonts w:ascii="Times New Roman" w:hAnsi="Times New Roman" w:cs="Times New Roman" w:hint="eastAsia"/>
          <w:iCs/>
        </w:rPr>
        <w:t>]</w:t>
      </w:r>
      <w:r w:rsidRPr="00E94961">
        <w:rPr>
          <w:rFonts w:ascii="Times New Roman" w:hAnsi="Times New Roman" w:cs="Times New Roman"/>
          <w:iCs/>
        </w:rPr>
        <w:t>, 2026, being the most recent practicable date for determining our indebtedness, except as disclosed in the table below, we did not have any material indebtedness</w:t>
      </w:r>
      <w:r>
        <w:rPr>
          <w:rFonts w:ascii="Times New Roman" w:hAnsi="Times New Roman" w:cs="Times New Roman" w:hint="eastAsia"/>
          <w:iCs/>
        </w:rPr>
        <w:t xml:space="preserve">. </w:t>
      </w:r>
      <w:r w:rsidRPr="00E94961">
        <w:rPr>
          <w:rFonts w:ascii="Times New Roman" w:hAnsi="Times New Roman" w:cs="Times New Roman" w:hint="eastAsia"/>
          <w:b/>
          <w:bCs/>
          <w:i/>
          <w:highlight w:val="yellow"/>
        </w:rPr>
        <w:t>[DTT to advise items]</w:t>
      </w:r>
      <w:r>
        <w:rPr>
          <w:rFonts w:ascii="Times New Roman" w:hAnsi="Times New Roman" w:cs="Times New Roman" w:hint="eastAsia"/>
          <w:iCs/>
        </w:rPr>
        <w:t xml:space="preserve"> </w:t>
      </w:r>
    </w:p>
    <w:tbl>
      <w:tblPr>
        <w:tblStyle w:val="TableGrid1333"/>
        <w:tblpPr w:leftFromText="180" w:rightFromText="180" w:vertAnchor="text" w:tblpY="1"/>
        <w:tblOverlap w:val="never"/>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93"/>
        <w:gridCol w:w="1260"/>
        <w:gridCol w:w="13"/>
        <w:gridCol w:w="1184"/>
        <w:gridCol w:w="1260"/>
        <w:gridCol w:w="1260"/>
        <w:gridCol w:w="1257"/>
      </w:tblGrid>
      <w:tr w:rsidR="00E94961" w:rsidRPr="009C2EF1" w14:paraId="541D73FF" w14:textId="77777777" w:rsidTr="00E94961">
        <w:trPr>
          <w:trHeight w:val="410"/>
        </w:trPr>
        <w:tc>
          <w:tcPr>
            <w:tcW w:w="1547" w:type="pct"/>
            <w:vAlign w:val="bottom"/>
          </w:tcPr>
          <w:p w14:paraId="051369C4" w14:textId="77777777" w:rsidR="00E94961" w:rsidRPr="00E94961" w:rsidRDefault="00E94961" w:rsidP="00E45595">
            <w:pPr>
              <w:spacing w:before="20" w:after="20"/>
              <w:rPr>
                <w:rFonts w:eastAsiaTheme="minorEastAsia"/>
                <w:sz w:val="18"/>
                <w:szCs w:val="18"/>
                <w:lang w:eastAsia="zh-CN"/>
              </w:rPr>
            </w:pPr>
          </w:p>
        </w:tc>
        <w:tc>
          <w:tcPr>
            <w:tcW w:w="2059" w:type="pct"/>
            <w:gridSpan w:val="4"/>
            <w:vAlign w:val="bottom"/>
          </w:tcPr>
          <w:p w14:paraId="54CD2E63" w14:textId="77777777" w:rsidR="00E94961" w:rsidRPr="00E94961" w:rsidRDefault="00E94961" w:rsidP="00E45595">
            <w:pPr>
              <w:pBdr>
                <w:bottom w:val="single" w:sz="2" w:space="1" w:color="auto"/>
              </w:pBdr>
              <w:jc w:val="center"/>
              <w:rPr>
                <w:rFonts w:eastAsia="Arial"/>
                <w:b/>
                <w:sz w:val="18"/>
                <w:szCs w:val="18"/>
              </w:rPr>
            </w:pPr>
            <w:r w:rsidRPr="00E94961">
              <w:rPr>
                <w:rFonts w:eastAsia="Arial"/>
                <w:b/>
                <w:sz w:val="18"/>
                <w:szCs w:val="18"/>
              </w:rPr>
              <w:t xml:space="preserve">As </w:t>
            </w:r>
            <w:r w:rsidRPr="00E94961">
              <w:rPr>
                <w:rFonts w:eastAsiaTheme="minorEastAsia"/>
                <w:b/>
                <w:sz w:val="18"/>
                <w:szCs w:val="18"/>
                <w:lang w:eastAsia="zh-CN"/>
              </w:rPr>
              <w:t>of</w:t>
            </w:r>
            <w:r w:rsidRPr="00E94961">
              <w:rPr>
                <w:rFonts w:eastAsia="Arial"/>
                <w:b/>
                <w:sz w:val="18"/>
                <w:szCs w:val="18"/>
              </w:rPr>
              <w:t xml:space="preserve"> December 31,</w:t>
            </w:r>
          </w:p>
        </w:tc>
        <w:tc>
          <w:tcPr>
            <w:tcW w:w="698" w:type="pct"/>
            <w:vAlign w:val="bottom"/>
          </w:tcPr>
          <w:p w14:paraId="5E796FEB" w14:textId="29DC8268" w:rsidR="00E94961" w:rsidRPr="00E94961" w:rsidRDefault="00E94961" w:rsidP="00E45595">
            <w:pPr>
              <w:pBdr>
                <w:bottom w:val="single" w:sz="2" w:space="1" w:color="auto"/>
              </w:pBdr>
              <w:jc w:val="center"/>
              <w:rPr>
                <w:rFonts w:eastAsia="Arial"/>
                <w:b/>
                <w:iCs/>
                <w:sz w:val="18"/>
                <w:szCs w:val="18"/>
              </w:rPr>
            </w:pPr>
            <w:r w:rsidRPr="00E94961">
              <w:rPr>
                <w:rFonts w:eastAsia="Arial"/>
                <w:b/>
                <w:iCs/>
                <w:sz w:val="18"/>
                <w:szCs w:val="18"/>
              </w:rPr>
              <w:t xml:space="preserve">As of March 31, </w:t>
            </w:r>
          </w:p>
        </w:tc>
        <w:tc>
          <w:tcPr>
            <w:tcW w:w="696" w:type="pct"/>
            <w:vAlign w:val="bottom"/>
          </w:tcPr>
          <w:p w14:paraId="452268DB" w14:textId="63C18B68" w:rsidR="00E94961" w:rsidRPr="00E94961" w:rsidRDefault="00E94961" w:rsidP="00E94961">
            <w:pPr>
              <w:pBdr>
                <w:bottom w:val="single" w:sz="2" w:space="1" w:color="auto"/>
              </w:pBdr>
              <w:jc w:val="center"/>
              <w:rPr>
                <w:rFonts w:eastAsia="Arial"/>
                <w:b/>
                <w:iCs/>
                <w:sz w:val="18"/>
                <w:szCs w:val="18"/>
              </w:rPr>
            </w:pPr>
            <w:r w:rsidRPr="00E94961">
              <w:rPr>
                <w:rFonts w:eastAsia="Arial"/>
                <w:b/>
                <w:iCs/>
                <w:sz w:val="18"/>
                <w:szCs w:val="18"/>
              </w:rPr>
              <w:t>As of [●],</w:t>
            </w:r>
          </w:p>
        </w:tc>
      </w:tr>
      <w:tr w:rsidR="00E94961" w:rsidRPr="009C2EF1" w14:paraId="26BAF033" w14:textId="77777777" w:rsidTr="00E94961">
        <w:trPr>
          <w:trHeight w:val="307"/>
        </w:trPr>
        <w:tc>
          <w:tcPr>
            <w:tcW w:w="1547" w:type="pct"/>
            <w:vAlign w:val="bottom"/>
          </w:tcPr>
          <w:p w14:paraId="08F7E0B2" w14:textId="77777777" w:rsidR="00E94961" w:rsidRPr="00E94961" w:rsidRDefault="00E94961" w:rsidP="000E7BBF">
            <w:pPr>
              <w:spacing w:before="20" w:after="20"/>
              <w:rPr>
                <w:rFonts w:eastAsia="Arial"/>
                <w:sz w:val="18"/>
                <w:szCs w:val="18"/>
              </w:rPr>
            </w:pPr>
          </w:p>
        </w:tc>
        <w:tc>
          <w:tcPr>
            <w:tcW w:w="705" w:type="pct"/>
            <w:gridSpan w:val="2"/>
            <w:vAlign w:val="bottom"/>
          </w:tcPr>
          <w:p w14:paraId="2873C516" w14:textId="64C12594" w:rsidR="00E94961" w:rsidRPr="00E94961" w:rsidRDefault="00E94961" w:rsidP="000E7BBF">
            <w:pPr>
              <w:pBdr>
                <w:bottom w:val="single" w:sz="2" w:space="1" w:color="auto"/>
              </w:pBdr>
              <w:jc w:val="center"/>
              <w:rPr>
                <w:rFonts w:eastAsiaTheme="minorEastAsia"/>
                <w:b/>
                <w:sz w:val="18"/>
                <w:szCs w:val="18"/>
              </w:rPr>
            </w:pPr>
            <w:r w:rsidRPr="00E94961">
              <w:rPr>
                <w:rFonts w:eastAsia="Arial"/>
                <w:b/>
                <w:iCs/>
                <w:sz w:val="18"/>
                <w:szCs w:val="18"/>
                <w:lang w:eastAsia="zh-CN"/>
              </w:rPr>
              <w:t>202</w:t>
            </w:r>
            <w:r w:rsidRPr="00E94961">
              <w:rPr>
                <w:rFonts w:eastAsiaTheme="minorEastAsia" w:hint="eastAsia"/>
                <w:b/>
                <w:iCs/>
                <w:sz w:val="18"/>
                <w:szCs w:val="18"/>
                <w:lang w:eastAsia="zh-CN"/>
              </w:rPr>
              <w:t>3</w:t>
            </w:r>
          </w:p>
        </w:tc>
        <w:tc>
          <w:tcPr>
            <w:tcW w:w="656" w:type="pct"/>
            <w:vAlign w:val="bottom"/>
          </w:tcPr>
          <w:p w14:paraId="7C5CAE36" w14:textId="115AB145" w:rsidR="00E94961" w:rsidRPr="00E94961" w:rsidRDefault="00E94961" w:rsidP="000E7BBF">
            <w:pPr>
              <w:pBdr>
                <w:bottom w:val="single" w:sz="2" w:space="1" w:color="auto"/>
              </w:pBdr>
              <w:jc w:val="center"/>
              <w:rPr>
                <w:rFonts w:eastAsiaTheme="minorEastAsia"/>
                <w:b/>
                <w:sz w:val="18"/>
                <w:szCs w:val="18"/>
                <w:lang w:eastAsia="zh-CN"/>
              </w:rPr>
            </w:pPr>
            <w:r w:rsidRPr="00E94961">
              <w:rPr>
                <w:rFonts w:eastAsia="Arial"/>
                <w:b/>
                <w:iCs/>
                <w:sz w:val="18"/>
                <w:szCs w:val="18"/>
              </w:rPr>
              <w:t>202</w:t>
            </w:r>
            <w:r w:rsidRPr="00E94961">
              <w:rPr>
                <w:rFonts w:eastAsiaTheme="minorEastAsia" w:hint="eastAsia"/>
                <w:b/>
                <w:iCs/>
                <w:sz w:val="18"/>
                <w:szCs w:val="18"/>
                <w:lang w:eastAsia="zh-CN"/>
              </w:rPr>
              <w:t>4</w:t>
            </w:r>
          </w:p>
        </w:tc>
        <w:tc>
          <w:tcPr>
            <w:tcW w:w="698" w:type="pct"/>
            <w:vAlign w:val="bottom"/>
          </w:tcPr>
          <w:p w14:paraId="0A9449ED" w14:textId="02AA57FD" w:rsidR="00E94961" w:rsidRPr="00E94961" w:rsidRDefault="00E94961" w:rsidP="000E7BBF">
            <w:pPr>
              <w:pBdr>
                <w:bottom w:val="single" w:sz="2" w:space="1" w:color="auto"/>
              </w:pBdr>
              <w:jc w:val="center"/>
              <w:rPr>
                <w:rFonts w:eastAsiaTheme="minorEastAsia"/>
                <w:b/>
                <w:sz w:val="18"/>
                <w:szCs w:val="18"/>
                <w:lang w:eastAsia="zh-CN"/>
              </w:rPr>
            </w:pPr>
            <w:r w:rsidRPr="00E94961">
              <w:rPr>
                <w:rFonts w:eastAsia="Arial"/>
                <w:b/>
                <w:iCs/>
                <w:sz w:val="18"/>
                <w:szCs w:val="18"/>
              </w:rPr>
              <w:t>202</w:t>
            </w:r>
            <w:r w:rsidRPr="00E94961">
              <w:rPr>
                <w:rFonts w:eastAsiaTheme="minorEastAsia" w:hint="eastAsia"/>
                <w:b/>
                <w:iCs/>
                <w:sz w:val="18"/>
                <w:szCs w:val="18"/>
                <w:lang w:eastAsia="zh-CN"/>
              </w:rPr>
              <w:t>5</w:t>
            </w:r>
          </w:p>
        </w:tc>
        <w:tc>
          <w:tcPr>
            <w:tcW w:w="698" w:type="pct"/>
            <w:vAlign w:val="bottom"/>
          </w:tcPr>
          <w:p w14:paraId="75E4C9C2" w14:textId="3C3DCC89" w:rsidR="00E94961" w:rsidRPr="00E94961" w:rsidRDefault="00E94961" w:rsidP="000E7BBF">
            <w:pPr>
              <w:pBdr>
                <w:bottom w:val="single" w:sz="2" w:space="1" w:color="auto"/>
              </w:pBdr>
              <w:jc w:val="center"/>
              <w:rPr>
                <w:rFonts w:eastAsia="Arial"/>
                <w:b/>
                <w:iCs/>
                <w:sz w:val="18"/>
                <w:szCs w:val="18"/>
              </w:rPr>
            </w:pPr>
            <w:r w:rsidRPr="00E94961">
              <w:rPr>
                <w:rFonts w:eastAsia="Arial" w:hint="eastAsia"/>
                <w:b/>
                <w:iCs/>
                <w:sz w:val="18"/>
                <w:szCs w:val="18"/>
              </w:rPr>
              <w:t>2026</w:t>
            </w:r>
          </w:p>
        </w:tc>
        <w:tc>
          <w:tcPr>
            <w:tcW w:w="696" w:type="pct"/>
            <w:vAlign w:val="bottom"/>
          </w:tcPr>
          <w:p w14:paraId="651D0E50" w14:textId="1101E8F3" w:rsidR="00E94961" w:rsidRPr="00E94961" w:rsidRDefault="00E94961" w:rsidP="000E7BBF">
            <w:pPr>
              <w:pBdr>
                <w:bottom w:val="single" w:sz="2" w:space="1" w:color="auto"/>
              </w:pBdr>
              <w:jc w:val="center"/>
              <w:rPr>
                <w:rFonts w:eastAsia="Arial"/>
                <w:b/>
                <w:iCs/>
                <w:sz w:val="18"/>
                <w:szCs w:val="18"/>
              </w:rPr>
            </w:pPr>
            <w:r w:rsidRPr="00E94961">
              <w:rPr>
                <w:rFonts w:eastAsia="Arial" w:hint="eastAsia"/>
                <w:b/>
                <w:iCs/>
                <w:sz w:val="18"/>
                <w:szCs w:val="18"/>
              </w:rPr>
              <w:t>2026</w:t>
            </w:r>
          </w:p>
        </w:tc>
      </w:tr>
      <w:tr w:rsidR="00E94961" w:rsidRPr="009C2EF1" w14:paraId="50488C78" w14:textId="77777777" w:rsidTr="00E94961">
        <w:trPr>
          <w:cantSplit/>
          <w:trHeight w:val="227"/>
        </w:trPr>
        <w:tc>
          <w:tcPr>
            <w:tcW w:w="1547" w:type="pct"/>
            <w:vAlign w:val="bottom"/>
          </w:tcPr>
          <w:p w14:paraId="6C9DA5E6" w14:textId="77777777" w:rsidR="00E94961" w:rsidRPr="00E94961" w:rsidRDefault="00E94961" w:rsidP="00E45595">
            <w:pPr>
              <w:spacing w:before="20" w:after="20"/>
              <w:rPr>
                <w:rFonts w:eastAsia="Arial"/>
                <w:sz w:val="18"/>
                <w:szCs w:val="18"/>
              </w:rPr>
            </w:pPr>
          </w:p>
        </w:tc>
        <w:tc>
          <w:tcPr>
            <w:tcW w:w="3453" w:type="pct"/>
            <w:gridSpan w:val="6"/>
          </w:tcPr>
          <w:p w14:paraId="486B1D1C" w14:textId="49C841FA" w:rsidR="00E94961" w:rsidRPr="00E94961" w:rsidRDefault="00E94961" w:rsidP="00E94961">
            <w:pPr>
              <w:spacing w:before="20" w:after="20"/>
              <w:jc w:val="center"/>
              <w:rPr>
                <w:rFonts w:eastAsia="Arial"/>
                <w:sz w:val="18"/>
                <w:szCs w:val="18"/>
              </w:rPr>
            </w:pPr>
            <w:r w:rsidRPr="00E94961">
              <w:rPr>
                <w:rFonts w:eastAsia="Arial"/>
                <w:i/>
                <w:iCs/>
                <w:sz w:val="18"/>
                <w:szCs w:val="18"/>
              </w:rPr>
              <w:t>(RMB in thousands)</w:t>
            </w:r>
          </w:p>
        </w:tc>
      </w:tr>
      <w:tr w:rsidR="00E94961" w:rsidRPr="009C2EF1" w14:paraId="4B7C5173" w14:textId="77777777" w:rsidTr="00E94961">
        <w:trPr>
          <w:cantSplit/>
          <w:trHeight w:val="227"/>
        </w:trPr>
        <w:tc>
          <w:tcPr>
            <w:tcW w:w="2908" w:type="pct"/>
            <w:gridSpan w:val="4"/>
            <w:vAlign w:val="center"/>
          </w:tcPr>
          <w:p w14:paraId="0A41B482" w14:textId="77777777" w:rsidR="00E94961" w:rsidRPr="00E94961" w:rsidRDefault="00E94961" w:rsidP="00E45595">
            <w:pPr>
              <w:ind w:right="-71"/>
              <w:jc w:val="center"/>
              <w:rPr>
                <w:rFonts w:eastAsia="Arial"/>
                <w:sz w:val="18"/>
                <w:szCs w:val="18"/>
              </w:rPr>
            </w:pPr>
          </w:p>
        </w:tc>
        <w:tc>
          <w:tcPr>
            <w:tcW w:w="698" w:type="pct"/>
          </w:tcPr>
          <w:p w14:paraId="15B69BB2" w14:textId="77777777" w:rsidR="00E94961" w:rsidRPr="00E94961" w:rsidRDefault="00E94961" w:rsidP="00E45595">
            <w:pPr>
              <w:ind w:right="-71"/>
              <w:jc w:val="center"/>
              <w:rPr>
                <w:rFonts w:eastAsia="Arial"/>
                <w:b/>
                <w:bCs/>
                <w:sz w:val="18"/>
                <w:szCs w:val="18"/>
              </w:rPr>
            </w:pPr>
          </w:p>
        </w:tc>
        <w:tc>
          <w:tcPr>
            <w:tcW w:w="1394" w:type="pct"/>
            <w:gridSpan w:val="2"/>
            <w:vAlign w:val="bottom"/>
          </w:tcPr>
          <w:p w14:paraId="55CA4315" w14:textId="183635E5" w:rsidR="00E94961" w:rsidRPr="00E94961" w:rsidRDefault="00E94961" w:rsidP="00E94961">
            <w:pPr>
              <w:spacing w:before="20" w:after="20"/>
              <w:jc w:val="center"/>
              <w:rPr>
                <w:rFonts w:eastAsia="Arial"/>
                <w:i/>
                <w:iCs/>
                <w:sz w:val="18"/>
                <w:szCs w:val="18"/>
              </w:rPr>
            </w:pPr>
            <w:r w:rsidRPr="00E94961">
              <w:rPr>
                <w:rFonts w:eastAsia="Arial"/>
                <w:i/>
                <w:iCs/>
                <w:sz w:val="18"/>
                <w:szCs w:val="18"/>
              </w:rPr>
              <w:t>(unaudited)</w:t>
            </w:r>
          </w:p>
        </w:tc>
      </w:tr>
      <w:tr w:rsidR="003E1D71" w:rsidRPr="009C2EF1" w14:paraId="7ABFC1FB" w14:textId="77777777" w:rsidTr="00E45595">
        <w:trPr>
          <w:cantSplit/>
          <w:trHeight w:val="227"/>
        </w:trPr>
        <w:tc>
          <w:tcPr>
            <w:tcW w:w="2908" w:type="pct"/>
            <w:gridSpan w:val="4"/>
            <w:vAlign w:val="center"/>
          </w:tcPr>
          <w:p w14:paraId="50923A44" w14:textId="77777777" w:rsidR="003E1D71" w:rsidRPr="00E94961" w:rsidRDefault="003E1D71" w:rsidP="00E45595">
            <w:pPr>
              <w:ind w:right="-71"/>
              <w:jc w:val="center"/>
              <w:rPr>
                <w:rFonts w:eastAsia="Arial"/>
                <w:sz w:val="18"/>
                <w:szCs w:val="18"/>
              </w:rPr>
            </w:pPr>
          </w:p>
        </w:tc>
        <w:tc>
          <w:tcPr>
            <w:tcW w:w="698" w:type="pct"/>
          </w:tcPr>
          <w:p w14:paraId="14D23413" w14:textId="77777777" w:rsidR="003E1D71" w:rsidRPr="00E94961" w:rsidRDefault="003E1D71" w:rsidP="00E45595">
            <w:pPr>
              <w:ind w:right="-71"/>
              <w:jc w:val="center"/>
              <w:rPr>
                <w:rFonts w:eastAsia="Arial"/>
                <w:b/>
                <w:bCs/>
                <w:sz w:val="18"/>
                <w:szCs w:val="18"/>
              </w:rPr>
            </w:pPr>
          </w:p>
        </w:tc>
        <w:tc>
          <w:tcPr>
            <w:tcW w:w="698" w:type="pct"/>
            <w:vAlign w:val="bottom"/>
          </w:tcPr>
          <w:p w14:paraId="5F24698F" w14:textId="77777777" w:rsidR="003E1D71" w:rsidRPr="00E94961" w:rsidRDefault="003E1D71" w:rsidP="00E45595">
            <w:pPr>
              <w:ind w:right="-71"/>
              <w:jc w:val="center"/>
              <w:rPr>
                <w:rFonts w:eastAsia="Arial"/>
                <w:b/>
                <w:bCs/>
                <w:sz w:val="18"/>
                <w:szCs w:val="18"/>
              </w:rPr>
            </w:pPr>
          </w:p>
        </w:tc>
        <w:tc>
          <w:tcPr>
            <w:tcW w:w="696" w:type="pct"/>
          </w:tcPr>
          <w:p w14:paraId="12F276AF" w14:textId="77777777" w:rsidR="003E1D71" w:rsidRPr="00E94961" w:rsidRDefault="003E1D71" w:rsidP="00E45595">
            <w:pPr>
              <w:ind w:right="-71"/>
              <w:jc w:val="center"/>
              <w:rPr>
                <w:rFonts w:eastAsia="Arial"/>
                <w:b/>
                <w:bCs/>
                <w:sz w:val="18"/>
                <w:szCs w:val="18"/>
              </w:rPr>
            </w:pPr>
          </w:p>
        </w:tc>
      </w:tr>
      <w:tr w:rsidR="00194420" w:rsidRPr="009C2EF1" w14:paraId="29A30724" w14:textId="77777777" w:rsidTr="00E45595">
        <w:trPr>
          <w:cantSplit/>
          <w:trHeight w:val="227"/>
        </w:trPr>
        <w:tc>
          <w:tcPr>
            <w:tcW w:w="1547" w:type="pct"/>
            <w:vAlign w:val="center"/>
          </w:tcPr>
          <w:p w14:paraId="7D818C1F" w14:textId="3BAA3E5D" w:rsidR="00194420" w:rsidRPr="00194420" w:rsidRDefault="00194420" w:rsidP="00190C8F">
            <w:pPr>
              <w:tabs>
                <w:tab w:val="right" w:leader="dot" w:pos="2805"/>
              </w:tabs>
              <w:spacing w:before="20" w:after="20"/>
              <w:ind w:left="181" w:hanging="181"/>
              <w:rPr>
                <w:rFonts w:eastAsiaTheme="minorEastAsia"/>
                <w:b/>
                <w:bCs/>
                <w:sz w:val="18"/>
                <w:szCs w:val="18"/>
                <w:lang w:eastAsia="zh-CN"/>
              </w:rPr>
            </w:pPr>
            <w:r w:rsidRPr="00194420">
              <w:rPr>
                <w:rFonts w:eastAsiaTheme="minorEastAsia" w:hint="eastAsia"/>
                <w:b/>
                <w:bCs/>
                <w:sz w:val="18"/>
                <w:szCs w:val="18"/>
                <w:lang w:eastAsia="zh-CN"/>
              </w:rPr>
              <w:t>Current</w:t>
            </w:r>
          </w:p>
        </w:tc>
        <w:tc>
          <w:tcPr>
            <w:tcW w:w="698" w:type="pct"/>
          </w:tcPr>
          <w:p w14:paraId="6DE97E3D" w14:textId="77777777" w:rsidR="00194420" w:rsidRPr="00E94961" w:rsidRDefault="00194420" w:rsidP="00710A29">
            <w:pPr>
              <w:tabs>
                <w:tab w:val="decimal" w:pos="890"/>
              </w:tabs>
              <w:spacing w:after="20"/>
              <w:ind w:right="-71"/>
              <w:jc w:val="right"/>
              <w:rPr>
                <w:rFonts w:eastAsia="Arial"/>
                <w:sz w:val="18"/>
                <w:szCs w:val="18"/>
              </w:rPr>
            </w:pPr>
          </w:p>
        </w:tc>
        <w:tc>
          <w:tcPr>
            <w:tcW w:w="663" w:type="pct"/>
            <w:gridSpan w:val="2"/>
          </w:tcPr>
          <w:p w14:paraId="319CE977" w14:textId="77777777" w:rsidR="00194420" w:rsidRPr="00E94961" w:rsidRDefault="00194420" w:rsidP="00710A29">
            <w:pPr>
              <w:tabs>
                <w:tab w:val="decimal" w:pos="890"/>
              </w:tabs>
              <w:spacing w:after="20"/>
              <w:ind w:right="-71"/>
              <w:jc w:val="right"/>
              <w:rPr>
                <w:rFonts w:eastAsia="Arial"/>
                <w:sz w:val="18"/>
                <w:szCs w:val="18"/>
              </w:rPr>
            </w:pPr>
          </w:p>
        </w:tc>
        <w:tc>
          <w:tcPr>
            <w:tcW w:w="698" w:type="pct"/>
          </w:tcPr>
          <w:p w14:paraId="6BB54515" w14:textId="77777777" w:rsidR="00194420" w:rsidRPr="00E94961" w:rsidRDefault="00194420" w:rsidP="00710A29">
            <w:pPr>
              <w:tabs>
                <w:tab w:val="decimal" w:pos="890"/>
              </w:tabs>
              <w:spacing w:after="20"/>
              <w:ind w:right="-71"/>
              <w:jc w:val="right"/>
              <w:rPr>
                <w:rFonts w:eastAsia="Arial"/>
                <w:sz w:val="18"/>
                <w:szCs w:val="18"/>
              </w:rPr>
            </w:pPr>
          </w:p>
        </w:tc>
        <w:tc>
          <w:tcPr>
            <w:tcW w:w="698" w:type="pct"/>
          </w:tcPr>
          <w:p w14:paraId="24282214" w14:textId="77777777" w:rsidR="00194420" w:rsidRPr="00E94961" w:rsidRDefault="00194420" w:rsidP="00710A29">
            <w:pPr>
              <w:tabs>
                <w:tab w:val="decimal" w:pos="890"/>
              </w:tabs>
              <w:spacing w:after="20"/>
              <w:ind w:right="-71"/>
              <w:jc w:val="right"/>
              <w:rPr>
                <w:rFonts w:eastAsia="Arial"/>
                <w:sz w:val="18"/>
                <w:szCs w:val="18"/>
              </w:rPr>
            </w:pPr>
          </w:p>
        </w:tc>
        <w:tc>
          <w:tcPr>
            <w:tcW w:w="696" w:type="pct"/>
          </w:tcPr>
          <w:p w14:paraId="32B01F06" w14:textId="77777777" w:rsidR="00194420" w:rsidRPr="00E94961" w:rsidRDefault="00194420" w:rsidP="00710A29">
            <w:pPr>
              <w:tabs>
                <w:tab w:val="decimal" w:pos="890"/>
              </w:tabs>
              <w:spacing w:after="20"/>
              <w:ind w:right="-71"/>
              <w:jc w:val="right"/>
              <w:rPr>
                <w:rFonts w:eastAsia="Arial"/>
                <w:sz w:val="18"/>
                <w:szCs w:val="18"/>
              </w:rPr>
            </w:pPr>
          </w:p>
        </w:tc>
      </w:tr>
      <w:tr w:rsidR="00194420" w:rsidRPr="009C2EF1" w14:paraId="230AE461" w14:textId="77777777" w:rsidTr="005A431E">
        <w:trPr>
          <w:cantSplit/>
          <w:trHeight w:val="227"/>
        </w:trPr>
        <w:tc>
          <w:tcPr>
            <w:tcW w:w="1547" w:type="pct"/>
            <w:vAlign w:val="center"/>
          </w:tcPr>
          <w:p w14:paraId="1EFF67BC" w14:textId="38A7DA00" w:rsidR="00194420" w:rsidRPr="00E94961" w:rsidRDefault="00194420" w:rsidP="00194420">
            <w:pPr>
              <w:tabs>
                <w:tab w:val="right" w:leader="dot" w:pos="2805"/>
              </w:tabs>
              <w:spacing w:before="20" w:after="20"/>
              <w:ind w:left="181" w:hanging="181"/>
              <w:rPr>
                <w:rFonts w:eastAsia="Arial"/>
                <w:sz w:val="18"/>
                <w:szCs w:val="18"/>
              </w:rPr>
            </w:pPr>
            <w:r w:rsidRPr="00E94961">
              <w:rPr>
                <w:rFonts w:eastAsia="Arial"/>
                <w:sz w:val="18"/>
                <w:szCs w:val="18"/>
              </w:rPr>
              <w:t>Lease liabilities</w:t>
            </w:r>
            <w:r w:rsidRPr="00E94961">
              <w:rPr>
                <w:rFonts w:eastAsia="Arial"/>
                <w:sz w:val="18"/>
                <w:szCs w:val="18"/>
              </w:rPr>
              <w:tab/>
            </w:r>
          </w:p>
        </w:tc>
        <w:tc>
          <w:tcPr>
            <w:tcW w:w="698" w:type="pct"/>
            <w:vAlign w:val="center"/>
          </w:tcPr>
          <w:p w14:paraId="473B5856" w14:textId="646B0998"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2,998 </w:t>
            </w:r>
          </w:p>
        </w:tc>
        <w:tc>
          <w:tcPr>
            <w:tcW w:w="663" w:type="pct"/>
            <w:gridSpan w:val="2"/>
            <w:vAlign w:val="center"/>
          </w:tcPr>
          <w:p w14:paraId="4AB8A831" w14:textId="578CA87D"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107,753 </w:t>
            </w:r>
          </w:p>
        </w:tc>
        <w:tc>
          <w:tcPr>
            <w:tcW w:w="698" w:type="pct"/>
            <w:vAlign w:val="center"/>
          </w:tcPr>
          <w:p w14:paraId="29194E8C" w14:textId="143F2540"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96,419 </w:t>
            </w:r>
          </w:p>
        </w:tc>
        <w:tc>
          <w:tcPr>
            <w:tcW w:w="698" w:type="pct"/>
            <w:vAlign w:val="center"/>
          </w:tcPr>
          <w:p w14:paraId="4AE7162B" w14:textId="62C901B8" w:rsidR="00194420" w:rsidRPr="00E94961" w:rsidRDefault="00194420" w:rsidP="00194420">
            <w:pPr>
              <w:tabs>
                <w:tab w:val="decimal" w:pos="890"/>
              </w:tabs>
              <w:spacing w:after="20"/>
              <w:ind w:right="-71"/>
              <w:jc w:val="right"/>
              <w:rPr>
                <w:rFonts w:eastAsia="Arial"/>
                <w:sz w:val="18"/>
                <w:szCs w:val="18"/>
              </w:rPr>
            </w:pPr>
            <w:r>
              <w:rPr>
                <w:color w:val="000000"/>
                <w:sz w:val="18"/>
                <w:szCs w:val="18"/>
              </w:rPr>
              <w:t xml:space="preserve">122,208 </w:t>
            </w:r>
          </w:p>
        </w:tc>
        <w:tc>
          <w:tcPr>
            <w:tcW w:w="696" w:type="pct"/>
          </w:tcPr>
          <w:p w14:paraId="1E4A4A23" w14:textId="1F0C37F3" w:rsidR="00194420" w:rsidRPr="00E94961" w:rsidRDefault="00194420" w:rsidP="00194420">
            <w:pPr>
              <w:tabs>
                <w:tab w:val="decimal" w:pos="890"/>
              </w:tabs>
              <w:spacing w:after="20"/>
              <w:ind w:right="-71"/>
              <w:jc w:val="right"/>
              <w:rPr>
                <w:rFonts w:eastAsia="Arial"/>
                <w:sz w:val="18"/>
                <w:szCs w:val="18"/>
              </w:rPr>
            </w:pPr>
            <w:r w:rsidRPr="00E94961">
              <w:rPr>
                <w:rFonts w:eastAsia="Arial"/>
                <w:sz w:val="18"/>
                <w:szCs w:val="18"/>
              </w:rPr>
              <w:t>[●]</w:t>
            </w:r>
          </w:p>
        </w:tc>
      </w:tr>
      <w:tr w:rsidR="00194420" w:rsidRPr="009C2EF1" w14:paraId="6F6461FB" w14:textId="77777777" w:rsidTr="007E1E35">
        <w:trPr>
          <w:cantSplit/>
          <w:trHeight w:val="227"/>
        </w:trPr>
        <w:tc>
          <w:tcPr>
            <w:tcW w:w="1547" w:type="pct"/>
            <w:vAlign w:val="center"/>
          </w:tcPr>
          <w:p w14:paraId="233CF927" w14:textId="58B4D05A" w:rsidR="00194420" w:rsidRPr="00E94961" w:rsidRDefault="00194420" w:rsidP="00194420">
            <w:pPr>
              <w:tabs>
                <w:tab w:val="right" w:leader="dot" w:pos="2805"/>
              </w:tabs>
              <w:spacing w:before="20" w:after="20"/>
              <w:ind w:left="181" w:hanging="181"/>
              <w:rPr>
                <w:rFonts w:eastAsia="Arial"/>
                <w:sz w:val="18"/>
                <w:szCs w:val="18"/>
              </w:rPr>
            </w:pPr>
            <w:r>
              <w:rPr>
                <w:rFonts w:eastAsiaTheme="minorEastAsia" w:hint="eastAsia"/>
                <w:sz w:val="18"/>
                <w:szCs w:val="18"/>
                <w:lang w:eastAsia="zh-CN"/>
              </w:rPr>
              <w:t>Bank borrowings</w:t>
            </w:r>
            <w:r w:rsidRPr="00E94961">
              <w:rPr>
                <w:rFonts w:eastAsia="Arial"/>
                <w:sz w:val="18"/>
                <w:szCs w:val="18"/>
              </w:rPr>
              <w:tab/>
            </w:r>
          </w:p>
        </w:tc>
        <w:tc>
          <w:tcPr>
            <w:tcW w:w="698" w:type="pct"/>
          </w:tcPr>
          <w:p w14:paraId="752F0EE1" w14:textId="53CCED5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sidRPr="00E94961">
              <w:rPr>
                <w:rFonts w:eastAsia="Arial"/>
                <w:sz w:val="18"/>
                <w:szCs w:val="18"/>
              </w:rPr>
              <w:t>—</w:t>
            </w:r>
          </w:p>
        </w:tc>
        <w:tc>
          <w:tcPr>
            <w:tcW w:w="663" w:type="pct"/>
            <w:gridSpan w:val="2"/>
            <w:vAlign w:val="center"/>
          </w:tcPr>
          <w:p w14:paraId="295AB30B" w14:textId="205458C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32,361 </w:t>
            </w:r>
          </w:p>
        </w:tc>
        <w:tc>
          <w:tcPr>
            <w:tcW w:w="698" w:type="pct"/>
            <w:vAlign w:val="center"/>
          </w:tcPr>
          <w:p w14:paraId="179376A7" w14:textId="5EDD7678"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95,123 </w:t>
            </w:r>
          </w:p>
        </w:tc>
        <w:tc>
          <w:tcPr>
            <w:tcW w:w="698" w:type="pct"/>
            <w:vAlign w:val="center"/>
          </w:tcPr>
          <w:p w14:paraId="0F3BAD5A" w14:textId="7116C6B0"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Pr>
                <w:color w:val="000000"/>
                <w:sz w:val="18"/>
                <w:szCs w:val="18"/>
              </w:rPr>
              <w:t xml:space="preserve">116,327 </w:t>
            </w:r>
          </w:p>
        </w:tc>
        <w:tc>
          <w:tcPr>
            <w:tcW w:w="696" w:type="pct"/>
          </w:tcPr>
          <w:p w14:paraId="7F761083" w14:textId="5740243E" w:rsidR="00194420" w:rsidRPr="00E94961" w:rsidRDefault="00194420" w:rsidP="00194420">
            <w:pPr>
              <w:pBdr>
                <w:bottom w:val="single" w:sz="4" w:space="1" w:color="auto"/>
              </w:pBdr>
              <w:tabs>
                <w:tab w:val="decimal" w:pos="890"/>
              </w:tabs>
              <w:spacing w:after="20"/>
              <w:ind w:right="-71"/>
              <w:jc w:val="right"/>
              <w:rPr>
                <w:rFonts w:eastAsia="Arial"/>
                <w:sz w:val="18"/>
                <w:szCs w:val="18"/>
              </w:rPr>
            </w:pPr>
            <w:r w:rsidRPr="00E94961">
              <w:rPr>
                <w:rFonts w:eastAsia="Arial"/>
                <w:sz w:val="18"/>
                <w:szCs w:val="18"/>
              </w:rPr>
              <w:t>[●]</w:t>
            </w:r>
          </w:p>
        </w:tc>
      </w:tr>
      <w:tr w:rsidR="008E5165" w:rsidRPr="009C2EF1" w14:paraId="746AAC5C" w14:textId="77777777" w:rsidTr="00D26F72">
        <w:trPr>
          <w:cantSplit/>
          <w:trHeight w:val="227"/>
        </w:trPr>
        <w:tc>
          <w:tcPr>
            <w:tcW w:w="1547" w:type="pct"/>
            <w:vAlign w:val="center"/>
          </w:tcPr>
          <w:p w14:paraId="7EF21C1D" w14:textId="77791261" w:rsidR="008E5165" w:rsidRPr="00194420" w:rsidRDefault="008E5165" w:rsidP="008E5165">
            <w:pPr>
              <w:tabs>
                <w:tab w:val="right" w:leader="dot" w:pos="2805"/>
              </w:tabs>
              <w:spacing w:before="20" w:after="20"/>
              <w:ind w:left="181" w:hanging="181"/>
              <w:rPr>
                <w:rFonts w:eastAsiaTheme="minorEastAsia"/>
                <w:sz w:val="18"/>
                <w:szCs w:val="18"/>
                <w:lang w:eastAsia="zh-CN"/>
              </w:rPr>
            </w:pPr>
            <w:r>
              <w:rPr>
                <w:rFonts w:eastAsiaTheme="minorEastAsia" w:hint="eastAsia"/>
                <w:sz w:val="18"/>
                <w:szCs w:val="18"/>
                <w:lang w:eastAsia="zh-CN"/>
              </w:rPr>
              <w:t>Subtotal</w:t>
            </w:r>
            <w:r w:rsidRPr="00E94961">
              <w:rPr>
                <w:rFonts w:eastAsia="Arial"/>
                <w:sz w:val="18"/>
                <w:szCs w:val="18"/>
              </w:rPr>
              <w:tab/>
            </w:r>
          </w:p>
        </w:tc>
        <w:tc>
          <w:tcPr>
            <w:tcW w:w="698" w:type="pct"/>
            <w:vAlign w:val="center"/>
          </w:tcPr>
          <w:p w14:paraId="292D8D6E" w14:textId="35EF5BE1" w:rsidR="008E5165" w:rsidRPr="00E94961" w:rsidRDefault="008E5165" w:rsidP="008E5165">
            <w:pPr>
              <w:tabs>
                <w:tab w:val="decimal" w:pos="890"/>
              </w:tabs>
              <w:spacing w:after="20"/>
              <w:ind w:right="-71"/>
              <w:jc w:val="right"/>
              <w:rPr>
                <w:rFonts w:eastAsia="Arial"/>
                <w:sz w:val="18"/>
                <w:szCs w:val="18"/>
              </w:rPr>
            </w:pPr>
            <w:r>
              <w:rPr>
                <w:color w:val="000000"/>
                <w:sz w:val="18"/>
                <w:szCs w:val="18"/>
              </w:rPr>
              <w:t xml:space="preserve">2,998 </w:t>
            </w:r>
          </w:p>
        </w:tc>
        <w:tc>
          <w:tcPr>
            <w:tcW w:w="663" w:type="pct"/>
            <w:gridSpan w:val="2"/>
          </w:tcPr>
          <w:p w14:paraId="53978967" w14:textId="38DF4EB0" w:rsidR="008E5165" w:rsidRPr="00194420"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140,114</w:t>
            </w:r>
          </w:p>
        </w:tc>
        <w:tc>
          <w:tcPr>
            <w:tcW w:w="698" w:type="pct"/>
          </w:tcPr>
          <w:p w14:paraId="777F2974" w14:textId="269D0376" w:rsidR="008E5165" w:rsidRPr="00194420"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191,542</w:t>
            </w:r>
          </w:p>
        </w:tc>
        <w:tc>
          <w:tcPr>
            <w:tcW w:w="698" w:type="pct"/>
          </w:tcPr>
          <w:p w14:paraId="64663CB4" w14:textId="063A1B03" w:rsidR="008E5165" w:rsidRPr="008E5165" w:rsidRDefault="008E5165" w:rsidP="008E5165">
            <w:pPr>
              <w:tabs>
                <w:tab w:val="decimal" w:pos="890"/>
              </w:tabs>
              <w:spacing w:after="20"/>
              <w:ind w:right="-71"/>
              <w:jc w:val="right"/>
              <w:rPr>
                <w:rFonts w:eastAsiaTheme="minorEastAsia"/>
                <w:sz w:val="18"/>
                <w:szCs w:val="18"/>
                <w:lang w:eastAsia="zh-CN"/>
              </w:rPr>
            </w:pPr>
            <w:r>
              <w:rPr>
                <w:rFonts w:eastAsiaTheme="minorEastAsia" w:hint="eastAsia"/>
                <w:sz w:val="18"/>
                <w:szCs w:val="18"/>
                <w:lang w:eastAsia="zh-CN"/>
              </w:rPr>
              <w:t>238,535</w:t>
            </w:r>
          </w:p>
        </w:tc>
        <w:tc>
          <w:tcPr>
            <w:tcW w:w="696" w:type="pct"/>
          </w:tcPr>
          <w:p w14:paraId="41339F14" w14:textId="04796043" w:rsidR="008E5165" w:rsidRPr="00E94961" w:rsidRDefault="008E5165" w:rsidP="008E5165">
            <w:pPr>
              <w:tabs>
                <w:tab w:val="decimal" w:pos="890"/>
              </w:tabs>
              <w:spacing w:after="20"/>
              <w:ind w:right="-71"/>
              <w:jc w:val="right"/>
              <w:rPr>
                <w:rFonts w:eastAsia="Arial"/>
                <w:sz w:val="18"/>
                <w:szCs w:val="18"/>
              </w:rPr>
            </w:pPr>
            <w:r w:rsidRPr="00E94961">
              <w:rPr>
                <w:rFonts w:eastAsia="Arial"/>
                <w:sz w:val="18"/>
                <w:szCs w:val="18"/>
              </w:rPr>
              <w:t>[●]</w:t>
            </w:r>
          </w:p>
        </w:tc>
      </w:tr>
      <w:tr w:rsidR="008E5165" w:rsidRPr="009C2EF1" w14:paraId="55E8E7E9" w14:textId="77777777" w:rsidTr="00E45595">
        <w:trPr>
          <w:cantSplit/>
          <w:trHeight w:val="227"/>
        </w:trPr>
        <w:tc>
          <w:tcPr>
            <w:tcW w:w="1547" w:type="pct"/>
            <w:vAlign w:val="center"/>
          </w:tcPr>
          <w:p w14:paraId="421A0557" w14:textId="0497A89B" w:rsidR="008E5165" w:rsidRPr="00194420" w:rsidRDefault="008E5165" w:rsidP="008E5165">
            <w:pPr>
              <w:tabs>
                <w:tab w:val="right" w:leader="dot" w:pos="2805"/>
              </w:tabs>
              <w:spacing w:before="20" w:after="20"/>
              <w:ind w:left="181" w:hanging="181"/>
              <w:rPr>
                <w:rFonts w:eastAsiaTheme="minorEastAsia"/>
                <w:b/>
                <w:bCs/>
                <w:sz w:val="18"/>
                <w:szCs w:val="18"/>
                <w:lang w:eastAsia="zh-CN"/>
              </w:rPr>
            </w:pPr>
            <w:r w:rsidRPr="00194420">
              <w:rPr>
                <w:rFonts w:eastAsiaTheme="minorEastAsia" w:hint="eastAsia"/>
                <w:b/>
                <w:bCs/>
                <w:sz w:val="18"/>
                <w:szCs w:val="18"/>
                <w:lang w:eastAsia="zh-CN"/>
              </w:rPr>
              <w:t>Non-current</w:t>
            </w:r>
          </w:p>
        </w:tc>
        <w:tc>
          <w:tcPr>
            <w:tcW w:w="698" w:type="pct"/>
          </w:tcPr>
          <w:p w14:paraId="7B4BB6BA" w14:textId="77777777" w:rsidR="008E5165" w:rsidRPr="00E94961" w:rsidRDefault="008E5165" w:rsidP="008E5165">
            <w:pPr>
              <w:tabs>
                <w:tab w:val="decimal" w:pos="890"/>
              </w:tabs>
              <w:spacing w:after="20"/>
              <w:ind w:right="-71"/>
              <w:jc w:val="right"/>
              <w:rPr>
                <w:rFonts w:eastAsia="Arial"/>
                <w:sz w:val="18"/>
                <w:szCs w:val="18"/>
              </w:rPr>
            </w:pPr>
          </w:p>
        </w:tc>
        <w:tc>
          <w:tcPr>
            <w:tcW w:w="663" w:type="pct"/>
            <w:gridSpan w:val="2"/>
          </w:tcPr>
          <w:p w14:paraId="22ADF71B" w14:textId="77777777" w:rsidR="008E5165" w:rsidRPr="00E94961" w:rsidRDefault="008E5165" w:rsidP="008E5165">
            <w:pPr>
              <w:tabs>
                <w:tab w:val="decimal" w:pos="890"/>
              </w:tabs>
              <w:spacing w:after="20"/>
              <w:ind w:right="-71"/>
              <w:jc w:val="right"/>
              <w:rPr>
                <w:rFonts w:eastAsia="Arial"/>
                <w:sz w:val="18"/>
                <w:szCs w:val="18"/>
              </w:rPr>
            </w:pPr>
          </w:p>
        </w:tc>
        <w:tc>
          <w:tcPr>
            <w:tcW w:w="698" w:type="pct"/>
          </w:tcPr>
          <w:p w14:paraId="06ED9244" w14:textId="77777777" w:rsidR="008E5165" w:rsidRPr="00E94961" w:rsidRDefault="008E5165" w:rsidP="008E5165">
            <w:pPr>
              <w:tabs>
                <w:tab w:val="decimal" w:pos="890"/>
              </w:tabs>
              <w:spacing w:after="20"/>
              <w:ind w:right="-71"/>
              <w:jc w:val="right"/>
              <w:rPr>
                <w:rFonts w:eastAsia="Arial"/>
                <w:sz w:val="18"/>
                <w:szCs w:val="18"/>
              </w:rPr>
            </w:pPr>
          </w:p>
        </w:tc>
        <w:tc>
          <w:tcPr>
            <w:tcW w:w="698" w:type="pct"/>
          </w:tcPr>
          <w:p w14:paraId="6310EACE" w14:textId="77777777" w:rsidR="008E5165" w:rsidRPr="00E94961" w:rsidRDefault="008E5165" w:rsidP="008E5165">
            <w:pPr>
              <w:tabs>
                <w:tab w:val="decimal" w:pos="890"/>
              </w:tabs>
              <w:spacing w:after="20"/>
              <w:ind w:right="-71"/>
              <w:jc w:val="right"/>
              <w:rPr>
                <w:rFonts w:eastAsia="Arial"/>
                <w:sz w:val="18"/>
                <w:szCs w:val="18"/>
              </w:rPr>
            </w:pPr>
          </w:p>
        </w:tc>
        <w:tc>
          <w:tcPr>
            <w:tcW w:w="696" w:type="pct"/>
          </w:tcPr>
          <w:p w14:paraId="1B0CD234" w14:textId="77777777" w:rsidR="008E5165" w:rsidRPr="00E94961" w:rsidRDefault="008E5165" w:rsidP="008E5165">
            <w:pPr>
              <w:tabs>
                <w:tab w:val="decimal" w:pos="890"/>
              </w:tabs>
              <w:spacing w:after="20"/>
              <w:ind w:right="-71"/>
              <w:jc w:val="right"/>
              <w:rPr>
                <w:rFonts w:eastAsia="Arial"/>
                <w:sz w:val="18"/>
                <w:szCs w:val="18"/>
              </w:rPr>
            </w:pPr>
          </w:p>
        </w:tc>
      </w:tr>
      <w:tr w:rsidR="008E5165" w:rsidRPr="009C2EF1" w14:paraId="4FF56C2C" w14:textId="77777777" w:rsidTr="00347148">
        <w:trPr>
          <w:cantSplit/>
          <w:trHeight w:val="227"/>
        </w:trPr>
        <w:tc>
          <w:tcPr>
            <w:tcW w:w="1547" w:type="pct"/>
            <w:vAlign w:val="center"/>
          </w:tcPr>
          <w:p w14:paraId="3798752C" w14:textId="05D572D5" w:rsidR="008E5165" w:rsidRPr="00E94961" w:rsidRDefault="008E5165" w:rsidP="008E5165">
            <w:pPr>
              <w:tabs>
                <w:tab w:val="right" w:leader="dot" w:pos="2805"/>
              </w:tabs>
              <w:spacing w:before="20" w:after="20"/>
              <w:ind w:left="181" w:hanging="181"/>
              <w:rPr>
                <w:rFonts w:eastAsia="Arial"/>
                <w:sz w:val="18"/>
                <w:szCs w:val="18"/>
              </w:rPr>
            </w:pPr>
            <w:r w:rsidRPr="00E94961">
              <w:rPr>
                <w:rFonts w:eastAsia="Arial"/>
                <w:sz w:val="18"/>
                <w:szCs w:val="18"/>
              </w:rPr>
              <w:t>Lease liabilities</w:t>
            </w:r>
            <w:r w:rsidRPr="00E94961">
              <w:rPr>
                <w:rFonts w:eastAsia="Arial"/>
                <w:sz w:val="18"/>
                <w:szCs w:val="18"/>
              </w:rPr>
              <w:tab/>
            </w:r>
          </w:p>
        </w:tc>
        <w:tc>
          <w:tcPr>
            <w:tcW w:w="698" w:type="pct"/>
            <w:vAlign w:val="center"/>
          </w:tcPr>
          <w:p w14:paraId="6ED3FA63" w14:textId="7943CABA" w:rsidR="008E5165" w:rsidRPr="00E94961" w:rsidRDefault="008E5165" w:rsidP="004F3AD8">
            <w:pPr>
              <w:ind w:right="-71"/>
              <w:jc w:val="right"/>
              <w:rPr>
                <w:rFonts w:eastAsia="Arial"/>
                <w:sz w:val="18"/>
                <w:szCs w:val="18"/>
              </w:rPr>
            </w:pPr>
            <w:r>
              <w:rPr>
                <w:color w:val="000000"/>
                <w:sz w:val="18"/>
                <w:szCs w:val="18"/>
              </w:rPr>
              <w:t xml:space="preserve">2,847 </w:t>
            </w:r>
          </w:p>
        </w:tc>
        <w:tc>
          <w:tcPr>
            <w:tcW w:w="663" w:type="pct"/>
            <w:gridSpan w:val="2"/>
            <w:vAlign w:val="center"/>
          </w:tcPr>
          <w:p w14:paraId="5539AD43" w14:textId="021A3F06" w:rsidR="008E5165" w:rsidRPr="00E94961" w:rsidDel="00F51727" w:rsidRDefault="008E5165" w:rsidP="004F3AD8">
            <w:pPr>
              <w:ind w:right="-71"/>
              <w:jc w:val="right"/>
              <w:rPr>
                <w:rFonts w:eastAsia="Arial"/>
                <w:sz w:val="18"/>
                <w:szCs w:val="18"/>
              </w:rPr>
            </w:pPr>
            <w:r>
              <w:rPr>
                <w:color w:val="000000"/>
                <w:sz w:val="18"/>
                <w:szCs w:val="18"/>
              </w:rPr>
              <w:t xml:space="preserve">409,028 </w:t>
            </w:r>
          </w:p>
        </w:tc>
        <w:tc>
          <w:tcPr>
            <w:tcW w:w="698" w:type="pct"/>
            <w:vAlign w:val="center"/>
          </w:tcPr>
          <w:p w14:paraId="20B8C293" w14:textId="7B52B18E" w:rsidR="008E5165" w:rsidRPr="00E94961" w:rsidDel="00197600" w:rsidRDefault="008E5165" w:rsidP="004F3AD8">
            <w:pPr>
              <w:ind w:right="-71"/>
              <w:jc w:val="right"/>
              <w:rPr>
                <w:rFonts w:eastAsia="Arial"/>
                <w:sz w:val="18"/>
                <w:szCs w:val="18"/>
              </w:rPr>
            </w:pPr>
            <w:r>
              <w:rPr>
                <w:color w:val="000000"/>
                <w:sz w:val="18"/>
                <w:szCs w:val="18"/>
              </w:rPr>
              <w:t xml:space="preserve">335,973 </w:t>
            </w:r>
          </w:p>
        </w:tc>
        <w:tc>
          <w:tcPr>
            <w:tcW w:w="698" w:type="pct"/>
            <w:vAlign w:val="center"/>
          </w:tcPr>
          <w:p w14:paraId="6B0D5612" w14:textId="7E60C881" w:rsidR="008E5165" w:rsidRPr="00E94961" w:rsidDel="002B67B7" w:rsidRDefault="008E5165" w:rsidP="004F3AD8">
            <w:pPr>
              <w:ind w:right="-71"/>
              <w:jc w:val="right"/>
              <w:rPr>
                <w:rFonts w:eastAsia="Arial"/>
                <w:sz w:val="18"/>
                <w:szCs w:val="18"/>
              </w:rPr>
            </w:pPr>
            <w:r>
              <w:rPr>
                <w:color w:val="000000"/>
                <w:sz w:val="18"/>
                <w:szCs w:val="18"/>
              </w:rPr>
              <w:t xml:space="preserve">346,614 </w:t>
            </w:r>
          </w:p>
        </w:tc>
        <w:tc>
          <w:tcPr>
            <w:tcW w:w="696" w:type="pct"/>
          </w:tcPr>
          <w:p w14:paraId="79ABD41E" w14:textId="66887B51" w:rsidR="008E5165" w:rsidRPr="00E94961" w:rsidRDefault="008E5165" w:rsidP="004F3AD8">
            <w:pPr>
              <w:ind w:right="-71"/>
              <w:jc w:val="right"/>
              <w:rPr>
                <w:rFonts w:eastAsia="Arial"/>
                <w:sz w:val="18"/>
                <w:szCs w:val="18"/>
              </w:rPr>
            </w:pPr>
            <w:r w:rsidRPr="00E94961">
              <w:rPr>
                <w:rFonts w:eastAsia="Arial"/>
                <w:sz w:val="18"/>
                <w:szCs w:val="18"/>
              </w:rPr>
              <w:t>[●]</w:t>
            </w:r>
          </w:p>
        </w:tc>
      </w:tr>
      <w:tr w:rsidR="004F3AD8" w:rsidRPr="009C2EF1" w14:paraId="0054A4C2" w14:textId="77777777" w:rsidTr="004F3AD8">
        <w:trPr>
          <w:cantSplit/>
          <w:trHeight w:val="227"/>
        </w:trPr>
        <w:tc>
          <w:tcPr>
            <w:tcW w:w="1547" w:type="pct"/>
            <w:vAlign w:val="bottom"/>
          </w:tcPr>
          <w:p w14:paraId="6EDACAED" w14:textId="268E5C05" w:rsidR="004F3AD8" w:rsidRPr="00E94961" w:rsidRDefault="004F3AD8" w:rsidP="004F3AD8">
            <w:pPr>
              <w:tabs>
                <w:tab w:val="right" w:leader="dot" w:pos="2805"/>
              </w:tabs>
              <w:spacing w:before="20" w:after="20"/>
              <w:ind w:left="181" w:hanging="181"/>
              <w:rPr>
                <w:rFonts w:eastAsia="Arial"/>
                <w:sz w:val="18"/>
                <w:szCs w:val="18"/>
              </w:rPr>
            </w:pPr>
            <w:r w:rsidRPr="004F3AD8">
              <w:rPr>
                <w:rFonts w:eastAsia="Arial"/>
                <w:sz w:val="18"/>
                <w:szCs w:val="18"/>
              </w:rPr>
              <w:t xml:space="preserve">Financial liabilities on </w:t>
            </w:r>
            <w:proofErr w:type="gramStart"/>
            <w:r w:rsidRPr="004F3AD8">
              <w:rPr>
                <w:rFonts w:eastAsia="Arial"/>
                <w:sz w:val="18"/>
                <w:szCs w:val="18"/>
              </w:rPr>
              <w:t>shares  with</w:t>
            </w:r>
            <w:proofErr w:type="gramEnd"/>
            <w:r w:rsidRPr="004F3AD8">
              <w:rPr>
                <w:rFonts w:eastAsia="Arial"/>
                <w:sz w:val="18"/>
                <w:szCs w:val="18"/>
              </w:rPr>
              <w:t xml:space="preserve"> preferential rights</w:t>
            </w:r>
          </w:p>
        </w:tc>
        <w:tc>
          <w:tcPr>
            <w:tcW w:w="698" w:type="pct"/>
            <w:vAlign w:val="bottom"/>
          </w:tcPr>
          <w:p w14:paraId="5AA7DD88" w14:textId="0FE7C96B" w:rsidR="004F3AD8" w:rsidRDefault="004F3AD8" w:rsidP="004F3AD8">
            <w:pPr>
              <w:pBdr>
                <w:bottom w:val="single" w:sz="4" w:space="1" w:color="auto"/>
              </w:pBdr>
              <w:ind w:right="-71"/>
              <w:jc w:val="right"/>
              <w:rPr>
                <w:color w:val="000000"/>
                <w:sz w:val="18"/>
                <w:szCs w:val="18"/>
              </w:rPr>
            </w:pPr>
            <w:r>
              <w:rPr>
                <w:color w:val="000000"/>
                <w:sz w:val="18"/>
                <w:szCs w:val="18"/>
              </w:rPr>
              <w:t xml:space="preserve">415,534 </w:t>
            </w:r>
          </w:p>
        </w:tc>
        <w:tc>
          <w:tcPr>
            <w:tcW w:w="663" w:type="pct"/>
            <w:gridSpan w:val="2"/>
            <w:vAlign w:val="bottom"/>
          </w:tcPr>
          <w:p w14:paraId="74EA98EC" w14:textId="4A26D55A" w:rsidR="004F3AD8" w:rsidRDefault="004F3AD8" w:rsidP="004F3AD8">
            <w:pPr>
              <w:pBdr>
                <w:bottom w:val="single" w:sz="4" w:space="1" w:color="auto"/>
              </w:pBdr>
              <w:ind w:right="-71"/>
              <w:jc w:val="right"/>
              <w:rPr>
                <w:color w:val="000000"/>
                <w:sz w:val="18"/>
                <w:szCs w:val="18"/>
              </w:rPr>
            </w:pPr>
            <w:r>
              <w:rPr>
                <w:color w:val="000000"/>
                <w:sz w:val="18"/>
                <w:szCs w:val="18"/>
              </w:rPr>
              <w:t xml:space="preserve">932,030 </w:t>
            </w:r>
          </w:p>
        </w:tc>
        <w:tc>
          <w:tcPr>
            <w:tcW w:w="698" w:type="pct"/>
            <w:vAlign w:val="bottom"/>
          </w:tcPr>
          <w:p w14:paraId="66F992DD" w14:textId="4ED3C279" w:rsidR="004F3AD8" w:rsidRDefault="004F3AD8" w:rsidP="004F3AD8">
            <w:pPr>
              <w:pBdr>
                <w:bottom w:val="single" w:sz="4" w:space="1" w:color="auto"/>
              </w:pBdr>
              <w:ind w:right="-71"/>
              <w:jc w:val="right"/>
              <w:rPr>
                <w:color w:val="000000"/>
                <w:sz w:val="18"/>
                <w:szCs w:val="18"/>
              </w:rPr>
            </w:pPr>
            <w:r>
              <w:rPr>
                <w:color w:val="000000"/>
                <w:sz w:val="18"/>
                <w:szCs w:val="18"/>
              </w:rPr>
              <w:t xml:space="preserve">1,608,605 </w:t>
            </w:r>
          </w:p>
        </w:tc>
        <w:tc>
          <w:tcPr>
            <w:tcW w:w="698" w:type="pct"/>
            <w:vAlign w:val="bottom"/>
          </w:tcPr>
          <w:p w14:paraId="0F840F51" w14:textId="2CD88190" w:rsidR="004F3AD8" w:rsidRDefault="004F3AD8" w:rsidP="004F3AD8">
            <w:pPr>
              <w:pBdr>
                <w:bottom w:val="single" w:sz="4" w:space="1" w:color="auto"/>
              </w:pBdr>
              <w:ind w:right="-71"/>
              <w:jc w:val="right"/>
              <w:rPr>
                <w:color w:val="000000"/>
                <w:sz w:val="18"/>
                <w:szCs w:val="18"/>
              </w:rPr>
            </w:pPr>
            <w:r>
              <w:rPr>
                <w:color w:val="000000"/>
                <w:sz w:val="18"/>
                <w:szCs w:val="18"/>
              </w:rPr>
              <w:t xml:space="preserve">1,648,269 </w:t>
            </w:r>
          </w:p>
        </w:tc>
        <w:tc>
          <w:tcPr>
            <w:tcW w:w="696" w:type="pct"/>
            <w:vAlign w:val="bottom"/>
          </w:tcPr>
          <w:p w14:paraId="584C4089" w14:textId="46850BCD" w:rsidR="004F3AD8" w:rsidRPr="00E94961" w:rsidRDefault="004F3AD8" w:rsidP="004F3AD8">
            <w:pPr>
              <w:pBdr>
                <w:bottom w:val="single" w:sz="4" w:space="1" w:color="auto"/>
              </w:pBdr>
              <w:ind w:right="-71"/>
              <w:jc w:val="right"/>
              <w:rPr>
                <w:rFonts w:eastAsia="Arial"/>
                <w:sz w:val="18"/>
                <w:szCs w:val="18"/>
              </w:rPr>
            </w:pPr>
            <w:r w:rsidRPr="00E94961">
              <w:rPr>
                <w:rFonts w:eastAsia="Arial"/>
                <w:sz w:val="18"/>
                <w:szCs w:val="18"/>
              </w:rPr>
              <w:t>[●]</w:t>
            </w:r>
          </w:p>
        </w:tc>
      </w:tr>
      <w:tr w:rsidR="004F3AD8" w:rsidRPr="009C2EF1" w14:paraId="77B7D35E" w14:textId="77777777" w:rsidTr="008D79E9">
        <w:trPr>
          <w:cantSplit/>
          <w:trHeight w:val="227"/>
        </w:trPr>
        <w:tc>
          <w:tcPr>
            <w:tcW w:w="1547" w:type="pct"/>
            <w:vAlign w:val="center"/>
          </w:tcPr>
          <w:p w14:paraId="68ACD312" w14:textId="276937D6" w:rsidR="004F3AD8" w:rsidRPr="00E94961" w:rsidRDefault="004F3AD8" w:rsidP="004F3AD8">
            <w:pPr>
              <w:tabs>
                <w:tab w:val="right" w:leader="dot" w:pos="2805"/>
              </w:tabs>
              <w:spacing w:before="20" w:after="20"/>
              <w:ind w:left="181" w:hanging="181"/>
              <w:rPr>
                <w:rFonts w:eastAsia="Arial"/>
                <w:sz w:val="18"/>
                <w:szCs w:val="18"/>
              </w:rPr>
            </w:pPr>
            <w:r>
              <w:rPr>
                <w:rFonts w:eastAsiaTheme="minorEastAsia" w:hint="eastAsia"/>
                <w:sz w:val="18"/>
                <w:szCs w:val="18"/>
                <w:lang w:eastAsia="zh-CN"/>
              </w:rPr>
              <w:t>Subtotal</w:t>
            </w:r>
            <w:r w:rsidRPr="00E94961">
              <w:rPr>
                <w:rFonts w:eastAsia="Arial"/>
                <w:sz w:val="18"/>
                <w:szCs w:val="18"/>
              </w:rPr>
              <w:tab/>
            </w:r>
          </w:p>
        </w:tc>
        <w:tc>
          <w:tcPr>
            <w:tcW w:w="698" w:type="pct"/>
            <w:vAlign w:val="center"/>
          </w:tcPr>
          <w:p w14:paraId="492A5565" w14:textId="507C1FC2" w:rsidR="004F3AD8" w:rsidRPr="00E94961" w:rsidRDefault="004F3AD8" w:rsidP="004F3AD8">
            <w:pPr>
              <w:pBdr>
                <w:bottom w:val="single" w:sz="4" w:space="1" w:color="auto"/>
              </w:pBdr>
              <w:ind w:right="-71"/>
              <w:jc w:val="right"/>
              <w:rPr>
                <w:rFonts w:eastAsia="Arial"/>
                <w:sz w:val="18"/>
                <w:szCs w:val="18"/>
              </w:rPr>
            </w:pPr>
            <w:r>
              <w:rPr>
                <w:color w:val="000000"/>
                <w:sz w:val="18"/>
                <w:szCs w:val="18"/>
              </w:rPr>
              <w:t>418,381</w:t>
            </w:r>
          </w:p>
        </w:tc>
        <w:tc>
          <w:tcPr>
            <w:tcW w:w="663" w:type="pct"/>
            <w:gridSpan w:val="2"/>
            <w:vAlign w:val="center"/>
          </w:tcPr>
          <w:p w14:paraId="781AE731" w14:textId="2606BB5E" w:rsidR="004F3AD8" w:rsidRPr="00E94961" w:rsidRDefault="004F3AD8" w:rsidP="004F3AD8">
            <w:pPr>
              <w:pBdr>
                <w:bottom w:val="single" w:sz="4" w:space="1" w:color="auto"/>
              </w:pBdr>
              <w:ind w:right="-71"/>
              <w:jc w:val="right"/>
              <w:rPr>
                <w:rFonts w:eastAsia="Arial"/>
                <w:sz w:val="18"/>
                <w:szCs w:val="18"/>
              </w:rPr>
            </w:pPr>
            <w:r>
              <w:rPr>
                <w:color w:val="000000"/>
                <w:sz w:val="18"/>
                <w:szCs w:val="18"/>
              </w:rPr>
              <w:t>1,341,058</w:t>
            </w:r>
          </w:p>
        </w:tc>
        <w:tc>
          <w:tcPr>
            <w:tcW w:w="698" w:type="pct"/>
            <w:vAlign w:val="center"/>
          </w:tcPr>
          <w:p w14:paraId="3B244B65" w14:textId="4BC4C1F8" w:rsidR="004F3AD8" w:rsidRPr="00E94961" w:rsidRDefault="004F3AD8" w:rsidP="004F3AD8">
            <w:pPr>
              <w:pBdr>
                <w:bottom w:val="single" w:sz="4" w:space="1" w:color="auto"/>
              </w:pBdr>
              <w:ind w:right="-71"/>
              <w:jc w:val="right"/>
              <w:rPr>
                <w:rFonts w:eastAsia="Arial"/>
                <w:sz w:val="18"/>
                <w:szCs w:val="18"/>
              </w:rPr>
            </w:pPr>
            <w:r>
              <w:rPr>
                <w:color w:val="000000"/>
                <w:sz w:val="18"/>
                <w:szCs w:val="18"/>
              </w:rPr>
              <w:t>1,944,578</w:t>
            </w:r>
          </w:p>
        </w:tc>
        <w:tc>
          <w:tcPr>
            <w:tcW w:w="698" w:type="pct"/>
            <w:vAlign w:val="center"/>
          </w:tcPr>
          <w:p w14:paraId="7A6D409F" w14:textId="29922DCE" w:rsidR="004F3AD8" w:rsidRPr="00E94961" w:rsidRDefault="004F3AD8" w:rsidP="004F3AD8">
            <w:pPr>
              <w:pBdr>
                <w:bottom w:val="single" w:sz="4" w:space="1" w:color="auto"/>
              </w:pBdr>
              <w:ind w:right="-71"/>
              <w:jc w:val="right"/>
              <w:rPr>
                <w:rFonts w:eastAsia="Arial"/>
                <w:sz w:val="18"/>
                <w:szCs w:val="18"/>
              </w:rPr>
            </w:pPr>
            <w:r>
              <w:rPr>
                <w:color w:val="000000"/>
                <w:sz w:val="18"/>
                <w:szCs w:val="18"/>
              </w:rPr>
              <w:t>1,994,883</w:t>
            </w:r>
          </w:p>
        </w:tc>
        <w:tc>
          <w:tcPr>
            <w:tcW w:w="696" w:type="pct"/>
          </w:tcPr>
          <w:p w14:paraId="4C551949" w14:textId="372328F8" w:rsidR="004F3AD8" w:rsidRPr="00E94961" w:rsidRDefault="004F3AD8" w:rsidP="004F3AD8">
            <w:pPr>
              <w:pBdr>
                <w:bottom w:val="single" w:sz="4" w:space="1" w:color="auto"/>
              </w:pBdr>
              <w:ind w:right="-71"/>
              <w:jc w:val="right"/>
              <w:rPr>
                <w:rFonts w:eastAsia="Arial"/>
                <w:sz w:val="18"/>
                <w:szCs w:val="18"/>
              </w:rPr>
            </w:pPr>
            <w:r w:rsidRPr="00E94961">
              <w:rPr>
                <w:rFonts w:eastAsia="Arial"/>
                <w:sz w:val="18"/>
                <w:szCs w:val="18"/>
              </w:rPr>
              <w:t>[●]</w:t>
            </w:r>
          </w:p>
        </w:tc>
      </w:tr>
      <w:tr w:rsidR="004F3AD8" w:rsidRPr="009C2EF1" w14:paraId="5EA97355" w14:textId="77777777" w:rsidTr="00ED4BD1">
        <w:trPr>
          <w:cantSplit/>
          <w:trHeight w:val="227"/>
        </w:trPr>
        <w:tc>
          <w:tcPr>
            <w:tcW w:w="1547" w:type="pct"/>
            <w:vAlign w:val="bottom"/>
          </w:tcPr>
          <w:p w14:paraId="73E81189" w14:textId="77777777" w:rsidR="004F3AD8" w:rsidRPr="00E94961" w:rsidRDefault="004F3AD8" w:rsidP="004F3AD8">
            <w:pPr>
              <w:tabs>
                <w:tab w:val="right" w:leader="dot" w:pos="2805"/>
              </w:tabs>
              <w:spacing w:before="20" w:after="20"/>
              <w:ind w:left="181" w:hanging="181"/>
              <w:rPr>
                <w:rFonts w:eastAsia="Arial"/>
                <w:b/>
                <w:sz w:val="18"/>
                <w:szCs w:val="18"/>
              </w:rPr>
            </w:pPr>
            <w:r w:rsidRPr="00E94961">
              <w:rPr>
                <w:rFonts w:eastAsia="Arial"/>
                <w:b/>
                <w:sz w:val="18"/>
                <w:szCs w:val="18"/>
              </w:rPr>
              <w:t>Total</w:t>
            </w:r>
            <w:r w:rsidRPr="00E94961">
              <w:rPr>
                <w:rFonts w:eastAsia="Arial"/>
                <w:b/>
                <w:sz w:val="18"/>
                <w:szCs w:val="18"/>
              </w:rPr>
              <w:tab/>
            </w:r>
          </w:p>
        </w:tc>
        <w:tc>
          <w:tcPr>
            <w:tcW w:w="698" w:type="pct"/>
            <w:vAlign w:val="center"/>
          </w:tcPr>
          <w:p w14:paraId="28F5ACBB" w14:textId="1831B8B7" w:rsidR="004F3AD8" w:rsidRPr="004F3AD8" w:rsidRDefault="004F3AD8" w:rsidP="004F3AD8">
            <w:pPr>
              <w:pBdr>
                <w:bottom w:val="double" w:sz="4" w:space="1" w:color="auto"/>
              </w:pBdr>
              <w:ind w:right="-71"/>
              <w:jc w:val="right"/>
              <w:rPr>
                <w:rFonts w:eastAsiaTheme="minorEastAsia"/>
                <w:b/>
                <w:bCs/>
                <w:sz w:val="18"/>
                <w:szCs w:val="18"/>
                <w:lang w:eastAsia="zh-CN"/>
              </w:rPr>
            </w:pPr>
            <w:r w:rsidRPr="004F3AD8">
              <w:rPr>
                <w:b/>
                <w:bCs/>
                <w:color w:val="000000"/>
                <w:sz w:val="18"/>
                <w:szCs w:val="18"/>
              </w:rPr>
              <w:t>421,379</w:t>
            </w:r>
          </w:p>
        </w:tc>
        <w:tc>
          <w:tcPr>
            <w:tcW w:w="663" w:type="pct"/>
            <w:gridSpan w:val="2"/>
            <w:vAlign w:val="center"/>
          </w:tcPr>
          <w:p w14:paraId="73F0546D" w14:textId="68EFC74B"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1,481,172</w:t>
            </w:r>
          </w:p>
        </w:tc>
        <w:tc>
          <w:tcPr>
            <w:tcW w:w="698" w:type="pct"/>
            <w:vAlign w:val="center"/>
          </w:tcPr>
          <w:p w14:paraId="65E3D946" w14:textId="6F22B5B5"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2,136,120</w:t>
            </w:r>
          </w:p>
        </w:tc>
        <w:tc>
          <w:tcPr>
            <w:tcW w:w="698" w:type="pct"/>
            <w:vAlign w:val="center"/>
          </w:tcPr>
          <w:p w14:paraId="7113400C" w14:textId="55AB1D84"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b/>
                <w:bCs/>
                <w:color w:val="000000"/>
                <w:sz w:val="18"/>
                <w:szCs w:val="18"/>
              </w:rPr>
              <w:t>2,233,418</w:t>
            </w:r>
          </w:p>
        </w:tc>
        <w:tc>
          <w:tcPr>
            <w:tcW w:w="696" w:type="pct"/>
          </w:tcPr>
          <w:p w14:paraId="0A8D029A" w14:textId="375B94F0" w:rsidR="004F3AD8" w:rsidRPr="004F3AD8" w:rsidRDefault="004F3AD8" w:rsidP="004F3AD8">
            <w:pPr>
              <w:pBdr>
                <w:bottom w:val="double" w:sz="4" w:space="1" w:color="auto"/>
              </w:pBdr>
              <w:tabs>
                <w:tab w:val="decimal" w:pos="890"/>
              </w:tabs>
              <w:spacing w:after="20"/>
              <w:ind w:right="-71"/>
              <w:jc w:val="right"/>
              <w:rPr>
                <w:rFonts w:eastAsia="Arial"/>
                <w:b/>
                <w:bCs/>
                <w:sz w:val="18"/>
                <w:szCs w:val="18"/>
              </w:rPr>
            </w:pPr>
            <w:r w:rsidRPr="004F3AD8">
              <w:rPr>
                <w:rFonts w:eastAsia="Arial"/>
                <w:b/>
                <w:bCs/>
                <w:sz w:val="18"/>
                <w:szCs w:val="18"/>
              </w:rPr>
              <w:t>[●]</w:t>
            </w:r>
          </w:p>
        </w:tc>
      </w:tr>
    </w:tbl>
    <w:p w14:paraId="74DC6E50" w14:textId="00082044" w:rsidR="008E5165" w:rsidRPr="002D032B" w:rsidRDefault="008E5165" w:rsidP="00740237">
      <w:pPr>
        <w:jc w:val="both"/>
        <w:outlineLvl w:val="0"/>
        <w:rPr>
          <w:rFonts w:ascii="Times New Roman" w:hAnsi="Times New Roman" w:cs="Times New Roman"/>
          <w:b/>
          <w:iCs/>
        </w:rPr>
      </w:pPr>
      <w:r>
        <w:rPr>
          <w:rFonts w:ascii="Times New Roman" w:hAnsi="Times New Roman" w:cs="Times New Roman" w:hint="eastAsia"/>
          <w:b/>
          <w:iCs/>
        </w:rPr>
        <w:t>Lease Liabilitie</w:t>
      </w:r>
      <w:r w:rsidRPr="002D032B">
        <w:rPr>
          <w:rFonts w:ascii="Times New Roman" w:hAnsi="Times New Roman" w:cs="Times New Roman"/>
          <w:b/>
          <w:iCs/>
        </w:rPr>
        <w:t>s</w:t>
      </w:r>
    </w:p>
    <w:p w14:paraId="509C0F23" w14:textId="2FD233CE" w:rsidR="008E5165" w:rsidRDefault="008E5165" w:rsidP="005B5AD4">
      <w:pPr>
        <w:snapToGrid w:val="0"/>
        <w:spacing w:after="240" w:line="240" w:lineRule="auto"/>
        <w:ind w:firstLine="720"/>
        <w:jc w:val="both"/>
        <w:rPr>
          <w:rFonts w:ascii="Times New Roman" w:hAnsi="Times New Roman" w:cs="Times New Roman"/>
          <w:iCs/>
        </w:rPr>
      </w:pPr>
      <w:r w:rsidRPr="008E5165">
        <w:rPr>
          <w:rFonts w:ascii="Times New Roman" w:hAnsi="Times New Roman" w:cs="Times New Roman"/>
          <w:iCs/>
        </w:rPr>
        <w:t>During the Track Record Period, our lease liabilities primarily related to</w:t>
      </w:r>
      <w:r>
        <w:rPr>
          <w:rFonts w:ascii="Times New Roman" w:hAnsi="Times New Roman" w:cs="Times New Roman" w:hint="eastAsia"/>
          <w:iCs/>
        </w:rPr>
        <w:t xml:space="preserve"> </w:t>
      </w:r>
      <w:r w:rsidRPr="00795B39">
        <w:rPr>
          <w:rFonts w:ascii="Times New Roman" w:hAnsi="Times New Roman" w:cs="Times New Roman"/>
        </w:rPr>
        <w:t>[●]</w:t>
      </w:r>
      <w:r>
        <w:rPr>
          <w:rFonts w:ascii="Times New Roman" w:hAnsi="Times New Roman" w:cs="Times New Roman" w:hint="eastAsia"/>
        </w:rPr>
        <w:t xml:space="preserve">. Our lease liabilities </w:t>
      </w:r>
      <w:r w:rsidR="004F3AD8">
        <w:rPr>
          <w:rFonts w:ascii="Times New Roman" w:hAnsi="Times New Roman" w:cs="Times New Roman" w:hint="eastAsia"/>
        </w:rPr>
        <w:t xml:space="preserve">increased from RMB5.8 million as of December 31, </w:t>
      </w:r>
      <w:proofErr w:type="gramStart"/>
      <w:r w:rsidR="004F3AD8">
        <w:rPr>
          <w:rFonts w:ascii="Times New Roman" w:hAnsi="Times New Roman" w:cs="Times New Roman" w:hint="eastAsia"/>
        </w:rPr>
        <w:t>2023</w:t>
      </w:r>
      <w:proofErr w:type="gramEnd"/>
      <w:r w:rsidR="004F3AD8">
        <w:rPr>
          <w:rFonts w:ascii="Times New Roman" w:hAnsi="Times New Roman" w:cs="Times New Roman" w:hint="eastAsia"/>
        </w:rPr>
        <w:t xml:space="preserve"> to RMB516.8 million as of December 2024, as </w:t>
      </w:r>
      <w:r w:rsidR="004F3AD8" w:rsidRPr="00795B39">
        <w:rPr>
          <w:rFonts w:ascii="Times New Roman" w:hAnsi="Times New Roman" w:cs="Times New Roman"/>
        </w:rPr>
        <w:t>[●]</w:t>
      </w:r>
      <w:r w:rsidR="004F3AD8">
        <w:rPr>
          <w:rFonts w:ascii="Times New Roman" w:hAnsi="Times New Roman" w:cs="Times New Roman" w:hint="eastAsia"/>
        </w:rPr>
        <w:t xml:space="preserve">. Our lease liabilities decreased to RMB432.4 million as of December 31, 2025, primarily due to </w:t>
      </w:r>
      <w:r w:rsidR="004F3AD8" w:rsidRPr="00795B39">
        <w:rPr>
          <w:rFonts w:ascii="Times New Roman" w:hAnsi="Times New Roman" w:cs="Times New Roman"/>
        </w:rPr>
        <w:t>[●]</w:t>
      </w:r>
      <w:r w:rsidR="004F3AD8">
        <w:rPr>
          <w:rFonts w:ascii="Times New Roman" w:hAnsi="Times New Roman" w:cs="Times New Roman" w:hint="eastAsia"/>
        </w:rPr>
        <w:t xml:space="preserve">. Our lease liabilities increased to RMB468.8 million as of March 31, 2026, since </w:t>
      </w:r>
      <w:r w:rsidR="004F3AD8" w:rsidRPr="00795B39">
        <w:rPr>
          <w:rFonts w:ascii="Times New Roman" w:hAnsi="Times New Roman" w:cs="Times New Roman"/>
        </w:rPr>
        <w:t>[●]</w:t>
      </w:r>
      <w:r w:rsidR="004F3AD8">
        <w:rPr>
          <w:rFonts w:ascii="Times New Roman" w:hAnsi="Times New Roman" w:cs="Times New Roman" w:hint="eastAsia"/>
        </w:rPr>
        <w:t xml:space="preserve">. </w:t>
      </w:r>
    </w:p>
    <w:p w14:paraId="3E7727CC" w14:textId="5856B722" w:rsidR="008E5165" w:rsidRDefault="008E5165" w:rsidP="00740237">
      <w:pPr>
        <w:jc w:val="both"/>
        <w:outlineLvl w:val="0"/>
        <w:rPr>
          <w:rFonts w:ascii="Times New Roman" w:hAnsi="Times New Roman" w:cs="Times New Roman"/>
          <w:b/>
          <w:iCs/>
        </w:rPr>
      </w:pPr>
      <w:r>
        <w:rPr>
          <w:rFonts w:ascii="Times New Roman" w:hAnsi="Times New Roman" w:cs="Times New Roman" w:hint="eastAsia"/>
          <w:b/>
          <w:iCs/>
        </w:rPr>
        <w:t>Bank Borrowing</w:t>
      </w:r>
      <w:r w:rsidRPr="002D032B">
        <w:rPr>
          <w:rFonts w:ascii="Times New Roman" w:hAnsi="Times New Roman" w:cs="Times New Roman"/>
          <w:b/>
          <w:iCs/>
        </w:rPr>
        <w:t>s</w:t>
      </w:r>
    </w:p>
    <w:p w14:paraId="084B2414" w14:textId="37862E32" w:rsidR="005B5AD4" w:rsidRDefault="005B5AD4" w:rsidP="005B5AD4">
      <w:pPr>
        <w:snapToGrid w:val="0"/>
        <w:spacing w:after="240" w:line="240" w:lineRule="auto"/>
        <w:ind w:firstLine="720"/>
        <w:jc w:val="both"/>
        <w:rPr>
          <w:rFonts w:ascii="Times New Roman" w:hAnsi="Times New Roman" w:cs="Times New Roman"/>
        </w:rPr>
      </w:pPr>
      <w:r>
        <w:rPr>
          <w:color w:val="002F6C"/>
        </w:rPr>
        <w:t>Our bank borrowings increased from nil as of December 31, 2023 to RMB32.4 million as of December 31, 2024, RMB95.1 million as of December 31, 2025 and RMB116.3 million as of March 31, 2026. According to the Accountants' Report, as of December 31, 2025, our bank borrowings consisted of RMB29.9 million of unsecured and guaranteed bank borrowings and RMB65.2 million of unsecured and unguaranteed bank borrowings, all of which were repayable within one year. Our fixed-rate bank borrowings carried effective interest rates of 2.40% in 2024 and 2.20% to 2.40% in 2025, and our variable-rate bank borrowings carried effective interest rates of 2.25% to 2.35% in 2024 and 2.18% to 2.35% in 2025, with the variable-rate borrowings based on the one-year Loan Prime Rate minus 75 and 82 basis points and reset every three months. The increase as of March 31, 2026 was primarily due to additional drawdown of bank facilities to support business operations and payment for computing resource and equipment-related needs.</w:t>
      </w:r>
    </w:p>
    <w:p w14:paraId="3E5128CC" w14:textId="35067D55" w:rsidR="004F3AD8" w:rsidRDefault="005B5AD4" w:rsidP="005B5AD4">
      <w:pPr>
        <w:snapToGrid w:val="0"/>
        <w:spacing w:after="240" w:line="240" w:lineRule="auto"/>
        <w:ind w:firstLine="720"/>
        <w:jc w:val="both"/>
        <w:rPr>
          <w:rFonts w:ascii="Times New Roman" w:hAnsi="Times New Roman" w:cs="Times New Roman"/>
        </w:rPr>
      </w:pPr>
      <w:r w:rsidRPr="005B5AD4">
        <w:rPr>
          <w:rFonts w:ascii="Times New Roman" w:hAnsi="Times New Roman" w:cs="Times New Roman"/>
        </w:rPr>
        <w:t>During the Track Record Period, our bank loans came from commercial banks and financial institutions bearing effective interest rates in the range of 2.</w:t>
      </w:r>
      <w:r>
        <w:rPr>
          <w:rFonts w:ascii="Times New Roman" w:hAnsi="Times New Roman" w:cs="Times New Roman" w:hint="eastAsia"/>
        </w:rPr>
        <w:t>18</w:t>
      </w:r>
      <w:r w:rsidRPr="005B5AD4">
        <w:rPr>
          <w:rFonts w:ascii="Times New Roman" w:hAnsi="Times New Roman" w:cs="Times New Roman"/>
        </w:rPr>
        <w:t xml:space="preserve">% to </w:t>
      </w:r>
      <w:r>
        <w:rPr>
          <w:rFonts w:ascii="Times New Roman" w:hAnsi="Times New Roman" w:cs="Times New Roman" w:hint="eastAsia"/>
        </w:rPr>
        <w:t>2.40</w:t>
      </w:r>
      <w:r w:rsidRPr="005B5AD4">
        <w:rPr>
          <w:rFonts w:ascii="Times New Roman" w:hAnsi="Times New Roman" w:cs="Times New Roman"/>
        </w:rPr>
        <w:t>% per annum.</w:t>
      </w:r>
    </w:p>
    <w:p w14:paraId="6FFEFD2B" w14:textId="50F50D20" w:rsidR="005B5AD4" w:rsidRPr="005B5AD4" w:rsidRDefault="005B5AD4" w:rsidP="005B5AD4">
      <w:pPr>
        <w:snapToGrid w:val="0"/>
        <w:spacing w:after="240" w:line="240" w:lineRule="auto"/>
        <w:ind w:firstLine="720"/>
        <w:jc w:val="both"/>
        <w:rPr>
          <w:rFonts w:ascii="Times New Roman" w:hAnsi="Times New Roman" w:cs="Times New Roman"/>
        </w:rPr>
      </w:pPr>
      <w:r w:rsidRPr="005B5AD4">
        <w:rPr>
          <w:rFonts w:ascii="Times New Roman" w:hAnsi="Times New Roman" w:cs="Times New Roman"/>
        </w:rPr>
        <w:t xml:space="preserve">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confirm that as </w:t>
      </w:r>
      <w:proofErr w:type="gramStart"/>
      <w:r w:rsidRPr="005B5AD4">
        <w:rPr>
          <w:rFonts w:ascii="Times New Roman" w:hAnsi="Times New Roman" w:cs="Times New Roman"/>
        </w:rPr>
        <w:t>of</w:t>
      </w:r>
      <w:proofErr w:type="gramEnd"/>
      <w:r w:rsidRPr="005B5AD4">
        <w:rPr>
          <w:rFonts w:ascii="Times New Roman" w:hAnsi="Times New Roman" w:cs="Times New Roman"/>
        </w:rPr>
        <w:t xml:space="preserve"> the Latest Practicable Date, the agreements under our borrowings did not contain any covenants that would have a material and adverse effect on our ability to obtain additional borrowings or issue debt or equity securities in the future. 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further confirm that we had no </w:t>
      </w:r>
      <w:proofErr w:type="gramStart"/>
      <w:r w:rsidRPr="005B5AD4">
        <w:rPr>
          <w:rFonts w:ascii="Times New Roman" w:hAnsi="Times New Roman" w:cs="Times New Roman"/>
        </w:rPr>
        <w:t>defaults</w:t>
      </w:r>
      <w:proofErr w:type="gramEnd"/>
      <w:r w:rsidRPr="005B5AD4">
        <w:rPr>
          <w:rFonts w:ascii="Times New Roman" w:hAnsi="Times New Roman" w:cs="Times New Roman"/>
        </w:rPr>
        <w:t xml:space="preserve"> in bank and other borrowings, nor did we breach any covenants during the Track Record Period and up to the Latest Practicable Date. Additionally, our </w:t>
      </w:r>
      <w:proofErr w:type="gramStart"/>
      <w:r w:rsidRPr="005B5AD4">
        <w:rPr>
          <w:rFonts w:ascii="Times New Roman" w:hAnsi="Times New Roman" w:cs="Times New Roman"/>
        </w:rPr>
        <w:t>Directors</w:t>
      </w:r>
      <w:proofErr w:type="gramEnd"/>
      <w:r w:rsidRPr="005B5AD4">
        <w:rPr>
          <w:rFonts w:ascii="Times New Roman" w:hAnsi="Times New Roman" w:cs="Times New Roman"/>
        </w:rPr>
        <w:t xml:space="preserve"> confirm that, during the Track Record Period and up to the Latest Practicable Date, we did not experience any difficulties in obtaining credit facilities, nor any withdrawal of facilities or requests for early repayment.</w:t>
      </w:r>
      <w:r>
        <w:rPr>
          <w:rFonts w:ascii="Times New Roman" w:hAnsi="Times New Roman" w:cs="Times New Roman" w:hint="eastAsia"/>
        </w:rPr>
        <w:t xml:space="preserve"> </w:t>
      </w:r>
      <w:r w:rsidRPr="005B5AD4">
        <w:rPr>
          <w:rFonts w:ascii="Times New Roman" w:hAnsi="Times New Roman" w:cs="Times New Roman" w:hint="eastAsia"/>
          <w:b/>
          <w:bCs/>
          <w:i/>
          <w:iCs/>
          <w:highlight w:val="yellow"/>
        </w:rPr>
        <w:t>[Company to confirm]</w:t>
      </w:r>
    </w:p>
    <w:p w14:paraId="3D5307A8" w14:textId="2070039C" w:rsidR="004F3AD8" w:rsidRPr="002D032B" w:rsidRDefault="004F3AD8" w:rsidP="00740237">
      <w:pPr>
        <w:jc w:val="both"/>
        <w:outlineLvl w:val="0"/>
        <w:rPr>
          <w:rFonts w:ascii="Times New Roman" w:hAnsi="Times New Roman" w:cs="Times New Roman"/>
          <w:b/>
          <w:iCs/>
        </w:rPr>
      </w:pPr>
      <w:r>
        <w:rPr>
          <w:rFonts w:ascii="Times New Roman" w:hAnsi="Times New Roman" w:cs="Times New Roman" w:hint="eastAsia"/>
          <w:b/>
          <w:iCs/>
        </w:rPr>
        <w:t>Financial Liabilities on Shares with Preferential Rights</w:t>
      </w:r>
    </w:p>
    <w:p w14:paraId="6BA9C7AA" w14:textId="0E9629B4" w:rsidR="004F3AD8" w:rsidRPr="00CC7FC4" w:rsidRDefault="00CC7FC4" w:rsidP="00CC7FC4">
      <w:pPr>
        <w:snapToGrid w:val="0"/>
        <w:spacing w:after="240" w:line="240" w:lineRule="auto"/>
        <w:ind w:firstLine="720"/>
        <w:jc w:val="both"/>
        <w:rPr>
          <w:rFonts w:ascii="Times New Roman" w:hAnsi="Times New Roman" w:cs="Times New Roman"/>
        </w:rPr>
      </w:pPr>
      <w:r>
        <w:rPr>
          <w:color w:val="002F6C"/>
        </w:rPr>
        <w:t>We recorded financial liabilities on shares with preferential rights of RMB415.5 million, RMB932.0 million, RMB1,608.6 million and RMB1,648.3 million as of December 31, 2023, 2024, 2025 and March 31, 2026, respectively. According to the Accountants' Report, these liabilities arose from several rounds of financing through issuing shares with certain preferred rights, mainly including redemption rights, anti-dilution rights and liquidation preference rights. The redemption rights granted to investors constitute obligations to repurchase our own equity instruments and were recognised as redemption liabilities, initially measured at fair value and subsequently measured at amortised cost. The increase from 2023 to 2025 was primarily due to additions of RMB452.4 million and RMB565.3 million in 2024 and 2025, respectively, and finance costs charged on the liabilities of RMB64.1 million and RMB111.3 million in 2024 and 2025, respectively. The increase in the first quarter of 2026 was primarily due to finance costs accrued over time. [Company to confirm status of termination or conversion of preferential rights upon Listing.]</w:t>
      </w:r>
    </w:p>
    <w:p w14:paraId="6404363B" w14:textId="5EF1572A" w:rsidR="00B42981" w:rsidRPr="002D032B" w:rsidRDefault="008E5165" w:rsidP="008E5165">
      <w:pPr>
        <w:snapToGrid w:val="0"/>
        <w:spacing w:after="240" w:line="240" w:lineRule="auto"/>
        <w:ind w:firstLine="720"/>
        <w:jc w:val="both"/>
        <w:rPr>
          <w:rFonts w:ascii="Times New Roman" w:hAnsi="Times New Roman" w:cs="Times New Roman"/>
          <w:iCs/>
        </w:rPr>
      </w:pPr>
      <w:r w:rsidRPr="008E5165">
        <w:rPr>
          <w:rFonts w:ascii="Times New Roman" w:hAnsi="Times New Roman" w:cs="Times New Roman"/>
          <w:iCs/>
        </w:rPr>
        <w:t xml:space="preserve">Except as discussed above, we did not have any bank loans or any loan capital issued and outstanding or agreed to be issued, bank overdraft, borrowing or similar indebtedness, liabilities under acceptance (other than normal trade bills) or acceptance credits, debentures, mortgages, charges, hire purchases, or finance lease commitments, guarantees or other material contingent liabilities as of </w:t>
      </w:r>
      <w:r w:rsidRPr="00795B39">
        <w:rPr>
          <w:rFonts w:ascii="Times New Roman" w:hAnsi="Times New Roman" w:cs="Times New Roman"/>
        </w:rPr>
        <w:t>[●]</w:t>
      </w:r>
      <w:r w:rsidRPr="008E5165">
        <w:rPr>
          <w:rFonts w:ascii="Times New Roman" w:hAnsi="Times New Roman" w:cs="Times New Roman"/>
          <w:iCs/>
        </w:rPr>
        <w:t xml:space="preserve">, being the most recent practicable date for determining our indebtedness. Our </w:t>
      </w:r>
      <w:proofErr w:type="gramStart"/>
      <w:r w:rsidRPr="008E5165">
        <w:rPr>
          <w:rFonts w:ascii="Times New Roman" w:hAnsi="Times New Roman" w:cs="Times New Roman"/>
          <w:iCs/>
        </w:rPr>
        <w:t>Directors</w:t>
      </w:r>
      <w:proofErr w:type="gramEnd"/>
      <w:r w:rsidRPr="008E5165">
        <w:rPr>
          <w:rFonts w:ascii="Times New Roman" w:hAnsi="Times New Roman" w:cs="Times New Roman"/>
          <w:iCs/>
        </w:rPr>
        <w:t xml:space="preserve"> confirm that there have been no material changes in our indebtedness since </w:t>
      </w:r>
      <w:r w:rsidRPr="00795B39">
        <w:rPr>
          <w:rFonts w:ascii="Times New Roman" w:hAnsi="Times New Roman" w:cs="Times New Roman"/>
        </w:rPr>
        <w:t>[●]</w:t>
      </w:r>
      <w:r w:rsidRPr="008E5165">
        <w:rPr>
          <w:rFonts w:ascii="Times New Roman" w:hAnsi="Times New Roman" w:cs="Times New Roman"/>
          <w:iCs/>
        </w:rPr>
        <w:t>, 2026, and up to the date of this prospectus</w:t>
      </w:r>
      <w:r>
        <w:rPr>
          <w:rFonts w:ascii="Times New Roman" w:hAnsi="Times New Roman" w:cs="Times New Roman" w:hint="eastAsia"/>
          <w:iCs/>
        </w:rPr>
        <w:t xml:space="preserve">. </w:t>
      </w:r>
      <w:r w:rsidRPr="000B63C5">
        <w:rPr>
          <w:rFonts w:ascii="Times New Roman" w:eastAsia="Arial" w:hAnsi="Times New Roman" w:cs="Times New Roman"/>
          <w:b/>
          <w:bCs/>
          <w:i/>
          <w:highlight w:val="yellow"/>
        </w:rPr>
        <w:t>[Company to confirm]</w:t>
      </w:r>
    </w:p>
    <w:p w14:paraId="4F36CC4A" w14:textId="77777777"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RELATED PARTY TRANSACTIONS</w:t>
      </w:r>
    </w:p>
    <w:p w14:paraId="5E00119D" w14:textId="3FA403C9" w:rsidR="00591E1C" w:rsidRPr="00B42981" w:rsidRDefault="00B42981" w:rsidP="00B42981">
      <w:pPr>
        <w:snapToGrid w:val="0"/>
        <w:spacing w:after="240" w:line="240" w:lineRule="auto"/>
        <w:ind w:firstLine="720"/>
        <w:jc w:val="both"/>
        <w:rPr>
          <w:rFonts w:ascii="Times New Roman" w:hAnsi="Times New Roman" w:cs="Times New Roman"/>
        </w:rPr>
      </w:pPr>
      <w:r w:rsidRPr="00B42981">
        <w:rPr>
          <w:rFonts w:ascii="Times New Roman" w:hAnsi="Times New Roman" w:cs="Times New Roman"/>
          <w:iCs/>
        </w:rPr>
        <w:t xml:space="preserve">We may </w:t>
      </w:r>
      <w:proofErr w:type="gramStart"/>
      <w:r w:rsidRPr="00B42981">
        <w:rPr>
          <w:rFonts w:ascii="Times New Roman" w:hAnsi="Times New Roman" w:cs="Times New Roman"/>
          <w:iCs/>
        </w:rPr>
        <w:t>enter into</w:t>
      </w:r>
      <w:proofErr w:type="gramEnd"/>
      <w:r w:rsidRPr="00B42981">
        <w:rPr>
          <w:rFonts w:ascii="Times New Roman" w:hAnsi="Times New Roman" w:cs="Times New Roman"/>
          <w:iCs/>
        </w:rPr>
        <w:t xml:space="preserve"> transactions with our related parties from time to time. For details of our related party transactions, see Note </w:t>
      </w:r>
      <w:r w:rsidRPr="00795B39">
        <w:rPr>
          <w:rFonts w:ascii="Times New Roman" w:hAnsi="Times New Roman" w:cs="Times New Roman"/>
        </w:rPr>
        <w:t>[●]</w:t>
      </w:r>
      <w:r w:rsidRPr="00B42981">
        <w:rPr>
          <w:rFonts w:ascii="Times New Roman" w:hAnsi="Times New Roman" w:cs="Times New Roman"/>
          <w:iCs/>
        </w:rPr>
        <w:t xml:space="preserve"> to the Accountants’ Report set out in Appendix I to this prospectus.</w:t>
      </w:r>
    </w:p>
    <w:p w14:paraId="75EF1F33" w14:textId="77777777" w:rsidR="00B42981" w:rsidRPr="00B42981" w:rsidRDefault="00B42981" w:rsidP="00B42981">
      <w:pPr>
        <w:spacing w:before="240" w:after="240" w:line="240" w:lineRule="auto"/>
        <w:jc w:val="both"/>
        <w:outlineLvl w:val="0"/>
        <w:rPr>
          <w:rFonts w:ascii="Times New Roman" w:hAnsi="Times New Roman" w:cs="Times New Roman"/>
          <w:b/>
          <w:iCs/>
        </w:rPr>
      </w:pPr>
      <w:r w:rsidRPr="00B42981">
        <w:rPr>
          <w:rFonts w:ascii="Times New Roman" w:hAnsi="Times New Roman" w:cs="Times New Roman"/>
          <w:b/>
          <w:iCs/>
        </w:rPr>
        <w:t xml:space="preserve">CONTINGENT LIABILITIES </w:t>
      </w:r>
    </w:p>
    <w:p w14:paraId="6619A996" w14:textId="4F6BDBEF" w:rsidR="00591E1C" w:rsidRPr="002D032B" w:rsidRDefault="00B42981" w:rsidP="00B42981">
      <w:pPr>
        <w:snapToGrid w:val="0"/>
        <w:spacing w:before="240" w:after="240" w:line="240" w:lineRule="auto"/>
        <w:ind w:firstLine="720"/>
        <w:jc w:val="both"/>
        <w:rPr>
          <w:rFonts w:ascii="Times New Roman" w:hAnsi="Times New Roman" w:cs="Times New Roman"/>
          <w:iCs/>
        </w:rPr>
      </w:pPr>
      <w:r w:rsidRPr="00B42981">
        <w:rPr>
          <w:rFonts w:ascii="Times New Roman" w:hAnsi="Times New Roman" w:cs="Times New Roman"/>
          <w:iCs/>
        </w:rPr>
        <w:t>As of December 31, 2023, 2024</w:t>
      </w:r>
      <w:r>
        <w:rPr>
          <w:rFonts w:ascii="Times New Roman" w:hAnsi="Times New Roman" w:cs="Times New Roman" w:hint="eastAsia"/>
          <w:iCs/>
        </w:rPr>
        <w:t>,</w:t>
      </w:r>
      <w:r w:rsidRPr="00B42981">
        <w:rPr>
          <w:rFonts w:ascii="Times New Roman" w:hAnsi="Times New Roman" w:cs="Times New Roman"/>
          <w:iCs/>
        </w:rPr>
        <w:t xml:space="preserve"> 2025</w:t>
      </w:r>
      <w:r>
        <w:rPr>
          <w:rFonts w:ascii="Times New Roman" w:hAnsi="Times New Roman" w:cs="Times New Roman" w:hint="eastAsia"/>
          <w:iCs/>
        </w:rPr>
        <w:t xml:space="preserve"> and March 31, 2026, </w:t>
      </w:r>
      <w:r w:rsidRPr="00B42981">
        <w:rPr>
          <w:rFonts w:ascii="Times New Roman" w:hAnsi="Times New Roman" w:cs="Times New Roman"/>
          <w:iCs/>
        </w:rPr>
        <w:t xml:space="preserve">we did not have any material contingent liabilities. Our </w:t>
      </w:r>
      <w:proofErr w:type="gramStart"/>
      <w:r w:rsidRPr="00B42981">
        <w:rPr>
          <w:rFonts w:ascii="Times New Roman" w:hAnsi="Times New Roman" w:cs="Times New Roman"/>
          <w:iCs/>
        </w:rPr>
        <w:t>Directors</w:t>
      </w:r>
      <w:proofErr w:type="gramEnd"/>
      <w:r w:rsidRPr="00B42981">
        <w:rPr>
          <w:rFonts w:ascii="Times New Roman" w:hAnsi="Times New Roman" w:cs="Times New Roman"/>
          <w:iCs/>
        </w:rPr>
        <w:t xml:space="preserve"> confirm that there has been no material change in our contingent liabilities since </w:t>
      </w:r>
      <w:r>
        <w:rPr>
          <w:rFonts w:ascii="Times New Roman" w:hAnsi="Times New Roman" w:cs="Times New Roman" w:hint="eastAsia"/>
          <w:iCs/>
        </w:rPr>
        <w:t xml:space="preserve">March 31, </w:t>
      </w:r>
      <w:proofErr w:type="gramStart"/>
      <w:r>
        <w:rPr>
          <w:rFonts w:ascii="Times New Roman" w:hAnsi="Times New Roman" w:cs="Times New Roman" w:hint="eastAsia"/>
          <w:iCs/>
        </w:rPr>
        <w:t>2026</w:t>
      </w:r>
      <w:proofErr w:type="gramEnd"/>
      <w:r w:rsidRPr="00B42981">
        <w:rPr>
          <w:rFonts w:ascii="Times New Roman" w:hAnsi="Times New Roman" w:cs="Times New Roman"/>
          <w:iCs/>
        </w:rPr>
        <w:t xml:space="preserve"> to the date of this prospectus.</w:t>
      </w:r>
      <w:r>
        <w:rPr>
          <w:rFonts w:ascii="Times New Roman" w:hAnsi="Times New Roman" w:cs="Times New Roman" w:hint="eastAsia"/>
          <w:iCs/>
        </w:rPr>
        <w:t xml:space="preserve"> </w:t>
      </w:r>
      <w:r w:rsidRPr="000B63C5">
        <w:rPr>
          <w:rFonts w:ascii="Times New Roman" w:eastAsia="Arial" w:hAnsi="Times New Roman" w:cs="Times New Roman"/>
          <w:b/>
          <w:bCs/>
          <w:i/>
          <w:highlight w:val="yellow"/>
        </w:rPr>
        <w:t>[Company to confirm]</w:t>
      </w:r>
    </w:p>
    <w:p w14:paraId="793C900A" w14:textId="77777777"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OFF-BALANCE SHEET COMMITMENTS AND ARRANGEMENTS</w:t>
      </w:r>
    </w:p>
    <w:p w14:paraId="236ED023" w14:textId="61E2D501" w:rsidR="000F537F" w:rsidRPr="00B42981" w:rsidRDefault="00591E1C" w:rsidP="00591E1C">
      <w:pPr>
        <w:snapToGrid w:val="0"/>
        <w:spacing w:before="240" w:after="240" w:line="240" w:lineRule="auto"/>
        <w:ind w:firstLine="720"/>
        <w:jc w:val="both"/>
        <w:rPr>
          <w:rFonts w:ascii="Times New Roman" w:hAnsi="Times New Roman" w:cs="Times New Roman"/>
          <w:iCs/>
        </w:rPr>
      </w:pPr>
      <w:r w:rsidRPr="00591E1C">
        <w:rPr>
          <w:rFonts w:ascii="Times New Roman" w:eastAsia="Arial" w:hAnsi="Times New Roman" w:cs="Times New Roman"/>
          <w:iCs/>
          <w:lang w:eastAsia="en-US"/>
        </w:rPr>
        <w:t xml:space="preserve">As </w:t>
      </w:r>
      <w:proofErr w:type="gramStart"/>
      <w:r w:rsidRPr="00591E1C">
        <w:rPr>
          <w:rFonts w:ascii="Times New Roman" w:eastAsia="Arial" w:hAnsi="Times New Roman" w:cs="Times New Roman"/>
          <w:iCs/>
          <w:lang w:eastAsia="en-US"/>
        </w:rPr>
        <w:t>of</w:t>
      </w:r>
      <w:proofErr w:type="gramEnd"/>
      <w:r w:rsidRPr="00591E1C">
        <w:rPr>
          <w:rFonts w:ascii="Times New Roman" w:eastAsia="Arial" w:hAnsi="Times New Roman" w:cs="Times New Roman"/>
          <w:iCs/>
          <w:lang w:eastAsia="en-US"/>
        </w:rPr>
        <w:t xml:space="preserve"> the Latest Practicable </w:t>
      </w:r>
      <w:r w:rsidR="004D22EF" w:rsidRPr="004D22EF">
        <w:rPr>
          <w:rFonts w:ascii="Times New Roman" w:eastAsia="Arial" w:hAnsi="Times New Roman" w:cs="Times New Roman" w:hint="eastAsia"/>
          <w:iCs/>
          <w:lang w:eastAsia="en-US"/>
        </w:rPr>
        <w:t>D</w:t>
      </w:r>
      <w:r w:rsidRPr="00591E1C">
        <w:rPr>
          <w:rFonts w:ascii="Times New Roman" w:eastAsia="Arial" w:hAnsi="Times New Roman" w:cs="Times New Roman"/>
          <w:iCs/>
          <w:lang w:eastAsia="en-US"/>
        </w:rPr>
        <w:t xml:space="preserve">ate, we had not </w:t>
      </w:r>
      <w:proofErr w:type="gramStart"/>
      <w:r w:rsidRPr="00591E1C">
        <w:rPr>
          <w:rFonts w:ascii="Times New Roman" w:eastAsia="Arial" w:hAnsi="Times New Roman" w:cs="Times New Roman"/>
          <w:iCs/>
          <w:lang w:eastAsia="en-US"/>
        </w:rPr>
        <w:t>entered into</w:t>
      </w:r>
      <w:proofErr w:type="gramEnd"/>
      <w:r w:rsidRPr="00591E1C">
        <w:rPr>
          <w:rFonts w:ascii="Times New Roman" w:eastAsia="Arial" w:hAnsi="Times New Roman" w:cs="Times New Roman"/>
          <w:iCs/>
          <w:lang w:eastAsia="en-US"/>
        </w:rPr>
        <w:t xml:space="preserve"> any off-balance sheet transactions</w:t>
      </w:r>
      <w:r w:rsidR="00B42981">
        <w:rPr>
          <w:rFonts w:ascii="Times New Roman" w:hAnsi="Times New Roman" w:cs="Times New Roman" w:hint="eastAsia"/>
          <w:iCs/>
        </w:rPr>
        <w:t xml:space="preserve">. </w:t>
      </w:r>
      <w:r w:rsidR="00B42981" w:rsidRPr="000B63C5">
        <w:rPr>
          <w:rFonts w:ascii="Times New Roman" w:eastAsia="Arial" w:hAnsi="Times New Roman" w:cs="Times New Roman"/>
          <w:b/>
          <w:bCs/>
          <w:i/>
          <w:highlight w:val="yellow"/>
        </w:rPr>
        <w:t>[Company to confirm]</w:t>
      </w:r>
    </w:p>
    <w:p w14:paraId="4B8E400C" w14:textId="4E813D3C" w:rsidR="00AA7A77" w:rsidRPr="002D032B" w:rsidRDefault="00AA7A77" w:rsidP="00AA7A77">
      <w:pPr>
        <w:jc w:val="both"/>
        <w:outlineLvl w:val="0"/>
        <w:rPr>
          <w:rFonts w:ascii="Times New Roman" w:hAnsi="Times New Roman" w:cs="Times New Roman"/>
          <w:b/>
          <w:iCs/>
        </w:rPr>
      </w:pPr>
      <w:r w:rsidRPr="002D032B">
        <w:rPr>
          <w:rFonts w:ascii="Times New Roman" w:hAnsi="Times New Roman" w:cs="Times New Roman"/>
          <w:b/>
          <w:iCs/>
        </w:rPr>
        <w:t>KEY FINANCIAL RATIOS</w:t>
      </w:r>
      <w:r>
        <w:rPr>
          <w:rFonts w:ascii="Times New Roman" w:hAnsi="Times New Roman" w:cs="Times New Roman"/>
          <w:b/>
          <w:iCs/>
        </w:rPr>
        <w:t xml:space="preserve"> </w:t>
      </w:r>
      <w:r w:rsidRPr="00AA7A77">
        <w:rPr>
          <w:rFonts w:ascii="Times New Roman" w:hAnsi="Times New Roman" w:cs="Times New Roman"/>
          <w:b/>
          <w:i/>
          <w:highlight w:val="yellow"/>
        </w:rPr>
        <w:t>[Sponsors to advise metrics]</w:t>
      </w:r>
      <w:r w:rsidRPr="002D032B">
        <w:rPr>
          <w:rFonts w:ascii="Times New Roman" w:hAnsi="Times New Roman" w:cs="Times New Roman"/>
          <w:b/>
          <w:iCs/>
        </w:rPr>
        <w:t xml:space="preserve"> </w:t>
      </w:r>
    </w:p>
    <w:tbl>
      <w:tblPr>
        <w:tblStyle w:val="TableGrid1334"/>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8"/>
        <w:gridCol w:w="1415"/>
        <w:gridCol w:w="1415"/>
        <w:gridCol w:w="1415"/>
        <w:gridCol w:w="1220"/>
        <w:gridCol w:w="1414"/>
      </w:tblGrid>
      <w:tr w:rsidR="00AA7A77" w:rsidRPr="007969A2" w14:paraId="70C52870" w14:textId="77777777" w:rsidTr="00AA7A77">
        <w:trPr>
          <w:trHeight w:val="612"/>
        </w:trPr>
        <w:tc>
          <w:tcPr>
            <w:tcW w:w="1189" w:type="pct"/>
          </w:tcPr>
          <w:p w14:paraId="2B3BDC89" w14:textId="77777777" w:rsidR="00AA7A77" w:rsidRPr="007969A2" w:rsidRDefault="00AA7A77" w:rsidP="002306B6">
            <w:pPr>
              <w:keepNext/>
              <w:keepLines/>
              <w:spacing w:before="20" w:after="20"/>
              <w:rPr>
                <w:rFonts w:eastAsia="Arial"/>
                <w:sz w:val="18"/>
                <w:szCs w:val="18"/>
              </w:rPr>
            </w:pPr>
          </w:p>
        </w:tc>
        <w:tc>
          <w:tcPr>
            <w:tcW w:w="2351" w:type="pct"/>
            <w:gridSpan w:val="3"/>
            <w:vAlign w:val="bottom"/>
          </w:tcPr>
          <w:p w14:paraId="328834E2" w14:textId="77777777" w:rsidR="00AA7A77" w:rsidRPr="007969A2" w:rsidRDefault="00AA7A77" w:rsidP="002306B6">
            <w:pPr>
              <w:keepNext/>
              <w:keepLines/>
              <w:pBdr>
                <w:bottom w:val="single" w:sz="2" w:space="1" w:color="auto"/>
              </w:pBdr>
              <w:spacing w:after="20"/>
              <w:jc w:val="center"/>
              <w:rPr>
                <w:rFonts w:eastAsia="Arial"/>
                <w:b/>
                <w:sz w:val="18"/>
                <w:szCs w:val="18"/>
              </w:rPr>
            </w:pPr>
            <w:r w:rsidRPr="007969A2">
              <w:rPr>
                <w:rFonts w:eastAsia="Arial"/>
                <w:b/>
                <w:sz w:val="18"/>
                <w:szCs w:val="18"/>
              </w:rPr>
              <w:t>As of/for the year ended December 31,</w:t>
            </w:r>
          </w:p>
        </w:tc>
        <w:tc>
          <w:tcPr>
            <w:tcW w:w="1460" w:type="pct"/>
            <w:gridSpan w:val="2"/>
            <w:vAlign w:val="bottom"/>
          </w:tcPr>
          <w:p w14:paraId="2E619606" w14:textId="77777777" w:rsidR="00AA7A77" w:rsidRPr="007969A2" w:rsidRDefault="00AA7A77" w:rsidP="002306B6">
            <w:pPr>
              <w:keepNext/>
              <w:keepLines/>
              <w:pBdr>
                <w:bottom w:val="single" w:sz="2" w:space="1" w:color="auto"/>
              </w:pBdr>
              <w:spacing w:after="20"/>
              <w:jc w:val="center"/>
              <w:rPr>
                <w:rFonts w:eastAsia="Arial"/>
                <w:b/>
                <w:sz w:val="18"/>
                <w:szCs w:val="18"/>
              </w:rPr>
            </w:pPr>
            <w:r w:rsidRPr="007969A2">
              <w:rPr>
                <w:rFonts w:eastAsia="Arial"/>
                <w:b/>
                <w:sz w:val="18"/>
                <w:szCs w:val="18"/>
              </w:rPr>
              <w:t xml:space="preserve">As of/for the three months ended March 31, </w:t>
            </w:r>
          </w:p>
        </w:tc>
      </w:tr>
      <w:tr w:rsidR="00AA7A77" w:rsidRPr="007969A2" w14:paraId="66EBCAC6" w14:textId="77777777" w:rsidTr="00AA7A77">
        <w:trPr>
          <w:trHeight w:val="342"/>
        </w:trPr>
        <w:tc>
          <w:tcPr>
            <w:tcW w:w="1189" w:type="pct"/>
          </w:tcPr>
          <w:p w14:paraId="56AD3CBC" w14:textId="77777777" w:rsidR="00AA7A77" w:rsidRPr="007969A2" w:rsidRDefault="00AA7A77" w:rsidP="002306B6">
            <w:pPr>
              <w:tabs>
                <w:tab w:val="right" w:leader="dot" w:pos="2805"/>
              </w:tabs>
              <w:spacing w:before="20" w:after="20"/>
              <w:ind w:left="181" w:hanging="181"/>
              <w:rPr>
                <w:rFonts w:eastAsia="Arial"/>
                <w:sz w:val="18"/>
                <w:szCs w:val="18"/>
              </w:rPr>
            </w:pPr>
          </w:p>
        </w:tc>
        <w:tc>
          <w:tcPr>
            <w:tcW w:w="784" w:type="pct"/>
            <w:vAlign w:val="bottom"/>
          </w:tcPr>
          <w:p w14:paraId="4EFFCF70" w14:textId="42AB05ED" w:rsidR="00AA7A77" w:rsidRPr="007969A2" w:rsidRDefault="00AA7A77" w:rsidP="002306B6">
            <w:pPr>
              <w:keepNext/>
              <w:keepLines/>
              <w:pBdr>
                <w:bottom w:val="single" w:sz="2" w:space="1" w:color="auto"/>
              </w:pBdr>
              <w:spacing w:before="20" w:after="20"/>
              <w:jc w:val="center"/>
              <w:rPr>
                <w:rFonts w:eastAsiaTheme="minorEastAsia"/>
                <w:b/>
                <w:sz w:val="18"/>
                <w:szCs w:val="18"/>
                <w:lang w:eastAsia="zh-CN"/>
              </w:rPr>
            </w:pPr>
            <w:r w:rsidRPr="007969A2">
              <w:rPr>
                <w:rFonts w:eastAsia="Arial"/>
                <w:b/>
                <w:iCs/>
                <w:sz w:val="18"/>
                <w:szCs w:val="18"/>
                <w:lang w:eastAsia="zh-CN"/>
              </w:rPr>
              <w:t>2023</w:t>
            </w:r>
          </w:p>
        </w:tc>
        <w:tc>
          <w:tcPr>
            <w:tcW w:w="784" w:type="pct"/>
            <w:vAlign w:val="bottom"/>
          </w:tcPr>
          <w:p w14:paraId="46C5DF0B" w14:textId="01010DEC" w:rsidR="00AA7A77" w:rsidRPr="007969A2" w:rsidRDefault="00AA7A77" w:rsidP="002306B6">
            <w:pPr>
              <w:keepNext/>
              <w:keepLines/>
              <w:pBdr>
                <w:bottom w:val="single" w:sz="2" w:space="1" w:color="auto"/>
              </w:pBdr>
              <w:spacing w:before="20" w:after="20"/>
              <w:jc w:val="center"/>
              <w:rPr>
                <w:rFonts w:eastAsiaTheme="minorEastAsia"/>
                <w:b/>
                <w:sz w:val="18"/>
                <w:szCs w:val="18"/>
                <w:lang w:eastAsia="zh-CN"/>
              </w:rPr>
            </w:pPr>
            <w:r w:rsidRPr="007969A2">
              <w:rPr>
                <w:rFonts w:eastAsia="Arial"/>
                <w:b/>
                <w:iCs/>
                <w:sz w:val="18"/>
                <w:szCs w:val="18"/>
              </w:rPr>
              <w:t>2024</w:t>
            </w:r>
          </w:p>
        </w:tc>
        <w:tc>
          <w:tcPr>
            <w:tcW w:w="784" w:type="pct"/>
            <w:vAlign w:val="bottom"/>
          </w:tcPr>
          <w:p w14:paraId="300A7D4B" w14:textId="6101B0D9" w:rsidR="00AA7A77" w:rsidRPr="007969A2" w:rsidRDefault="00AA7A77" w:rsidP="002306B6">
            <w:pPr>
              <w:keepNext/>
              <w:keepLines/>
              <w:pBdr>
                <w:bottom w:val="single" w:sz="2" w:space="1" w:color="auto"/>
              </w:pBdr>
              <w:spacing w:before="20" w:after="20"/>
              <w:jc w:val="center"/>
              <w:rPr>
                <w:b/>
                <w:sz w:val="18"/>
                <w:szCs w:val="18"/>
              </w:rPr>
            </w:pPr>
            <w:r w:rsidRPr="007969A2">
              <w:rPr>
                <w:rFonts w:eastAsia="Arial"/>
                <w:b/>
                <w:iCs/>
                <w:sz w:val="18"/>
                <w:szCs w:val="18"/>
              </w:rPr>
              <w:t>2025</w:t>
            </w:r>
          </w:p>
        </w:tc>
        <w:tc>
          <w:tcPr>
            <w:tcW w:w="676" w:type="pct"/>
          </w:tcPr>
          <w:p w14:paraId="1D7566FD" w14:textId="4157996C" w:rsidR="00AA7A77" w:rsidRPr="007969A2" w:rsidRDefault="00AA7A77" w:rsidP="002306B6">
            <w:pPr>
              <w:keepNext/>
              <w:keepLines/>
              <w:pBdr>
                <w:bottom w:val="single" w:sz="2" w:space="1" w:color="auto"/>
              </w:pBdr>
              <w:spacing w:before="20" w:after="20"/>
              <w:jc w:val="center"/>
              <w:rPr>
                <w:b/>
                <w:sz w:val="18"/>
                <w:szCs w:val="18"/>
              </w:rPr>
            </w:pPr>
            <w:r w:rsidRPr="007969A2">
              <w:rPr>
                <w:b/>
                <w:sz w:val="18"/>
                <w:szCs w:val="18"/>
              </w:rPr>
              <w:t>2025</w:t>
            </w:r>
          </w:p>
        </w:tc>
        <w:tc>
          <w:tcPr>
            <w:tcW w:w="784" w:type="pct"/>
          </w:tcPr>
          <w:p w14:paraId="3BFCA8FD" w14:textId="6446953A" w:rsidR="00AA7A77" w:rsidRPr="007969A2" w:rsidRDefault="00AA7A77" w:rsidP="002306B6">
            <w:pPr>
              <w:keepNext/>
              <w:keepLines/>
              <w:pBdr>
                <w:bottom w:val="single" w:sz="2" w:space="1" w:color="auto"/>
              </w:pBdr>
              <w:spacing w:before="20" w:after="20"/>
              <w:jc w:val="center"/>
              <w:rPr>
                <w:b/>
                <w:sz w:val="18"/>
                <w:szCs w:val="18"/>
              </w:rPr>
            </w:pPr>
            <w:r w:rsidRPr="007969A2">
              <w:rPr>
                <w:b/>
                <w:sz w:val="18"/>
                <w:szCs w:val="18"/>
              </w:rPr>
              <w:t>2026</w:t>
            </w:r>
          </w:p>
        </w:tc>
      </w:tr>
      <w:tr w:rsidR="00AA7A77" w:rsidRPr="007969A2" w14:paraId="5F5C5C27" w14:textId="77777777" w:rsidTr="00AA7A77">
        <w:trPr>
          <w:trHeight w:val="280"/>
        </w:trPr>
        <w:tc>
          <w:tcPr>
            <w:tcW w:w="1189" w:type="pct"/>
          </w:tcPr>
          <w:p w14:paraId="7ECEF819" w14:textId="77777777" w:rsidR="00AA7A77" w:rsidRPr="007969A2" w:rsidRDefault="00AA7A77" w:rsidP="002306B6">
            <w:pPr>
              <w:tabs>
                <w:tab w:val="right" w:leader="dot" w:pos="2805"/>
              </w:tabs>
              <w:spacing w:before="20" w:after="20"/>
              <w:ind w:left="181" w:hanging="181"/>
              <w:rPr>
                <w:rFonts w:eastAsia="Arial"/>
                <w:sz w:val="18"/>
                <w:szCs w:val="18"/>
              </w:rPr>
            </w:pPr>
          </w:p>
        </w:tc>
        <w:tc>
          <w:tcPr>
            <w:tcW w:w="784" w:type="pct"/>
          </w:tcPr>
          <w:p w14:paraId="6510E60B" w14:textId="77777777" w:rsidR="00AA7A77" w:rsidRPr="007969A2" w:rsidRDefault="00AA7A77" w:rsidP="002306B6">
            <w:pPr>
              <w:keepNext/>
              <w:keepLines/>
              <w:spacing w:before="20"/>
              <w:jc w:val="center"/>
              <w:rPr>
                <w:rFonts w:eastAsia="Arial"/>
                <w:b/>
                <w:sz w:val="18"/>
                <w:szCs w:val="18"/>
              </w:rPr>
            </w:pPr>
          </w:p>
        </w:tc>
        <w:tc>
          <w:tcPr>
            <w:tcW w:w="784" w:type="pct"/>
          </w:tcPr>
          <w:p w14:paraId="545623B7" w14:textId="77777777" w:rsidR="00AA7A77" w:rsidRPr="007969A2" w:rsidRDefault="00AA7A77" w:rsidP="002306B6">
            <w:pPr>
              <w:keepNext/>
              <w:keepLines/>
              <w:spacing w:before="20"/>
              <w:jc w:val="center"/>
              <w:rPr>
                <w:rFonts w:eastAsia="Arial"/>
                <w:b/>
                <w:sz w:val="18"/>
                <w:szCs w:val="18"/>
              </w:rPr>
            </w:pPr>
          </w:p>
        </w:tc>
        <w:tc>
          <w:tcPr>
            <w:tcW w:w="784" w:type="pct"/>
          </w:tcPr>
          <w:p w14:paraId="07A4F6A8" w14:textId="77777777" w:rsidR="00AA7A77" w:rsidRPr="007969A2" w:rsidRDefault="00AA7A77" w:rsidP="002306B6">
            <w:pPr>
              <w:keepNext/>
              <w:keepLines/>
              <w:spacing w:before="20"/>
              <w:jc w:val="center"/>
              <w:rPr>
                <w:rFonts w:eastAsia="Arial"/>
                <w:b/>
                <w:sz w:val="18"/>
                <w:szCs w:val="18"/>
              </w:rPr>
            </w:pPr>
          </w:p>
        </w:tc>
        <w:tc>
          <w:tcPr>
            <w:tcW w:w="676" w:type="pct"/>
          </w:tcPr>
          <w:p w14:paraId="5E972FF8" w14:textId="77777777" w:rsidR="00AA7A77" w:rsidRPr="007969A2" w:rsidRDefault="00AA7A77" w:rsidP="002306B6">
            <w:pPr>
              <w:keepNext/>
              <w:keepLines/>
              <w:spacing w:before="20"/>
              <w:jc w:val="center"/>
              <w:rPr>
                <w:rFonts w:eastAsia="Arial"/>
                <w:b/>
                <w:sz w:val="18"/>
                <w:szCs w:val="18"/>
              </w:rPr>
            </w:pPr>
          </w:p>
        </w:tc>
        <w:tc>
          <w:tcPr>
            <w:tcW w:w="784" w:type="pct"/>
          </w:tcPr>
          <w:p w14:paraId="69182BFC" w14:textId="77777777" w:rsidR="00AA7A77" w:rsidRPr="007969A2" w:rsidRDefault="00AA7A77" w:rsidP="002306B6">
            <w:pPr>
              <w:keepNext/>
              <w:keepLines/>
              <w:spacing w:before="20"/>
              <w:jc w:val="center"/>
              <w:rPr>
                <w:rFonts w:eastAsia="Arial"/>
                <w:b/>
                <w:sz w:val="18"/>
                <w:szCs w:val="18"/>
              </w:rPr>
            </w:pPr>
          </w:p>
        </w:tc>
      </w:tr>
      <w:tr w:rsidR="00FD41AA" w:rsidRPr="007969A2" w14:paraId="057C1A89" w14:textId="77777777" w:rsidTr="00AA7A77">
        <w:tc>
          <w:tcPr>
            <w:tcW w:w="1189" w:type="pct"/>
          </w:tcPr>
          <w:p>
            <w:r>
              <w:rPr>
                <w:color w:val="002F6C"/>
              </w:rPr>
              <w:t>Gross profit margin(1)</w:t>
            </w:r>
          </w:p>
        </w:tc>
        <w:tc>
          <w:tcPr>
            <w:tcW w:w="784" w:type="pct"/>
          </w:tcPr>
          <w:p>
            <w:r>
              <w:rPr>
                <w:color w:val="002F6C"/>
              </w:rPr>
              <w:t>—</w:t>
            </w:r>
          </w:p>
        </w:tc>
        <w:tc>
          <w:tcPr>
            <w:tcW w:w="784" w:type="pct"/>
          </w:tcPr>
          <w:p>
            <w:r>
              <w:rPr>
                <w:color w:val="002F6C"/>
              </w:rPr>
              <w:t>77.7%</w:t>
            </w:r>
          </w:p>
        </w:tc>
        <w:tc>
          <w:tcPr>
            <w:tcW w:w="784" w:type="pct"/>
          </w:tcPr>
          <w:p>
            <w:r>
              <w:rPr>
                <w:color w:val="002F6C"/>
              </w:rPr>
              <w:t>55.2%</w:t>
            </w:r>
          </w:p>
        </w:tc>
        <w:tc>
          <w:tcPr>
            <w:tcW w:w="676" w:type="pct"/>
          </w:tcPr>
          <w:p>
            <w:r>
              <w:rPr>
                <w:color w:val="002F6C"/>
              </w:rPr>
              <w:t>[●]%</w:t>
            </w:r>
          </w:p>
        </w:tc>
        <w:tc>
          <w:tcPr>
            <w:tcW w:w="784" w:type="pct"/>
          </w:tcPr>
          <w:p>
            <w:r>
              <w:rPr>
                <w:color w:val="002F6C"/>
              </w:rPr>
              <w:t>20.6%</w:t>
            </w:r>
          </w:p>
        </w:tc>
      </w:tr>
      <w:tr w:rsidR="00FD41AA" w:rsidRPr="007969A2" w14:paraId="4DD6FD80" w14:textId="77777777" w:rsidTr="00AA7A77">
        <w:tc>
          <w:tcPr>
            <w:tcW w:w="1189" w:type="pct"/>
          </w:tcPr>
          <w:p w14:paraId="0512B9E9" w14:textId="01A8DE0E" w:rsidR="00FD41AA" w:rsidRPr="007969A2" w:rsidRDefault="00FD41AA" w:rsidP="00FD41AA">
            <w:pPr>
              <w:tabs>
                <w:tab w:val="right" w:leader="dot" w:pos="2805"/>
              </w:tabs>
              <w:spacing w:before="20" w:after="20"/>
              <w:ind w:left="181" w:hanging="181"/>
              <w:rPr>
                <w:rFonts w:eastAsia="Arial"/>
                <w:sz w:val="18"/>
                <w:szCs w:val="18"/>
              </w:rPr>
            </w:pPr>
            <w:r w:rsidRPr="007969A2">
              <w:rPr>
                <w:rFonts w:eastAsia="Arial"/>
                <w:sz w:val="18"/>
                <w:szCs w:val="18"/>
              </w:rPr>
              <w:t xml:space="preserve">Current </w:t>
            </w:r>
            <w:proofErr w:type="gramStart"/>
            <w:r w:rsidRPr="007969A2">
              <w:rPr>
                <w:rFonts w:eastAsia="Arial"/>
                <w:sz w:val="18"/>
                <w:szCs w:val="18"/>
              </w:rPr>
              <w:t>ratio</w:t>
            </w:r>
            <w:r w:rsidRPr="007969A2">
              <w:rPr>
                <w:rFonts w:eastAsia="Arial"/>
                <w:sz w:val="18"/>
                <w:szCs w:val="18"/>
                <w:vertAlign w:val="superscript"/>
              </w:rPr>
              <w:t>(</w:t>
            </w:r>
            <w:proofErr w:type="gramEnd"/>
            <w:r w:rsidRPr="007969A2">
              <w:rPr>
                <w:rFonts w:eastAsia="Arial"/>
                <w:sz w:val="18"/>
                <w:szCs w:val="18"/>
                <w:vertAlign w:val="superscript"/>
              </w:rPr>
              <w:t>2)</w:t>
            </w:r>
            <w:r w:rsidRPr="007969A2">
              <w:rPr>
                <w:rFonts w:eastAsia="Arial"/>
                <w:sz w:val="18"/>
                <w:szCs w:val="18"/>
              </w:rPr>
              <w:tab/>
            </w:r>
          </w:p>
        </w:tc>
        <w:tc>
          <w:tcPr>
            <w:tcW w:w="784" w:type="pct"/>
          </w:tcPr>
          <w:p w14:paraId="3A72E5B4" w14:textId="2E6BF8B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23.0</w:t>
            </w:r>
          </w:p>
        </w:tc>
        <w:tc>
          <w:tcPr>
            <w:tcW w:w="784" w:type="pct"/>
          </w:tcPr>
          <w:p w14:paraId="64E2FDDC" w14:textId="2D8D6CF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2.3</w:t>
            </w:r>
          </w:p>
        </w:tc>
        <w:tc>
          <w:tcPr>
            <w:tcW w:w="784" w:type="pct"/>
          </w:tcPr>
          <w:p w14:paraId="7331C818" w14:textId="259A882A"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1.9</w:t>
            </w:r>
          </w:p>
        </w:tc>
        <w:tc>
          <w:tcPr>
            <w:tcW w:w="676" w:type="pct"/>
          </w:tcPr>
          <w:p w14:paraId="57D6457E" w14:textId="346688D4" w:rsidR="00FD41AA" w:rsidRPr="007969A2" w:rsidRDefault="00FD41AA" w:rsidP="00FD41AA">
            <w:pPr>
              <w:keepNext/>
              <w:keepLines/>
              <w:tabs>
                <w:tab w:val="decimal" w:pos="882"/>
              </w:tabs>
              <w:jc w:val="right"/>
              <w:rPr>
                <w:rFonts w:eastAsiaTheme="minorEastAsia"/>
                <w:sz w:val="18"/>
                <w:szCs w:val="18"/>
                <w:lang w:eastAsia="zh-CN"/>
              </w:rPr>
            </w:pPr>
            <w:r w:rsidRPr="007969A2">
              <w:rPr>
                <w:rFonts w:eastAsia="Arial"/>
                <w:sz w:val="18"/>
                <w:szCs w:val="18"/>
              </w:rPr>
              <w:t>[●]</w:t>
            </w:r>
          </w:p>
        </w:tc>
        <w:tc>
          <w:tcPr>
            <w:tcW w:w="784" w:type="pct"/>
          </w:tcPr>
          <w:p w14:paraId="5234C784" w14:textId="5C9BF120" w:rsidR="00FD41AA" w:rsidRPr="007969A2" w:rsidRDefault="001F21CB" w:rsidP="00FD41AA">
            <w:pPr>
              <w:keepNext/>
              <w:keepLines/>
              <w:tabs>
                <w:tab w:val="decimal" w:pos="882"/>
              </w:tabs>
              <w:jc w:val="right"/>
              <w:rPr>
                <w:rFonts w:eastAsiaTheme="minorEastAsia"/>
                <w:sz w:val="18"/>
                <w:szCs w:val="18"/>
                <w:lang w:eastAsia="zh-CN"/>
              </w:rPr>
            </w:pPr>
            <w:r w:rsidRPr="007969A2">
              <w:rPr>
                <w:rFonts w:eastAsiaTheme="minorEastAsia" w:hint="eastAsia"/>
                <w:sz w:val="18"/>
                <w:szCs w:val="18"/>
                <w:lang w:eastAsia="zh-CN"/>
              </w:rPr>
              <w:t>1.6</w:t>
            </w:r>
          </w:p>
        </w:tc>
      </w:tr>
    </w:tbl>
    <w:p w14:paraId="60D186D9" w14:textId="77777777" w:rsidR="00AA7A77" w:rsidRPr="007969A2" w:rsidRDefault="00AA7A77" w:rsidP="00AA7A77">
      <w:pPr>
        <w:spacing w:after="240" w:line="240" w:lineRule="auto"/>
        <w:jc w:val="both"/>
        <w:rPr>
          <w:rFonts w:ascii="Times New Roman" w:hAnsi="Times New Roman" w:cs="Times New Roman"/>
          <w:bCs/>
          <w:iCs/>
          <w:sz w:val="18"/>
          <w:szCs w:val="18"/>
          <w:u w:val="single"/>
        </w:rPr>
      </w:pPr>
      <w:r w:rsidRPr="007969A2">
        <w:rPr>
          <w:rFonts w:ascii="Times New Roman" w:hAnsi="Times New Roman" w:cs="Times New Roman"/>
          <w:bCs/>
          <w:iCs/>
          <w:sz w:val="18"/>
          <w:szCs w:val="18"/>
          <w:u w:val="single"/>
        </w:rPr>
        <w:tab/>
      </w:r>
      <w:r w:rsidRPr="007969A2">
        <w:rPr>
          <w:rFonts w:ascii="Times New Roman" w:hAnsi="Times New Roman" w:cs="Times New Roman"/>
          <w:bCs/>
          <w:iCs/>
          <w:sz w:val="18"/>
          <w:szCs w:val="18"/>
          <w:u w:val="single"/>
        </w:rPr>
        <w:tab/>
      </w:r>
    </w:p>
    <w:p w14:paraId="612F2A0B" w14:textId="34ECD90D" w:rsidR="00AA7A77" w:rsidRPr="007969A2" w:rsidRDefault="00FD41AA" w:rsidP="00AA7A77">
      <w:pPr>
        <w:pStyle w:val="ListParagraph"/>
        <w:numPr>
          <w:ilvl w:val="0"/>
          <w:numId w:val="34"/>
        </w:numPr>
        <w:spacing w:after="240" w:line="240" w:lineRule="auto"/>
        <w:jc w:val="both"/>
        <w:rPr>
          <w:rFonts w:ascii="Times New Roman" w:hAnsi="Times New Roman" w:cs="Times New Roman"/>
          <w:iCs/>
          <w:sz w:val="18"/>
          <w:szCs w:val="18"/>
        </w:rPr>
      </w:pPr>
      <w:r w:rsidRPr="007969A2">
        <w:rPr>
          <w:rFonts w:ascii="Times New Roman" w:hAnsi="Times New Roman" w:cs="Times New Roman"/>
          <w:iCs/>
          <w:sz w:val="18"/>
          <w:szCs w:val="18"/>
        </w:rPr>
        <w:t>Gross profit margin is calculated by dividing gross profit by our revenue for the period/year indicated.</w:t>
      </w:r>
    </w:p>
    <w:p w14:paraId="696CC175" w14:textId="4A0052BC" w:rsidR="00AA7A77" w:rsidRPr="007969A2" w:rsidRDefault="00FD41AA" w:rsidP="00FD41AA">
      <w:pPr>
        <w:pStyle w:val="ListParagraph"/>
        <w:numPr>
          <w:ilvl w:val="0"/>
          <w:numId w:val="34"/>
        </w:numPr>
        <w:spacing w:after="240" w:line="240" w:lineRule="auto"/>
        <w:jc w:val="both"/>
        <w:rPr>
          <w:rFonts w:ascii="Times New Roman" w:hAnsi="Times New Roman" w:cs="Times New Roman"/>
          <w:iCs/>
          <w:sz w:val="18"/>
          <w:szCs w:val="18"/>
        </w:rPr>
      </w:pPr>
      <w:r w:rsidRPr="007969A2">
        <w:rPr>
          <w:rFonts w:ascii="Times New Roman" w:hAnsi="Times New Roman" w:cs="Times New Roman"/>
          <w:iCs/>
          <w:sz w:val="18"/>
          <w:szCs w:val="18"/>
        </w:rPr>
        <w:t>Current ratio is calculated by dividing current assets by current liabilities as of the date indicated.</w:t>
      </w:r>
    </w:p>
    <w:p w14:paraId="00D94198" w14:textId="0547F072" w:rsidR="00AA7A77" w:rsidRPr="002D032B" w:rsidDel="0020753A" w:rsidRDefault="00AA7A77" w:rsidP="00740237">
      <w:pPr>
        <w:jc w:val="both"/>
        <w:outlineLvl w:val="0"/>
        <w:rPr>
          <w:del w:id="46" w:author="Liang, Yan" w:date="2026-05-28T00:53:00Z" w16du:dateUtc="2026-05-27T16:53:00Z"/>
          <w:rFonts w:ascii="Times New Roman" w:hAnsi="Times New Roman" w:cs="Times New Roman"/>
          <w:b/>
          <w:iCs/>
        </w:rPr>
      </w:pPr>
      <w:del w:id="47" w:author="Liang, Yan" w:date="2026-05-28T00:53:00Z" w16du:dateUtc="2026-05-27T16:53:00Z">
        <w:r w:rsidRPr="002D032B" w:rsidDel="0020753A">
          <w:rPr>
            <w:rFonts w:ascii="Times New Roman" w:hAnsi="Times New Roman" w:cs="Times New Roman"/>
            <w:b/>
            <w:iCs/>
          </w:rPr>
          <w:delText>Analysis of Key Financial Ratios</w:delText>
        </w:r>
      </w:del>
    </w:p>
    <w:p w14:paraId="29B61560" w14:textId="024595B6" w:rsidR="00AA7A77" w:rsidRPr="000834A2" w:rsidDel="0020753A" w:rsidRDefault="00AA7A77" w:rsidP="00AA7A77">
      <w:pPr>
        <w:snapToGrid w:val="0"/>
        <w:spacing w:before="240" w:after="240" w:line="240" w:lineRule="auto"/>
        <w:jc w:val="both"/>
        <w:outlineLvl w:val="0"/>
        <w:rPr>
          <w:del w:id="48" w:author="Liang, Yan" w:date="2026-05-28T00:53:00Z" w16du:dateUtc="2026-05-27T16:53:00Z"/>
          <w:rFonts w:ascii="Times New Roman" w:eastAsia="Arial" w:hAnsi="Times New Roman" w:cs="Times New Roman"/>
          <w:b/>
          <w:i/>
          <w:lang w:eastAsia="en-US"/>
        </w:rPr>
      </w:pPr>
      <w:del w:id="49" w:author="Liang, Yan" w:date="2026-05-28T00:53:00Z" w16du:dateUtc="2026-05-27T16:53:00Z">
        <w:r w:rsidRPr="000834A2" w:rsidDel="0020753A">
          <w:rPr>
            <w:rFonts w:ascii="Times New Roman" w:eastAsia="Arial" w:hAnsi="Times New Roman" w:cs="Times New Roman"/>
            <w:b/>
            <w:i/>
            <w:lang w:eastAsia="en-US"/>
          </w:rPr>
          <w:delText xml:space="preserve">Gross </w:delText>
        </w:r>
        <w:r w:rsidDel="0020753A">
          <w:rPr>
            <w:rFonts w:ascii="Times New Roman" w:eastAsia="Arial" w:hAnsi="Times New Roman" w:cs="Times New Roman"/>
            <w:b/>
            <w:i/>
            <w:lang w:eastAsia="en-US"/>
          </w:rPr>
          <w:delText>P</w:delText>
        </w:r>
        <w:r w:rsidRPr="000834A2" w:rsidDel="0020753A">
          <w:rPr>
            <w:rFonts w:ascii="Times New Roman" w:eastAsia="Arial" w:hAnsi="Times New Roman" w:cs="Times New Roman"/>
            <w:b/>
            <w:i/>
            <w:lang w:eastAsia="en-US"/>
          </w:rPr>
          <w:delText xml:space="preserve">rofit </w:delText>
        </w:r>
        <w:r w:rsidDel="0020753A">
          <w:rPr>
            <w:rFonts w:ascii="Times New Roman" w:eastAsia="Arial" w:hAnsi="Times New Roman" w:cs="Times New Roman"/>
            <w:b/>
            <w:i/>
            <w:lang w:eastAsia="en-US"/>
          </w:rPr>
          <w:delText>M</w:delText>
        </w:r>
        <w:r w:rsidRPr="000834A2" w:rsidDel="0020753A">
          <w:rPr>
            <w:rFonts w:ascii="Times New Roman" w:eastAsia="Arial" w:hAnsi="Times New Roman" w:cs="Times New Roman"/>
            <w:b/>
            <w:i/>
            <w:lang w:eastAsia="en-US"/>
          </w:rPr>
          <w:delText>argin</w:delText>
        </w:r>
      </w:del>
    </w:p>
    <w:p w14:paraId="3538E27F" w14:textId="6B773116" w:rsidR="00FD41AA" w:rsidRPr="00FD41AA" w:rsidDel="0020753A" w:rsidRDefault="00FD41AA" w:rsidP="00FD41AA">
      <w:pPr>
        <w:snapToGrid w:val="0"/>
        <w:spacing w:before="240" w:after="240" w:line="240" w:lineRule="auto"/>
        <w:ind w:firstLine="720"/>
        <w:jc w:val="both"/>
        <w:rPr>
          <w:del w:id="50" w:author="Liang, Yan" w:date="2026-05-28T00:53:00Z" w16du:dateUtc="2026-05-27T16:53:00Z"/>
          <w:rFonts w:ascii="Times New Roman" w:eastAsia="Arial" w:hAnsi="Times New Roman" w:cs="Times New Roman"/>
          <w:iCs/>
          <w:lang w:eastAsia="en-US"/>
        </w:rPr>
      </w:pPr>
      <w:del w:id="51" w:author="Liang, Yan" w:date="2026-05-28T00:53:00Z" w16du:dateUtc="2026-05-27T16:53:00Z">
        <w:r w:rsidRPr="00FD41AA" w:rsidDel="0020753A">
          <w:rPr>
            <w:rFonts w:ascii="Times New Roman" w:eastAsia="Arial" w:hAnsi="Times New Roman" w:cs="Times New Roman"/>
            <w:iCs/>
            <w:lang w:eastAsia="en-US"/>
          </w:rPr>
          <w:delText xml:space="preserve">See “— </w:delText>
        </w:r>
        <w:r w:rsidRPr="00FD41AA" w:rsidDel="0020753A">
          <w:rPr>
            <w:rFonts w:ascii="Times New Roman" w:eastAsia="Arial" w:hAnsi="Times New Roman" w:cs="Times New Roman" w:hint="eastAsia"/>
            <w:iCs/>
            <w:lang w:eastAsia="en-US"/>
          </w:rPr>
          <w:delText>Period</w:delText>
        </w:r>
        <w:r w:rsidRPr="00FD41AA" w:rsidDel="0020753A">
          <w:rPr>
            <w:rFonts w:ascii="Times New Roman" w:eastAsia="Arial" w:hAnsi="Times New Roman" w:cs="Times New Roman"/>
            <w:iCs/>
            <w:lang w:eastAsia="en-US"/>
          </w:rPr>
          <w:delText>-to-</w:delText>
        </w:r>
        <w:r w:rsidRPr="00FD41AA" w:rsidDel="0020753A">
          <w:rPr>
            <w:rFonts w:ascii="Times New Roman" w:eastAsia="Arial" w:hAnsi="Times New Roman" w:cs="Times New Roman" w:hint="eastAsia"/>
            <w:iCs/>
            <w:lang w:eastAsia="en-US"/>
          </w:rPr>
          <w:delText>period</w:delText>
        </w:r>
        <w:r w:rsidRPr="00FD41AA" w:rsidDel="0020753A">
          <w:rPr>
            <w:rFonts w:ascii="Times New Roman" w:eastAsia="Arial" w:hAnsi="Times New Roman" w:cs="Times New Roman"/>
            <w:iCs/>
            <w:lang w:eastAsia="en-US"/>
          </w:rPr>
          <w:delText xml:space="preserve"> Comparison of Results of Operations” for a discussion of the factors affecting our gross profit margin during the Track Record Period.</w:delText>
        </w:r>
      </w:del>
    </w:p>
    <w:p w14:paraId="42833EDC" w14:textId="37D09FF7" w:rsidR="00AA7A77" w:rsidRPr="001F21CB" w:rsidDel="0020753A" w:rsidRDefault="00AA7A77" w:rsidP="00AA7A77">
      <w:pPr>
        <w:snapToGrid w:val="0"/>
        <w:spacing w:before="240" w:after="240" w:line="240" w:lineRule="auto"/>
        <w:jc w:val="both"/>
        <w:outlineLvl w:val="0"/>
        <w:rPr>
          <w:del w:id="52" w:author="Liang, Yan" w:date="2026-05-28T00:53:00Z" w16du:dateUtc="2026-05-27T16:53:00Z"/>
          <w:rFonts w:ascii="Times New Roman" w:hAnsi="Times New Roman" w:cs="Times New Roman"/>
          <w:b/>
          <w:i/>
        </w:rPr>
      </w:pPr>
      <w:del w:id="53" w:author="Liang, Yan" w:date="2026-05-28T00:53:00Z" w16du:dateUtc="2026-05-27T16:53:00Z">
        <w:r w:rsidRPr="00AA5B7E" w:rsidDel="0020753A">
          <w:rPr>
            <w:rFonts w:ascii="Times New Roman" w:eastAsia="Arial" w:hAnsi="Times New Roman" w:cs="Times New Roman"/>
            <w:b/>
            <w:i/>
            <w:lang w:eastAsia="en-US"/>
          </w:rPr>
          <w:delText>Current</w:delText>
        </w:r>
        <w:r w:rsidR="001F21CB" w:rsidDel="0020753A">
          <w:rPr>
            <w:rFonts w:ascii="Times New Roman" w:hAnsi="Times New Roman" w:cs="Times New Roman" w:hint="eastAsia"/>
            <w:b/>
            <w:i/>
          </w:rPr>
          <w:delText xml:space="preserve"> </w:delText>
        </w:r>
        <w:r w:rsidRPr="00AA5B7E" w:rsidDel="0020753A">
          <w:rPr>
            <w:rFonts w:ascii="Times New Roman" w:eastAsia="Arial" w:hAnsi="Times New Roman" w:cs="Times New Roman"/>
            <w:b/>
            <w:i/>
            <w:lang w:eastAsia="en-US"/>
          </w:rPr>
          <w:delText>Ratio</w:delText>
        </w:r>
      </w:del>
    </w:p>
    <w:p w14:paraId="783AE017" w14:textId="740C6040" w:rsidR="00AA7A77" w:rsidRPr="001F21CB" w:rsidDel="0020753A" w:rsidRDefault="001F21CB" w:rsidP="001F21CB">
      <w:pPr>
        <w:snapToGrid w:val="0"/>
        <w:spacing w:before="240" w:after="240" w:line="240" w:lineRule="auto"/>
        <w:ind w:firstLine="720"/>
        <w:jc w:val="both"/>
        <w:rPr>
          <w:del w:id="54" w:author="Liang, Yan" w:date="2026-05-28T00:53:00Z" w16du:dateUtc="2026-05-27T16:53:00Z"/>
          <w:rFonts w:ascii="Times New Roman" w:hAnsi="Times New Roman" w:cs="Times New Roman"/>
          <w:iCs/>
        </w:rPr>
      </w:pPr>
      <w:del w:id="55" w:author="Liang, Yan" w:date="2026-05-28T00:53:00Z" w16du:dateUtc="2026-05-27T16:53:00Z">
        <w:r w:rsidRPr="001F21CB" w:rsidDel="0020753A">
          <w:rPr>
            <w:rFonts w:ascii="Times New Roman" w:eastAsia="Arial" w:hAnsi="Times New Roman" w:cs="Times New Roman"/>
            <w:iCs/>
            <w:lang w:eastAsia="en-US"/>
          </w:rPr>
          <w:delText xml:space="preserve">Our current ratio </w:delText>
        </w:r>
        <w:r w:rsidDel="0020753A">
          <w:rPr>
            <w:rFonts w:ascii="Times New Roman" w:hAnsi="Times New Roman" w:cs="Times New Roman" w:hint="eastAsia"/>
            <w:iCs/>
          </w:rPr>
          <w:delText>de</w:delText>
        </w:r>
        <w:r w:rsidRPr="001F21CB" w:rsidDel="0020753A">
          <w:rPr>
            <w:rFonts w:ascii="Times New Roman" w:eastAsia="Arial" w:hAnsi="Times New Roman" w:cs="Times New Roman"/>
            <w:iCs/>
            <w:lang w:eastAsia="en-US"/>
          </w:rPr>
          <w:delText xml:space="preserve">creased from </w:delText>
        </w:r>
        <w:r w:rsidDel="0020753A">
          <w:rPr>
            <w:rFonts w:ascii="Times New Roman" w:hAnsi="Times New Roman" w:cs="Times New Roman" w:hint="eastAsia"/>
            <w:iCs/>
          </w:rPr>
          <w:delText>23.0</w:delText>
        </w:r>
        <w:r w:rsidRPr="001F21CB" w:rsidDel="0020753A">
          <w:rPr>
            <w:rFonts w:ascii="Times New Roman" w:eastAsia="Arial" w:hAnsi="Times New Roman" w:cs="Times New Roman"/>
            <w:iCs/>
            <w:lang w:eastAsia="en-US"/>
          </w:rPr>
          <w:delText xml:space="preserve"> as of December 31, 2023 to 2.</w:delText>
        </w:r>
        <w:r w:rsidDel="0020753A">
          <w:rPr>
            <w:rFonts w:ascii="Times New Roman" w:hAnsi="Times New Roman" w:cs="Times New Roman" w:hint="eastAsia"/>
            <w:iCs/>
          </w:rPr>
          <w:delText>3</w:delText>
        </w:r>
        <w:r w:rsidRPr="001F21CB" w:rsidDel="0020753A">
          <w:rPr>
            <w:rFonts w:ascii="Times New Roman" w:eastAsia="Arial" w:hAnsi="Times New Roman" w:cs="Times New Roman"/>
            <w:iCs/>
            <w:lang w:eastAsia="en-US"/>
          </w:rPr>
          <w:delText xml:space="preserve"> as of December 31, 2024</w:delText>
        </w:r>
        <w:r w:rsidDel="0020753A">
          <w:rPr>
            <w:rFonts w:ascii="Times New Roman" w:hAnsi="Times New Roman" w:cs="Times New Roman" w:hint="eastAsia"/>
            <w:iCs/>
          </w:rPr>
          <w:delText xml:space="preserve"> and 1.9 as of December 31, 2025, and further to 1.6 as of March 31, 2026, primarily due to the increase in trade and other payables. </w:delText>
        </w:r>
      </w:del>
    </w:p>
    <w:p w14:paraId="7908B6D9" w14:textId="1DDE675A" w:rsidR="000F537F" w:rsidRPr="002D032B" w:rsidRDefault="000F537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QUANTITATIVE AND QUALITATIVE DISCLOSURES ABOUT MARKET RISK</w:t>
      </w:r>
      <w:r w:rsidR="00CF48B5" w:rsidRPr="002D032B">
        <w:rPr>
          <w:rFonts w:ascii="Times New Roman" w:hAnsi="Times New Roman" w:cs="Times New Roman"/>
          <w:b/>
          <w:iCs/>
        </w:rPr>
        <w:t>S</w:t>
      </w:r>
      <w:r w:rsidR="001C7523">
        <w:rPr>
          <w:rFonts w:ascii="Times New Roman" w:hAnsi="Times New Roman" w:cs="Times New Roman"/>
          <w:b/>
          <w:iCs/>
        </w:rPr>
        <w:t xml:space="preserve"> </w:t>
      </w:r>
      <w:r w:rsidR="001C7523">
        <w:rPr>
          <w:rFonts w:ascii="Times New Roman" w:hAnsi="Times New Roman" w:cs="Times New Roman"/>
          <w:iCs/>
        </w:rPr>
        <w:t>[</w:t>
      </w:r>
      <w:r w:rsidR="001C7523" w:rsidRPr="008B1A88">
        <w:rPr>
          <w:rFonts w:ascii="Times New Roman" w:hAnsi="Times New Roman" w:cs="Times New Roman"/>
          <w:b/>
          <w:bCs/>
          <w:i/>
          <w:highlight w:val="yellow"/>
        </w:rPr>
        <w:t>Pending Accountants’ Report</w:t>
      </w:r>
      <w:r w:rsidR="001C7523">
        <w:rPr>
          <w:rFonts w:ascii="Times New Roman" w:hAnsi="Times New Roman" w:cs="Times New Roman"/>
          <w:iCs/>
        </w:rPr>
        <w:t>]</w:t>
      </w:r>
    </w:p>
    <w:p w14:paraId="0A498ECD" w14:textId="6E899881" w:rsidR="004F16D8" w:rsidRDefault="00795B39" w:rsidP="00795B39">
      <w:pPr>
        <w:snapToGrid w:val="0"/>
        <w:spacing w:after="240" w:line="240" w:lineRule="auto"/>
        <w:ind w:firstLine="720"/>
        <w:jc w:val="both"/>
        <w:rPr>
          <w:rFonts w:ascii="Times New Roman" w:hAnsi="Times New Roman" w:cs="Times New Roman"/>
          <w:lang w:val="x-none"/>
        </w:rPr>
      </w:pPr>
      <w:r w:rsidRPr="00795B39">
        <w:rPr>
          <w:rFonts w:ascii="Times New Roman" w:hAnsi="Times New Roman" w:cs="Times New Roman"/>
        </w:rPr>
        <w:t>We are exposed to a variety of market and other financial risks, including</w:t>
      </w:r>
      <w:r>
        <w:rPr>
          <w:rFonts w:ascii="Times New Roman" w:hAnsi="Times New Roman" w:cs="Times New Roman"/>
        </w:rPr>
        <w:t xml:space="preserve"> [currency risk, credit risk, liquidity risk and interest rate risk].</w:t>
      </w:r>
      <w:r w:rsidR="00BC08EE">
        <w:rPr>
          <w:rFonts w:ascii="Times New Roman" w:hAnsi="Times New Roman" w:cs="Times New Roman"/>
          <w:lang w:val="x-none"/>
        </w:rPr>
        <w:t xml:space="preserve"> </w:t>
      </w:r>
      <w:r w:rsidRPr="00795B39">
        <w:rPr>
          <w:rFonts w:ascii="Times New Roman" w:hAnsi="Times New Roman" w:cs="Times New Roman"/>
        </w:rPr>
        <w:t xml:space="preserve">We manage and monitor these exposures to ensure that appropriate measures are implemented </w:t>
      </w:r>
      <w:r w:rsidR="0041418E">
        <w:rPr>
          <w:rFonts w:ascii="Times New Roman" w:hAnsi="Times New Roman" w:cs="Times New Roman" w:hint="eastAsia"/>
        </w:rPr>
        <w:t>i</w:t>
      </w:r>
      <w:r w:rsidRPr="00795B39">
        <w:rPr>
          <w:rFonts w:ascii="Times New Roman" w:hAnsi="Times New Roman" w:cs="Times New Roman"/>
        </w:rPr>
        <w:t>n a timely and effective manner.</w:t>
      </w:r>
    </w:p>
    <w:p w14:paraId="07EDFF48" w14:textId="39DFB813" w:rsidR="00034320" w:rsidRPr="00795B39" w:rsidRDefault="00795B39" w:rsidP="00795B39">
      <w:pPr>
        <w:snapToGrid w:val="0"/>
        <w:spacing w:after="240" w:line="240" w:lineRule="auto"/>
        <w:ind w:firstLine="720"/>
        <w:jc w:val="both"/>
        <w:rPr>
          <w:rFonts w:ascii="Times New Roman" w:hAnsi="Times New Roman" w:cs="Times New Roman"/>
        </w:rPr>
      </w:pPr>
      <w:commentRangeStart w:id="56"/>
      <w:r w:rsidRPr="00795B39">
        <w:rPr>
          <w:rFonts w:ascii="Times New Roman" w:hAnsi="Times New Roman" w:cs="Times New Roman"/>
        </w:rPr>
        <w:t>[●]</w:t>
      </w:r>
      <w:commentRangeEnd w:id="56"/>
      <w:r w:rsidR="0020753A">
        <w:rPr>
          <w:rStyle w:val="CommentReference"/>
          <w:rFonts w:ascii="Times New Roman" w:eastAsia="SimSun" w:hAnsi="Times New Roman" w:cs="Times New Roman"/>
        </w:rPr>
      </w:r>
    </w:p>
    <w:p w14:paraId="5EEC0A37" w14:textId="1B1EBC05" w:rsidR="00FD49AF" w:rsidRPr="002D032B" w:rsidRDefault="00FD49AF" w:rsidP="00FD49AF">
      <w:pPr>
        <w:jc w:val="both"/>
        <w:outlineLvl w:val="0"/>
        <w:rPr>
          <w:rFonts w:ascii="Times New Roman" w:hAnsi="Times New Roman" w:cs="Times New Roman"/>
          <w:b/>
          <w:iCs/>
        </w:rPr>
      </w:pPr>
      <w:r w:rsidRPr="002D032B">
        <w:rPr>
          <w:rFonts w:ascii="Times New Roman" w:hAnsi="Times New Roman" w:cs="Times New Roman"/>
          <w:b/>
          <w:iCs/>
        </w:rPr>
        <w:t xml:space="preserve">DIVIDEND </w:t>
      </w:r>
    </w:p>
    <w:p w14:paraId="63ED90C0" w14:textId="31B39750" w:rsidR="00B72F78" w:rsidRDefault="007B330D" w:rsidP="007B330D">
      <w:pPr>
        <w:snapToGrid w:val="0"/>
        <w:spacing w:before="240" w:after="240" w:line="240" w:lineRule="auto"/>
        <w:ind w:firstLine="720"/>
        <w:jc w:val="both"/>
        <w:rPr>
          <w:rFonts w:ascii="Times New Roman" w:hAnsi="Times New Roman" w:cs="Times New Roman"/>
          <w:iCs/>
        </w:rPr>
      </w:pPr>
      <w:r w:rsidRPr="007B330D">
        <w:rPr>
          <w:rFonts w:ascii="Times New Roman" w:hAnsi="Times New Roman" w:cs="Times New Roman"/>
          <w:iCs/>
        </w:rPr>
        <w:t xml:space="preserve">We did not declare or pay dividends on our H Shares during the Track Record Period. We currently expect to retain all future earnings for use in operation and expansion of our business, and do not anticipate paying cash dividends in the foreseeable future. The declaration and payment of any dividends in the future will be determined by our Board of Directors and subject to our Articles of Association and the PRC Company Law, and will depend on </w:t>
      </w:r>
      <w:proofErr w:type="gramStart"/>
      <w:r w:rsidRPr="007B330D">
        <w:rPr>
          <w:rFonts w:ascii="Times New Roman" w:hAnsi="Times New Roman" w:cs="Times New Roman"/>
          <w:iCs/>
        </w:rPr>
        <w:t>a number of</w:t>
      </w:r>
      <w:proofErr w:type="gramEnd"/>
      <w:r w:rsidRPr="007B330D">
        <w:rPr>
          <w:rFonts w:ascii="Times New Roman" w:hAnsi="Times New Roman" w:cs="Times New Roman"/>
          <w:iCs/>
        </w:rPr>
        <w:t xml:space="preserve"> factors, including the successful commercialization of our products as well as our earnings, capital requirements, overall financial condition and contractual restrictions. Currently, we do not have a dividend policy or pre-determined dividend payout ratio in place. </w:t>
      </w:r>
      <w:r>
        <w:rPr>
          <w:rFonts w:ascii="Times New Roman" w:hAnsi="Times New Roman" w:cs="Times New Roman"/>
          <w:iCs/>
        </w:rPr>
        <w:t>[</w:t>
      </w:r>
      <w:r w:rsidRPr="007B330D">
        <w:rPr>
          <w:rFonts w:ascii="Times New Roman" w:hAnsi="Times New Roman" w:cs="Times New Roman"/>
          <w:iCs/>
        </w:rPr>
        <w:t>As confirmed by our PRC Legal Advisors, any future net profit that we make will have to be applied to make up for our historically accumulated losses in accordance with the PRC laws, after which we will be obliged to allocate 10% of our profit to our statutory common reserve fund until such fund has reached more than 50% of our registered capital. We will therefore only be able to declare dividends after (</w:t>
      </w:r>
      <w:proofErr w:type="spellStart"/>
      <w:r w:rsidRPr="007B330D">
        <w:rPr>
          <w:rFonts w:ascii="Times New Roman" w:hAnsi="Times New Roman" w:cs="Times New Roman"/>
          <w:iCs/>
        </w:rPr>
        <w:t>i</w:t>
      </w:r>
      <w:proofErr w:type="spellEnd"/>
      <w:r w:rsidRPr="007B330D">
        <w:rPr>
          <w:rFonts w:ascii="Times New Roman" w:hAnsi="Times New Roman" w:cs="Times New Roman"/>
          <w:iCs/>
        </w:rPr>
        <w:t>) all our historically accumulated losses have been made up for; and (ii) we have allocated sufficient profit to our statutory common reserve fund as described above.</w:t>
      </w:r>
      <w:r>
        <w:rPr>
          <w:rFonts w:ascii="Times New Roman" w:hAnsi="Times New Roman" w:cs="Times New Roman"/>
          <w:iCs/>
        </w:rPr>
        <w:t xml:space="preserve">] </w:t>
      </w:r>
      <w:r w:rsidRPr="007B330D">
        <w:rPr>
          <w:rFonts w:ascii="Times New Roman" w:hAnsi="Times New Roman" w:cs="Times New Roman"/>
          <w:b/>
          <w:bCs/>
          <w:i/>
          <w:highlight w:val="yellow"/>
        </w:rPr>
        <w:t>[CM to review]</w:t>
      </w:r>
    </w:p>
    <w:p w14:paraId="02802980" w14:textId="77777777" w:rsidR="00FD49AF" w:rsidRPr="002D032B" w:rsidRDefault="00FD49AF"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DISTRIBUTABLE RESERVES</w:t>
      </w:r>
    </w:p>
    <w:p w14:paraId="45CA71E5" w14:textId="0A3F9020" w:rsidR="00FD49AF" w:rsidRPr="002D032B" w:rsidRDefault="007B330D" w:rsidP="007B330D">
      <w:pPr>
        <w:snapToGrid w:val="0"/>
        <w:spacing w:before="240" w:after="240" w:line="240" w:lineRule="auto"/>
        <w:ind w:firstLine="720"/>
        <w:jc w:val="both"/>
        <w:rPr>
          <w:rFonts w:ascii="Times New Roman" w:eastAsia="Arial" w:hAnsi="Times New Roman" w:cs="Times New Roman"/>
          <w:iCs/>
        </w:rPr>
      </w:pPr>
      <w:r w:rsidRPr="007B330D">
        <w:rPr>
          <w:rFonts w:ascii="Times New Roman" w:eastAsia="Arial" w:hAnsi="Times New Roman" w:cs="Times New Roman"/>
          <w:iCs/>
        </w:rPr>
        <w:t xml:space="preserve">As of </w:t>
      </w:r>
      <w:r>
        <w:rPr>
          <w:rFonts w:ascii="Times New Roman" w:eastAsia="Arial" w:hAnsi="Times New Roman" w:cs="Times New Roman"/>
          <w:iCs/>
        </w:rPr>
        <w:t>March 31, 2026</w:t>
      </w:r>
      <w:r w:rsidRPr="007B330D">
        <w:rPr>
          <w:rFonts w:ascii="Times New Roman" w:eastAsia="Arial" w:hAnsi="Times New Roman" w:cs="Times New Roman"/>
          <w:iCs/>
        </w:rPr>
        <w:t>, the Company did not have any reserves available for distribution to our</w:t>
      </w:r>
      <w:r>
        <w:rPr>
          <w:rFonts w:ascii="Times New Roman" w:eastAsia="Arial" w:hAnsi="Times New Roman" w:cs="Times New Roman"/>
          <w:iCs/>
        </w:rPr>
        <w:t xml:space="preserve"> </w:t>
      </w:r>
      <w:r w:rsidRPr="007B330D">
        <w:rPr>
          <w:rFonts w:ascii="Times New Roman" w:eastAsia="Arial" w:hAnsi="Times New Roman" w:cs="Times New Roman"/>
          <w:iCs/>
        </w:rPr>
        <w:t>Shareholders.</w:t>
      </w:r>
      <w:r w:rsidR="00FD49AF" w:rsidRPr="002D032B">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7B14D32D" w14:textId="491FD82E" w:rsidR="007B330D" w:rsidRPr="002D032B" w:rsidRDefault="007B330D" w:rsidP="007B330D">
      <w:pPr>
        <w:spacing w:before="240" w:after="240" w:line="240" w:lineRule="auto"/>
        <w:jc w:val="both"/>
        <w:outlineLvl w:val="0"/>
        <w:rPr>
          <w:rFonts w:ascii="Times New Roman" w:hAnsi="Times New Roman" w:cs="Times New Roman"/>
          <w:b/>
          <w:iCs/>
        </w:rPr>
      </w:pPr>
      <w:r>
        <w:rPr>
          <w:rFonts w:ascii="Times New Roman" w:hAnsi="Times New Roman" w:cs="Times New Roman"/>
          <w:b/>
          <w:iCs/>
        </w:rPr>
        <w:t>LISTING EXPENSES</w:t>
      </w:r>
    </w:p>
    <w:p w14:paraId="2455F3AF" w14:textId="29C48CA6" w:rsidR="007B330D" w:rsidRPr="007B330D" w:rsidRDefault="007B330D" w:rsidP="007B330D">
      <w:pPr>
        <w:snapToGrid w:val="0"/>
        <w:spacing w:before="240" w:after="240" w:line="240" w:lineRule="auto"/>
        <w:ind w:firstLine="720"/>
        <w:jc w:val="both"/>
        <w:rPr>
          <w:rFonts w:ascii="Times New Roman" w:eastAsia="Arial" w:hAnsi="Times New Roman" w:cs="Times New Roman"/>
          <w:iCs/>
        </w:rPr>
      </w:pPr>
      <w:r w:rsidRPr="007B330D">
        <w:rPr>
          <w:rFonts w:ascii="Times New Roman" w:eastAsia="Arial" w:hAnsi="Times New Roman" w:cs="Times New Roman"/>
          <w:iCs/>
        </w:rPr>
        <w:t>Listing expenses to be borne by us are estimated to be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(assuming an Offer Price of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per Share, being the mid-point of the indicative Offer Price range of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to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per Share), representing approximately </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of the estimate</w:t>
      </w:r>
      <w:r w:rsidR="004D22EF" w:rsidRPr="004D22EF">
        <w:rPr>
          <w:rFonts w:ascii="Times New Roman" w:eastAsia="Arial" w:hAnsi="Times New Roman" w:cs="Times New Roman" w:hint="eastAsia"/>
          <w:iCs/>
        </w:rPr>
        <w:t>d</w:t>
      </w:r>
      <w:r w:rsidRPr="007B330D">
        <w:rPr>
          <w:rFonts w:ascii="Times New Roman" w:eastAsia="Arial" w:hAnsi="Times New Roman" w:cs="Times New Roman"/>
          <w:iCs/>
        </w:rPr>
        <w:t xml:space="preserve"> gross proceeds from the Global Offering assuming no Shares are issued pursuant to the Over-allotment Option. The listing expenses consist of (</w:t>
      </w:r>
      <w:proofErr w:type="spellStart"/>
      <w:r w:rsidRPr="007B330D">
        <w:rPr>
          <w:rFonts w:ascii="Times New Roman" w:eastAsia="Arial" w:hAnsi="Times New Roman" w:cs="Times New Roman"/>
          <w:iCs/>
        </w:rPr>
        <w:t>i</w:t>
      </w:r>
      <w:proofErr w:type="spellEnd"/>
      <w:r w:rsidRPr="007B330D">
        <w:rPr>
          <w:rFonts w:ascii="Times New Roman" w:eastAsia="Arial" w:hAnsi="Times New Roman" w:cs="Times New Roman"/>
          <w:iCs/>
        </w:rPr>
        <w:t>) underwriting-related expenses, including underwriting commission,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and (ii) non-underwriting-related expenses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w:t>
      </w:r>
      <w:r w:rsidRPr="007B330D">
        <w:rPr>
          <w:rFonts w:ascii="Times New Roman" w:eastAsia="Arial" w:hAnsi="Times New Roman" w:cs="Times New Roman"/>
          <w:iCs/>
        </w:rPr>
        <w:t>comprising (a) fees and expenses of our legal advisors and reporting accountants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and (b) other fees and expenses of approximately HK$</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Among the total listing expenses, approximately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will be directly attributable to the issue of our Shares, which will be deducted from equity upon the completion of the Global Offering, and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has been expensed during the Track Record Period, and the remaining amount of approximately RMB</w:t>
      </w:r>
      <w:r w:rsidRPr="002D032B">
        <w:rPr>
          <w:rFonts w:ascii="Times New Roman" w:eastAsia="Arial" w:hAnsi="Times New Roman" w:cs="Times New Roman"/>
          <w:iCs/>
        </w:rPr>
        <w:t>[</w:t>
      </w:r>
      <w:r>
        <w:rPr>
          <w:rFonts w:ascii="Times New Roman" w:eastAsia="Arial" w:hAnsi="Times New Roman" w:cs="Times New Roman"/>
          <w:iCs/>
        </w:rPr>
        <w:t>●</w:t>
      </w:r>
      <w:r w:rsidRPr="002D032B">
        <w:rPr>
          <w:rFonts w:ascii="Times New Roman" w:eastAsia="Arial" w:hAnsi="Times New Roman" w:cs="Times New Roman"/>
          <w:iCs/>
        </w:rPr>
        <w:t>]</w:t>
      </w:r>
      <w:r w:rsidRPr="007B330D">
        <w:rPr>
          <w:rFonts w:ascii="Times New Roman" w:eastAsia="Arial" w:hAnsi="Times New Roman" w:cs="Times New Roman"/>
          <w:iCs/>
        </w:rPr>
        <w:t xml:space="preserve"> million is expected to be expensed upon the Listing. We do not believe any of the above fees or expenses are material or are unusually high to us</w:t>
      </w:r>
      <w:r w:rsidR="00150530" w:rsidRPr="007B330D">
        <w:rPr>
          <w:rFonts w:ascii="Times New Roman" w:eastAsia="Arial" w:hAnsi="Times New Roman" w:cs="Times New Roman"/>
          <w:iCs/>
        </w:rPr>
        <w:t>.</w:t>
      </w:r>
      <w:r w:rsidRPr="007B330D">
        <w:rPr>
          <w:rFonts w:ascii="Times New Roman" w:eastAsia="Arial" w:hAnsi="Times New Roman" w:cs="Times New Roman"/>
          <w:iCs/>
        </w:rPr>
        <w:t xml:space="preserve"> The listing expenses above are the latest practicable estimate for reference only, and the actual amount may differ from this estimate</w:t>
      </w:r>
    </w:p>
    <w:p w14:paraId="2DA0C4EA" w14:textId="744208BB" w:rsidR="00FD49AF" w:rsidRPr="002D032B" w:rsidRDefault="000B63C5" w:rsidP="005D6AA0">
      <w:pPr>
        <w:spacing w:before="240" w:after="240" w:line="240" w:lineRule="auto"/>
        <w:jc w:val="both"/>
        <w:outlineLvl w:val="0"/>
        <w:rPr>
          <w:rFonts w:ascii="Times New Roman" w:hAnsi="Times New Roman" w:cs="Times New Roman"/>
          <w:b/>
          <w:iCs/>
        </w:rPr>
      </w:pPr>
      <w:r w:rsidRPr="002D032B">
        <w:rPr>
          <w:rFonts w:ascii="Times New Roman" w:hAnsi="Times New Roman" w:cs="Times New Roman"/>
          <w:b/>
          <w:iCs/>
        </w:rPr>
        <w:t>UNAUDITED PRO FORMA ADJUSTED CONSOLIDATED NET TANGIBLE ASSETS</w:t>
      </w:r>
    </w:p>
    <w:p w14:paraId="0BAF0500" w14:textId="7B789DB3" w:rsidR="00FD49AF" w:rsidRDefault="000B63C5" w:rsidP="000B63C5">
      <w:pPr>
        <w:snapToGrid w:val="0"/>
        <w:spacing w:before="240" w:after="240" w:line="240" w:lineRule="auto"/>
        <w:ind w:firstLine="720"/>
        <w:jc w:val="both"/>
        <w:rPr>
          <w:rFonts w:ascii="Times New Roman" w:eastAsia="Arial" w:hAnsi="Times New Roman" w:cs="Times New Roman"/>
          <w:iCs/>
          <w:lang w:eastAsia="en-US"/>
        </w:rPr>
      </w:pPr>
      <w:r w:rsidRPr="000B63C5">
        <w:rPr>
          <w:rFonts w:ascii="Times New Roman" w:eastAsia="Arial" w:hAnsi="Times New Roman" w:cs="Times New Roman"/>
          <w:iCs/>
          <w:lang w:eastAsia="en-US"/>
        </w:rPr>
        <w:t>See “Appendix II — Unaudited Pro Forma Financial Information.”</w:t>
      </w:r>
    </w:p>
    <w:p w14:paraId="52909E13" w14:textId="77777777" w:rsidR="00622AA5" w:rsidRPr="002D032B" w:rsidRDefault="00622AA5" w:rsidP="00622AA5">
      <w:pPr>
        <w:jc w:val="both"/>
        <w:outlineLvl w:val="0"/>
        <w:rPr>
          <w:rFonts w:ascii="Times New Roman" w:hAnsi="Times New Roman" w:cs="Times New Roman"/>
          <w:b/>
          <w:iCs/>
        </w:rPr>
      </w:pPr>
      <w:r w:rsidRPr="002D032B">
        <w:rPr>
          <w:rFonts w:ascii="Times New Roman" w:hAnsi="Times New Roman" w:cs="Times New Roman"/>
          <w:b/>
          <w:iCs/>
        </w:rPr>
        <w:t>NO MATERIAL ADVERSE CHANGE</w:t>
      </w:r>
    </w:p>
    <w:p w14:paraId="75EE2491" w14:textId="78C69743" w:rsidR="00187F9E" w:rsidRPr="002D032B" w:rsidRDefault="000B63C5" w:rsidP="000B63C5">
      <w:pPr>
        <w:snapToGrid w:val="0"/>
        <w:spacing w:after="240" w:line="240" w:lineRule="auto"/>
        <w:ind w:firstLine="720"/>
        <w:jc w:val="both"/>
        <w:rPr>
          <w:rFonts w:ascii="Times New Roman" w:eastAsia="Arial" w:hAnsi="Times New Roman" w:cs="Times New Roman"/>
          <w:iCs/>
        </w:rPr>
      </w:pPr>
      <w:r w:rsidRPr="000B63C5">
        <w:rPr>
          <w:rFonts w:ascii="Times New Roman" w:eastAsia="Arial" w:hAnsi="Times New Roman" w:cs="Times New Roman"/>
          <w:iCs/>
        </w:rPr>
        <w:t xml:space="preserve">Our Directors confirm that, as of the date of this prospectus, there has been no material adverse change in our financial or trading position or prospects since </w:t>
      </w:r>
      <w:r>
        <w:rPr>
          <w:rFonts w:ascii="Times New Roman" w:eastAsia="Arial" w:hAnsi="Times New Roman" w:cs="Times New Roman"/>
          <w:iCs/>
        </w:rPr>
        <w:t>March</w:t>
      </w:r>
      <w:r w:rsidRPr="000B63C5">
        <w:rPr>
          <w:rFonts w:ascii="Times New Roman" w:eastAsia="Arial" w:hAnsi="Times New Roman" w:cs="Times New Roman"/>
          <w:iCs/>
        </w:rPr>
        <w:t xml:space="preserve"> 31, 202</w:t>
      </w:r>
      <w:r>
        <w:rPr>
          <w:rFonts w:ascii="Times New Roman" w:eastAsia="Arial" w:hAnsi="Times New Roman" w:cs="Times New Roman"/>
          <w:iCs/>
        </w:rPr>
        <w:t>6</w:t>
      </w:r>
      <w:r w:rsidRPr="000B63C5">
        <w:rPr>
          <w:rFonts w:ascii="Times New Roman" w:eastAsia="Arial" w:hAnsi="Times New Roman" w:cs="Times New Roman"/>
          <w:iCs/>
        </w:rPr>
        <w:t>, being the end date of the periods reported in Appendix I to this prospectus</w:t>
      </w:r>
      <w:r>
        <w:rPr>
          <w:rFonts w:ascii="Times New Roman" w:eastAsia="Arial" w:hAnsi="Times New Roman" w:cs="Times New Roman"/>
          <w:iCs/>
        </w:rPr>
        <w:t>,</w:t>
      </w:r>
      <w:r w:rsidRPr="000B63C5">
        <w:rPr>
          <w:rFonts w:ascii="Times New Roman" w:eastAsia="Arial" w:hAnsi="Times New Roman" w:cs="Times New Roman"/>
          <w:iCs/>
        </w:rPr>
        <w:t xml:space="preserve"> and there was no event since </w:t>
      </w:r>
      <w:r>
        <w:rPr>
          <w:rFonts w:ascii="Times New Roman" w:eastAsia="Arial" w:hAnsi="Times New Roman" w:cs="Times New Roman"/>
          <w:iCs/>
        </w:rPr>
        <w:t>March</w:t>
      </w:r>
      <w:r w:rsidRPr="000B63C5">
        <w:rPr>
          <w:rFonts w:ascii="Times New Roman" w:eastAsia="Arial" w:hAnsi="Times New Roman" w:cs="Times New Roman"/>
          <w:iCs/>
        </w:rPr>
        <w:t xml:space="preserve"> 31, 202</w:t>
      </w:r>
      <w:r>
        <w:rPr>
          <w:rFonts w:ascii="Times New Roman" w:eastAsia="Arial" w:hAnsi="Times New Roman" w:cs="Times New Roman"/>
          <w:iCs/>
        </w:rPr>
        <w:t>6</w:t>
      </w:r>
      <w:r w:rsidRPr="000B63C5">
        <w:rPr>
          <w:rFonts w:ascii="Times New Roman" w:eastAsia="Arial" w:hAnsi="Times New Roman" w:cs="Times New Roman"/>
          <w:iCs/>
        </w:rPr>
        <w:t xml:space="preserve"> that would materially affect the information as set out in the Accountants’ Report included in Appendix I to this prospectus.</w:t>
      </w:r>
      <w:r>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20A373CA" w14:textId="3E585019" w:rsidR="000B63C5" w:rsidRDefault="000B63C5" w:rsidP="000B63C5">
      <w:pPr>
        <w:jc w:val="both"/>
        <w:outlineLvl w:val="0"/>
        <w:rPr>
          <w:rFonts w:ascii="Times New Roman" w:hAnsi="Times New Roman" w:cs="Times New Roman"/>
          <w:b/>
          <w:iCs/>
        </w:rPr>
      </w:pPr>
      <w:r w:rsidRPr="000B63C5">
        <w:rPr>
          <w:rFonts w:ascii="Times New Roman" w:hAnsi="Times New Roman" w:cs="Times New Roman"/>
          <w:b/>
          <w:iCs/>
        </w:rPr>
        <w:t>DISCLOSURE UNDER RULES 13.13 TO 13.19 OF THE LISTING RULES</w:t>
      </w:r>
    </w:p>
    <w:p w14:paraId="6D19DBB8" w14:textId="5B4D581E" w:rsidR="000B63C5" w:rsidRPr="000B63C5" w:rsidRDefault="000B63C5" w:rsidP="000B63C5">
      <w:pPr>
        <w:snapToGrid w:val="0"/>
        <w:spacing w:after="240" w:line="240" w:lineRule="auto"/>
        <w:ind w:firstLine="720"/>
        <w:jc w:val="both"/>
        <w:rPr>
          <w:rFonts w:ascii="Times New Roman" w:eastAsia="Arial" w:hAnsi="Times New Roman" w:cs="Times New Roman"/>
          <w:iCs/>
        </w:rPr>
      </w:pPr>
      <w:r w:rsidRPr="000B63C5">
        <w:rPr>
          <w:rFonts w:ascii="Times New Roman" w:eastAsia="Arial" w:hAnsi="Times New Roman" w:cs="Times New Roman"/>
          <w:iCs/>
        </w:rPr>
        <w:t xml:space="preserve">Our </w:t>
      </w:r>
      <w:proofErr w:type="gramStart"/>
      <w:r w:rsidRPr="000B63C5">
        <w:rPr>
          <w:rFonts w:ascii="Times New Roman" w:eastAsia="Arial" w:hAnsi="Times New Roman" w:cs="Times New Roman"/>
          <w:iCs/>
        </w:rPr>
        <w:t>Directors</w:t>
      </w:r>
      <w:proofErr w:type="gramEnd"/>
      <w:r w:rsidRPr="000B63C5">
        <w:rPr>
          <w:rFonts w:ascii="Times New Roman" w:eastAsia="Arial" w:hAnsi="Times New Roman" w:cs="Times New Roman"/>
          <w:iCs/>
        </w:rPr>
        <w:t xml:space="preserve"> confirm that, as </w:t>
      </w:r>
      <w:proofErr w:type="gramStart"/>
      <w:r w:rsidRPr="000B63C5">
        <w:rPr>
          <w:rFonts w:ascii="Times New Roman" w:eastAsia="Arial" w:hAnsi="Times New Roman" w:cs="Times New Roman"/>
          <w:iCs/>
        </w:rPr>
        <w:t>of</w:t>
      </w:r>
      <w:proofErr w:type="gramEnd"/>
      <w:r w:rsidRPr="000B63C5">
        <w:rPr>
          <w:rFonts w:ascii="Times New Roman" w:eastAsia="Arial" w:hAnsi="Times New Roman" w:cs="Times New Roman"/>
          <w:iCs/>
        </w:rPr>
        <w:t xml:space="preserve"> the Latest Practicable Date, they were not aware of any circumstance that would give rise to a disclosure requirement under Rules 13.13 to 13.19 of the Listing Rules.</w:t>
      </w:r>
      <w:r>
        <w:rPr>
          <w:rFonts w:ascii="Times New Roman" w:eastAsia="Arial" w:hAnsi="Times New Roman" w:cs="Times New Roman"/>
          <w:iCs/>
        </w:rPr>
        <w:t xml:space="preserve"> </w:t>
      </w:r>
      <w:r w:rsidRPr="000B63C5">
        <w:rPr>
          <w:rFonts w:ascii="Times New Roman" w:eastAsia="Arial" w:hAnsi="Times New Roman" w:cs="Times New Roman"/>
          <w:b/>
          <w:bCs/>
          <w:i/>
          <w:highlight w:val="yellow"/>
        </w:rPr>
        <w:t>[Company to confirm]</w:t>
      </w:r>
    </w:p>
    <w:p w14:paraId="1E7A4DCD" w14:textId="7C448BF5" w:rsidR="00C00B84" w:rsidRPr="00B92633" w:rsidRDefault="00C00B84" w:rsidP="00C00B84">
      <w:pPr>
        <w:snapToGrid w:val="0"/>
        <w:spacing w:after="240" w:line="240" w:lineRule="auto"/>
        <w:jc w:val="both"/>
        <w:rPr>
          <w:rFonts w:ascii="Times New Roman" w:hAnsi="Times New Roman" w:cs="Times New Roman"/>
          <w:b/>
          <w:i/>
        </w:rPr>
      </w:pPr>
    </w:p>
    <w:p w14:paraId="0F16A65E" w14:textId="77777777" w:rsidR="000B7010" w:rsidRPr="00E30706" w:rsidRDefault="000B7010" w:rsidP="00C00B84">
      <w:pPr>
        <w:snapToGrid w:val="0"/>
        <w:spacing w:after="240" w:line="240" w:lineRule="auto"/>
        <w:jc w:val="both"/>
        <w:rPr>
          <w:rFonts w:ascii="Times New Roman" w:hAnsi="Times New Roman" w:cs="Times New Roman"/>
          <w:iCs/>
        </w:rPr>
      </w:pPr>
    </w:p>
    <w:sectPr w:rsidR="000B7010" w:rsidRPr="00E30706" w:rsidSect="005F2E23">
      <w:headerReference w:type="default" r:id="rId13"/>
      <w:footerReference w:type="even" r:id="rId14"/>
      <w:footerReference w:type="default" r:id="rId15"/>
      <w:pgSz w:w="11907" w:h="16839"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iang, Yan" w:date="2026-05-28T00:32:00Z" w:initials="YL">
    <w:p w14:paraId="76934E32" w14:textId="04511060" w:rsidR="00BA1B08" w:rsidRDefault="00BA1B08">
      <w:pPr>
        <w:pStyle w:val="CommentText"/>
        <w:rPr>
          <w:rFonts w:hint="eastAsia"/>
        </w:rPr>
      </w:pPr>
      <w:r>
        <w:rPr>
          <w:rStyle w:val="CommentReference"/>
        </w:rPr>
        <w:annotationRef/>
      </w:r>
      <w:r>
        <w:rPr>
          <w:rFonts w:hint="eastAsia"/>
        </w:rPr>
        <w:t>Pls check format throughout the document. Paragraphs need to be justified.</w:t>
      </w:r>
    </w:p>
  </w:comment>
  <w:comment w:id="2" w:author="Kirkland" w:date="2026-05-20T17:10:00Z" w:initials="Kirkland">
    <w:p w14:paraId="4FED9EAF" w14:textId="23B677BE" w:rsidR="00E45FD8" w:rsidRDefault="00E45FD8">
      <w:pPr>
        <w:pStyle w:val="CommentText"/>
      </w:pPr>
      <w:r>
        <w:rPr>
          <w:rStyle w:val="CommentReference"/>
        </w:rPr>
        <w:annotationRef/>
      </w:r>
      <w:r w:rsidR="00307E21">
        <w:rPr>
          <w:rFonts w:hint="eastAsia"/>
        </w:rPr>
        <w:t>23</w:t>
      </w:r>
      <w:r w:rsidR="00307E21">
        <w:rPr>
          <w:rFonts w:hint="eastAsia"/>
        </w:rPr>
        <w:t>非全年</w:t>
      </w:r>
      <w:r>
        <w:rPr>
          <w:rFonts w:hint="eastAsia"/>
        </w:rPr>
        <w:t>，后续表头可能还得改一下，先跟着审计报告这样写了</w:t>
      </w:r>
    </w:p>
  </w:comment>
  <w:comment w:id="5" w:author="Liang, Yan" w:date="2026-05-28T00:33:00Z" w:initials="YL">
    <w:p w14:paraId="712AD1F8" w14:textId="386A9C1E" w:rsidR="00BA1B08" w:rsidRDefault="00BA1B08">
      <w:pPr>
        <w:pStyle w:val="CommentText"/>
        <w:rPr>
          <w:rFonts w:hint="eastAsia"/>
        </w:rPr>
      </w:pPr>
      <w:r>
        <w:rPr>
          <w:rStyle w:val="CommentReference"/>
        </w:rPr>
        <w:annotationRef/>
      </w:r>
      <w:r>
        <w:rPr>
          <w:rFonts w:hint="eastAsia"/>
        </w:rPr>
        <w:t>Let</w:t>
      </w:r>
      <w:r>
        <w:t>’</w:t>
      </w:r>
      <w:r>
        <w:rPr>
          <w:rFonts w:hint="eastAsia"/>
        </w:rPr>
        <w:t xml:space="preserve">s change these to </w:t>
      </w:r>
      <w:proofErr w:type="spellStart"/>
      <w:r>
        <w:rPr>
          <w:rFonts w:hint="eastAsia"/>
        </w:rPr>
        <w:t>em</w:t>
      </w:r>
      <w:proofErr w:type="spellEnd"/>
      <w:r>
        <w:rPr>
          <w:rFonts w:hint="eastAsia"/>
        </w:rPr>
        <w:t xml:space="preserve"> dash globally</w:t>
      </w:r>
    </w:p>
  </w:comment>
  <w:comment w:id="10" w:author="Liang, Yan" w:date="2026-05-28T00:36:00Z" w:initials="YL">
    <w:p w14:paraId="3308C043" w14:textId="5A940DEC" w:rsidR="00BA1B08" w:rsidRDefault="00BA1B08">
      <w:pPr>
        <w:pStyle w:val="CommentText"/>
        <w:rPr>
          <w:rFonts w:hint="eastAsia"/>
        </w:rPr>
      </w:pPr>
      <w:r>
        <w:rPr>
          <w:rStyle w:val="CommentReference"/>
        </w:rPr>
        <w:annotationRef/>
      </w:r>
      <w:r>
        <w:rPr>
          <w:rFonts w:hint="eastAsia"/>
        </w:rPr>
        <w:t>Let</w:t>
      </w:r>
      <w:r>
        <w:t>’</w:t>
      </w:r>
      <w:r>
        <w:rPr>
          <w:rFonts w:hint="eastAsia"/>
        </w:rPr>
        <w:t>s spell it out when it first time appears in the section</w:t>
      </w:r>
    </w:p>
  </w:comment>
  <w:comment w:id="11" w:author="Liang, Yan" w:date="2026-05-28T00:37:00Z" w:initials="YL">
    <w:p w14:paraId="1636F098" w14:textId="0E2B5434" w:rsidR="00BA1B08" w:rsidRDefault="00BA1B08">
      <w:pPr>
        <w:pStyle w:val="CommentText"/>
        <w:rPr>
          <w:rFonts w:hint="eastAsia"/>
        </w:rPr>
      </w:pPr>
      <w:r>
        <w:rPr>
          <w:rStyle w:val="CommentReference"/>
        </w:rPr>
        <w:annotationRef/>
      </w:r>
      <w:r>
        <w:t>L</w:t>
      </w:r>
      <w:r>
        <w:rPr>
          <w:rFonts w:hint="eastAsia"/>
        </w:rPr>
        <w:t>et</w:t>
      </w:r>
      <w:r>
        <w:t>’</w:t>
      </w:r>
      <w:r>
        <w:rPr>
          <w:rFonts w:hint="eastAsia"/>
        </w:rPr>
        <w:t>s add percentage of the total revenue here. Same for R&amp;D and admin expenses</w:t>
      </w:r>
    </w:p>
  </w:comment>
  <w:comment w:id="16" w:author="Liang, Yan" w:date="2026-05-28T00:38:00Z" w:initials="YL">
    <w:p w14:paraId="1A36877D" w14:textId="1E7BF2A6" w:rsidR="00BA1B08" w:rsidRDefault="00BA1B08">
      <w:pPr>
        <w:pStyle w:val="CommentText"/>
        <w:rPr>
          <w:rFonts w:hint="eastAsia"/>
        </w:rPr>
      </w:pPr>
      <w:r>
        <w:rPr>
          <w:rStyle w:val="CommentReference"/>
        </w:rPr>
        <w:annotationRef/>
      </w:r>
      <w:r>
        <w:rPr>
          <w:rFonts w:hint="eastAsia"/>
        </w:rPr>
        <w:t>Please global change.</w:t>
      </w:r>
    </w:p>
  </w:comment>
  <w:comment w:id="18" w:author="Liang, Yan" w:date="2026-05-28T00:39:00Z" w:initials="YL">
    <w:p w14:paraId="61F3A46B" w14:textId="2F5A34F5" w:rsidR="00034442" w:rsidRDefault="00034442">
      <w:pPr>
        <w:pStyle w:val="CommentText"/>
        <w:rPr>
          <w:rFonts w:hint="eastAsia"/>
        </w:rPr>
      </w:pPr>
      <w:r>
        <w:rPr>
          <w:rStyle w:val="CommentReference"/>
        </w:rPr>
        <w:annotationRef/>
      </w:r>
      <w:r>
        <w:t>L</w:t>
      </w:r>
      <w:r>
        <w:rPr>
          <w:rFonts w:hint="eastAsia"/>
        </w:rPr>
        <w:t>et</w:t>
      </w:r>
      <w:r>
        <w:t>’</w:t>
      </w:r>
      <w:r>
        <w:rPr>
          <w:rFonts w:hint="eastAsia"/>
        </w:rPr>
        <w:t>s review to RMBXX thousand</w:t>
      </w:r>
    </w:p>
  </w:comment>
  <w:comment w:id="24" w:author="Liang, Yan" w:date="2026-05-28T00:40:00Z" w:initials="YL">
    <w:p w14:paraId="08BB5890" w14:textId="0C70A998" w:rsidR="00034442" w:rsidRDefault="00034442">
      <w:pPr>
        <w:pStyle w:val="CommentText"/>
        <w:rPr>
          <w:rFonts w:hint="eastAsia"/>
        </w:rPr>
      </w:pPr>
      <w:r>
        <w:rPr>
          <w:rStyle w:val="CommentReference"/>
        </w:rPr>
        <w:annotationRef/>
      </w:r>
      <w:r>
        <w:rPr>
          <w:rFonts w:hint="eastAsia"/>
        </w:rPr>
        <w:t xml:space="preserve">When supplementing analysis per FDD, please also refer to the tone in </w:t>
      </w:r>
      <w:proofErr w:type="spellStart"/>
      <w:r>
        <w:rPr>
          <w:rFonts w:hint="eastAsia"/>
        </w:rPr>
        <w:t>Infrawaves</w:t>
      </w:r>
      <w:proofErr w:type="spellEnd"/>
    </w:p>
  </w:comment>
  <w:comment w:id="30" w:author="Kirkland" w:date="2026-05-20T16:49:00Z" w:initials="Kirkland">
    <w:p w14:paraId="70FD3135" w14:textId="6877C3E6" w:rsidR="004B5D08" w:rsidRDefault="004B5D08">
      <w:pPr>
        <w:pStyle w:val="CommentText"/>
      </w:pPr>
      <w:r>
        <w:rPr>
          <w:rStyle w:val="CommentReference"/>
        </w:rPr>
        <w:annotationRef/>
      </w:r>
      <w:r>
        <w:rPr>
          <w:rFonts w:hint="eastAsia"/>
        </w:rPr>
        <w:t>23-25 AR</w:t>
      </w:r>
      <w:r>
        <w:rPr>
          <w:rFonts w:hint="eastAsia"/>
        </w:rPr>
        <w:t>没</w:t>
      </w:r>
      <w:r w:rsidR="00CF1F3E">
        <w:rPr>
          <w:rFonts w:hint="eastAsia"/>
        </w:rPr>
        <w:t>有</w:t>
      </w:r>
      <w:r>
        <w:rPr>
          <w:rFonts w:hint="eastAsia"/>
        </w:rPr>
        <w:t>inventories</w:t>
      </w:r>
      <w:r w:rsidR="00CF1F3E">
        <w:rPr>
          <w:rFonts w:hint="eastAsia"/>
        </w:rPr>
        <w:t>这个</w:t>
      </w:r>
      <w:r w:rsidR="00CF1F3E">
        <w:rPr>
          <w:rFonts w:hint="eastAsia"/>
        </w:rPr>
        <w:t>item</w:t>
      </w:r>
      <w:r>
        <w:rPr>
          <w:rFonts w:hint="eastAsia"/>
        </w:rPr>
        <w:t>，不确定是不是</w:t>
      </w:r>
      <w:r>
        <w:rPr>
          <w:rFonts w:hint="eastAsia"/>
        </w:rPr>
        <w:t>nil</w:t>
      </w:r>
    </w:p>
  </w:comment>
  <w:comment w:id="29" w:author="Liang, Yan" w:date="2026-05-28T00:42:00Z" w:initials="YL">
    <w:p w14:paraId="7E1749FE" w14:textId="3B00B046" w:rsidR="00034442" w:rsidRDefault="00034442">
      <w:pPr>
        <w:pStyle w:val="CommentText"/>
        <w:rPr>
          <w:rFonts w:hint="eastAsia"/>
        </w:rPr>
      </w:pPr>
      <w:r>
        <w:rPr>
          <w:rStyle w:val="CommentReference"/>
        </w:rPr>
        <w:annotationRef/>
      </w:r>
      <w:r>
        <w:rPr>
          <w:rFonts w:hint="eastAsia"/>
        </w:rPr>
        <w:t>Let</w:t>
      </w:r>
      <w:r>
        <w:t>’</w:t>
      </w:r>
      <w:r>
        <w:rPr>
          <w:rFonts w:hint="eastAsia"/>
        </w:rPr>
        <w:t xml:space="preserve">s put </w:t>
      </w:r>
      <w:proofErr w:type="spellStart"/>
      <w:r>
        <w:rPr>
          <w:rFonts w:hint="eastAsia"/>
        </w:rPr>
        <w:t>em</w:t>
      </w:r>
      <w:proofErr w:type="spellEnd"/>
      <w:r>
        <w:rPr>
          <w:rFonts w:hint="eastAsia"/>
        </w:rPr>
        <w:t xml:space="preserve"> dash here first</w:t>
      </w:r>
    </w:p>
  </w:comment>
  <w:comment w:id="32" w:author="Kirkland" w:date="2026-05-20T16:50:00Z" w:initials="Kirkland">
    <w:p w14:paraId="0FBE074E" w14:textId="0FB45D8F" w:rsidR="004B5D08" w:rsidRDefault="004B5D08">
      <w:pPr>
        <w:pStyle w:val="CommentText"/>
      </w:pPr>
      <w:r>
        <w:rPr>
          <w:rStyle w:val="CommentReference"/>
        </w:rPr>
        <w:annotationRef/>
      </w:r>
      <w:r>
        <w:rPr>
          <w:rFonts w:hint="eastAsia"/>
        </w:rPr>
        <w:t>26</w:t>
      </w:r>
      <w:r>
        <w:rPr>
          <w:rFonts w:hint="eastAsia"/>
        </w:rPr>
        <w:t>主表</w:t>
      </w:r>
      <w:r w:rsidR="00CF1F3E">
        <w:rPr>
          <w:rFonts w:hint="eastAsia"/>
        </w:rPr>
        <w:t>没有</w:t>
      </w:r>
      <w:r>
        <w:rPr>
          <w:rFonts w:hint="eastAsia"/>
        </w:rPr>
        <w:t>contract costs</w:t>
      </w:r>
      <w:r w:rsidR="00CF1F3E">
        <w:rPr>
          <w:rFonts w:hint="eastAsia"/>
        </w:rPr>
        <w:t>这个</w:t>
      </w:r>
      <w:r w:rsidR="00CF1F3E">
        <w:rPr>
          <w:rFonts w:hint="eastAsia"/>
        </w:rPr>
        <w:t>item</w:t>
      </w:r>
      <w:r>
        <w:rPr>
          <w:rFonts w:hint="eastAsia"/>
        </w:rPr>
        <w:t>，不确定是不是</w:t>
      </w:r>
      <w:r>
        <w:rPr>
          <w:rFonts w:hint="eastAsia"/>
        </w:rPr>
        <w:t>nil</w:t>
      </w:r>
      <w:r w:rsidR="00CF1F3E">
        <w:t xml:space="preserve">. </w:t>
      </w:r>
    </w:p>
  </w:comment>
  <w:comment w:id="33" w:author="Liang, Yan" w:date="2026-05-28T00:43:00Z" w:initials="YL">
    <w:p w14:paraId="03DD35CE" w14:textId="073D4B84" w:rsidR="00034442" w:rsidRDefault="00034442">
      <w:pPr>
        <w:pStyle w:val="CommentText"/>
        <w:rPr>
          <w:rFonts w:hint="eastAsia"/>
        </w:rPr>
      </w:pPr>
      <w:r>
        <w:rPr>
          <w:rStyle w:val="CommentReference"/>
        </w:rPr>
        <w:annotationRef/>
      </w:r>
      <w:r>
        <w:rPr>
          <w:rFonts w:hint="eastAsia"/>
        </w:rPr>
        <w:t>Same as above</w:t>
      </w:r>
    </w:p>
  </w:comment>
  <w:comment w:id="37" w:author="Liang, Yan" w:date="2026-05-28T00:44:00Z" w:initials="YL">
    <w:p w14:paraId="2CDE7818" w14:textId="77777777" w:rsidR="002956B5" w:rsidRDefault="002956B5">
      <w:pPr>
        <w:pStyle w:val="CommentText"/>
      </w:pPr>
      <w:r>
        <w:rPr>
          <w:rStyle w:val="CommentReference"/>
        </w:rPr>
        <w:annotationRef/>
      </w:r>
      <w:r>
        <w:rPr>
          <w:rFonts w:hint="eastAsia"/>
        </w:rPr>
        <w:t>The highlighted items need to be discussed below.</w:t>
      </w:r>
    </w:p>
    <w:p w14:paraId="222DC33A" w14:textId="77777777" w:rsidR="002956B5" w:rsidRDefault="002956B5">
      <w:pPr>
        <w:pStyle w:val="CommentText"/>
      </w:pPr>
    </w:p>
    <w:p w14:paraId="52C42421" w14:textId="40424467" w:rsidR="002956B5" w:rsidRDefault="002956B5">
      <w:pPr>
        <w:pStyle w:val="CommentText"/>
        <w:rPr>
          <w:rFonts w:hint="eastAsia"/>
        </w:rPr>
      </w:pPr>
      <w:r>
        <w:rPr>
          <w:rFonts w:hint="eastAsia"/>
        </w:rPr>
        <w:t>For lease liabilities and financial liabilities on shares with preferential rights, let</w:t>
      </w:r>
      <w:r>
        <w:t>’</w:t>
      </w:r>
      <w:r>
        <w:rPr>
          <w:rFonts w:hint="eastAsia"/>
        </w:rPr>
        <w:t>s put the discussion in Indebtedness.</w:t>
      </w:r>
    </w:p>
  </w:comment>
  <w:comment w:id="38" w:author="Liang, Yan" w:date="2026-05-28T00:45:00Z" w:initials="YL">
    <w:p w14:paraId="6F8BC1CA" w14:textId="508EAB56" w:rsidR="002956B5" w:rsidRDefault="002956B5">
      <w:pPr>
        <w:pStyle w:val="CommentText"/>
        <w:rPr>
          <w:rFonts w:hint="eastAsia"/>
        </w:rPr>
      </w:pPr>
      <w:r>
        <w:rPr>
          <w:rStyle w:val="CommentReference"/>
        </w:rPr>
        <w:annotationRef/>
      </w:r>
      <w:r>
        <w:rPr>
          <w:rFonts w:hint="eastAsia"/>
        </w:rPr>
        <w:t>Let</w:t>
      </w:r>
      <w:r>
        <w:t>’</w:t>
      </w:r>
      <w:r>
        <w:rPr>
          <w:rFonts w:hint="eastAsia"/>
        </w:rPr>
        <w:t>s add elaboration on what electronic equipment the company has</w:t>
      </w:r>
    </w:p>
  </w:comment>
  <w:comment w:id="39" w:author="Liang, Yan" w:date="2026-05-28T00:45:00Z" w:initials="YL">
    <w:p w14:paraId="0D52B6A3" w14:textId="52E94A30" w:rsidR="002956B5" w:rsidRDefault="002956B5">
      <w:pPr>
        <w:pStyle w:val="CommentText"/>
        <w:rPr>
          <w:rFonts w:hint="eastAsia"/>
        </w:rPr>
      </w:pPr>
      <w:r>
        <w:rPr>
          <w:rStyle w:val="CommentReference"/>
        </w:rPr>
        <w:annotationRef/>
      </w:r>
      <w:r>
        <w:rPr>
          <w:rFonts w:hint="eastAsia"/>
        </w:rPr>
        <w:t>Let</w:t>
      </w:r>
      <w:r>
        <w:t>’</w:t>
      </w:r>
      <w:r>
        <w:rPr>
          <w:rFonts w:hint="eastAsia"/>
        </w:rPr>
        <w:t>s elaborate</w:t>
      </w:r>
    </w:p>
  </w:comment>
  <w:comment w:id="41" w:author="Kirkland" w:date="2026-05-20T17:09:00Z" w:initials="Kirkland">
    <w:p w14:paraId="6E7ABC32" w14:textId="05A96E00" w:rsidR="00E45FD8" w:rsidRDefault="00E45FD8">
      <w:pPr>
        <w:pStyle w:val="CommentText"/>
      </w:pPr>
      <w:r>
        <w:rPr>
          <w:rStyle w:val="CommentReference"/>
        </w:rPr>
        <w:annotationRef/>
      </w:r>
      <w:r>
        <w:rPr>
          <w:rFonts w:hint="eastAsia"/>
        </w:rPr>
        <w:t>23</w:t>
      </w:r>
      <w:r>
        <w:rPr>
          <w:rFonts w:hint="eastAsia"/>
        </w:rPr>
        <w:t>年非全年</w:t>
      </w:r>
    </w:p>
  </w:comment>
  <w:comment w:id="42" w:author="Liang, Yan" w:date="2026-05-28T00:47:00Z" w:initials="YL">
    <w:p w14:paraId="584C2B5F" w14:textId="774D3DA3" w:rsidR="002956B5" w:rsidRDefault="002956B5">
      <w:pPr>
        <w:pStyle w:val="CommentText"/>
        <w:rPr>
          <w:rFonts w:hint="eastAsia"/>
        </w:rPr>
      </w:pPr>
      <w:r>
        <w:rPr>
          <w:rStyle w:val="CommentReference"/>
        </w:rPr>
        <w:annotationRef/>
      </w:r>
      <w:r>
        <w:rPr>
          <w:rFonts w:hint="eastAsia"/>
        </w:rPr>
        <w:t>Let</w:t>
      </w:r>
      <w:r>
        <w:t>’</w:t>
      </w:r>
      <w:r>
        <w:rPr>
          <w:rFonts w:hint="eastAsia"/>
        </w:rPr>
        <w:t>s add typical credit terms granted to customers</w:t>
      </w:r>
    </w:p>
  </w:comment>
  <w:comment w:id="43" w:author="Liang, Yan" w:date="2026-05-28T00:48:00Z" w:initials="YL">
    <w:p w14:paraId="0D17F534" w14:textId="213579C1" w:rsidR="002956B5" w:rsidRDefault="002956B5">
      <w:pPr>
        <w:pStyle w:val="CommentText"/>
        <w:rPr>
          <w:rFonts w:hint="eastAsia"/>
        </w:rPr>
      </w:pPr>
      <w:r>
        <w:rPr>
          <w:rStyle w:val="CommentReference"/>
        </w:rPr>
        <w:annotationRef/>
      </w:r>
      <w:r>
        <w:rPr>
          <w:rFonts w:hint="eastAsia"/>
        </w:rPr>
        <w:t xml:space="preserve">We need to elaborate on the nature of each item. Please refer to </w:t>
      </w:r>
      <w:proofErr w:type="spellStart"/>
      <w:r>
        <w:rPr>
          <w:rFonts w:hint="eastAsia"/>
        </w:rPr>
        <w:t>Infrawaves</w:t>
      </w:r>
      <w:proofErr w:type="spellEnd"/>
      <w:r>
        <w:rPr>
          <w:rFonts w:hint="eastAsia"/>
        </w:rPr>
        <w:t xml:space="preserve"> and Wuxi XDC</w:t>
      </w:r>
    </w:p>
  </w:comment>
  <w:comment w:id="44" w:author="Liang, Yan" w:date="2026-05-28T00:48:00Z" w:initials="YL">
    <w:p w14:paraId="273802C8" w14:textId="04F2B6D7" w:rsidR="002956B5" w:rsidRDefault="002956B5">
      <w:pPr>
        <w:pStyle w:val="CommentText"/>
        <w:rPr>
          <w:rFonts w:hint="eastAsia"/>
        </w:rPr>
      </w:pPr>
      <w:r>
        <w:rPr>
          <w:rStyle w:val="CommentReference"/>
        </w:rPr>
        <w:annotationRef/>
      </w:r>
      <w:r>
        <w:rPr>
          <w:rFonts w:hint="eastAsia"/>
        </w:rPr>
        <w:t>Please add typical credit term granted by suppliers</w:t>
      </w:r>
    </w:p>
  </w:comment>
  <w:comment w:id="45" w:author="Liang, Yan" w:date="2026-05-28T00:50:00Z" w:initials="YL">
    <w:p w14:paraId="00B4BC75" w14:textId="557BA1EB" w:rsidR="0020753A" w:rsidRDefault="0020753A">
      <w:pPr>
        <w:pStyle w:val="CommentText"/>
        <w:rPr>
          <w:rFonts w:hint="eastAsia"/>
        </w:rPr>
      </w:pPr>
      <w:r>
        <w:rPr>
          <w:rStyle w:val="CommentReference"/>
        </w:rPr>
        <w:annotationRef/>
      </w:r>
      <w:r>
        <w:rPr>
          <w:rFonts w:hint="eastAsia"/>
        </w:rPr>
        <w:t xml:space="preserve">We need to add the nature of this item, how the financial liabilities are valued, as well as the statement that this will convert to equity upon listing. Please see </w:t>
      </w:r>
      <w:proofErr w:type="spellStart"/>
      <w:r>
        <w:rPr>
          <w:rFonts w:hint="eastAsia"/>
        </w:rPr>
        <w:t>Infrawaves</w:t>
      </w:r>
      <w:proofErr w:type="spellEnd"/>
    </w:p>
  </w:comment>
  <w:comment w:id="56" w:author="Liang, Yan" w:date="2026-05-28T00:52:00Z" w:initials="YL">
    <w:p w14:paraId="4E24BD82" w14:textId="74164BF9" w:rsidR="0020753A" w:rsidRDefault="0020753A">
      <w:pPr>
        <w:pStyle w:val="CommentText"/>
        <w:rPr>
          <w:rFonts w:hint="eastAsia"/>
        </w:rPr>
      </w:pPr>
      <w:r>
        <w:rPr>
          <w:rStyle w:val="CommentReference"/>
        </w:rPr>
        <w:annotationRef/>
      </w:r>
      <w:r>
        <w:rPr>
          <w:rFonts w:hint="eastAsia"/>
        </w:rPr>
        <w:t>Let</w:t>
      </w:r>
      <w:r>
        <w:t>’</w:t>
      </w:r>
      <w:r>
        <w:rPr>
          <w:rFonts w:hint="eastAsia"/>
        </w:rPr>
        <w:t>s refer to accountants</w:t>
      </w:r>
      <w:r>
        <w:t>’</w:t>
      </w:r>
      <w:r>
        <w:rPr>
          <w:rFonts w:hint="eastAsia"/>
        </w:rPr>
        <w:t xml:space="preserve"> report like most projects.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6934E32" w15:done="0"/>
  <w15:commentEx w15:paraId="4FED9EAF" w15:done="1"/>
  <w15:commentEx w15:paraId="712AD1F8" w15:done="0"/>
  <w15:commentEx w15:paraId="3308C043" w15:done="0"/>
  <w15:commentEx w15:paraId="1636F098" w15:done="0"/>
  <w15:commentEx w15:paraId="1A36877D" w15:done="0"/>
  <w15:commentEx w15:paraId="61F3A46B" w15:done="0"/>
  <w15:commentEx w15:paraId="08BB5890" w15:done="0"/>
  <w15:commentEx w15:paraId="70FD3135" w15:done="0"/>
  <w15:commentEx w15:paraId="7E1749FE" w15:paraIdParent="70FD3135" w15:done="0"/>
  <w15:commentEx w15:paraId="0FBE074E" w15:done="0"/>
  <w15:commentEx w15:paraId="03DD35CE" w15:paraIdParent="0FBE074E" w15:done="0"/>
  <w15:commentEx w15:paraId="52C42421" w15:done="0"/>
  <w15:commentEx w15:paraId="6F8BC1CA" w15:done="0"/>
  <w15:commentEx w15:paraId="0D52B6A3" w15:done="0"/>
  <w15:commentEx w15:paraId="6E7ABC32" w15:done="0"/>
  <w15:commentEx w15:paraId="584C2B5F" w15:done="0"/>
  <w15:commentEx w15:paraId="0D17F534" w15:done="0"/>
  <w15:commentEx w15:paraId="273802C8" w15:done="0"/>
  <w15:commentEx w15:paraId="00B4BC75" w15:done="0"/>
  <w15:commentEx w15:paraId="4E24BD8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DC97347" w16cex:dateUtc="2026-05-27T16:32:00Z"/>
  <w16cex:commentExtensible w16cex:durableId="77B85102" w16cex:dateUtc="2026-05-20T09:10:00Z"/>
  <w16cex:commentExtensible w16cex:durableId="505A3A5B" w16cex:dateUtc="2026-05-27T16:33:00Z"/>
  <w16cex:commentExtensible w16cex:durableId="5D7D896F" w16cex:dateUtc="2026-05-27T16:36:00Z"/>
  <w16cex:commentExtensible w16cex:durableId="702CC0EC" w16cex:dateUtc="2026-05-27T16:37:00Z"/>
  <w16cex:commentExtensible w16cex:durableId="13936C54" w16cex:dateUtc="2026-05-27T16:38:00Z"/>
  <w16cex:commentExtensible w16cex:durableId="5514914E" w16cex:dateUtc="2026-05-27T16:39:00Z"/>
  <w16cex:commentExtensible w16cex:durableId="7AB7BD62" w16cex:dateUtc="2026-05-27T16:40:00Z"/>
  <w16cex:commentExtensible w16cex:durableId="1C31ED0C" w16cex:dateUtc="2026-05-20T08:49:00Z"/>
  <w16cex:commentExtensible w16cex:durableId="5CC64318" w16cex:dateUtc="2026-05-27T16:42:00Z"/>
  <w16cex:commentExtensible w16cex:durableId="311653BA" w16cex:dateUtc="2026-05-20T08:50:00Z"/>
  <w16cex:commentExtensible w16cex:durableId="15D2018B" w16cex:dateUtc="2026-05-27T16:43:00Z"/>
  <w16cex:commentExtensible w16cex:durableId="0BD8B1B2" w16cex:dateUtc="2026-05-27T16:44:00Z"/>
  <w16cex:commentExtensible w16cex:durableId="30592756" w16cex:dateUtc="2026-05-27T16:45:00Z"/>
  <w16cex:commentExtensible w16cex:durableId="17BFDE8A" w16cex:dateUtc="2026-05-27T16:45:00Z"/>
  <w16cex:commentExtensible w16cex:durableId="25F449B8" w16cex:dateUtc="2026-05-20T09:09:00Z"/>
  <w16cex:commentExtensible w16cex:durableId="7F7D3AC6" w16cex:dateUtc="2026-05-27T16:47:00Z"/>
  <w16cex:commentExtensible w16cex:durableId="1F7D9FE0" w16cex:dateUtc="2026-05-27T16:48:00Z"/>
  <w16cex:commentExtensible w16cex:durableId="7693D644" w16cex:dateUtc="2026-05-27T16:48:00Z"/>
  <w16cex:commentExtensible w16cex:durableId="712A9A37" w16cex:dateUtc="2026-05-27T16:50:00Z"/>
  <w16cex:commentExtensible w16cex:durableId="787E36C5" w16cex:dateUtc="2026-05-27T16: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6934E32" w16cid:durableId="1DC97347"/>
  <w16cid:commentId w16cid:paraId="4FED9EAF" w16cid:durableId="77B85102"/>
  <w16cid:commentId w16cid:paraId="712AD1F8" w16cid:durableId="505A3A5B"/>
  <w16cid:commentId w16cid:paraId="3308C043" w16cid:durableId="5D7D896F"/>
  <w16cid:commentId w16cid:paraId="1636F098" w16cid:durableId="702CC0EC"/>
  <w16cid:commentId w16cid:paraId="1A36877D" w16cid:durableId="13936C54"/>
  <w16cid:commentId w16cid:paraId="61F3A46B" w16cid:durableId="5514914E"/>
  <w16cid:commentId w16cid:paraId="08BB5890" w16cid:durableId="7AB7BD62"/>
  <w16cid:commentId w16cid:paraId="70FD3135" w16cid:durableId="1C31ED0C"/>
  <w16cid:commentId w16cid:paraId="7E1749FE" w16cid:durableId="5CC64318"/>
  <w16cid:commentId w16cid:paraId="0FBE074E" w16cid:durableId="311653BA"/>
  <w16cid:commentId w16cid:paraId="03DD35CE" w16cid:durableId="15D2018B"/>
  <w16cid:commentId w16cid:paraId="52C42421" w16cid:durableId="0BD8B1B2"/>
  <w16cid:commentId w16cid:paraId="6F8BC1CA" w16cid:durableId="30592756"/>
  <w16cid:commentId w16cid:paraId="0D52B6A3" w16cid:durableId="17BFDE8A"/>
  <w16cid:commentId w16cid:paraId="6E7ABC32" w16cid:durableId="25F449B8"/>
  <w16cid:commentId w16cid:paraId="584C2B5F" w16cid:durableId="7F7D3AC6"/>
  <w16cid:commentId w16cid:paraId="0D17F534" w16cid:durableId="1F7D9FE0"/>
  <w16cid:commentId w16cid:paraId="273802C8" w16cid:durableId="7693D644"/>
  <w16cid:commentId w16cid:paraId="00B4BC75" w16cid:durableId="712A9A37"/>
  <w16cid:commentId w16cid:paraId="4E24BD82" w16cid:durableId="787E36C5"/>
</w16cid:commentsIds>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 wne:kcmPrimary="0639">
      <wne:acd wne:acdName="acd8"/>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Manifest>
  </wne:toolbars>
  <wne:acds>
    <wne:acd wne:argValue="AgBBAGcAcgBlAGUAbQBlAG4AdAAgADEA" wne:acdName="acd0" wne:fciIndexBasedOn="0065"/>
    <wne:acd wne:argValue="AgBBAGcAcgBlAGUAbQBlAG4AdAAgADIA" wne:acdName="acd1" wne:fciIndexBasedOn="0065"/>
    <wne:acd wne:argValue="AgBBAGcAcgBlAGUAbQBlAG4AdAAgADMA" wne:acdName="acd2" wne:fciIndexBasedOn="0065"/>
    <wne:acd wne:argValue="AgBBAGcAcgBlAGUAbQBlAG4AdAAgADQA" wne:acdName="acd3" wne:fciIndexBasedOn="0065"/>
    <wne:acd wne:argValue="AgBBAGcAcgBlAGUAbQBlAG4AdAAgADUA" wne:acdName="acd4" wne:fciIndexBasedOn="0065"/>
    <wne:acd wne:argValue="AgBBAGcAcgBlAGUAbQBlAG4AdAAgADYA" wne:acdName="acd5" wne:fciIndexBasedOn="0065"/>
    <wne:acd wne:argValue="AgBBAGcAcgBlAGUAbQBlAG4AdAAgADcA" wne:acdName="acd6" wne:fciIndexBasedOn="0065"/>
    <wne:acd wne:argValue="AgBBAGcAcgBlAGUAbQBlAG4AdAAgADgA" wne:acdName="acd7" wne:fciIndexBasedOn="0065"/>
    <wne:acd wne:argValue="AgBBAGcAcgBlAGUAbQBlAG4AdAAgADkA" wne:acdName="acd8"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5D5EA5" w14:textId="77777777" w:rsidR="00A47F4C" w:rsidRDefault="00A47F4C" w:rsidP="003078F3">
      <w:pPr>
        <w:spacing w:after="0" w:line="240" w:lineRule="auto"/>
      </w:pPr>
      <w:r>
        <w:separator/>
      </w:r>
    </w:p>
  </w:endnote>
  <w:endnote w:type="continuationSeparator" w:id="0">
    <w:p w14:paraId="255F1B27" w14:textId="77777777" w:rsidR="00A47F4C" w:rsidRDefault="00A47F4C" w:rsidP="003078F3">
      <w:pPr>
        <w:spacing w:after="0" w:line="240" w:lineRule="auto"/>
      </w:pPr>
      <w:r>
        <w:continuationSeparator/>
      </w:r>
    </w:p>
  </w:endnote>
  <w:endnote w:type="continuationNotice" w:id="1">
    <w:p w14:paraId="669AB80B" w14:textId="77777777" w:rsidR="00A47F4C" w:rsidRDefault="00A47F4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20803070505020304"/>
    <w:charset w:val="00"/>
    <w:family w:val="roman"/>
    <w:pitch w:val="default"/>
  </w:font>
  <w:font w:name="PMingLiU">
    <w:altName w:val="新細明體"/>
    <w:panose1 w:val="02020500000000000000"/>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EngravrsRoman BT">
    <w:altName w:val="Times New Roman"/>
    <w:charset w:val="00"/>
    <w:family w:val="roman"/>
    <w:pitch w:val="default"/>
    <w:sig w:usb0="00000000"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Angsana New">
    <w:panose1 w:val="02020603050405020304"/>
    <w:charset w:val="DE"/>
    <w:family w:val="roman"/>
    <w:pitch w:val="variable"/>
    <w:sig w:usb0="81000003" w:usb1="00000000" w:usb2="00000000" w:usb3="00000000" w:csb0="0001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Unicode MS">
    <w:panose1 w:val="020B0604020202020204"/>
    <w:charset w:val="86"/>
    <w:family w:val="swiss"/>
    <w:pitch w:val="variable"/>
    <w:sig w:usb0="F7FFAFFF" w:usb1="E9DFFFFF" w:usb2="0000003F" w:usb3="00000000" w:csb0="003F01FF" w:csb1="00000000"/>
  </w:font>
  <w:font w:name="Arial Black">
    <w:panose1 w:val="020B0A04020102020204"/>
    <w:charset w:val="00"/>
    <w:family w:val="swiss"/>
    <w:pitch w:val="variable"/>
    <w:sig w:usb0="A00002AF" w:usb1="400078FB" w:usb2="00000000" w:usb3="00000000" w:csb0="0000009F" w:csb1="00000000"/>
  </w:font>
  <w:font w:name="AdvP640B">
    <w:altName w:val="Arial"/>
    <w:panose1 w:val="00000000000000000000"/>
    <w:charset w:val="00"/>
    <w:family w:val="swiss"/>
    <w:notTrueType/>
    <w:pitch w:val="default"/>
    <w:sig w:usb0="00000003" w:usb1="00000000" w:usb2="00000000" w:usb3="00000000" w:csb0="00000001" w:csb1="00000000"/>
  </w:font>
  <w:font w:name="Simplified Arabic">
    <w:charset w:val="B2"/>
    <w:family w:val="roman"/>
    <w:pitch w:val="variable"/>
    <w:sig w:usb0="00002003" w:usb1="80000000" w:usb2="00000008" w:usb3="00000000" w:csb0="00000041" w:csb1="00000000"/>
  </w:font>
  <w:font w:name="Frutiger 45 Light">
    <w:altName w:val="Arial"/>
    <w:charset w:val="00"/>
    <w:family w:val="swiss"/>
    <w:pitch w:val="variable"/>
    <w:sig w:usb0="A00000AF" w:usb1="5000205B" w:usb2="00000000" w:usb3="00000000" w:csb0="00000193" w:csb1="00000000"/>
  </w:font>
  <w:font w:name="STKaiti">
    <w:charset w:val="86"/>
    <w:family w:val="auto"/>
    <w:pitch w:val="variable"/>
    <w:sig w:usb0="00000287" w:usb1="080F0000" w:usb2="00000010" w:usb3="00000000" w:csb0="0004009F" w:csb1="00000000"/>
  </w:font>
  <w:font w:name="MS PGothic">
    <w:panose1 w:val="020B0600070205080204"/>
    <w:charset w:val="80"/>
    <w:family w:val="swiss"/>
    <w:pitch w:val="variable"/>
    <w:sig w:usb0="E00002FF" w:usb1="6AC7FDFB" w:usb2="08000012" w:usb3="00000000" w:csb0="0002009F" w:csb1="00000000"/>
  </w:font>
  <w:font w:name="Arrus BT">
    <w:altName w:val="Times New Roman"/>
    <w:panose1 w:val="00000000000000000000"/>
    <w:charset w:val="00"/>
    <w:family w:val="roman"/>
    <w:notTrueType/>
    <w:pitch w:val="variable"/>
    <w:sig w:usb0="00000003" w:usb1="00000000" w:usb2="00000000" w:usb3="00000000" w:csb0="00000001" w:csb1="00000000"/>
  </w:font>
  <w:font w:name="CG Omega">
    <w:altName w:val="Segoe UI"/>
    <w:charset w:val="00"/>
    <w:family w:val="swiss"/>
    <w:pitch w:val="default"/>
    <w:sig w:usb0="00000001" w:usb1="00000000" w:usb2="00000000" w:usb3="00000000" w:csb0="00000093"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G Times (WN)">
    <w:altName w:val="Times New Roman"/>
    <w:panose1 w:val="00000000000000000000"/>
    <w:charset w:val="00"/>
    <w:family w:val="roman"/>
    <w:notTrueType/>
    <w:pitch w:val="variable"/>
    <w:sig w:usb0="00000003" w:usb1="00000000" w:usb2="00000000" w:usb3="00000000" w:csb0="00000001" w:csb1="00000000"/>
  </w:font>
  <w:font w:name="DFKai-SB">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AAOAG C+ Helvetica LT Std">
    <w:altName w:val="??¡§??"/>
    <w:panose1 w:val="00000000000000000000"/>
    <w:charset w:val="86"/>
    <w:family w:val="roman"/>
    <w:notTrueType/>
    <w:pitch w:val="default"/>
    <w:sig w:usb0="00000001" w:usb1="080E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75F5F" w14:textId="77777777" w:rsidR="00BD54E0" w:rsidRDefault="00BD54E0" w:rsidP="0091490C">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13FD83C" w14:textId="77777777" w:rsidR="00BD54E0" w:rsidRDefault="00BD54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96BB" w14:textId="77777777" w:rsidR="00BD54E0" w:rsidRPr="00E03F74" w:rsidRDefault="00BD54E0" w:rsidP="00E03F74">
    <w:pPr>
      <w:pStyle w:val="Footer"/>
      <w:framePr w:wrap="none" w:vAnchor="text" w:hAnchor="margin" w:xAlign="center" w:yAlign="bottom"/>
      <w:rPr>
        <w:rStyle w:val="PageNumber"/>
        <w:rFonts w:ascii="Times New Roman" w:hAnsi="Times New Roman" w:cs="Times New Roman"/>
      </w:rPr>
    </w:pPr>
    <w:r w:rsidRPr="00E03F74">
      <w:rPr>
        <w:rStyle w:val="PageNumber"/>
        <w:rFonts w:ascii="Times New Roman" w:hAnsi="Times New Roman" w:cs="Times New Roman"/>
      </w:rPr>
      <w:fldChar w:fldCharType="begin"/>
    </w:r>
    <w:r w:rsidRPr="00E03F74">
      <w:rPr>
        <w:rStyle w:val="PageNumber"/>
        <w:rFonts w:ascii="Times New Roman" w:hAnsi="Times New Roman" w:cs="Times New Roman"/>
      </w:rPr>
      <w:instrText xml:space="preserve">PAGE  </w:instrText>
    </w:r>
    <w:r w:rsidRPr="00E03F74">
      <w:rPr>
        <w:rStyle w:val="PageNumber"/>
        <w:rFonts w:ascii="Times New Roman" w:hAnsi="Times New Roman" w:cs="Times New Roman"/>
      </w:rPr>
      <w:fldChar w:fldCharType="separate"/>
    </w:r>
    <w:r>
      <w:rPr>
        <w:rStyle w:val="PageNumber"/>
        <w:rFonts w:ascii="Times New Roman" w:hAnsi="Times New Roman" w:cs="Times New Roman"/>
        <w:noProof/>
      </w:rPr>
      <w:t>39</w:t>
    </w:r>
    <w:r w:rsidRPr="00E03F74">
      <w:rPr>
        <w:rStyle w:val="PageNumber"/>
        <w:rFonts w:ascii="Times New Roman" w:hAnsi="Times New Roman" w:cs="Times New Roman"/>
      </w:rPr>
      <w:fldChar w:fldCharType="end"/>
    </w:r>
  </w:p>
  <w:p w14:paraId="7C0C536D" w14:textId="5ACCF806" w:rsidR="00BD54E0" w:rsidRPr="0002285F" w:rsidRDefault="00BD54E0" w:rsidP="004D29A2">
    <w:pPr>
      <w:pStyle w:val="Footer"/>
      <w:jc w:val="center"/>
      <w:rPr>
        <w:rFonts w:ascii="Times New Roman" w:eastAsia="STKaiti" w:hAnsi="Times New Roman" w:cs="Times New Roman"/>
        <w:noProof/>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1A168" w14:textId="77777777" w:rsidR="00A47F4C" w:rsidRDefault="00A47F4C" w:rsidP="003078F3">
      <w:pPr>
        <w:spacing w:after="0" w:line="240" w:lineRule="auto"/>
      </w:pPr>
      <w:r>
        <w:separator/>
      </w:r>
    </w:p>
  </w:footnote>
  <w:footnote w:type="continuationSeparator" w:id="0">
    <w:p w14:paraId="6613B891" w14:textId="77777777" w:rsidR="00A47F4C" w:rsidRDefault="00A47F4C" w:rsidP="003078F3">
      <w:pPr>
        <w:spacing w:after="0" w:line="240" w:lineRule="auto"/>
      </w:pPr>
      <w:r>
        <w:continuationSeparator/>
      </w:r>
    </w:p>
  </w:footnote>
  <w:footnote w:type="continuationNotice" w:id="1">
    <w:p w14:paraId="153B12C8" w14:textId="77777777" w:rsidR="00A47F4C" w:rsidRDefault="00A47F4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BE11" w14:textId="3AB69D4D" w:rsidR="00BD54E0" w:rsidRDefault="00BD54E0" w:rsidP="002F77CA">
    <w:pPr>
      <w:pStyle w:val="Header"/>
      <w:pBdr>
        <w:top w:val="single" w:sz="4" w:space="4" w:color="auto"/>
        <w:bottom w:val="single" w:sz="4" w:space="4" w:color="auto"/>
      </w:pBdr>
      <w:tabs>
        <w:tab w:val="clear" w:pos="9360"/>
        <w:tab w:val="right" w:pos="9000"/>
      </w:tabs>
      <w:jc w:val="center"/>
      <w:rPr>
        <w:rFonts w:ascii="Times New Roman" w:hAnsi="Times New Roman" w:cs="Times New Roman"/>
        <w:b/>
        <w:sz w:val="24"/>
      </w:rPr>
    </w:pPr>
    <w:r>
      <w:rPr>
        <w:rFonts w:ascii="Times New Roman" w:hAnsi="Times New Roman" w:cs="Times New Roman"/>
        <w:b/>
        <w:spacing w:val="2"/>
      </w:rPr>
      <w:t>FINANCIAL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607"/>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8BE0965"/>
    <w:multiLevelType w:val="hybridMultilevel"/>
    <w:tmpl w:val="A85A121C"/>
    <w:lvl w:ilvl="0" w:tplc="5D8423D2">
      <w:start w:val="1"/>
      <w:numFmt w:val="decimal"/>
      <w:lvlText w:val="(%1)"/>
      <w:lvlJc w:val="left"/>
      <w:pPr>
        <w:ind w:left="360" w:hanging="360"/>
      </w:pPr>
      <w:rPr>
        <w:rFonts w:eastAsia="Aria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7E3530"/>
    <w:multiLevelType w:val="hybridMultilevel"/>
    <w:tmpl w:val="464C61C0"/>
    <w:lvl w:ilvl="0" w:tplc="AFF6EC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BC2412"/>
    <w:multiLevelType w:val="hybridMultilevel"/>
    <w:tmpl w:val="869EE266"/>
    <w:lvl w:ilvl="0" w:tplc="E0E68C6C">
      <w:start w:val="10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9237FD6"/>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198E0CCF"/>
    <w:multiLevelType w:val="hybridMultilevel"/>
    <w:tmpl w:val="C37260F0"/>
    <w:lvl w:ilvl="0" w:tplc="AE0C710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D1447AD"/>
    <w:multiLevelType w:val="singleLevel"/>
    <w:tmpl w:val="F2542A62"/>
    <w:name w:val="O-Bullet ()"/>
    <w:lvl w:ilvl="0">
      <w:start w:val="1"/>
      <w:numFmt w:val="bullet"/>
      <w:pStyle w:val="O-Bullet"/>
      <w:lvlText w:val=""/>
      <w:lvlJc w:val="left"/>
      <w:pPr>
        <w:tabs>
          <w:tab w:val="num" w:pos="360"/>
        </w:tabs>
        <w:ind w:left="360" w:hanging="360"/>
      </w:pPr>
      <w:rPr>
        <w:rFonts w:ascii="Symbol" w:hAnsi="Symbol" w:hint="default"/>
      </w:rPr>
    </w:lvl>
  </w:abstractNum>
  <w:abstractNum w:abstractNumId="7" w15:restartNumberingAfterBreak="0">
    <w:nsid w:val="1E402B7D"/>
    <w:multiLevelType w:val="hybridMultilevel"/>
    <w:tmpl w:val="1FF457E6"/>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lowerLetter"/>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lowerLetter"/>
      <w:lvlText w:val="%8)"/>
      <w:lvlJc w:val="left"/>
      <w:pPr>
        <w:ind w:left="3840" w:hanging="480"/>
      </w:pPr>
    </w:lvl>
    <w:lvl w:ilvl="8" w:tplc="FFFFFFFF" w:tentative="1">
      <w:start w:val="1"/>
      <w:numFmt w:val="lowerRoman"/>
      <w:lvlText w:val="%9."/>
      <w:lvlJc w:val="right"/>
      <w:pPr>
        <w:ind w:left="4320" w:hanging="480"/>
      </w:pPr>
    </w:lvl>
  </w:abstractNum>
  <w:abstractNum w:abstractNumId="8" w15:restartNumberingAfterBreak="0">
    <w:nsid w:val="1FF41E9D"/>
    <w:multiLevelType w:val="multilevel"/>
    <w:tmpl w:val="A4364218"/>
    <w:name w:val="AlphaBrackets"/>
    <w:lvl w:ilvl="0">
      <w:start w:val="1"/>
      <w:numFmt w:val="upperLetter"/>
      <w:pStyle w:val="Alpha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252E21C6"/>
    <w:multiLevelType w:val="hybridMultilevel"/>
    <w:tmpl w:val="0BECD0BE"/>
    <w:name w:val="O-Bullet 1&quot;"/>
    <w:lvl w:ilvl="0" w:tplc="834ED54C">
      <w:start w:val="1"/>
      <w:numFmt w:val="bullet"/>
      <w:pStyle w:val="O-Bullet1"/>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9350943"/>
    <w:multiLevelType w:val="hybridMultilevel"/>
    <w:tmpl w:val="82D6BDF4"/>
    <w:name w:val="O Resume Sidebar Bullet"/>
    <w:lvl w:ilvl="0" w:tplc="836AEF58">
      <w:start w:val="1"/>
      <w:numFmt w:val="bullet"/>
      <w:pStyle w:val="OResumeSidebarBullet"/>
      <w:lvlText w:val=""/>
      <w:lvlJc w:val="left"/>
      <w:pPr>
        <w:tabs>
          <w:tab w:val="num" w:pos="180"/>
        </w:tabs>
        <w:ind w:left="180" w:hanging="180"/>
      </w:pPr>
      <w:rPr>
        <w:rFonts w:ascii="Symbol" w:hAnsi="Symbol" w:hint="default"/>
        <w:sz w:val="16"/>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9612427"/>
    <w:multiLevelType w:val="hybridMultilevel"/>
    <w:tmpl w:val="E1D8AD6C"/>
    <w:lvl w:ilvl="0" w:tplc="DF401CB0">
      <w:start w:val="9"/>
      <w:numFmt w:val="bullet"/>
      <w:lvlText w:val="-"/>
      <w:lvlJc w:val="left"/>
      <w:pPr>
        <w:ind w:left="648" w:hanging="360"/>
      </w:pPr>
      <w:rPr>
        <w:rFonts w:ascii="Times New Roman" w:eastAsia="Arial"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2" w15:restartNumberingAfterBreak="0">
    <w:nsid w:val="2A30402D"/>
    <w:multiLevelType w:val="hybridMultilevel"/>
    <w:tmpl w:val="1FF457E6"/>
    <w:lvl w:ilvl="0" w:tplc="FFFFFFFF">
      <w:start w:val="1"/>
      <w:numFmt w:val="decimal"/>
      <w:lvlText w:val="(%1)"/>
      <w:lvlJc w:val="left"/>
      <w:pPr>
        <w:ind w:left="360" w:hanging="360"/>
      </w:pPr>
      <w:rPr>
        <w:rFonts w:hint="eastAsia"/>
      </w:rPr>
    </w:lvl>
    <w:lvl w:ilvl="1" w:tplc="FFFFFFFF" w:tentative="1">
      <w:start w:val="1"/>
      <w:numFmt w:val="lowerLetter"/>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lowerLetter"/>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lowerLetter"/>
      <w:lvlText w:val="%8)"/>
      <w:lvlJc w:val="left"/>
      <w:pPr>
        <w:ind w:left="3840" w:hanging="480"/>
      </w:pPr>
    </w:lvl>
    <w:lvl w:ilvl="8" w:tplc="FFFFFFFF" w:tentative="1">
      <w:start w:val="1"/>
      <w:numFmt w:val="lowerRoman"/>
      <w:lvlText w:val="%9."/>
      <w:lvlJc w:val="right"/>
      <w:pPr>
        <w:ind w:left="4320" w:hanging="480"/>
      </w:pPr>
    </w:lvl>
  </w:abstractNum>
  <w:abstractNum w:abstractNumId="13" w15:restartNumberingAfterBreak="0">
    <w:nsid w:val="2FB72E5C"/>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FF761A9"/>
    <w:multiLevelType w:val="multilevel"/>
    <w:tmpl w:val="7DBAD696"/>
    <w:name w:val="NumericBrackets"/>
    <w:lvl w:ilvl="0">
      <w:start w:val="1"/>
      <w:numFmt w:val="decimal"/>
      <w:pStyle w:val="NumericBrackets"/>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0D52997"/>
    <w:multiLevelType w:val="hybridMultilevel"/>
    <w:tmpl w:val="8304C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32E36857"/>
    <w:multiLevelType w:val="hybridMultilevel"/>
    <w:tmpl w:val="B614974E"/>
    <w:name w:val="O-Bullet .5&quot;"/>
    <w:lvl w:ilvl="0" w:tplc="CDFCE2FC">
      <w:start w:val="1"/>
      <w:numFmt w:val="bullet"/>
      <w:pStyle w:val="O-Bullet5"/>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57330F3"/>
    <w:multiLevelType w:val="hybridMultilevel"/>
    <w:tmpl w:val="9EEEA8D0"/>
    <w:lvl w:ilvl="0" w:tplc="6B54D3B0">
      <w:start w:val="1"/>
      <w:numFmt w:val="decimal"/>
      <w:lvlText w:val="(%1)"/>
      <w:lvlJc w:val="left"/>
      <w:pPr>
        <w:ind w:left="360" w:hanging="360"/>
      </w:pPr>
      <w:rPr>
        <w:rFonts w:eastAsia="Arial" w:hint="default"/>
        <w:sz w:val="16"/>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8EF7815"/>
    <w:multiLevelType w:val="multilevel"/>
    <w:tmpl w:val="5A969EA4"/>
    <w:name w:val="Alpha"/>
    <w:lvl w:ilvl="0">
      <w:start w:val="1"/>
      <w:numFmt w:val="upperLetter"/>
      <w:pStyle w:val="Alpha"/>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9" w15:restartNumberingAfterBreak="0">
    <w:nsid w:val="3AFE7104"/>
    <w:multiLevelType w:val="hybridMultilevel"/>
    <w:tmpl w:val="9FB801D4"/>
    <w:name w:val="Signature"/>
    <w:lvl w:ilvl="0" w:tplc="E836FE1C">
      <w:start w:val="1"/>
      <w:numFmt w:val="lowerRoman"/>
      <w:pStyle w:val="Signature"/>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0" w15:restartNumberingAfterBreak="0">
    <w:nsid w:val="3CF1398C"/>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3D5A56E0"/>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3F0C6E77"/>
    <w:multiLevelType w:val="multilevel"/>
    <w:tmpl w:val="177073B2"/>
    <w:name w:val="Numeric"/>
    <w:lvl w:ilvl="0">
      <w:start w:val="1"/>
      <w:numFmt w:val="decimal"/>
      <w:pStyle w:val="Numeric"/>
      <w:lvlText w:val="%1."/>
      <w:lvlJc w:val="left"/>
      <w:pPr>
        <w:tabs>
          <w:tab w:val="num" w:pos="709"/>
        </w:tabs>
        <w:ind w:left="709" w:hanging="709"/>
      </w:pPr>
      <w:rPr>
        <w:rFonts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3" w15:restartNumberingAfterBreak="0">
    <w:nsid w:val="427002C3"/>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6277EAD"/>
    <w:multiLevelType w:val="multilevel"/>
    <w:tmpl w:val="1EEA618A"/>
    <w:name w:val="Schedule Part"/>
    <w:lvl w:ilvl="0">
      <w:start w:val="1"/>
      <w:numFmt w:val="upperLetter"/>
      <w:pStyle w:val="SchedulePart"/>
      <w:suff w:val="nothing"/>
      <w:lvlText w:val="Part %1"/>
      <w:lvlJc w:val="center"/>
      <w:pPr>
        <w:ind w:left="0" w:firstLine="28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5" w15:restartNumberingAfterBreak="0">
    <w:nsid w:val="47402F23"/>
    <w:multiLevelType w:val="hybridMultilevel"/>
    <w:tmpl w:val="CCB257F6"/>
    <w:lvl w:ilvl="0" w:tplc="FFFFFFFF">
      <w:start w:val="1"/>
      <w:numFmt w:val="decimal"/>
      <w:lvlText w:val="(%1)"/>
      <w:lvlJc w:val="left"/>
      <w:pPr>
        <w:ind w:left="1080" w:hanging="720"/>
      </w:pPr>
      <w:rPr>
        <w:rFonts w:ascii="Times New Roman" w:eastAsiaTheme="minorEastAsia" w:hAnsi="Times New Roman" w:cs="Times New Roman" w:hint="default"/>
        <w:sz w:val="22"/>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A0F78FD"/>
    <w:multiLevelType w:val="hybridMultilevel"/>
    <w:tmpl w:val="464C61C0"/>
    <w:lvl w:ilvl="0" w:tplc="AFF6EC2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522312B"/>
    <w:multiLevelType w:val="multilevel"/>
    <w:tmpl w:val="553EA018"/>
    <w:name w:val="Schedule Title"/>
    <w:lvl w:ilvl="0">
      <w:start w:val="1"/>
      <w:numFmt w:val="decimal"/>
      <w:pStyle w:val="ScheduleTitle"/>
      <w:suff w:val="nothing"/>
      <w:lvlText w:val="Schedule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8" w15:restartNumberingAfterBreak="0">
    <w:nsid w:val="557127F3"/>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58D93DEC"/>
    <w:multiLevelType w:val="multilevel"/>
    <w:tmpl w:val="3B908AF0"/>
    <w:name w:val="Appendix Heading"/>
    <w:lvl w:ilvl="0">
      <w:start w:val="1"/>
      <w:numFmt w:val="decimal"/>
      <w:pStyle w:val="AppendixHeading"/>
      <w:suff w:val="nothing"/>
      <w:lvlText w:val="Appendix %1"/>
      <w:lvlJc w:val="left"/>
      <w:pPr>
        <w:ind w:left="0" w:firstLine="0"/>
      </w:pPr>
      <w:rPr>
        <w:rFonts w:hint="default"/>
      </w:rPr>
    </w:lvl>
    <w:lvl w:ilvl="1">
      <w:start w:val="1"/>
      <w:numFmt w:val="none"/>
      <w:suff w:val="nothing"/>
      <w:lvlText w:val=""/>
      <w:lvlJc w:val="left"/>
      <w:pPr>
        <w:ind w:left="709" w:firstLine="0"/>
      </w:pPr>
      <w:rPr>
        <w:rFonts w:hint="default"/>
      </w:rPr>
    </w:lvl>
    <w:lvl w:ilvl="2">
      <w:start w:val="1"/>
      <w:numFmt w:val="none"/>
      <w:suff w:val="nothing"/>
      <w:lvlText w:val=""/>
      <w:lvlJc w:val="left"/>
      <w:pPr>
        <w:ind w:left="709" w:firstLine="0"/>
      </w:pPr>
      <w:rPr>
        <w:rFonts w:hint="default"/>
      </w:rPr>
    </w:lvl>
    <w:lvl w:ilvl="3">
      <w:start w:val="1"/>
      <w:numFmt w:val="none"/>
      <w:suff w:val="nothing"/>
      <w:lvlText w:val=""/>
      <w:lvlJc w:val="left"/>
      <w:pPr>
        <w:ind w:left="709" w:firstLine="0"/>
      </w:pPr>
      <w:rPr>
        <w:rFonts w:hint="default"/>
      </w:rPr>
    </w:lvl>
    <w:lvl w:ilvl="4">
      <w:start w:val="1"/>
      <w:numFmt w:val="none"/>
      <w:suff w:val="nothing"/>
      <w:lvlText w:val=""/>
      <w:lvlJc w:val="left"/>
      <w:pPr>
        <w:ind w:left="709" w:firstLine="0"/>
      </w:pPr>
      <w:rPr>
        <w:rFonts w:hint="default"/>
      </w:rPr>
    </w:lvl>
    <w:lvl w:ilvl="5">
      <w:start w:val="1"/>
      <w:numFmt w:val="none"/>
      <w:suff w:val="nothing"/>
      <w:lvlText w:val=""/>
      <w:lvlJc w:val="left"/>
      <w:pPr>
        <w:ind w:left="709" w:hanging="32767"/>
      </w:pPr>
      <w:rPr>
        <w:rFonts w:hint="default"/>
      </w:rPr>
    </w:lvl>
    <w:lvl w:ilvl="6">
      <w:start w:val="1"/>
      <w:numFmt w:val="none"/>
      <w:suff w:val="nothing"/>
      <w:lvlText w:val=""/>
      <w:lvlJc w:val="left"/>
      <w:pPr>
        <w:ind w:left="709" w:hanging="32767"/>
      </w:pPr>
      <w:rPr>
        <w:rFonts w:hint="default"/>
      </w:rPr>
    </w:lvl>
    <w:lvl w:ilvl="7">
      <w:start w:val="1"/>
      <w:numFmt w:val="none"/>
      <w:suff w:val="nothing"/>
      <w:lvlText w:val=""/>
      <w:lvlJc w:val="left"/>
      <w:pPr>
        <w:ind w:left="709" w:hanging="32767"/>
      </w:pPr>
      <w:rPr>
        <w:rFonts w:hint="default"/>
      </w:rPr>
    </w:lvl>
    <w:lvl w:ilvl="8">
      <w:start w:val="1"/>
      <w:numFmt w:val="none"/>
      <w:suff w:val="nothing"/>
      <w:lvlText w:val=""/>
      <w:lvlJc w:val="left"/>
      <w:pPr>
        <w:ind w:left="709" w:hanging="32767"/>
      </w:pPr>
      <w:rPr>
        <w:rFonts w:hint="default"/>
      </w:rPr>
    </w:lvl>
  </w:abstractNum>
  <w:abstractNum w:abstractNumId="30" w15:restartNumberingAfterBreak="0">
    <w:nsid w:val="5B8430B9"/>
    <w:multiLevelType w:val="multilevel"/>
    <w:tmpl w:val="672A323E"/>
    <w:name w:val="Agreement"/>
    <w:lvl w:ilvl="0">
      <w:start w:val="1"/>
      <w:numFmt w:val="decimal"/>
      <w:pStyle w:val="Agreement1"/>
      <w:lvlText w:val="%1"/>
      <w:lvlJc w:val="left"/>
      <w:pPr>
        <w:ind w:left="720" w:hanging="720"/>
      </w:pPr>
      <w:rPr>
        <w:rFonts w:ascii="Times New Roman" w:hAnsi="Times New Roman" w:cs="Times New Roman"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Agreement2"/>
      <w:isLgl/>
      <w:lvlText w:val="%1.%2"/>
      <w:lvlJc w:val="left"/>
      <w:pPr>
        <w:ind w:left="72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Agreement3"/>
      <w:lvlText w:val="(%3)"/>
      <w:lvlJc w:val="left"/>
      <w:pPr>
        <w:ind w:left="144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Agreement4"/>
      <w:lvlText w:val="(%4)"/>
      <w:lvlJc w:val="left"/>
      <w:pPr>
        <w:ind w:left="216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pStyle w:val="Agreement5"/>
      <w:lvlText w:val="(%5)"/>
      <w:lvlJc w:val="left"/>
      <w:pPr>
        <w:ind w:left="2880" w:hanging="720"/>
      </w:pPr>
      <w:rPr>
        <w:rFonts w:ascii="Times New Roman" w:hAnsi="Times New Roman" w:cs="Times New Roman" w:hint="default"/>
        <w:b w:val="0"/>
        <w:i w:val="0"/>
        <w:caps w:val="0"/>
        <w:strike w:val="0"/>
        <w:dstrike w:val="0"/>
        <w:vanish w:val="0"/>
        <w:color w:val="auto"/>
        <w:sz w:val="22"/>
        <w:szCs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none"/>
      <w:pStyle w:val="Agreement6"/>
      <w:suff w:val="nothing"/>
      <w:lvlText w:val=""/>
      <w:lvlJc w:val="left"/>
      <w:pPr>
        <w:ind w:left="0" w:firstLine="0"/>
      </w:pPr>
      <w:rPr>
        <w:rFonts w:ascii="Arial" w:hAnsi="Arial"/>
        <w:b w:val="0"/>
        <w:i w:val="0"/>
        <w:caps w:val="0"/>
        <w:strike w:val="0"/>
        <w:dstrike w:val="0"/>
        <w:vanish w:val="0"/>
        <w:color w:val="auto"/>
        <w:sz w:val="21"/>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none"/>
      <w:pStyle w:val="Agreement7"/>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lvl w:ilvl="7">
      <w:start w:val="1"/>
      <w:numFmt w:val="none"/>
      <w:pStyle w:val="Agreement8"/>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lvl w:ilvl="8">
      <w:start w:val="1"/>
      <w:numFmt w:val="none"/>
      <w:pStyle w:val="Agreement9"/>
      <w:suff w:val="nothing"/>
      <w:lvlText w:val=""/>
      <w:lvlJc w:val="left"/>
      <w:pPr>
        <w:ind w:left="0" w:firstLine="0"/>
      </w:pPr>
      <w:rPr>
        <w:rFonts w:ascii="Times New Roman" w:hAnsi="Times New Roman"/>
        <w:b/>
        <w:i/>
        <w:caps/>
        <w:smallCaps w:val="0"/>
        <w:strike w:val="0"/>
        <w:dstrike/>
        <w:vanish/>
        <w:color w:val="auto"/>
        <w:sz w:val="24"/>
        <w:u w:val="none"/>
        <w:effect w:val="none"/>
        <w:vertAlign w:val="subscript"/>
        <w14:shadow w14:blurRad="0" w14:dist="0" w14:dir="0" w14:sx="0" w14:sy="0" w14:kx="0" w14:ky="0" w14:algn="none">
          <w14:srgbClr w14:val="000000"/>
        </w14:shadow>
        <w14:textOutline w14:w="0" w14:cap="rnd" w14:cmpd="sng" w14:algn="ctr">
          <w14:noFill/>
          <w14:prstDash w14:val="solid"/>
          <w14:bevel/>
        </w14:textOutline>
      </w:rPr>
    </w:lvl>
  </w:abstractNum>
  <w:abstractNum w:abstractNumId="31" w15:restartNumberingAfterBreak="0">
    <w:nsid w:val="5C920792"/>
    <w:multiLevelType w:val="hybridMultilevel"/>
    <w:tmpl w:val="CCB257F6"/>
    <w:lvl w:ilvl="0" w:tplc="B5505B60">
      <w:start w:val="1"/>
      <w:numFmt w:val="decimal"/>
      <w:lvlText w:val="(%1)"/>
      <w:lvlJc w:val="left"/>
      <w:pPr>
        <w:ind w:left="1080" w:hanging="720"/>
      </w:pPr>
      <w:rPr>
        <w:rFonts w:ascii="Times New Roman" w:eastAsiaTheme="minorEastAsia"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4829D3"/>
    <w:multiLevelType w:val="hybridMultilevel"/>
    <w:tmpl w:val="F4B2F3DC"/>
    <w:name w:val="Background"/>
    <w:lvl w:ilvl="0" w:tplc="F46C5CF8">
      <w:start w:val="1"/>
      <w:numFmt w:val="upperLetter"/>
      <w:pStyle w:val="Background"/>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64655079"/>
    <w:multiLevelType w:val="hybridMultilevel"/>
    <w:tmpl w:val="4BC096B2"/>
    <w:lvl w:ilvl="0" w:tplc="451E202A">
      <w:start w:val="4"/>
      <w:numFmt w:val="bullet"/>
      <w:lvlText w:val="-"/>
      <w:lvlJc w:val="left"/>
      <w:pPr>
        <w:ind w:left="648" w:hanging="360"/>
      </w:pPr>
      <w:rPr>
        <w:rFonts w:ascii="Times New Roman" w:eastAsia="Arial" w:hAnsi="Times New Roman" w:cs="Times New Roman"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34" w15:restartNumberingAfterBreak="0">
    <w:nsid w:val="68A960A6"/>
    <w:multiLevelType w:val="hybridMultilevel"/>
    <w:tmpl w:val="F26CD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436C5"/>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6D023438"/>
    <w:multiLevelType w:val="hybridMultilevel"/>
    <w:tmpl w:val="1FF457E6"/>
    <w:lvl w:ilvl="0" w:tplc="4F886DC2">
      <w:start w:val="1"/>
      <w:numFmt w:val="decimal"/>
      <w:lvlText w:val="(%1)"/>
      <w:lvlJc w:val="left"/>
      <w:pPr>
        <w:ind w:left="360" w:hanging="360"/>
      </w:pPr>
      <w:rPr>
        <w:rFonts w:hint="eastAsia"/>
      </w:rPr>
    </w:lvl>
    <w:lvl w:ilvl="1" w:tplc="04090019" w:tentative="1">
      <w:start w:val="1"/>
      <w:numFmt w:val="lowerLetter"/>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lowerLetter"/>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lowerLetter"/>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D4948BC"/>
    <w:multiLevelType w:val="hybridMultilevel"/>
    <w:tmpl w:val="9E384B64"/>
    <w:lvl w:ilvl="0" w:tplc="32FC56CE">
      <w:start w:val="10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5A20BF"/>
    <w:multiLevelType w:val="hybridMultilevel"/>
    <w:tmpl w:val="CEECDDFA"/>
    <w:name w:val="Parties"/>
    <w:lvl w:ilvl="0" w:tplc="0658B644">
      <w:start w:val="1"/>
      <w:numFmt w:val="decimal"/>
      <w:pStyle w:val="Parties"/>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8A80CB5"/>
    <w:multiLevelType w:val="hybridMultilevel"/>
    <w:tmpl w:val="C37260F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0" w15:restartNumberingAfterBreak="0">
    <w:nsid w:val="7BF131D7"/>
    <w:multiLevelType w:val="multilevel"/>
    <w:tmpl w:val="57AE45C4"/>
    <w:name w:val="Legal2"/>
    <w:lvl w:ilvl="0">
      <w:start w:val="1"/>
      <w:numFmt w:val="decimal"/>
      <w:pStyle w:val="Legal2L1"/>
      <w:lvlText w:val="%1."/>
      <w:lvlJc w:val="left"/>
      <w:pPr>
        <w:tabs>
          <w:tab w:val="num" w:pos="720"/>
        </w:tabs>
        <w:ind w:left="0" w:firstLine="0"/>
      </w:pPr>
      <w:rPr>
        <w:b w:val="0"/>
        <w:i w:val="0"/>
        <w:caps/>
        <w:small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b w:val="0"/>
        <w:i w:val="0"/>
        <w:caps w:val="0"/>
        <w:strike w:val="0"/>
        <w:dstrike w:val="0"/>
        <w:vanish w:val="0"/>
        <w:color w:val="auto"/>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41" w15:restartNumberingAfterBreak="0">
    <w:nsid w:val="7DA86F0C"/>
    <w:multiLevelType w:val="hybridMultilevel"/>
    <w:tmpl w:val="F21A9204"/>
    <w:name w:val="O Resume Articles Bullets"/>
    <w:lvl w:ilvl="0" w:tplc="268C1102">
      <w:start w:val="1"/>
      <w:numFmt w:val="bullet"/>
      <w:pStyle w:val="OResumeArticles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95794573">
    <w:abstractNumId w:val="6"/>
  </w:num>
  <w:num w:numId="2" w16cid:durableId="346057527">
    <w:abstractNumId w:val="16"/>
  </w:num>
  <w:num w:numId="3" w16cid:durableId="2118477034">
    <w:abstractNumId w:val="9"/>
  </w:num>
  <w:num w:numId="4" w16cid:durableId="651176337">
    <w:abstractNumId w:val="38"/>
  </w:num>
  <w:num w:numId="5" w16cid:durableId="628629408">
    <w:abstractNumId w:val="32"/>
  </w:num>
  <w:num w:numId="6" w16cid:durableId="2112897937">
    <w:abstractNumId w:val="41"/>
  </w:num>
  <w:num w:numId="7" w16cid:durableId="1536192893">
    <w:abstractNumId w:val="10"/>
  </w:num>
  <w:num w:numId="8" w16cid:durableId="220214545">
    <w:abstractNumId w:val="19"/>
  </w:num>
  <w:num w:numId="9" w16cid:durableId="1754083494">
    <w:abstractNumId w:val="40"/>
  </w:num>
  <w:num w:numId="10" w16cid:durableId="25184426">
    <w:abstractNumId w:val="8"/>
  </w:num>
  <w:num w:numId="11" w16cid:durableId="1044981638">
    <w:abstractNumId w:val="14"/>
  </w:num>
  <w:num w:numId="12" w16cid:durableId="588152671">
    <w:abstractNumId w:val="18"/>
  </w:num>
  <w:num w:numId="13" w16cid:durableId="929316118">
    <w:abstractNumId w:val="22"/>
  </w:num>
  <w:num w:numId="14" w16cid:durableId="260797162">
    <w:abstractNumId w:val="29"/>
  </w:num>
  <w:num w:numId="15" w16cid:durableId="1572958349">
    <w:abstractNumId w:val="27"/>
  </w:num>
  <w:num w:numId="16" w16cid:durableId="2032759345">
    <w:abstractNumId w:val="24"/>
  </w:num>
  <w:num w:numId="17" w16cid:durableId="1488134941">
    <w:abstractNumId w:val="30"/>
  </w:num>
  <w:num w:numId="18" w16cid:durableId="769544324">
    <w:abstractNumId w:val="2"/>
  </w:num>
  <w:num w:numId="19" w16cid:durableId="662010373">
    <w:abstractNumId w:val="26"/>
  </w:num>
  <w:num w:numId="20" w16cid:durableId="1395203041">
    <w:abstractNumId w:val="36"/>
  </w:num>
  <w:num w:numId="21" w16cid:durableId="1103112800">
    <w:abstractNumId w:val="15"/>
  </w:num>
  <w:num w:numId="22" w16cid:durableId="2020964282">
    <w:abstractNumId w:val="11"/>
  </w:num>
  <w:num w:numId="23" w16cid:durableId="1436558443">
    <w:abstractNumId w:val="31"/>
  </w:num>
  <w:num w:numId="24" w16cid:durableId="1362707267">
    <w:abstractNumId w:val="33"/>
  </w:num>
  <w:num w:numId="25" w16cid:durableId="497620758">
    <w:abstractNumId w:val="5"/>
  </w:num>
  <w:num w:numId="26" w16cid:durableId="760369034">
    <w:abstractNumId w:val="35"/>
  </w:num>
  <w:num w:numId="27" w16cid:durableId="1982031491">
    <w:abstractNumId w:val="39"/>
  </w:num>
  <w:num w:numId="28" w16cid:durableId="812601454">
    <w:abstractNumId w:val="20"/>
  </w:num>
  <w:num w:numId="29" w16cid:durableId="1647389429">
    <w:abstractNumId w:val="4"/>
  </w:num>
  <w:num w:numId="30" w16cid:durableId="433869015">
    <w:abstractNumId w:val="17"/>
  </w:num>
  <w:num w:numId="31" w16cid:durableId="926772823">
    <w:abstractNumId w:val="1"/>
  </w:num>
  <w:num w:numId="32" w16cid:durableId="885146007">
    <w:abstractNumId w:val="37"/>
  </w:num>
  <w:num w:numId="33" w16cid:durableId="1100564863">
    <w:abstractNumId w:val="3"/>
  </w:num>
  <w:num w:numId="34" w16cid:durableId="26033388">
    <w:abstractNumId w:val="25"/>
  </w:num>
  <w:num w:numId="35" w16cid:durableId="1684551651">
    <w:abstractNumId w:val="0"/>
  </w:num>
  <w:num w:numId="36" w16cid:durableId="1299259103">
    <w:abstractNumId w:val="28"/>
  </w:num>
  <w:num w:numId="37" w16cid:durableId="2012104233">
    <w:abstractNumId w:val="34"/>
  </w:num>
  <w:num w:numId="38" w16cid:durableId="552619996">
    <w:abstractNumId w:val="23"/>
  </w:num>
  <w:num w:numId="39" w16cid:durableId="1317875393">
    <w:abstractNumId w:val="13"/>
  </w:num>
  <w:num w:numId="40" w16cid:durableId="500005566">
    <w:abstractNumId w:val="21"/>
  </w:num>
  <w:num w:numId="41" w16cid:durableId="1349528668">
    <w:abstractNumId w:val="12"/>
  </w:num>
  <w:num w:numId="42" w16cid:durableId="620501341">
    <w:abstractNumId w:val="7"/>
  </w:num>
  <w:numIdMacAtCleanup w:val="2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iang, Yan">
    <w15:presenceInfo w15:providerId="AD" w15:userId="S::yan.liang@kirkland.cn::57c6f68e-1112-43a7-bc0a-45fe4adda14e"/>
  </w15:person>
  <w15:person w15:author="Kirkland">
    <w15:presenceInfo w15:providerId="None" w15:userId="Kirklan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bordersDoNotSurroundHeader/>
  <w:bordersDoNotSurroundFooter/>
  <w:proofState w:spelling="clean" w:grammar="clean"/>
  <w:trackRevisions/>
  <w:doNotTrackFormatting/>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EOutsideDoc" w:val="True"/>
  </w:docVars>
  <w:rsids>
    <w:rsidRoot w:val="003078F3"/>
    <w:rsid w:val="0000053A"/>
    <w:rsid w:val="00000592"/>
    <w:rsid w:val="00000A86"/>
    <w:rsid w:val="0000163B"/>
    <w:rsid w:val="0000187D"/>
    <w:rsid w:val="00001B83"/>
    <w:rsid w:val="00001C42"/>
    <w:rsid w:val="00001E8C"/>
    <w:rsid w:val="00001FA0"/>
    <w:rsid w:val="00002103"/>
    <w:rsid w:val="0000214D"/>
    <w:rsid w:val="00002168"/>
    <w:rsid w:val="00002541"/>
    <w:rsid w:val="0000272F"/>
    <w:rsid w:val="000027DB"/>
    <w:rsid w:val="00002AF6"/>
    <w:rsid w:val="00002F77"/>
    <w:rsid w:val="000034AD"/>
    <w:rsid w:val="00003A1B"/>
    <w:rsid w:val="00003E27"/>
    <w:rsid w:val="00003F82"/>
    <w:rsid w:val="00003FFB"/>
    <w:rsid w:val="00004083"/>
    <w:rsid w:val="00004546"/>
    <w:rsid w:val="0000458B"/>
    <w:rsid w:val="00004806"/>
    <w:rsid w:val="00004844"/>
    <w:rsid w:val="00004CD3"/>
    <w:rsid w:val="00004D70"/>
    <w:rsid w:val="00004DF9"/>
    <w:rsid w:val="0000533B"/>
    <w:rsid w:val="0000547B"/>
    <w:rsid w:val="00005667"/>
    <w:rsid w:val="00005E75"/>
    <w:rsid w:val="00005EA4"/>
    <w:rsid w:val="00005FBA"/>
    <w:rsid w:val="000060A6"/>
    <w:rsid w:val="000060F2"/>
    <w:rsid w:val="00006132"/>
    <w:rsid w:val="000063A9"/>
    <w:rsid w:val="000063D9"/>
    <w:rsid w:val="000069FE"/>
    <w:rsid w:val="00006B7C"/>
    <w:rsid w:val="00006D51"/>
    <w:rsid w:val="00006E99"/>
    <w:rsid w:val="00007163"/>
    <w:rsid w:val="0000785D"/>
    <w:rsid w:val="0000786F"/>
    <w:rsid w:val="00007D26"/>
    <w:rsid w:val="00007F77"/>
    <w:rsid w:val="00010281"/>
    <w:rsid w:val="000102D5"/>
    <w:rsid w:val="000102E1"/>
    <w:rsid w:val="000103A9"/>
    <w:rsid w:val="000103D4"/>
    <w:rsid w:val="000106D0"/>
    <w:rsid w:val="000107BC"/>
    <w:rsid w:val="000107D6"/>
    <w:rsid w:val="000108CF"/>
    <w:rsid w:val="000109DB"/>
    <w:rsid w:val="00010AAF"/>
    <w:rsid w:val="00011102"/>
    <w:rsid w:val="0001132C"/>
    <w:rsid w:val="000113A3"/>
    <w:rsid w:val="00011549"/>
    <w:rsid w:val="0001164B"/>
    <w:rsid w:val="0001167C"/>
    <w:rsid w:val="00011889"/>
    <w:rsid w:val="00011A71"/>
    <w:rsid w:val="00011AD7"/>
    <w:rsid w:val="00011BCC"/>
    <w:rsid w:val="00011E90"/>
    <w:rsid w:val="0001218F"/>
    <w:rsid w:val="0001242D"/>
    <w:rsid w:val="00012453"/>
    <w:rsid w:val="0001254E"/>
    <w:rsid w:val="00012720"/>
    <w:rsid w:val="00012868"/>
    <w:rsid w:val="00012B75"/>
    <w:rsid w:val="00012E45"/>
    <w:rsid w:val="00012F7A"/>
    <w:rsid w:val="00012F81"/>
    <w:rsid w:val="000132D1"/>
    <w:rsid w:val="00013390"/>
    <w:rsid w:val="000136DC"/>
    <w:rsid w:val="000136E6"/>
    <w:rsid w:val="000139DF"/>
    <w:rsid w:val="00013A7D"/>
    <w:rsid w:val="00013BA8"/>
    <w:rsid w:val="00013E3D"/>
    <w:rsid w:val="00013F44"/>
    <w:rsid w:val="00014239"/>
    <w:rsid w:val="00014505"/>
    <w:rsid w:val="00014714"/>
    <w:rsid w:val="00014830"/>
    <w:rsid w:val="00014938"/>
    <w:rsid w:val="00014BC0"/>
    <w:rsid w:val="00014F48"/>
    <w:rsid w:val="00014F9F"/>
    <w:rsid w:val="000153E1"/>
    <w:rsid w:val="00015B75"/>
    <w:rsid w:val="00015D41"/>
    <w:rsid w:val="00015D8B"/>
    <w:rsid w:val="000163A6"/>
    <w:rsid w:val="00016485"/>
    <w:rsid w:val="00016525"/>
    <w:rsid w:val="000165A0"/>
    <w:rsid w:val="00017284"/>
    <w:rsid w:val="00017AB3"/>
    <w:rsid w:val="00017D71"/>
    <w:rsid w:val="00017EAD"/>
    <w:rsid w:val="000201BB"/>
    <w:rsid w:val="000201E5"/>
    <w:rsid w:val="0002035D"/>
    <w:rsid w:val="000203DF"/>
    <w:rsid w:val="0002049B"/>
    <w:rsid w:val="0002054A"/>
    <w:rsid w:val="00020950"/>
    <w:rsid w:val="00020A8F"/>
    <w:rsid w:val="00020F5F"/>
    <w:rsid w:val="00021257"/>
    <w:rsid w:val="00021746"/>
    <w:rsid w:val="000217BF"/>
    <w:rsid w:val="000218B2"/>
    <w:rsid w:val="000219E6"/>
    <w:rsid w:val="00021FBE"/>
    <w:rsid w:val="00021FE9"/>
    <w:rsid w:val="0002207B"/>
    <w:rsid w:val="00022634"/>
    <w:rsid w:val="0002285F"/>
    <w:rsid w:val="00023279"/>
    <w:rsid w:val="00023333"/>
    <w:rsid w:val="000233CA"/>
    <w:rsid w:val="000235AB"/>
    <w:rsid w:val="00023728"/>
    <w:rsid w:val="0002378E"/>
    <w:rsid w:val="00023802"/>
    <w:rsid w:val="0002383B"/>
    <w:rsid w:val="00023841"/>
    <w:rsid w:val="00023915"/>
    <w:rsid w:val="00023C2C"/>
    <w:rsid w:val="00023DA3"/>
    <w:rsid w:val="00023FAE"/>
    <w:rsid w:val="00024098"/>
    <w:rsid w:val="00024546"/>
    <w:rsid w:val="00024604"/>
    <w:rsid w:val="0002469E"/>
    <w:rsid w:val="000250D4"/>
    <w:rsid w:val="000254DC"/>
    <w:rsid w:val="000254E9"/>
    <w:rsid w:val="00025A65"/>
    <w:rsid w:val="00025C0B"/>
    <w:rsid w:val="00025DB2"/>
    <w:rsid w:val="00025EEE"/>
    <w:rsid w:val="00025F71"/>
    <w:rsid w:val="000262E1"/>
    <w:rsid w:val="00026388"/>
    <w:rsid w:val="00026AF5"/>
    <w:rsid w:val="00026B7A"/>
    <w:rsid w:val="00026FF7"/>
    <w:rsid w:val="0002705F"/>
    <w:rsid w:val="0002712D"/>
    <w:rsid w:val="000272AB"/>
    <w:rsid w:val="000278AB"/>
    <w:rsid w:val="00027B31"/>
    <w:rsid w:val="00027D38"/>
    <w:rsid w:val="00027EF9"/>
    <w:rsid w:val="00027FC7"/>
    <w:rsid w:val="000300F5"/>
    <w:rsid w:val="00030246"/>
    <w:rsid w:val="000302CE"/>
    <w:rsid w:val="0003030D"/>
    <w:rsid w:val="000303DE"/>
    <w:rsid w:val="000304C8"/>
    <w:rsid w:val="000307CE"/>
    <w:rsid w:val="00030804"/>
    <w:rsid w:val="00030D5E"/>
    <w:rsid w:val="00030EF7"/>
    <w:rsid w:val="00030FA7"/>
    <w:rsid w:val="000311CC"/>
    <w:rsid w:val="00031486"/>
    <w:rsid w:val="000317EC"/>
    <w:rsid w:val="0003181E"/>
    <w:rsid w:val="000319A4"/>
    <w:rsid w:val="00031D8A"/>
    <w:rsid w:val="00031EC1"/>
    <w:rsid w:val="00032419"/>
    <w:rsid w:val="000329DD"/>
    <w:rsid w:val="00032B4A"/>
    <w:rsid w:val="00033882"/>
    <w:rsid w:val="0003398E"/>
    <w:rsid w:val="00033B5D"/>
    <w:rsid w:val="00034320"/>
    <w:rsid w:val="00034442"/>
    <w:rsid w:val="00034893"/>
    <w:rsid w:val="00035000"/>
    <w:rsid w:val="000352FC"/>
    <w:rsid w:val="000355FA"/>
    <w:rsid w:val="0003560B"/>
    <w:rsid w:val="00035EC7"/>
    <w:rsid w:val="000366C6"/>
    <w:rsid w:val="00036783"/>
    <w:rsid w:val="00036809"/>
    <w:rsid w:val="000368BF"/>
    <w:rsid w:val="00036A66"/>
    <w:rsid w:val="00036B5D"/>
    <w:rsid w:val="00036DD5"/>
    <w:rsid w:val="00036F70"/>
    <w:rsid w:val="00036FF1"/>
    <w:rsid w:val="000372CF"/>
    <w:rsid w:val="0003764D"/>
    <w:rsid w:val="00037ADD"/>
    <w:rsid w:val="00037F72"/>
    <w:rsid w:val="00037F94"/>
    <w:rsid w:val="000401EB"/>
    <w:rsid w:val="00040919"/>
    <w:rsid w:val="000409E3"/>
    <w:rsid w:val="00040CB0"/>
    <w:rsid w:val="00040DD0"/>
    <w:rsid w:val="00040F8A"/>
    <w:rsid w:val="00041282"/>
    <w:rsid w:val="0004173D"/>
    <w:rsid w:val="00041A72"/>
    <w:rsid w:val="00041B29"/>
    <w:rsid w:val="00041F6E"/>
    <w:rsid w:val="00042086"/>
    <w:rsid w:val="000426B0"/>
    <w:rsid w:val="00042A78"/>
    <w:rsid w:val="00042AC2"/>
    <w:rsid w:val="00042F93"/>
    <w:rsid w:val="000432E2"/>
    <w:rsid w:val="000435FA"/>
    <w:rsid w:val="00043685"/>
    <w:rsid w:val="00043954"/>
    <w:rsid w:val="00043A84"/>
    <w:rsid w:val="00043D4C"/>
    <w:rsid w:val="000442DE"/>
    <w:rsid w:val="0004431D"/>
    <w:rsid w:val="000448A6"/>
    <w:rsid w:val="00044E64"/>
    <w:rsid w:val="000450B2"/>
    <w:rsid w:val="0004568E"/>
    <w:rsid w:val="00045754"/>
    <w:rsid w:val="0004593D"/>
    <w:rsid w:val="00045FC0"/>
    <w:rsid w:val="0004628E"/>
    <w:rsid w:val="0004667E"/>
    <w:rsid w:val="00046D04"/>
    <w:rsid w:val="00046DC0"/>
    <w:rsid w:val="00046E12"/>
    <w:rsid w:val="00047477"/>
    <w:rsid w:val="00047B1E"/>
    <w:rsid w:val="00047B4D"/>
    <w:rsid w:val="00047BDC"/>
    <w:rsid w:val="00047C95"/>
    <w:rsid w:val="0005025A"/>
    <w:rsid w:val="00050270"/>
    <w:rsid w:val="000503A0"/>
    <w:rsid w:val="000507D3"/>
    <w:rsid w:val="00050959"/>
    <w:rsid w:val="00050A4D"/>
    <w:rsid w:val="00050AAB"/>
    <w:rsid w:val="00051655"/>
    <w:rsid w:val="000516E4"/>
    <w:rsid w:val="000517EC"/>
    <w:rsid w:val="00052022"/>
    <w:rsid w:val="0005224D"/>
    <w:rsid w:val="000523E6"/>
    <w:rsid w:val="000527C4"/>
    <w:rsid w:val="0005286C"/>
    <w:rsid w:val="00052BD0"/>
    <w:rsid w:val="00052EA3"/>
    <w:rsid w:val="000533DA"/>
    <w:rsid w:val="000533E2"/>
    <w:rsid w:val="00053865"/>
    <w:rsid w:val="00053E99"/>
    <w:rsid w:val="00054026"/>
    <w:rsid w:val="000541B0"/>
    <w:rsid w:val="000541EB"/>
    <w:rsid w:val="0005486B"/>
    <w:rsid w:val="00055335"/>
    <w:rsid w:val="000555DE"/>
    <w:rsid w:val="00055872"/>
    <w:rsid w:val="00055916"/>
    <w:rsid w:val="00055967"/>
    <w:rsid w:val="00055AAD"/>
    <w:rsid w:val="00056093"/>
    <w:rsid w:val="0005635E"/>
    <w:rsid w:val="00056362"/>
    <w:rsid w:val="000564A7"/>
    <w:rsid w:val="00056BB0"/>
    <w:rsid w:val="00056DA9"/>
    <w:rsid w:val="00056DC6"/>
    <w:rsid w:val="00056DE4"/>
    <w:rsid w:val="00056EDB"/>
    <w:rsid w:val="00056F39"/>
    <w:rsid w:val="00056FFB"/>
    <w:rsid w:val="000576FD"/>
    <w:rsid w:val="0005780F"/>
    <w:rsid w:val="00057938"/>
    <w:rsid w:val="00057AAE"/>
    <w:rsid w:val="00057B3F"/>
    <w:rsid w:val="00057E9B"/>
    <w:rsid w:val="000600DB"/>
    <w:rsid w:val="000603C6"/>
    <w:rsid w:val="000603C9"/>
    <w:rsid w:val="0006047F"/>
    <w:rsid w:val="000604DB"/>
    <w:rsid w:val="00060954"/>
    <w:rsid w:val="000609D9"/>
    <w:rsid w:val="00060C96"/>
    <w:rsid w:val="00060D51"/>
    <w:rsid w:val="00060D53"/>
    <w:rsid w:val="00061436"/>
    <w:rsid w:val="000614B5"/>
    <w:rsid w:val="000615A1"/>
    <w:rsid w:val="000616C1"/>
    <w:rsid w:val="000618BA"/>
    <w:rsid w:val="00061A34"/>
    <w:rsid w:val="00061C19"/>
    <w:rsid w:val="00061FBB"/>
    <w:rsid w:val="00061FC8"/>
    <w:rsid w:val="0006202C"/>
    <w:rsid w:val="0006202E"/>
    <w:rsid w:val="0006208E"/>
    <w:rsid w:val="0006213D"/>
    <w:rsid w:val="000622EE"/>
    <w:rsid w:val="000624C4"/>
    <w:rsid w:val="00062580"/>
    <w:rsid w:val="00062B7C"/>
    <w:rsid w:val="00062C1A"/>
    <w:rsid w:val="0006338A"/>
    <w:rsid w:val="00063712"/>
    <w:rsid w:val="000639EC"/>
    <w:rsid w:val="00063ABE"/>
    <w:rsid w:val="00063B11"/>
    <w:rsid w:val="00063B24"/>
    <w:rsid w:val="000645D8"/>
    <w:rsid w:val="00064777"/>
    <w:rsid w:val="00064910"/>
    <w:rsid w:val="00064B8D"/>
    <w:rsid w:val="00064D04"/>
    <w:rsid w:val="00065558"/>
    <w:rsid w:val="00065680"/>
    <w:rsid w:val="0006588E"/>
    <w:rsid w:val="0006595F"/>
    <w:rsid w:val="000659DF"/>
    <w:rsid w:val="000665B0"/>
    <w:rsid w:val="00066743"/>
    <w:rsid w:val="0006790F"/>
    <w:rsid w:val="00067B69"/>
    <w:rsid w:val="00067D6C"/>
    <w:rsid w:val="00067DBF"/>
    <w:rsid w:val="00070172"/>
    <w:rsid w:val="0007052F"/>
    <w:rsid w:val="0007066E"/>
    <w:rsid w:val="000708BB"/>
    <w:rsid w:val="00070D22"/>
    <w:rsid w:val="00070D2F"/>
    <w:rsid w:val="00070E4D"/>
    <w:rsid w:val="0007106E"/>
    <w:rsid w:val="000712C3"/>
    <w:rsid w:val="000713B8"/>
    <w:rsid w:val="000715CE"/>
    <w:rsid w:val="00071C71"/>
    <w:rsid w:val="00071FE4"/>
    <w:rsid w:val="00072387"/>
    <w:rsid w:val="000725AF"/>
    <w:rsid w:val="00072697"/>
    <w:rsid w:val="000726E2"/>
    <w:rsid w:val="0007285E"/>
    <w:rsid w:val="000729E0"/>
    <w:rsid w:val="000729F4"/>
    <w:rsid w:val="00072A1C"/>
    <w:rsid w:val="000734B5"/>
    <w:rsid w:val="00073793"/>
    <w:rsid w:val="00073E57"/>
    <w:rsid w:val="00074342"/>
    <w:rsid w:val="000747EF"/>
    <w:rsid w:val="0007495B"/>
    <w:rsid w:val="000749AB"/>
    <w:rsid w:val="000749E2"/>
    <w:rsid w:val="00074DF0"/>
    <w:rsid w:val="00075152"/>
    <w:rsid w:val="00075307"/>
    <w:rsid w:val="0007548C"/>
    <w:rsid w:val="00075863"/>
    <w:rsid w:val="000759A9"/>
    <w:rsid w:val="00075A21"/>
    <w:rsid w:val="00075B7D"/>
    <w:rsid w:val="00075D1A"/>
    <w:rsid w:val="00075E4E"/>
    <w:rsid w:val="0007611E"/>
    <w:rsid w:val="00076157"/>
    <w:rsid w:val="000764B8"/>
    <w:rsid w:val="000768CC"/>
    <w:rsid w:val="00076B1C"/>
    <w:rsid w:val="00076D70"/>
    <w:rsid w:val="0007781E"/>
    <w:rsid w:val="00077D63"/>
    <w:rsid w:val="00077F14"/>
    <w:rsid w:val="0008053D"/>
    <w:rsid w:val="00080889"/>
    <w:rsid w:val="00080F9A"/>
    <w:rsid w:val="0008101F"/>
    <w:rsid w:val="00081175"/>
    <w:rsid w:val="000811F3"/>
    <w:rsid w:val="00081824"/>
    <w:rsid w:val="000819FA"/>
    <w:rsid w:val="00081AF9"/>
    <w:rsid w:val="00081E28"/>
    <w:rsid w:val="00081E66"/>
    <w:rsid w:val="00082178"/>
    <w:rsid w:val="000821DB"/>
    <w:rsid w:val="00082300"/>
    <w:rsid w:val="0008246C"/>
    <w:rsid w:val="000825B0"/>
    <w:rsid w:val="00082A51"/>
    <w:rsid w:val="00082AE8"/>
    <w:rsid w:val="00082E1C"/>
    <w:rsid w:val="00082E37"/>
    <w:rsid w:val="00083103"/>
    <w:rsid w:val="000834A2"/>
    <w:rsid w:val="000836A9"/>
    <w:rsid w:val="00083E81"/>
    <w:rsid w:val="00083EE4"/>
    <w:rsid w:val="00083F95"/>
    <w:rsid w:val="00084102"/>
    <w:rsid w:val="00084125"/>
    <w:rsid w:val="00084205"/>
    <w:rsid w:val="0008451C"/>
    <w:rsid w:val="000845B2"/>
    <w:rsid w:val="00084779"/>
    <w:rsid w:val="000848A8"/>
    <w:rsid w:val="00084AFB"/>
    <w:rsid w:val="00084C9D"/>
    <w:rsid w:val="00084D50"/>
    <w:rsid w:val="00084E4B"/>
    <w:rsid w:val="00084F42"/>
    <w:rsid w:val="000850AE"/>
    <w:rsid w:val="0008521E"/>
    <w:rsid w:val="0008532E"/>
    <w:rsid w:val="0008598F"/>
    <w:rsid w:val="00085A78"/>
    <w:rsid w:val="00085BD5"/>
    <w:rsid w:val="00085C25"/>
    <w:rsid w:val="00085D54"/>
    <w:rsid w:val="00085E98"/>
    <w:rsid w:val="00085F55"/>
    <w:rsid w:val="00086013"/>
    <w:rsid w:val="0008614D"/>
    <w:rsid w:val="00086508"/>
    <w:rsid w:val="000869CE"/>
    <w:rsid w:val="00086AF5"/>
    <w:rsid w:val="00086B00"/>
    <w:rsid w:val="00086C86"/>
    <w:rsid w:val="00087711"/>
    <w:rsid w:val="00087738"/>
    <w:rsid w:val="000877E9"/>
    <w:rsid w:val="00087CB7"/>
    <w:rsid w:val="00087D10"/>
    <w:rsid w:val="000907C1"/>
    <w:rsid w:val="0009096A"/>
    <w:rsid w:val="000909CD"/>
    <w:rsid w:val="00090A20"/>
    <w:rsid w:val="000910BF"/>
    <w:rsid w:val="00091396"/>
    <w:rsid w:val="0009169B"/>
    <w:rsid w:val="0009199A"/>
    <w:rsid w:val="00091A2C"/>
    <w:rsid w:val="00091A5D"/>
    <w:rsid w:val="00091C7F"/>
    <w:rsid w:val="00091E02"/>
    <w:rsid w:val="00091E63"/>
    <w:rsid w:val="00091E75"/>
    <w:rsid w:val="00091FF2"/>
    <w:rsid w:val="00092102"/>
    <w:rsid w:val="00092129"/>
    <w:rsid w:val="0009226E"/>
    <w:rsid w:val="000923E6"/>
    <w:rsid w:val="0009252A"/>
    <w:rsid w:val="00092820"/>
    <w:rsid w:val="00092B3B"/>
    <w:rsid w:val="00092F9E"/>
    <w:rsid w:val="0009329C"/>
    <w:rsid w:val="00093793"/>
    <w:rsid w:val="00093A91"/>
    <w:rsid w:val="00093F1D"/>
    <w:rsid w:val="00094142"/>
    <w:rsid w:val="000943C9"/>
    <w:rsid w:val="0009484B"/>
    <w:rsid w:val="00094B98"/>
    <w:rsid w:val="00094CD2"/>
    <w:rsid w:val="00094EA0"/>
    <w:rsid w:val="0009518C"/>
    <w:rsid w:val="00095462"/>
    <w:rsid w:val="00095BEB"/>
    <w:rsid w:val="00095D67"/>
    <w:rsid w:val="0009604E"/>
    <w:rsid w:val="00096100"/>
    <w:rsid w:val="000962A0"/>
    <w:rsid w:val="0009640B"/>
    <w:rsid w:val="000964F4"/>
    <w:rsid w:val="00096500"/>
    <w:rsid w:val="00096624"/>
    <w:rsid w:val="000967D7"/>
    <w:rsid w:val="00096813"/>
    <w:rsid w:val="00096844"/>
    <w:rsid w:val="00096CA9"/>
    <w:rsid w:val="00097198"/>
    <w:rsid w:val="000971BC"/>
    <w:rsid w:val="00097573"/>
    <w:rsid w:val="00097598"/>
    <w:rsid w:val="0009771F"/>
    <w:rsid w:val="00097FA1"/>
    <w:rsid w:val="000A005A"/>
    <w:rsid w:val="000A00AF"/>
    <w:rsid w:val="000A014D"/>
    <w:rsid w:val="000A0175"/>
    <w:rsid w:val="000A04AF"/>
    <w:rsid w:val="000A06ED"/>
    <w:rsid w:val="000A0FA5"/>
    <w:rsid w:val="000A10C7"/>
    <w:rsid w:val="000A1AB7"/>
    <w:rsid w:val="000A21BC"/>
    <w:rsid w:val="000A23B7"/>
    <w:rsid w:val="000A2731"/>
    <w:rsid w:val="000A283B"/>
    <w:rsid w:val="000A31D5"/>
    <w:rsid w:val="000A3259"/>
    <w:rsid w:val="000A3599"/>
    <w:rsid w:val="000A3853"/>
    <w:rsid w:val="000A39D9"/>
    <w:rsid w:val="000A404F"/>
    <w:rsid w:val="000A4296"/>
    <w:rsid w:val="000A438E"/>
    <w:rsid w:val="000A464C"/>
    <w:rsid w:val="000A46FA"/>
    <w:rsid w:val="000A4BEE"/>
    <w:rsid w:val="000A5022"/>
    <w:rsid w:val="000A525B"/>
    <w:rsid w:val="000A54E8"/>
    <w:rsid w:val="000A5C14"/>
    <w:rsid w:val="000A5FA4"/>
    <w:rsid w:val="000A60B9"/>
    <w:rsid w:val="000A62FB"/>
    <w:rsid w:val="000A65EE"/>
    <w:rsid w:val="000A6619"/>
    <w:rsid w:val="000A6768"/>
    <w:rsid w:val="000A682D"/>
    <w:rsid w:val="000A6A0D"/>
    <w:rsid w:val="000A6D23"/>
    <w:rsid w:val="000A6EB8"/>
    <w:rsid w:val="000A7D58"/>
    <w:rsid w:val="000A7DE2"/>
    <w:rsid w:val="000B0029"/>
    <w:rsid w:val="000B051F"/>
    <w:rsid w:val="000B0BE6"/>
    <w:rsid w:val="000B111B"/>
    <w:rsid w:val="000B1532"/>
    <w:rsid w:val="000B1623"/>
    <w:rsid w:val="000B1940"/>
    <w:rsid w:val="000B1953"/>
    <w:rsid w:val="000B1E80"/>
    <w:rsid w:val="000B1EC6"/>
    <w:rsid w:val="000B22BA"/>
    <w:rsid w:val="000B267C"/>
    <w:rsid w:val="000B268C"/>
    <w:rsid w:val="000B285A"/>
    <w:rsid w:val="000B2871"/>
    <w:rsid w:val="000B2B57"/>
    <w:rsid w:val="000B2BA1"/>
    <w:rsid w:val="000B3287"/>
    <w:rsid w:val="000B33A9"/>
    <w:rsid w:val="000B33E7"/>
    <w:rsid w:val="000B35F8"/>
    <w:rsid w:val="000B3E46"/>
    <w:rsid w:val="000B3FC0"/>
    <w:rsid w:val="000B3FD1"/>
    <w:rsid w:val="000B401D"/>
    <w:rsid w:val="000B430F"/>
    <w:rsid w:val="000B4345"/>
    <w:rsid w:val="000B456C"/>
    <w:rsid w:val="000B4D78"/>
    <w:rsid w:val="000B57F4"/>
    <w:rsid w:val="000B582C"/>
    <w:rsid w:val="000B5948"/>
    <w:rsid w:val="000B5E75"/>
    <w:rsid w:val="000B60E2"/>
    <w:rsid w:val="000B61E2"/>
    <w:rsid w:val="000B63C5"/>
    <w:rsid w:val="000B64BC"/>
    <w:rsid w:val="000B65BB"/>
    <w:rsid w:val="000B6A5F"/>
    <w:rsid w:val="000B6C3B"/>
    <w:rsid w:val="000B6F8A"/>
    <w:rsid w:val="000B7010"/>
    <w:rsid w:val="000B7324"/>
    <w:rsid w:val="000B7891"/>
    <w:rsid w:val="000B79EF"/>
    <w:rsid w:val="000B7D8F"/>
    <w:rsid w:val="000C0154"/>
    <w:rsid w:val="000C02D2"/>
    <w:rsid w:val="000C05EF"/>
    <w:rsid w:val="000C0B07"/>
    <w:rsid w:val="000C10F9"/>
    <w:rsid w:val="000C1515"/>
    <w:rsid w:val="000C1604"/>
    <w:rsid w:val="000C18EE"/>
    <w:rsid w:val="000C19C9"/>
    <w:rsid w:val="000C1A0E"/>
    <w:rsid w:val="000C1D78"/>
    <w:rsid w:val="000C228A"/>
    <w:rsid w:val="000C22E0"/>
    <w:rsid w:val="000C22F8"/>
    <w:rsid w:val="000C26C6"/>
    <w:rsid w:val="000C2B05"/>
    <w:rsid w:val="000C2CEF"/>
    <w:rsid w:val="000C2F6F"/>
    <w:rsid w:val="000C2F87"/>
    <w:rsid w:val="000C2F8C"/>
    <w:rsid w:val="000C30F0"/>
    <w:rsid w:val="000C3241"/>
    <w:rsid w:val="000C396A"/>
    <w:rsid w:val="000C39BE"/>
    <w:rsid w:val="000C3D7F"/>
    <w:rsid w:val="000C45E7"/>
    <w:rsid w:val="000C4627"/>
    <w:rsid w:val="000C4A49"/>
    <w:rsid w:val="000C4C7A"/>
    <w:rsid w:val="000C5399"/>
    <w:rsid w:val="000C546C"/>
    <w:rsid w:val="000C5664"/>
    <w:rsid w:val="000C576D"/>
    <w:rsid w:val="000C577A"/>
    <w:rsid w:val="000C5782"/>
    <w:rsid w:val="000C5E23"/>
    <w:rsid w:val="000C60DB"/>
    <w:rsid w:val="000C60F0"/>
    <w:rsid w:val="000C6411"/>
    <w:rsid w:val="000C65C1"/>
    <w:rsid w:val="000C686F"/>
    <w:rsid w:val="000C69C4"/>
    <w:rsid w:val="000C6A40"/>
    <w:rsid w:val="000C6B63"/>
    <w:rsid w:val="000C6C7F"/>
    <w:rsid w:val="000C6D1B"/>
    <w:rsid w:val="000C6DEF"/>
    <w:rsid w:val="000C74E2"/>
    <w:rsid w:val="000C787E"/>
    <w:rsid w:val="000C7BF9"/>
    <w:rsid w:val="000C7C22"/>
    <w:rsid w:val="000C7CCB"/>
    <w:rsid w:val="000D01BA"/>
    <w:rsid w:val="000D01C4"/>
    <w:rsid w:val="000D0733"/>
    <w:rsid w:val="000D081D"/>
    <w:rsid w:val="000D0D13"/>
    <w:rsid w:val="000D0F3C"/>
    <w:rsid w:val="000D0FBB"/>
    <w:rsid w:val="000D131C"/>
    <w:rsid w:val="000D1439"/>
    <w:rsid w:val="000D144F"/>
    <w:rsid w:val="000D14D5"/>
    <w:rsid w:val="000D17AC"/>
    <w:rsid w:val="000D287E"/>
    <w:rsid w:val="000D2A72"/>
    <w:rsid w:val="000D2FAC"/>
    <w:rsid w:val="000D2FE1"/>
    <w:rsid w:val="000D3142"/>
    <w:rsid w:val="000D3191"/>
    <w:rsid w:val="000D33F1"/>
    <w:rsid w:val="000D342A"/>
    <w:rsid w:val="000D344D"/>
    <w:rsid w:val="000D37B8"/>
    <w:rsid w:val="000D38FA"/>
    <w:rsid w:val="000D39A5"/>
    <w:rsid w:val="000D39AF"/>
    <w:rsid w:val="000D3C25"/>
    <w:rsid w:val="000D3E4D"/>
    <w:rsid w:val="000D4036"/>
    <w:rsid w:val="000D4265"/>
    <w:rsid w:val="000D4359"/>
    <w:rsid w:val="000D48A3"/>
    <w:rsid w:val="000D4AFA"/>
    <w:rsid w:val="000D4DF4"/>
    <w:rsid w:val="000D4E23"/>
    <w:rsid w:val="000D533A"/>
    <w:rsid w:val="000D541B"/>
    <w:rsid w:val="000D5441"/>
    <w:rsid w:val="000D56A8"/>
    <w:rsid w:val="000D572A"/>
    <w:rsid w:val="000D5AE6"/>
    <w:rsid w:val="000D5C2D"/>
    <w:rsid w:val="000D5D80"/>
    <w:rsid w:val="000D5DF6"/>
    <w:rsid w:val="000D6427"/>
    <w:rsid w:val="000D67F5"/>
    <w:rsid w:val="000D68B7"/>
    <w:rsid w:val="000D69FA"/>
    <w:rsid w:val="000D6A96"/>
    <w:rsid w:val="000D6BDD"/>
    <w:rsid w:val="000D6C77"/>
    <w:rsid w:val="000D729C"/>
    <w:rsid w:val="000D7723"/>
    <w:rsid w:val="000D787E"/>
    <w:rsid w:val="000D7D00"/>
    <w:rsid w:val="000D7EB3"/>
    <w:rsid w:val="000E0357"/>
    <w:rsid w:val="000E0A99"/>
    <w:rsid w:val="000E0FE1"/>
    <w:rsid w:val="000E15C6"/>
    <w:rsid w:val="000E16C0"/>
    <w:rsid w:val="000E1796"/>
    <w:rsid w:val="000E1914"/>
    <w:rsid w:val="000E1CA6"/>
    <w:rsid w:val="000E1E48"/>
    <w:rsid w:val="000E1F72"/>
    <w:rsid w:val="000E1FE8"/>
    <w:rsid w:val="000E244D"/>
    <w:rsid w:val="000E26A3"/>
    <w:rsid w:val="000E29D5"/>
    <w:rsid w:val="000E2CFD"/>
    <w:rsid w:val="000E2D88"/>
    <w:rsid w:val="000E2E7C"/>
    <w:rsid w:val="000E2EF8"/>
    <w:rsid w:val="000E2F0F"/>
    <w:rsid w:val="000E3013"/>
    <w:rsid w:val="000E3061"/>
    <w:rsid w:val="000E317A"/>
    <w:rsid w:val="000E3503"/>
    <w:rsid w:val="000E3B93"/>
    <w:rsid w:val="000E3BA4"/>
    <w:rsid w:val="000E3F9B"/>
    <w:rsid w:val="000E4558"/>
    <w:rsid w:val="000E47B0"/>
    <w:rsid w:val="000E47BD"/>
    <w:rsid w:val="000E5162"/>
    <w:rsid w:val="000E5175"/>
    <w:rsid w:val="000E52A1"/>
    <w:rsid w:val="000E5386"/>
    <w:rsid w:val="000E54D2"/>
    <w:rsid w:val="000E56FE"/>
    <w:rsid w:val="000E57F4"/>
    <w:rsid w:val="000E5872"/>
    <w:rsid w:val="000E5B72"/>
    <w:rsid w:val="000E6166"/>
    <w:rsid w:val="000E633C"/>
    <w:rsid w:val="000E6352"/>
    <w:rsid w:val="000E66C7"/>
    <w:rsid w:val="000E680B"/>
    <w:rsid w:val="000E6B53"/>
    <w:rsid w:val="000E6D7D"/>
    <w:rsid w:val="000E6DBE"/>
    <w:rsid w:val="000E700E"/>
    <w:rsid w:val="000E76BA"/>
    <w:rsid w:val="000E76EA"/>
    <w:rsid w:val="000E791C"/>
    <w:rsid w:val="000E7927"/>
    <w:rsid w:val="000E79AE"/>
    <w:rsid w:val="000E7BBF"/>
    <w:rsid w:val="000E7BEE"/>
    <w:rsid w:val="000E7C20"/>
    <w:rsid w:val="000E7E1A"/>
    <w:rsid w:val="000F069C"/>
    <w:rsid w:val="000F0AC7"/>
    <w:rsid w:val="000F0AE0"/>
    <w:rsid w:val="000F0BFA"/>
    <w:rsid w:val="000F149F"/>
    <w:rsid w:val="000F1506"/>
    <w:rsid w:val="000F15FF"/>
    <w:rsid w:val="000F1846"/>
    <w:rsid w:val="000F1A7F"/>
    <w:rsid w:val="000F1C28"/>
    <w:rsid w:val="000F22D1"/>
    <w:rsid w:val="000F2619"/>
    <w:rsid w:val="000F2DBA"/>
    <w:rsid w:val="000F2F37"/>
    <w:rsid w:val="000F3133"/>
    <w:rsid w:val="000F36BB"/>
    <w:rsid w:val="000F3747"/>
    <w:rsid w:val="000F3758"/>
    <w:rsid w:val="000F388A"/>
    <w:rsid w:val="000F3894"/>
    <w:rsid w:val="000F3A7B"/>
    <w:rsid w:val="000F3D74"/>
    <w:rsid w:val="000F3F81"/>
    <w:rsid w:val="000F42AC"/>
    <w:rsid w:val="000F444A"/>
    <w:rsid w:val="000F4464"/>
    <w:rsid w:val="000F44DC"/>
    <w:rsid w:val="000F48CE"/>
    <w:rsid w:val="000F48F7"/>
    <w:rsid w:val="000F4A1B"/>
    <w:rsid w:val="000F4F87"/>
    <w:rsid w:val="000F4FE2"/>
    <w:rsid w:val="000F537F"/>
    <w:rsid w:val="000F5B01"/>
    <w:rsid w:val="000F5C75"/>
    <w:rsid w:val="000F621A"/>
    <w:rsid w:val="000F6AA9"/>
    <w:rsid w:val="000F71CF"/>
    <w:rsid w:val="000F7315"/>
    <w:rsid w:val="000F743A"/>
    <w:rsid w:val="000F7A69"/>
    <w:rsid w:val="000F7B64"/>
    <w:rsid w:val="000F7BD1"/>
    <w:rsid w:val="000F7E43"/>
    <w:rsid w:val="00100103"/>
    <w:rsid w:val="001002DD"/>
    <w:rsid w:val="001002E8"/>
    <w:rsid w:val="001003A4"/>
    <w:rsid w:val="00100468"/>
    <w:rsid w:val="0010062B"/>
    <w:rsid w:val="00100825"/>
    <w:rsid w:val="00100A19"/>
    <w:rsid w:val="00100CB6"/>
    <w:rsid w:val="00100EF0"/>
    <w:rsid w:val="0010116A"/>
    <w:rsid w:val="00101179"/>
    <w:rsid w:val="0010120E"/>
    <w:rsid w:val="001013FF"/>
    <w:rsid w:val="001015AD"/>
    <w:rsid w:val="00101810"/>
    <w:rsid w:val="00101DC6"/>
    <w:rsid w:val="00101EAE"/>
    <w:rsid w:val="001025F2"/>
    <w:rsid w:val="00102D5E"/>
    <w:rsid w:val="00103180"/>
    <w:rsid w:val="001031AD"/>
    <w:rsid w:val="00103210"/>
    <w:rsid w:val="001032DF"/>
    <w:rsid w:val="001032F5"/>
    <w:rsid w:val="001037BE"/>
    <w:rsid w:val="00103A24"/>
    <w:rsid w:val="00103A82"/>
    <w:rsid w:val="00103B03"/>
    <w:rsid w:val="00103DD1"/>
    <w:rsid w:val="00103F24"/>
    <w:rsid w:val="00104736"/>
    <w:rsid w:val="00104FE4"/>
    <w:rsid w:val="001051AE"/>
    <w:rsid w:val="0010544B"/>
    <w:rsid w:val="001054C3"/>
    <w:rsid w:val="0010578B"/>
    <w:rsid w:val="001059B2"/>
    <w:rsid w:val="00105A46"/>
    <w:rsid w:val="00105BB5"/>
    <w:rsid w:val="00105C6A"/>
    <w:rsid w:val="00105D57"/>
    <w:rsid w:val="001060DD"/>
    <w:rsid w:val="001062D8"/>
    <w:rsid w:val="00106474"/>
    <w:rsid w:val="001067BC"/>
    <w:rsid w:val="001067FE"/>
    <w:rsid w:val="00106CF0"/>
    <w:rsid w:val="00107236"/>
    <w:rsid w:val="001077E4"/>
    <w:rsid w:val="00107827"/>
    <w:rsid w:val="00107A5C"/>
    <w:rsid w:val="00107B1A"/>
    <w:rsid w:val="00107BA5"/>
    <w:rsid w:val="00107FA7"/>
    <w:rsid w:val="00110095"/>
    <w:rsid w:val="00110157"/>
    <w:rsid w:val="0011017F"/>
    <w:rsid w:val="00110356"/>
    <w:rsid w:val="001103B4"/>
    <w:rsid w:val="001103F7"/>
    <w:rsid w:val="00110491"/>
    <w:rsid w:val="001106FA"/>
    <w:rsid w:val="00110824"/>
    <w:rsid w:val="00110871"/>
    <w:rsid w:val="001108A7"/>
    <w:rsid w:val="00110C11"/>
    <w:rsid w:val="00110CB7"/>
    <w:rsid w:val="00110DA5"/>
    <w:rsid w:val="00110DF3"/>
    <w:rsid w:val="00110FAC"/>
    <w:rsid w:val="001110B3"/>
    <w:rsid w:val="00111347"/>
    <w:rsid w:val="001114B5"/>
    <w:rsid w:val="001117A0"/>
    <w:rsid w:val="001117AB"/>
    <w:rsid w:val="00111C01"/>
    <w:rsid w:val="00111C7E"/>
    <w:rsid w:val="00112203"/>
    <w:rsid w:val="0011279D"/>
    <w:rsid w:val="001127CE"/>
    <w:rsid w:val="00112833"/>
    <w:rsid w:val="001129F5"/>
    <w:rsid w:val="00112A97"/>
    <w:rsid w:val="001130C9"/>
    <w:rsid w:val="00113875"/>
    <w:rsid w:val="00113B91"/>
    <w:rsid w:val="00113E92"/>
    <w:rsid w:val="00113F13"/>
    <w:rsid w:val="00114012"/>
    <w:rsid w:val="00114246"/>
    <w:rsid w:val="001144B7"/>
    <w:rsid w:val="00114A83"/>
    <w:rsid w:val="00114AA9"/>
    <w:rsid w:val="00114CE3"/>
    <w:rsid w:val="00114DAC"/>
    <w:rsid w:val="00114DD5"/>
    <w:rsid w:val="00114EC1"/>
    <w:rsid w:val="00114FF2"/>
    <w:rsid w:val="00115066"/>
    <w:rsid w:val="00115144"/>
    <w:rsid w:val="0011528A"/>
    <w:rsid w:val="0011551C"/>
    <w:rsid w:val="00115715"/>
    <w:rsid w:val="0011585D"/>
    <w:rsid w:val="00115CDE"/>
    <w:rsid w:val="00116052"/>
    <w:rsid w:val="0011634D"/>
    <w:rsid w:val="00116820"/>
    <w:rsid w:val="001168BB"/>
    <w:rsid w:val="00116C94"/>
    <w:rsid w:val="001170B9"/>
    <w:rsid w:val="00117334"/>
    <w:rsid w:val="00117750"/>
    <w:rsid w:val="00117768"/>
    <w:rsid w:val="00117F67"/>
    <w:rsid w:val="00117FD1"/>
    <w:rsid w:val="001201ED"/>
    <w:rsid w:val="001202FD"/>
    <w:rsid w:val="00120491"/>
    <w:rsid w:val="001205E6"/>
    <w:rsid w:val="00120A46"/>
    <w:rsid w:val="00120BD9"/>
    <w:rsid w:val="00120C1A"/>
    <w:rsid w:val="00120C72"/>
    <w:rsid w:val="00120EBC"/>
    <w:rsid w:val="00121362"/>
    <w:rsid w:val="00121642"/>
    <w:rsid w:val="001216A9"/>
    <w:rsid w:val="00121899"/>
    <w:rsid w:val="00121CA1"/>
    <w:rsid w:val="00121E22"/>
    <w:rsid w:val="00121E92"/>
    <w:rsid w:val="00122129"/>
    <w:rsid w:val="00122219"/>
    <w:rsid w:val="001223F6"/>
    <w:rsid w:val="00122494"/>
    <w:rsid w:val="0012254E"/>
    <w:rsid w:val="001226E7"/>
    <w:rsid w:val="0012287F"/>
    <w:rsid w:val="001229B6"/>
    <w:rsid w:val="00122A0E"/>
    <w:rsid w:val="00122C16"/>
    <w:rsid w:val="00123218"/>
    <w:rsid w:val="00123319"/>
    <w:rsid w:val="00123526"/>
    <w:rsid w:val="00123603"/>
    <w:rsid w:val="00123671"/>
    <w:rsid w:val="00123E1E"/>
    <w:rsid w:val="00123E8E"/>
    <w:rsid w:val="001240B1"/>
    <w:rsid w:val="00124106"/>
    <w:rsid w:val="00124326"/>
    <w:rsid w:val="00124C95"/>
    <w:rsid w:val="00124D46"/>
    <w:rsid w:val="00125176"/>
    <w:rsid w:val="001257EA"/>
    <w:rsid w:val="00125858"/>
    <w:rsid w:val="00125D25"/>
    <w:rsid w:val="00125E87"/>
    <w:rsid w:val="0012611B"/>
    <w:rsid w:val="001264B5"/>
    <w:rsid w:val="001264CE"/>
    <w:rsid w:val="001264E9"/>
    <w:rsid w:val="00126552"/>
    <w:rsid w:val="0012678D"/>
    <w:rsid w:val="0012691C"/>
    <w:rsid w:val="00126A94"/>
    <w:rsid w:val="00126AE5"/>
    <w:rsid w:val="00126C0C"/>
    <w:rsid w:val="001270A8"/>
    <w:rsid w:val="00127506"/>
    <w:rsid w:val="00127631"/>
    <w:rsid w:val="00127847"/>
    <w:rsid w:val="0012795E"/>
    <w:rsid w:val="001301ED"/>
    <w:rsid w:val="001302CA"/>
    <w:rsid w:val="00130352"/>
    <w:rsid w:val="00130438"/>
    <w:rsid w:val="001304A9"/>
    <w:rsid w:val="00130669"/>
    <w:rsid w:val="0013066C"/>
    <w:rsid w:val="0013071F"/>
    <w:rsid w:val="00130966"/>
    <w:rsid w:val="0013098A"/>
    <w:rsid w:val="001309D3"/>
    <w:rsid w:val="00130BE4"/>
    <w:rsid w:val="00130FEB"/>
    <w:rsid w:val="00131124"/>
    <w:rsid w:val="00131329"/>
    <w:rsid w:val="001314C5"/>
    <w:rsid w:val="0013176A"/>
    <w:rsid w:val="00131AC8"/>
    <w:rsid w:val="00131DE6"/>
    <w:rsid w:val="0013214F"/>
    <w:rsid w:val="001321D0"/>
    <w:rsid w:val="001324A7"/>
    <w:rsid w:val="00132647"/>
    <w:rsid w:val="00132CE3"/>
    <w:rsid w:val="00132EAD"/>
    <w:rsid w:val="00132FA6"/>
    <w:rsid w:val="0013315D"/>
    <w:rsid w:val="00133659"/>
    <w:rsid w:val="001336B7"/>
    <w:rsid w:val="00133B37"/>
    <w:rsid w:val="001340F0"/>
    <w:rsid w:val="0013468A"/>
    <w:rsid w:val="0013496F"/>
    <w:rsid w:val="00134C59"/>
    <w:rsid w:val="00134F91"/>
    <w:rsid w:val="00135122"/>
    <w:rsid w:val="001355B4"/>
    <w:rsid w:val="00135DA1"/>
    <w:rsid w:val="00135E09"/>
    <w:rsid w:val="00136181"/>
    <w:rsid w:val="0013642C"/>
    <w:rsid w:val="001364EC"/>
    <w:rsid w:val="0013657D"/>
    <w:rsid w:val="00136CA1"/>
    <w:rsid w:val="0013756A"/>
    <w:rsid w:val="00137AC7"/>
    <w:rsid w:val="00137AC9"/>
    <w:rsid w:val="00137D14"/>
    <w:rsid w:val="00140469"/>
    <w:rsid w:val="00140721"/>
    <w:rsid w:val="00140A30"/>
    <w:rsid w:val="00140C80"/>
    <w:rsid w:val="00140DB4"/>
    <w:rsid w:val="00140E4B"/>
    <w:rsid w:val="00141419"/>
    <w:rsid w:val="0014156F"/>
    <w:rsid w:val="0014160F"/>
    <w:rsid w:val="0014166A"/>
    <w:rsid w:val="001416E4"/>
    <w:rsid w:val="0014176D"/>
    <w:rsid w:val="00141783"/>
    <w:rsid w:val="001418EA"/>
    <w:rsid w:val="00141AD6"/>
    <w:rsid w:val="00141B37"/>
    <w:rsid w:val="00141B8A"/>
    <w:rsid w:val="00141D6C"/>
    <w:rsid w:val="00141E26"/>
    <w:rsid w:val="0014234E"/>
    <w:rsid w:val="001429BC"/>
    <w:rsid w:val="001429C2"/>
    <w:rsid w:val="00142CA0"/>
    <w:rsid w:val="00142F90"/>
    <w:rsid w:val="00143074"/>
    <w:rsid w:val="0014343D"/>
    <w:rsid w:val="001434CF"/>
    <w:rsid w:val="00143C55"/>
    <w:rsid w:val="00143D83"/>
    <w:rsid w:val="00143D9E"/>
    <w:rsid w:val="00143E96"/>
    <w:rsid w:val="001441C1"/>
    <w:rsid w:val="00144972"/>
    <w:rsid w:val="00144A8A"/>
    <w:rsid w:val="00144B32"/>
    <w:rsid w:val="00144C74"/>
    <w:rsid w:val="00144C90"/>
    <w:rsid w:val="00144D60"/>
    <w:rsid w:val="001450E0"/>
    <w:rsid w:val="0014523F"/>
    <w:rsid w:val="001453DD"/>
    <w:rsid w:val="00145A40"/>
    <w:rsid w:val="00145FC2"/>
    <w:rsid w:val="00146113"/>
    <w:rsid w:val="00146413"/>
    <w:rsid w:val="0014687A"/>
    <w:rsid w:val="001468C5"/>
    <w:rsid w:val="00146AC7"/>
    <w:rsid w:val="001471EE"/>
    <w:rsid w:val="00147842"/>
    <w:rsid w:val="00147985"/>
    <w:rsid w:val="00147F14"/>
    <w:rsid w:val="0015019A"/>
    <w:rsid w:val="001501B1"/>
    <w:rsid w:val="0015026A"/>
    <w:rsid w:val="001504E8"/>
    <w:rsid w:val="00150512"/>
    <w:rsid w:val="00150530"/>
    <w:rsid w:val="00150918"/>
    <w:rsid w:val="00150984"/>
    <w:rsid w:val="00150E9F"/>
    <w:rsid w:val="00150F9E"/>
    <w:rsid w:val="00151301"/>
    <w:rsid w:val="00151320"/>
    <w:rsid w:val="0015148B"/>
    <w:rsid w:val="001515BF"/>
    <w:rsid w:val="00151684"/>
    <w:rsid w:val="0015170B"/>
    <w:rsid w:val="001517AE"/>
    <w:rsid w:val="00151818"/>
    <w:rsid w:val="00151FCB"/>
    <w:rsid w:val="00152110"/>
    <w:rsid w:val="00152534"/>
    <w:rsid w:val="00152E9E"/>
    <w:rsid w:val="00153220"/>
    <w:rsid w:val="00153627"/>
    <w:rsid w:val="0015362C"/>
    <w:rsid w:val="0015394F"/>
    <w:rsid w:val="00153A1B"/>
    <w:rsid w:val="00153A97"/>
    <w:rsid w:val="00153ACF"/>
    <w:rsid w:val="00153C0E"/>
    <w:rsid w:val="00153D07"/>
    <w:rsid w:val="0015413A"/>
    <w:rsid w:val="0015442A"/>
    <w:rsid w:val="00154450"/>
    <w:rsid w:val="001546C9"/>
    <w:rsid w:val="001548A3"/>
    <w:rsid w:val="00154C4F"/>
    <w:rsid w:val="001551FF"/>
    <w:rsid w:val="00155296"/>
    <w:rsid w:val="0015563B"/>
    <w:rsid w:val="00155868"/>
    <w:rsid w:val="001559E5"/>
    <w:rsid w:val="00155B42"/>
    <w:rsid w:val="00155D43"/>
    <w:rsid w:val="00155E98"/>
    <w:rsid w:val="0015661F"/>
    <w:rsid w:val="00156775"/>
    <w:rsid w:val="00156785"/>
    <w:rsid w:val="00156C74"/>
    <w:rsid w:val="00157385"/>
    <w:rsid w:val="0015767D"/>
    <w:rsid w:val="00157ED0"/>
    <w:rsid w:val="0016001F"/>
    <w:rsid w:val="00160146"/>
    <w:rsid w:val="0016021B"/>
    <w:rsid w:val="00160264"/>
    <w:rsid w:val="00160322"/>
    <w:rsid w:val="00160354"/>
    <w:rsid w:val="00160738"/>
    <w:rsid w:val="00160C18"/>
    <w:rsid w:val="00160C8C"/>
    <w:rsid w:val="00161193"/>
    <w:rsid w:val="001612A5"/>
    <w:rsid w:val="001612D6"/>
    <w:rsid w:val="001612E9"/>
    <w:rsid w:val="00161305"/>
    <w:rsid w:val="0016175E"/>
    <w:rsid w:val="0016183C"/>
    <w:rsid w:val="0016190E"/>
    <w:rsid w:val="00161A8B"/>
    <w:rsid w:val="00161C62"/>
    <w:rsid w:val="00161EDC"/>
    <w:rsid w:val="0016238C"/>
    <w:rsid w:val="0016245D"/>
    <w:rsid w:val="001624D4"/>
    <w:rsid w:val="0016251D"/>
    <w:rsid w:val="00162578"/>
    <w:rsid w:val="0016265A"/>
    <w:rsid w:val="00162721"/>
    <w:rsid w:val="00162B33"/>
    <w:rsid w:val="00162DDC"/>
    <w:rsid w:val="00162E7A"/>
    <w:rsid w:val="00163030"/>
    <w:rsid w:val="001631A9"/>
    <w:rsid w:val="001635CC"/>
    <w:rsid w:val="00163856"/>
    <w:rsid w:val="00163964"/>
    <w:rsid w:val="001639D4"/>
    <w:rsid w:val="00163A80"/>
    <w:rsid w:val="00163AA7"/>
    <w:rsid w:val="00163D2D"/>
    <w:rsid w:val="00163F6E"/>
    <w:rsid w:val="00164205"/>
    <w:rsid w:val="00164344"/>
    <w:rsid w:val="00164B79"/>
    <w:rsid w:val="00164DE1"/>
    <w:rsid w:val="00164E30"/>
    <w:rsid w:val="00164EDE"/>
    <w:rsid w:val="00165201"/>
    <w:rsid w:val="001655D8"/>
    <w:rsid w:val="00165B0F"/>
    <w:rsid w:val="00165C3B"/>
    <w:rsid w:val="00166156"/>
    <w:rsid w:val="00166170"/>
    <w:rsid w:val="0016640E"/>
    <w:rsid w:val="00166549"/>
    <w:rsid w:val="0016662B"/>
    <w:rsid w:val="00166693"/>
    <w:rsid w:val="0016677A"/>
    <w:rsid w:val="00166941"/>
    <w:rsid w:val="00166A61"/>
    <w:rsid w:val="00166DB0"/>
    <w:rsid w:val="00166EF4"/>
    <w:rsid w:val="00167280"/>
    <w:rsid w:val="001678F6"/>
    <w:rsid w:val="00167ACE"/>
    <w:rsid w:val="00167BDF"/>
    <w:rsid w:val="00167F16"/>
    <w:rsid w:val="00167FF8"/>
    <w:rsid w:val="0017010E"/>
    <w:rsid w:val="0017026A"/>
    <w:rsid w:val="001707C6"/>
    <w:rsid w:val="00170BF9"/>
    <w:rsid w:val="00170CA2"/>
    <w:rsid w:val="00170CDE"/>
    <w:rsid w:val="00170D84"/>
    <w:rsid w:val="0017140F"/>
    <w:rsid w:val="001721EA"/>
    <w:rsid w:val="001723E4"/>
    <w:rsid w:val="0017282A"/>
    <w:rsid w:val="0017284D"/>
    <w:rsid w:val="00172916"/>
    <w:rsid w:val="00172AB7"/>
    <w:rsid w:val="00172B3E"/>
    <w:rsid w:val="00172E32"/>
    <w:rsid w:val="001732F6"/>
    <w:rsid w:val="00173641"/>
    <w:rsid w:val="001739AB"/>
    <w:rsid w:val="00173CDA"/>
    <w:rsid w:val="00173F33"/>
    <w:rsid w:val="00174836"/>
    <w:rsid w:val="00174B6C"/>
    <w:rsid w:val="00174DD7"/>
    <w:rsid w:val="001756A2"/>
    <w:rsid w:val="0017576D"/>
    <w:rsid w:val="00175A97"/>
    <w:rsid w:val="00176013"/>
    <w:rsid w:val="00176183"/>
    <w:rsid w:val="00176611"/>
    <w:rsid w:val="00176C62"/>
    <w:rsid w:val="00176D61"/>
    <w:rsid w:val="00176E55"/>
    <w:rsid w:val="00176ED8"/>
    <w:rsid w:val="001773F0"/>
    <w:rsid w:val="00177956"/>
    <w:rsid w:val="00177958"/>
    <w:rsid w:val="00177984"/>
    <w:rsid w:val="00177A37"/>
    <w:rsid w:val="00177C71"/>
    <w:rsid w:val="00177D4B"/>
    <w:rsid w:val="001802CD"/>
    <w:rsid w:val="00180742"/>
    <w:rsid w:val="00180E11"/>
    <w:rsid w:val="00181184"/>
    <w:rsid w:val="00181215"/>
    <w:rsid w:val="0018176F"/>
    <w:rsid w:val="001817B1"/>
    <w:rsid w:val="00181C8C"/>
    <w:rsid w:val="00181CB1"/>
    <w:rsid w:val="00181EA7"/>
    <w:rsid w:val="00181FF5"/>
    <w:rsid w:val="001822ED"/>
    <w:rsid w:val="00182744"/>
    <w:rsid w:val="001828AA"/>
    <w:rsid w:val="00182AE2"/>
    <w:rsid w:val="00182E3D"/>
    <w:rsid w:val="00183003"/>
    <w:rsid w:val="001831BF"/>
    <w:rsid w:val="001831C1"/>
    <w:rsid w:val="00183247"/>
    <w:rsid w:val="00183BC2"/>
    <w:rsid w:val="00183DCE"/>
    <w:rsid w:val="00183E6B"/>
    <w:rsid w:val="001844B1"/>
    <w:rsid w:val="0018450E"/>
    <w:rsid w:val="00184521"/>
    <w:rsid w:val="001845E7"/>
    <w:rsid w:val="00184771"/>
    <w:rsid w:val="001848BE"/>
    <w:rsid w:val="00184A2A"/>
    <w:rsid w:val="00184A42"/>
    <w:rsid w:val="00185289"/>
    <w:rsid w:val="001855F7"/>
    <w:rsid w:val="0018566D"/>
    <w:rsid w:val="00185766"/>
    <w:rsid w:val="00186745"/>
    <w:rsid w:val="00187228"/>
    <w:rsid w:val="001872D6"/>
    <w:rsid w:val="001874C5"/>
    <w:rsid w:val="00187F9E"/>
    <w:rsid w:val="00190983"/>
    <w:rsid w:val="00190C62"/>
    <w:rsid w:val="00190C8F"/>
    <w:rsid w:val="00190D59"/>
    <w:rsid w:val="0019104F"/>
    <w:rsid w:val="001913BF"/>
    <w:rsid w:val="00191431"/>
    <w:rsid w:val="00191913"/>
    <w:rsid w:val="00192025"/>
    <w:rsid w:val="001921EC"/>
    <w:rsid w:val="00192343"/>
    <w:rsid w:val="00192346"/>
    <w:rsid w:val="001924B9"/>
    <w:rsid w:val="001927F6"/>
    <w:rsid w:val="00192B11"/>
    <w:rsid w:val="00192B24"/>
    <w:rsid w:val="00192B35"/>
    <w:rsid w:val="00192B81"/>
    <w:rsid w:val="00192B88"/>
    <w:rsid w:val="00192CEE"/>
    <w:rsid w:val="00192D2F"/>
    <w:rsid w:val="00192E61"/>
    <w:rsid w:val="00193279"/>
    <w:rsid w:val="00193A0A"/>
    <w:rsid w:val="00193B14"/>
    <w:rsid w:val="00193C1F"/>
    <w:rsid w:val="00193D7E"/>
    <w:rsid w:val="00193D7F"/>
    <w:rsid w:val="001940D1"/>
    <w:rsid w:val="001941BB"/>
    <w:rsid w:val="00194331"/>
    <w:rsid w:val="00194409"/>
    <w:rsid w:val="00194416"/>
    <w:rsid w:val="00194420"/>
    <w:rsid w:val="001949E7"/>
    <w:rsid w:val="00194AF3"/>
    <w:rsid w:val="001950DF"/>
    <w:rsid w:val="00195780"/>
    <w:rsid w:val="00195827"/>
    <w:rsid w:val="0019596E"/>
    <w:rsid w:val="00195CE6"/>
    <w:rsid w:val="00195D81"/>
    <w:rsid w:val="00195DD5"/>
    <w:rsid w:val="00195F5F"/>
    <w:rsid w:val="00195FAA"/>
    <w:rsid w:val="00196588"/>
    <w:rsid w:val="00196A3E"/>
    <w:rsid w:val="00196BDC"/>
    <w:rsid w:val="00196BEC"/>
    <w:rsid w:val="00197489"/>
    <w:rsid w:val="00197519"/>
    <w:rsid w:val="00197600"/>
    <w:rsid w:val="001976EA"/>
    <w:rsid w:val="001978FB"/>
    <w:rsid w:val="0019797B"/>
    <w:rsid w:val="00197ECA"/>
    <w:rsid w:val="001A0871"/>
    <w:rsid w:val="001A0C2F"/>
    <w:rsid w:val="001A0D19"/>
    <w:rsid w:val="001A0D9A"/>
    <w:rsid w:val="001A0E0D"/>
    <w:rsid w:val="001A1033"/>
    <w:rsid w:val="001A157B"/>
    <w:rsid w:val="001A1972"/>
    <w:rsid w:val="001A1A1E"/>
    <w:rsid w:val="001A1BB8"/>
    <w:rsid w:val="001A1C8A"/>
    <w:rsid w:val="001A2085"/>
    <w:rsid w:val="001A214E"/>
    <w:rsid w:val="001A2301"/>
    <w:rsid w:val="001A2550"/>
    <w:rsid w:val="001A274A"/>
    <w:rsid w:val="001A2AA2"/>
    <w:rsid w:val="001A2C00"/>
    <w:rsid w:val="001A2C19"/>
    <w:rsid w:val="001A2FB3"/>
    <w:rsid w:val="001A30C0"/>
    <w:rsid w:val="001A4064"/>
    <w:rsid w:val="001A4620"/>
    <w:rsid w:val="001A4950"/>
    <w:rsid w:val="001A4A4F"/>
    <w:rsid w:val="001A4AB1"/>
    <w:rsid w:val="001A4C00"/>
    <w:rsid w:val="001A4F49"/>
    <w:rsid w:val="001A5183"/>
    <w:rsid w:val="001A52A2"/>
    <w:rsid w:val="001A550D"/>
    <w:rsid w:val="001A55B2"/>
    <w:rsid w:val="001A55F3"/>
    <w:rsid w:val="001A578A"/>
    <w:rsid w:val="001A59A2"/>
    <w:rsid w:val="001A5A6C"/>
    <w:rsid w:val="001A5AD3"/>
    <w:rsid w:val="001A5AF2"/>
    <w:rsid w:val="001A5CD4"/>
    <w:rsid w:val="001A5CE7"/>
    <w:rsid w:val="001A5D91"/>
    <w:rsid w:val="001A5E4F"/>
    <w:rsid w:val="001A609B"/>
    <w:rsid w:val="001A618D"/>
    <w:rsid w:val="001A6C3F"/>
    <w:rsid w:val="001A7193"/>
    <w:rsid w:val="001A75A4"/>
    <w:rsid w:val="001A75DA"/>
    <w:rsid w:val="001A7841"/>
    <w:rsid w:val="001A7F8B"/>
    <w:rsid w:val="001B0168"/>
    <w:rsid w:val="001B0380"/>
    <w:rsid w:val="001B0561"/>
    <w:rsid w:val="001B0689"/>
    <w:rsid w:val="001B07B4"/>
    <w:rsid w:val="001B09FF"/>
    <w:rsid w:val="001B0A7D"/>
    <w:rsid w:val="001B0B63"/>
    <w:rsid w:val="001B0B8B"/>
    <w:rsid w:val="001B0C2C"/>
    <w:rsid w:val="001B0C5E"/>
    <w:rsid w:val="001B0E3F"/>
    <w:rsid w:val="001B0FE8"/>
    <w:rsid w:val="001B119F"/>
    <w:rsid w:val="001B1226"/>
    <w:rsid w:val="001B1A9C"/>
    <w:rsid w:val="001B1C4F"/>
    <w:rsid w:val="001B1D21"/>
    <w:rsid w:val="001B1D55"/>
    <w:rsid w:val="001B2435"/>
    <w:rsid w:val="001B2666"/>
    <w:rsid w:val="001B2B4A"/>
    <w:rsid w:val="001B2B66"/>
    <w:rsid w:val="001B3497"/>
    <w:rsid w:val="001B34FE"/>
    <w:rsid w:val="001B3770"/>
    <w:rsid w:val="001B3D73"/>
    <w:rsid w:val="001B3EF8"/>
    <w:rsid w:val="001B401D"/>
    <w:rsid w:val="001B43E1"/>
    <w:rsid w:val="001B4524"/>
    <w:rsid w:val="001B4953"/>
    <w:rsid w:val="001B4C29"/>
    <w:rsid w:val="001B4D0B"/>
    <w:rsid w:val="001B55A7"/>
    <w:rsid w:val="001B58BF"/>
    <w:rsid w:val="001B5A9E"/>
    <w:rsid w:val="001B5ACE"/>
    <w:rsid w:val="001B5AEF"/>
    <w:rsid w:val="001B5B26"/>
    <w:rsid w:val="001B5F1A"/>
    <w:rsid w:val="001B6130"/>
    <w:rsid w:val="001B61AA"/>
    <w:rsid w:val="001B6662"/>
    <w:rsid w:val="001B69BD"/>
    <w:rsid w:val="001B714C"/>
    <w:rsid w:val="001B76E0"/>
    <w:rsid w:val="001B7701"/>
    <w:rsid w:val="001B796C"/>
    <w:rsid w:val="001B7C0B"/>
    <w:rsid w:val="001B7E6F"/>
    <w:rsid w:val="001C0155"/>
    <w:rsid w:val="001C07A8"/>
    <w:rsid w:val="001C08C4"/>
    <w:rsid w:val="001C0A63"/>
    <w:rsid w:val="001C0AEA"/>
    <w:rsid w:val="001C0BA9"/>
    <w:rsid w:val="001C0DA2"/>
    <w:rsid w:val="001C1351"/>
    <w:rsid w:val="001C13C9"/>
    <w:rsid w:val="001C1818"/>
    <w:rsid w:val="001C1A90"/>
    <w:rsid w:val="001C1ACC"/>
    <w:rsid w:val="001C1BB6"/>
    <w:rsid w:val="001C1C02"/>
    <w:rsid w:val="001C1CE8"/>
    <w:rsid w:val="001C1DC7"/>
    <w:rsid w:val="001C293A"/>
    <w:rsid w:val="001C2940"/>
    <w:rsid w:val="001C295B"/>
    <w:rsid w:val="001C2C81"/>
    <w:rsid w:val="001C2CDE"/>
    <w:rsid w:val="001C2D26"/>
    <w:rsid w:val="001C2E74"/>
    <w:rsid w:val="001C2FCD"/>
    <w:rsid w:val="001C300A"/>
    <w:rsid w:val="001C30C7"/>
    <w:rsid w:val="001C30F6"/>
    <w:rsid w:val="001C31F8"/>
    <w:rsid w:val="001C3227"/>
    <w:rsid w:val="001C325D"/>
    <w:rsid w:val="001C3823"/>
    <w:rsid w:val="001C3B38"/>
    <w:rsid w:val="001C3BC2"/>
    <w:rsid w:val="001C3DCE"/>
    <w:rsid w:val="001C4126"/>
    <w:rsid w:val="001C4209"/>
    <w:rsid w:val="001C45A5"/>
    <w:rsid w:val="001C4736"/>
    <w:rsid w:val="001C4769"/>
    <w:rsid w:val="001C493E"/>
    <w:rsid w:val="001C494E"/>
    <w:rsid w:val="001C4AF8"/>
    <w:rsid w:val="001C4D93"/>
    <w:rsid w:val="001C4F90"/>
    <w:rsid w:val="001C548E"/>
    <w:rsid w:val="001C5743"/>
    <w:rsid w:val="001C5828"/>
    <w:rsid w:val="001C6317"/>
    <w:rsid w:val="001C6623"/>
    <w:rsid w:val="001C6626"/>
    <w:rsid w:val="001C68D0"/>
    <w:rsid w:val="001C6ACA"/>
    <w:rsid w:val="001C6B15"/>
    <w:rsid w:val="001C6E9E"/>
    <w:rsid w:val="001C71B1"/>
    <w:rsid w:val="001C7376"/>
    <w:rsid w:val="001C7523"/>
    <w:rsid w:val="001C754F"/>
    <w:rsid w:val="001C75D1"/>
    <w:rsid w:val="001C765A"/>
    <w:rsid w:val="001C7934"/>
    <w:rsid w:val="001C7CB1"/>
    <w:rsid w:val="001D07FE"/>
    <w:rsid w:val="001D0982"/>
    <w:rsid w:val="001D0B76"/>
    <w:rsid w:val="001D118B"/>
    <w:rsid w:val="001D11EC"/>
    <w:rsid w:val="001D12F4"/>
    <w:rsid w:val="001D168F"/>
    <w:rsid w:val="001D186F"/>
    <w:rsid w:val="001D1A0D"/>
    <w:rsid w:val="001D1CA4"/>
    <w:rsid w:val="001D1E9C"/>
    <w:rsid w:val="001D1F14"/>
    <w:rsid w:val="001D227F"/>
    <w:rsid w:val="001D2519"/>
    <w:rsid w:val="001D27BE"/>
    <w:rsid w:val="001D28B3"/>
    <w:rsid w:val="001D2CDC"/>
    <w:rsid w:val="001D2D44"/>
    <w:rsid w:val="001D2F31"/>
    <w:rsid w:val="001D3FE9"/>
    <w:rsid w:val="001D432C"/>
    <w:rsid w:val="001D435A"/>
    <w:rsid w:val="001D4475"/>
    <w:rsid w:val="001D44D7"/>
    <w:rsid w:val="001D4737"/>
    <w:rsid w:val="001D47C0"/>
    <w:rsid w:val="001D4BC3"/>
    <w:rsid w:val="001D4E25"/>
    <w:rsid w:val="001D4E26"/>
    <w:rsid w:val="001D4ECB"/>
    <w:rsid w:val="001D576F"/>
    <w:rsid w:val="001D5804"/>
    <w:rsid w:val="001D586F"/>
    <w:rsid w:val="001D5937"/>
    <w:rsid w:val="001D59C2"/>
    <w:rsid w:val="001D5CE9"/>
    <w:rsid w:val="001D5EDE"/>
    <w:rsid w:val="001D5F30"/>
    <w:rsid w:val="001D601D"/>
    <w:rsid w:val="001D604A"/>
    <w:rsid w:val="001D6100"/>
    <w:rsid w:val="001D6522"/>
    <w:rsid w:val="001D65BA"/>
    <w:rsid w:val="001D6721"/>
    <w:rsid w:val="001D6A87"/>
    <w:rsid w:val="001D6BF2"/>
    <w:rsid w:val="001D6CE5"/>
    <w:rsid w:val="001D71F0"/>
    <w:rsid w:val="001D75D5"/>
    <w:rsid w:val="001D79CB"/>
    <w:rsid w:val="001D7F08"/>
    <w:rsid w:val="001D7F36"/>
    <w:rsid w:val="001D7FEF"/>
    <w:rsid w:val="001E0B27"/>
    <w:rsid w:val="001E0B58"/>
    <w:rsid w:val="001E0BFC"/>
    <w:rsid w:val="001E1410"/>
    <w:rsid w:val="001E153B"/>
    <w:rsid w:val="001E1E51"/>
    <w:rsid w:val="001E224A"/>
    <w:rsid w:val="001E225A"/>
    <w:rsid w:val="001E293F"/>
    <w:rsid w:val="001E297E"/>
    <w:rsid w:val="001E2A24"/>
    <w:rsid w:val="001E2AC5"/>
    <w:rsid w:val="001E2B3E"/>
    <w:rsid w:val="001E2CBD"/>
    <w:rsid w:val="001E2D06"/>
    <w:rsid w:val="001E2D23"/>
    <w:rsid w:val="001E2E85"/>
    <w:rsid w:val="001E31CF"/>
    <w:rsid w:val="001E351C"/>
    <w:rsid w:val="001E3A3D"/>
    <w:rsid w:val="001E3D2F"/>
    <w:rsid w:val="001E3DFD"/>
    <w:rsid w:val="001E4CE8"/>
    <w:rsid w:val="001E4CF3"/>
    <w:rsid w:val="001E4EBD"/>
    <w:rsid w:val="001E5032"/>
    <w:rsid w:val="001E53FE"/>
    <w:rsid w:val="001E54E5"/>
    <w:rsid w:val="001E5827"/>
    <w:rsid w:val="001E5898"/>
    <w:rsid w:val="001E58CC"/>
    <w:rsid w:val="001E597E"/>
    <w:rsid w:val="001E5EEB"/>
    <w:rsid w:val="001E65D4"/>
    <w:rsid w:val="001E6AB8"/>
    <w:rsid w:val="001E6DAF"/>
    <w:rsid w:val="001E7129"/>
    <w:rsid w:val="001E7204"/>
    <w:rsid w:val="001E7487"/>
    <w:rsid w:val="001E7678"/>
    <w:rsid w:val="001E7758"/>
    <w:rsid w:val="001E7B17"/>
    <w:rsid w:val="001E7EFF"/>
    <w:rsid w:val="001F0108"/>
    <w:rsid w:val="001F027E"/>
    <w:rsid w:val="001F07C1"/>
    <w:rsid w:val="001F09E6"/>
    <w:rsid w:val="001F0AB5"/>
    <w:rsid w:val="001F0C81"/>
    <w:rsid w:val="001F0CF9"/>
    <w:rsid w:val="001F0E92"/>
    <w:rsid w:val="001F112B"/>
    <w:rsid w:val="001F1357"/>
    <w:rsid w:val="001F1533"/>
    <w:rsid w:val="001F1728"/>
    <w:rsid w:val="001F1864"/>
    <w:rsid w:val="001F1B35"/>
    <w:rsid w:val="001F1C31"/>
    <w:rsid w:val="001F1E81"/>
    <w:rsid w:val="001F1E9E"/>
    <w:rsid w:val="001F210F"/>
    <w:rsid w:val="001F21CB"/>
    <w:rsid w:val="001F22FE"/>
    <w:rsid w:val="001F24AD"/>
    <w:rsid w:val="001F2615"/>
    <w:rsid w:val="001F290B"/>
    <w:rsid w:val="001F29DE"/>
    <w:rsid w:val="001F2EA1"/>
    <w:rsid w:val="001F304A"/>
    <w:rsid w:val="001F3332"/>
    <w:rsid w:val="001F3495"/>
    <w:rsid w:val="001F34D4"/>
    <w:rsid w:val="001F363E"/>
    <w:rsid w:val="001F3897"/>
    <w:rsid w:val="001F392D"/>
    <w:rsid w:val="001F3C8B"/>
    <w:rsid w:val="001F3FC6"/>
    <w:rsid w:val="001F4006"/>
    <w:rsid w:val="001F4236"/>
    <w:rsid w:val="001F4268"/>
    <w:rsid w:val="001F4269"/>
    <w:rsid w:val="001F4418"/>
    <w:rsid w:val="001F44C1"/>
    <w:rsid w:val="001F4651"/>
    <w:rsid w:val="001F48DA"/>
    <w:rsid w:val="001F4B4B"/>
    <w:rsid w:val="001F4F95"/>
    <w:rsid w:val="001F507E"/>
    <w:rsid w:val="001F5578"/>
    <w:rsid w:val="001F55C2"/>
    <w:rsid w:val="001F55E9"/>
    <w:rsid w:val="001F56C3"/>
    <w:rsid w:val="001F5D8E"/>
    <w:rsid w:val="001F5FA5"/>
    <w:rsid w:val="001F6211"/>
    <w:rsid w:val="001F6536"/>
    <w:rsid w:val="001F669F"/>
    <w:rsid w:val="001F6722"/>
    <w:rsid w:val="001F6870"/>
    <w:rsid w:val="001F69FF"/>
    <w:rsid w:val="001F6A6D"/>
    <w:rsid w:val="001F6C9B"/>
    <w:rsid w:val="001F6D9B"/>
    <w:rsid w:val="001F7E49"/>
    <w:rsid w:val="001F7F5A"/>
    <w:rsid w:val="002000E7"/>
    <w:rsid w:val="00200138"/>
    <w:rsid w:val="00200196"/>
    <w:rsid w:val="00200236"/>
    <w:rsid w:val="0020027D"/>
    <w:rsid w:val="00200348"/>
    <w:rsid w:val="00200FCE"/>
    <w:rsid w:val="002010C7"/>
    <w:rsid w:val="00201246"/>
    <w:rsid w:val="002012BE"/>
    <w:rsid w:val="00201307"/>
    <w:rsid w:val="0020164F"/>
    <w:rsid w:val="002016B1"/>
    <w:rsid w:val="00201A0C"/>
    <w:rsid w:val="00201CAE"/>
    <w:rsid w:val="00201D4C"/>
    <w:rsid w:val="0020239D"/>
    <w:rsid w:val="00202F26"/>
    <w:rsid w:val="00202FCB"/>
    <w:rsid w:val="0020300E"/>
    <w:rsid w:val="002033BD"/>
    <w:rsid w:val="00203A1F"/>
    <w:rsid w:val="00203BF2"/>
    <w:rsid w:val="00203C53"/>
    <w:rsid w:val="0020479F"/>
    <w:rsid w:val="00204883"/>
    <w:rsid w:val="0020494E"/>
    <w:rsid w:val="00204972"/>
    <w:rsid w:val="00204A03"/>
    <w:rsid w:val="00204B30"/>
    <w:rsid w:val="00204B6E"/>
    <w:rsid w:val="00204C8E"/>
    <w:rsid w:val="00205075"/>
    <w:rsid w:val="00205390"/>
    <w:rsid w:val="00205515"/>
    <w:rsid w:val="002059EC"/>
    <w:rsid w:val="00205C17"/>
    <w:rsid w:val="00205C5C"/>
    <w:rsid w:val="00205D68"/>
    <w:rsid w:val="002061E5"/>
    <w:rsid w:val="0020637C"/>
    <w:rsid w:val="002064B5"/>
    <w:rsid w:val="002067D4"/>
    <w:rsid w:val="0020683C"/>
    <w:rsid w:val="00206A18"/>
    <w:rsid w:val="00206CF0"/>
    <w:rsid w:val="00207019"/>
    <w:rsid w:val="00207178"/>
    <w:rsid w:val="00207411"/>
    <w:rsid w:val="002074A3"/>
    <w:rsid w:val="0020753A"/>
    <w:rsid w:val="00207AF4"/>
    <w:rsid w:val="00207C0D"/>
    <w:rsid w:val="00207E2E"/>
    <w:rsid w:val="002109F9"/>
    <w:rsid w:val="00210BF0"/>
    <w:rsid w:val="00210F01"/>
    <w:rsid w:val="00210FB1"/>
    <w:rsid w:val="00211448"/>
    <w:rsid w:val="0021168E"/>
    <w:rsid w:val="00211813"/>
    <w:rsid w:val="00211A71"/>
    <w:rsid w:val="00212801"/>
    <w:rsid w:val="002129C1"/>
    <w:rsid w:val="00212D72"/>
    <w:rsid w:val="00213362"/>
    <w:rsid w:val="0021390E"/>
    <w:rsid w:val="00213A0E"/>
    <w:rsid w:val="00213DEC"/>
    <w:rsid w:val="0021414A"/>
    <w:rsid w:val="00214315"/>
    <w:rsid w:val="002144CF"/>
    <w:rsid w:val="002149A0"/>
    <w:rsid w:val="00214E60"/>
    <w:rsid w:val="00215052"/>
    <w:rsid w:val="00215216"/>
    <w:rsid w:val="0021538F"/>
    <w:rsid w:val="002157B5"/>
    <w:rsid w:val="00215EED"/>
    <w:rsid w:val="0021645C"/>
    <w:rsid w:val="00216A9E"/>
    <w:rsid w:val="00217085"/>
    <w:rsid w:val="00217461"/>
    <w:rsid w:val="00217733"/>
    <w:rsid w:val="002178F1"/>
    <w:rsid w:val="0021792F"/>
    <w:rsid w:val="00217A3E"/>
    <w:rsid w:val="00217CDB"/>
    <w:rsid w:val="00217F55"/>
    <w:rsid w:val="0022010E"/>
    <w:rsid w:val="002202D0"/>
    <w:rsid w:val="002204F2"/>
    <w:rsid w:val="002205C7"/>
    <w:rsid w:val="0022080B"/>
    <w:rsid w:val="00220AD2"/>
    <w:rsid w:val="00220B9A"/>
    <w:rsid w:val="00220CD2"/>
    <w:rsid w:val="00220D74"/>
    <w:rsid w:val="00220DB7"/>
    <w:rsid w:val="0022109F"/>
    <w:rsid w:val="0022118A"/>
    <w:rsid w:val="002211CC"/>
    <w:rsid w:val="002212CD"/>
    <w:rsid w:val="0022135F"/>
    <w:rsid w:val="002213DC"/>
    <w:rsid w:val="00221738"/>
    <w:rsid w:val="002217C6"/>
    <w:rsid w:val="00221B76"/>
    <w:rsid w:val="00221CAC"/>
    <w:rsid w:val="00221F51"/>
    <w:rsid w:val="00221FB4"/>
    <w:rsid w:val="00222116"/>
    <w:rsid w:val="00222A47"/>
    <w:rsid w:val="00222B0E"/>
    <w:rsid w:val="00222C0E"/>
    <w:rsid w:val="00222E11"/>
    <w:rsid w:val="00222E7A"/>
    <w:rsid w:val="00223209"/>
    <w:rsid w:val="0022335D"/>
    <w:rsid w:val="0022383A"/>
    <w:rsid w:val="00223953"/>
    <w:rsid w:val="00223B76"/>
    <w:rsid w:val="00223EBE"/>
    <w:rsid w:val="00223EEF"/>
    <w:rsid w:val="002241DC"/>
    <w:rsid w:val="002245EC"/>
    <w:rsid w:val="0022486D"/>
    <w:rsid w:val="00224945"/>
    <w:rsid w:val="00224E8C"/>
    <w:rsid w:val="002250DB"/>
    <w:rsid w:val="00225423"/>
    <w:rsid w:val="00225541"/>
    <w:rsid w:val="0022566F"/>
    <w:rsid w:val="00225C6A"/>
    <w:rsid w:val="00225DA7"/>
    <w:rsid w:val="0022670E"/>
    <w:rsid w:val="00226C7F"/>
    <w:rsid w:val="00226DD0"/>
    <w:rsid w:val="00226F1D"/>
    <w:rsid w:val="00226F2D"/>
    <w:rsid w:val="002272FF"/>
    <w:rsid w:val="002301B0"/>
    <w:rsid w:val="002301EB"/>
    <w:rsid w:val="00230251"/>
    <w:rsid w:val="002303E6"/>
    <w:rsid w:val="0023054B"/>
    <w:rsid w:val="0023082B"/>
    <w:rsid w:val="00230919"/>
    <w:rsid w:val="002309CB"/>
    <w:rsid w:val="00230B3C"/>
    <w:rsid w:val="00230C1A"/>
    <w:rsid w:val="00230E60"/>
    <w:rsid w:val="00230FA5"/>
    <w:rsid w:val="0023123C"/>
    <w:rsid w:val="00231372"/>
    <w:rsid w:val="00231841"/>
    <w:rsid w:val="0023197E"/>
    <w:rsid w:val="00231F58"/>
    <w:rsid w:val="00231FAC"/>
    <w:rsid w:val="0023205D"/>
    <w:rsid w:val="002321F7"/>
    <w:rsid w:val="002323FA"/>
    <w:rsid w:val="00232915"/>
    <w:rsid w:val="0023294C"/>
    <w:rsid w:val="002329E8"/>
    <w:rsid w:val="00232AA1"/>
    <w:rsid w:val="00232B0D"/>
    <w:rsid w:val="00232C18"/>
    <w:rsid w:val="00232F6E"/>
    <w:rsid w:val="00233166"/>
    <w:rsid w:val="00233711"/>
    <w:rsid w:val="002337A1"/>
    <w:rsid w:val="00233878"/>
    <w:rsid w:val="00234138"/>
    <w:rsid w:val="0023477D"/>
    <w:rsid w:val="00234927"/>
    <w:rsid w:val="0023499E"/>
    <w:rsid w:val="00234C3F"/>
    <w:rsid w:val="00235301"/>
    <w:rsid w:val="002353A3"/>
    <w:rsid w:val="00235A44"/>
    <w:rsid w:val="00235BF3"/>
    <w:rsid w:val="00235F7C"/>
    <w:rsid w:val="002361A1"/>
    <w:rsid w:val="00236623"/>
    <w:rsid w:val="00236763"/>
    <w:rsid w:val="00236805"/>
    <w:rsid w:val="002369A0"/>
    <w:rsid w:val="00236C2F"/>
    <w:rsid w:val="00236D48"/>
    <w:rsid w:val="002371D6"/>
    <w:rsid w:val="0023722E"/>
    <w:rsid w:val="00237331"/>
    <w:rsid w:val="002375D1"/>
    <w:rsid w:val="00237CA6"/>
    <w:rsid w:val="00237DCF"/>
    <w:rsid w:val="00237E64"/>
    <w:rsid w:val="00237FE4"/>
    <w:rsid w:val="00240334"/>
    <w:rsid w:val="002403E7"/>
    <w:rsid w:val="0024041B"/>
    <w:rsid w:val="00240586"/>
    <w:rsid w:val="0024058A"/>
    <w:rsid w:val="00240B11"/>
    <w:rsid w:val="00240B19"/>
    <w:rsid w:val="00241575"/>
    <w:rsid w:val="00241580"/>
    <w:rsid w:val="0024167D"/>
    <w:rsid w:val="0024180A"/>
    <w:rsid w:val="00241BC5"/>
    <w:rsid w:val="00241D51"/>
    <w:rsid w:val="00242049"/>
    <w:rsid w:val="00242370"/>
    <w:rsid w:val="002423D8"/>
    <w:rsid w:val="0024282D"/>
    <w:rsid w:val="0024286E"/>
    <w:rsid w:val="00242975"/>
    <w:rsid w:val="0024297B"/>
    <w:rsid w:val="00242F13"/>
    <w:rsid w:val="0024335C"/>
    <w:rsid w:val="00243498"/>
    <w:rsid w:val="002435AC"/>
    <w:rsid w:val="00243823"/>
    <w:rsid w:val="00243A6B"/>
    <w:rsid w:val="00243C8E"/>
    <w:rsid w:val="00244175"/>
    <w:rsid w:val="0024429A"/>
    <w:rsid w:val="00244F9D"/>
    <w:rsid w:val="002452E9"/>
    <w:rsid w:val="00245477"/>
    <w:rsid w:val="00245853"/>
    <w:rsid w:val="00245B9F"/>
    <w:rsid w:val="00245FBF"/>
    <w:rsid w:val="00246453"/>
    <w:rsid w:val="0024673F"/>
    <w:rsid w:val="002469C9"/>
    <w:rsid w:val="00246A1A"/>
    <w:rsid w:val="00246C4E"/>
    <w:rsid w:val="00246CA9"/>
    <w:rsid w:val="00246E30"/>
    <w:rsid w:val="00246E4D"/>
    <w:rsid w:val="0024700E"/>
    <w:rsid w:val="00247882"/>
    <w:rsid w:val="002479E4"/>
    <w:rsid w:val="00247BDA"/>
    <w:rsid w:val="00247C28"/>
    <w:rsid w:val="00247C7E"/>
    <w:rsid w:val="00247D76"/>
    <w:rsid w:val="00247E1D"/>
    <w:rsid w:val="00247F8B"/>
    <w:rsid w:val="00250115"/>
    <w:rsid w:val="002503F5"/>
    <w:rsid w:val="002504ED"/>
    <w:rsid w:val="002506E2"/>
    <w:rsid w:val="00250DC1"/>
    <w:rsid w:val="00250E27"/>
    <w:rsid w:val="002512CE"/>
    <w:rsid w:val="00251606"/>
    <w:rsid w:val="00251891"/>
    <w:rsid w:val="00251A21"/>
    <w:rsid w:val="002523E5"/>
    <w:rsid w:val="00252760"/>
    <w:rsid w:val="002529F3"/>
    <w:rsid w:val="00252B52"/>
    <w:rsid w:val="00252FA9"/>
    <w:rsid w:val="002530C1"/>
    <w:rsid w:val="002532C7"/>
    <w:rsid w:val="00253330"/>
    <w:rsid w:val="0025357C"/>
    <w:rsid w:val="0025362D"/>
    <w:rsid w:val="00253841"/>
    <w:rsid w:val="00253AAE"/>
    <w:rsid w:val="00253D62"/>
    <w:rsid w:val="00253F66"/>
    <w:rsid w:val="00253F6A"/>
    <w:rsid w:val="00253F86"/>
    <w:rsid w:val="00253F87"/>
    <w:rsid w:val="00254785"/>
    <w:rsid w:val="0025482E"/>
    <w:rsid w:val="00254DA9"/>
    <w:rsid w:val="00254E87"/>
    <w:rsid w:val="0025539F"/>
    <w:rsid w:val="002553EE"/>
    <w:rsid w:val="00255541"/>
    <w:rsid w:val="00255568"/>
    <w:rsid w:val="00255581"/>
    <w:rsid w:val="0025585F"/>
    <w:rsid w:val="002558B7"/>
    <w:rsid w:val="00255EBF"/>
    <w:rsid w:val="00255F56"/>
    <w:rsid w:val="002560C9"/>
    <w:rsid w:val="0025614F"/>
    <w:rsid w:val="002564EE"/>
    <w:rsid w:val="002565C2"/>
    <w:rsid w:val="00256C43"/>
    <w:rsid w:val="00256EE8"/>
    <w:rsid w:val="002573C8"/>
    <w:rsid w:val="002577C0"/>
    <w:rsid w:val="00257AB0"/>
    <w:rsid w:val="00257DA4"/>
    <w:rsid w:val="00260241"/>
    <w:rsid w:val="00260398"/>
    <w:rsid w:val="00260529"/>
    <w:rsid w:val="002608F0"/>
    <w:rsid w:val="002609AF"/>
    <w:rsid w:val="00260A0F"/>
    <w:rsid w:val="00260ABF"/>
    <w:rsid w:val="00260BD0"/>
    <w:rsid w:val="00260C76"/>
    <w:rsid w:val="00260CD3"/>
    <w:rsid w:val="002610C8"/>
    <w:rsid w:val="00261108"/>
    <w:rsid w:val="00261460"/>
    <w:rsid w:val="00261635"/>
    <w:rsid w:val="00261997"/>
    <w:rsid w:val="00261B21"/>
    <w:rsid w:val="00261B5C"/>
    <w:rsid w:val="0026200C"/>
    <w:rsid w:val="0026253F"/>
    <w:rsid w:val="00262927"/>
    <w:rsid w:val="00262BEF"/>
    <w:rsid w:val="00262D28"/>
    <w:rsid w:val="00262E41"/>
    <w:rsid w:val="00262F28"/>
    <w:rsid w:val="00262FF7"/>
    <w:rsid w:val="00263148"/>
    <w:rsid w:val="002639C0"/>
    <w:rsid w:val="002639D7"/>
    <w:rsid w:val="00264162"/>
    <w:rsid w:val="0026421B"/>
    <w:rsid w:val="0026447B"/>
    <w:rsid w:val="00264574"/>
    <w:rsid w:val="00264844"/>
    <w:rsid w:val="00264C6F"/>
    <w:rsid w:val="00264DE3"/>
    <w:rsid w:val="00264FFC"/>
    <w:rsid w:val="00265368"/>
    <w:rsid w:val="002654DB"/>
    <w:rsid w:val="002656E0"/>
    <w:rsid w:val="00265798"/>
    <w:rsid w:val="00265805"/>
    <w:rsid w:val="0026587F"/>
    <w:rsid w:val="00265B26"/>
    <w:rsid w:val="00265B53"/>
    <w:rsid w:val="00265D11"/>
    <w:rsid w:val="00265E53"/>
    <w:rsid w:val="00265E76"/>
    <w:rsid w:val="0026615A"/>
    <w:rsid w:val="002662DD"/>
    <w:rsid w:val="00266526"/>
    <w:rsid w:val="00266799"/>
    <w:rsid w:val="002668AC"/>
    <w:rsid w:val="00266EB5"/>
    <w:rsid w:val="002674F4"/>
    <w:rsid w:val="00267650"/>
    <w:rsid w:val="002676D8"/>
    <w:rsid w:val="00267A84"/>
    <w:rsid w:val="00267FF0"/>
    <w:rsid w:val="002701B5"/>
    <w:rsid w:val="002701D0"/>
    <w:rsid w:val="00270495"/>
    <w:rsid w:val="002705F4"/>
    <w:rsid w:val="00270942"/>
    <w:rsid w:val="00270AB5"/>
    <w:rsid w:val="00270DB4"/>
    <w:rsid w:val="002715DA"/>
    <w:rsid w:val="00271901"/>
    <w:rsid w:val="00271E9D"/>
    <w:rsid w:val="00272179"/>
    <w:rsid w:val="0027263D"/>
    <w:rsid w:val="002728EC"/>
    <w:rsid w:val="00272A20"/>
    <w:rsid w:val="00272F0D"/>
    <w:rsid w:val="00272F78"/>
    <w:rsid w:val="00273596"/>
    <w:rsid w:val="00273E38"/>
    <w:rsid w:val="00273EDE"/>
    <w:rsid w:val="002740D8"/>
    <w:rsid w:val="0027421A"/>
    <w:rsid w:val="00274326"/>
    <w:rsid w:val="00274328"/>
    <w:rsid w:val="00274467"/>
    <w:rsid w:val="002746C6"/>
    <w:rsid w:val="0027474E"/>
    <w:rsid w:val="002747BF"/>
    <w:rsid w:val="00274D1C"/>
    <w:rsid w:val="00274D1F"/>
    <w:rsid w:val="00274D45"/>
    <w:rsid w:val="00274E0D"/>
    <w:rsid w:val="002754FA"/>
    <w:rsid w:val="002755BA"/>
    <w:rsid w:val="0027597F"/>
    <w:rsid w:val="00275DD1"/>
    <w:rsid w:val="00276355"/>
    <w:rsid w:val="00276EF9"/>
    <w:rsid w:val="0027705A"/>
    <w:rsid w:val="002770C2"/>
    <w:rsid w:val="002770DB"/>
    <w:rsid w:val="00277152"/>
    <w:rsid w:val="00277252"/>
    <w:rsid w:val="00277263"/>
    <w:rsid w:val="002772CF"/>
    <w:rsid w:val="00277587"/>
    <w:rsid w:val="002776BA"/>
    <w:rsid w:val="002777D8"/>
    <w:rsid w:val="00277CD2"/>
    <w:rsid w:val="00277D69"/>
    <w:rsid w:val="00277D96"/>
    <w:rsid w:val="00277E40"/>
    <w:rsid w:val="00280020"/>
    <w:rsid w:val="0028041F"/>
    <w:rsid w:val="002804EE"/>
    <w:rsid w:val="0028072A"/>
    <w:rsid w:val="00280773"/>
    <w:rsid w:val="00280834"/>
    <w:rsid w:val="00280C70"/>
    <w:rsid w:val="00280E18"/>
    <w:rsid w:val="00280F26"/>
    <w:rsid w:val="00281044"/>
    <w:rsid w:val="0028163C"/>
    <w:rsid w:val="00281A70"/>
    <w:rsid w:val="00281F53"/>
    <w:rsid w:val="0028237C"/>
    <w:rsid w:val="0028264A"/>
    <w:rsid w:val="0028267C"/>
    <w:rsid w:val="0028294B"/>
    <w:rsid w:val="00282959"/>
    <w:rsid w:val="00282968"/>
    <w:rsid w:val="00282CC0"/>
    <w:rsid w:val="00283098"/>
    <w:rsid w:val="00283335"/>
    <w:rsid w:val="00283AFA"/>
    <w:rsid w:val="00283F7F"/>
    <w:rsid w:val="002840D5"/>
    <w:rsid w:val="00284118"/>
    <w:rsid w:val="00284442"/>
    <w:rsid w:val="00284580"/>
    <w:rsid w:val="00284813"/>
    <w:rsid w:val="00284A27"/>
    <w:rsid w:val="00284A98"/>
    <w:rsid w:val="00284CF4"/>
    <w:rsid w:val="00284E53"/>
    <w:rsid w:val="00285110"/>
    <w:rsid w:val="00285338"/>
    <w:rsid w:val="002854FD"/>
    <w:rsid w:val="00285745"/>
    <w:rsid w:val="00286580"/>
    <w:rsid w:val="00286A31"/>
    <w:rsid w:val="00286AF2"/>
    <w:rsid w:val="0028740A"/>
    <w:rsid w:val="002874BF"/>
    <w:rsid w:val="00287967"/>
    <w:rsid w:val="00287B99"/>
    <w:rsid w:val="0029010E"/>
    <w:rsid w:val="00290360"/>
    <w:rsid w:val="002904F1"/>
    <w:rsid w:val="00290BA3"/>
    <w:rsid w:val="00290C1D"/>
    <w:rsid w:val="00290EC0"/>
    <w:rsid w:val="0029111D"/>
    <w:rsid w:val="00291196"/>
    <w:rsid w:val="0029150F"/>
    <w:rsid w:val="0029171D"/>
    <w:rsid w:val="002917DC"/>
    <w:rsid w:val="002918DC"/>
    <w:rsid w:val="00291C46"/>
    <w:rsid w:val="00291D31"/>
    <w:rsid w:val="002925C4"/>
    <w:rsid w:val="00292B4A"/>
    <w:rsid w:val="00292C13"/>
    <w:rsid w:val="00292CCD"/>
    <w:rsid w:val="002930D2"/>
    <w:rsid w:val="0029348A"/>
    <w:rsid w:val="00293581"/>
    <w:rsid w:val="002935EC"/>
    <w:rsid w:val="0029363E"/>
    <w:rsid w:val="0029375C"/>
    <w:rsid w:val="0029394C"/>
    <w:rsid w:val="0029395E"/>
    <w:rsid w:val="00293CD7"/>
    <w:rsid w:val="00294016"/>
    <w:rsid w:val="00294604"/>
    <w:rsid w:val="00294CC8"/>
    <w:rsid w:val="00294CFA"/>
    <w:rsid w:val="00294F2D"/>
    <w:rsid w:val="00295683"/>
    <w:rsid w:val="002956AB"/>
    <w:rsid w:val="002956B5"/>
    <w:rsid w:val="00295CA6"/>
    <w:rsid w:val="00295CD0"/>
    <w:rsid w:val="002962D1"/>
    <w:rsid w:val="0029630B"/>
    <w:rsid w:val="00296616"/>
    <w:rsid w:val="00296878"/>
    <w:rsid w:val="00296C4B"/>
    <w:rsid w:val="00296CBB"/>
    <w:rsid w:val="00296D78"/>
    <w:rsid w:val="00296DD6"/>
    <w:rsid w:val="0029707E"/>
    <w:rsid w:val="00297280"/>
    <w:rsid w:val="002974C9"/>
    <w:rsid w:val="00297BB5"/>
    <w:rsid w:val="00297D00"/>
    <w:rsid w:val="00297F0D"/>
    <w:rsid w:val="002A00BB"/>
    <w:rsid w:val="002A07D2"/>
    <w:rsid w:val="002A0860"/>
    <w:rsid w:val="002A0E63"/>
    <w:rsid w:val="002A127E"/>
    <w:rsid w:val="002A12AA"/>
    <w:rsid w:val="002A15B8"/>
    <w:rsid w:val="002A1820"/>
    <w:rsid w:val="002A1993"/>
    <w:rsid w:val="002A1AD0"/>
    <w:rsid w:val="002A1AF6"/>
    <w:rsid w:val="002A1C95"/>
    <w:rsid w:val="002A1CD7"/>
    <w:rsid w:val="002A223C"/>
    <w:rsid w:val="002A26F7"/>
    <w:rsid w:val="002A2815"/>
    <w:rsid w:val="002A2880"/>
    <w:rsid w:val="002A2A77"/>
    <w:rsid w:val="002A2C08"/>
    <w:rsid w:val="002A2DE6"/>
    <w:rsid w:val="002A327C"/>
    <w:rsid w:val="002A32B3"/>
    <w:rsid w:val="002A32EF"/>
    <w:rsid w:val="002A35DB"/>
    <w:rsid w:val="002A3653"/>
    <w:rsid w:val="002A395D"/>
    <w:rsid w:val="002A3E66"/>
    <w:rsid w:val="002A3E8E"/>
    <w:rsid w:val="002A434B"/>
    <w:rsid w:val="002A4359"/>
    <w:rsid w:val="002A43FC"/>
    <w:rsid w:val="002A440E"/>
    <w:rsid w:val="002A470A"/>
    <w:rsid w:val="002A474E"/>
    <w:rsid w:val="002A4A1C"/>
    <w:rsid w:val="002A4EC9"/>
    <w:rsid w:val="002A5265"/>
    <w:rsid w:val="002A5278"/>
    <w:rsid w:val="002A55C5"/>
    <w:rsid w:val="002A5693"/>
    <w:rsid w:val="002A56E9"/>
    <w:rsid w:val="002A5A6B"/>
    <w:rsid w:val="002A60FF"/>
    <w:rsid w:val="002A639A"/>
    <w:rsid w:val="002A64B6"/>
    <w:rsid w:val="002A653C"/>
    <w:rsid w:val="002A65B6"/>
    <w:rsid w:val="002A6976"/>
    <w:rsid w:val="002A6B03"/>
    <w:rsid w:val="002A6CE9"/>
    <w:rsid w:val="002A6DFF"/>
    <w:rsid w:val="002A6E4C"/>
    <w:rsid w:val="002A72BE"/>
    <w:rsid w:val="002A762D"/>
    <w:rsid w:val="002A775A"/>
    <w:rsid w:val="002A7A12"/>
    <w:rsid w:val="002A7B0D"/>
    <w:rsid w:val="002A7B64"/>
    <w:rsid w:val="002A7BC0"/>
    <w:rsid w:val="002A7C9D"/>
    <w:rsid w:val="002A7EDA"/>
    <w:rsid w:val="002B005F"/>
    <w:rsid w:val="002B049B"/>
    <w:rsid w:val="002B0725"/>
    <w:rsid w:val="002B085D"/>
    <w:rsid w:val="002B094F"/>
    <w:rsid w:val="002B0B3F"/>
    <w:rsid w:val="002B0B46"/>
    <w:rsid w:val="002B0CFC"/>
    <w:rsid w:val="002B0E9A"/>
    <w:rsid w:val="002B115E"/>
    <w:rsid w:val="002B13B6"/>
    <w:rsid w:val="002B1710"/>
    <w:rsid w:val="002B1905"/>
    <w:rsid w:val="002B1B85"/>
    <w:rsid w:val="002B1C6C"/>
    <w:rsid w:val="002B1E59"/>
    <w:rsid w:val="002B23DA"/>
    <w:rsid w:val="002B2633"/>
    <w:rsid w:val="002B2689"/>
    <w:rsid w:val="002B27B6"/>
    <w:rsid w:val="002B27DD"/>
    <w:rsid w:val="002B2D35"/>
    <w:rsid w:val="002B31AF"/>
    <w:rsid w:val="002B369B"/>
    <w:rsid w:val="002B38D2"/>
    <w:rsid w:val="002B42AC"/>
    <w:rsid w:val="002B4594"/>
    <w:rsid w:val="002B4871"/>
    <w:rsid w:val="002B4983"/>
    <w:rsid w:val="002B4F53"/>
    <w:rsid w:val="002B5620"/>
    <w:rsid w:val="002B5724"/>
    <w:rsid w:val="002B5A82"/>
    <w:rsid w:val="002B5D36"/>
    <w:rsid w:val="002B5E29"/>
    <w:rsid w:val="002B5E81"/>
    <w:rsid w:val="002B61AC"/>
    <w:rsid w:val="002B65F1"/>
    <w:rsid w:val="002B6661"/>
    <w:rsid w:val="002B66DF"/>
    <w:rsid w:val="002B67B7"/>
    <w:rsid w:val="002B6B15"/>
    <w:rsid w:val="002B6D6D"/>
    <w:rsid w:val="002B7642"/>
    <w:rsid w:val="002B7B39"/>
    <w:rsid w:val="002C0193"/>
    <w:rsid w:val="002C0312"/>
    <w:rsid w:val="002C0646"/>
    <w:rsid w:val="002C0842"/>
    <w:rsid w:val="002C09BB"/>
    <w:rsid w:val="002C0AD8"/>
    <w:rsid w:val="002C0B89"/>
    <w:rsid w:val="002C0BA6"/>
    <w:rsid w:val="002C163C"/>
    <w:rsid w:val="002C16BE"/>
    <w:rsid w:val="002C1785"/>
    <w:rsid w:val="002C17C2"/>
    <w:rsid w:val="002C20A9"/>
    <w:rsid w:val="002C216D"/>
    <w:rsid w:val="002C22CF"/>
    <w:rsid w:val="002C240E"/>
    <w:rsid w:val="002C2606"/>
    <w:rsid w:val="002C294D"/>
    <w:rsid w:val="002C3033"/>
    <w:rsid w:val="002C3205"/>
    <w:rsid w:val="002C365B"/>
    <w:rsid w:val="002C36B0"/>
    <w:rsid w:val="002C3CFE"/>
    <w:rsid w:val="002C3D06"/>
    <w:rsid w:val="002C3F9B"/>
    <w:rsid w:val="002C45B2"/>
    <w:rsid w:val="002C467E"/>
    <w:rsid w:val="002C48A1"/>
    <w:rsid w:val="002C4C5B"/>
    <w:rsid w:val="002C4DB5"/>
    <w:rsid w:val="002C51A0"/>
    <w:rsid w:val="002C5242"/>
    <w:rsid w:val="002C52AE"/>
    <w:rsid w:val="002C5399"/>
    <w:rsid w:val="002C57D7"/>
    <w:rsid w:val="002C5869"/>
    <w:rsid w:val="002C59CA"/>
    <w:rsid w:val="002C5AEB"/>
    <w:rsid w:val="002C5B0A"/>
    <w:rsid w:val="002C5C24"/>
    <w:rsid w:val="002C5ED4"/>
    <w:rsid w:val="002C5F0E"/>
    <w:rsid w:val="002C5F30"/>
    <w:rsid w:val="002C6265"/>
    <w:rsid w:val="002C6493"/>
    <w:rsid w:val="002C65F1"/>
    <w:rsid w:val="002C665E"/>
    <w:rsid w:val="002C68BC"/>
    <w:rsid w:val="002C69D1"/>
    <w:rsid w:val="002C6C4E"/>
    <w:rsid w:val="002C6EE8"/>
    <w:rsid w:val="002C7104"/>
    <w:rsid w:val="002C76EE"/>
    <w:rsid w:val="002C7B4E"/>
    <w:rsid w:val="002C7CBA"/>
    <w:rsid w:val="002D001E"/>
    <w:rsid w:val="002D032B"/>
    <w:rsid w:val="002D1574"/>
    <w:rsid w:val="002D15C0"/>
    <w:rsid w:val="002D1FA6"/>
    <w:rsid w:val="002D2524"/>
    <w:rsid w:val="002D25F3"/>
    <w:rsid w:val="002D267D"/>
    <w:rsid w:val="002D26D8"/>
    <w:rsid w:val="002D2723"/>
    <w:rsid w:val="002D290D"/>
    <w:rsid w:val="002D2C41"/>
    <w:rsid w:val="002D2D3B"/>
    <w:rsid w:val="002D3000"/>
    <w:rsid w:val="002D3178"/>
    <w:rsid w:val="002D35A6"/>
    <w:rsid w:val="002D3789"/>
    <w:rsid w:val="002D38BA"/>
    <w:rsid w:val="002D3B25"/>
    <w:rsid w:val="002D3D22"/>
    <w:rsid w:val="002D3E67"/>
    <w:rsid w:val="002D4028"/>
    <w:rsid w:val="002D413D"/>
    <w:rsid w:val="002D46E7"/>
    <w:rsid w:val="002D49B5"/>
    <w:rsid w:val="002D4B3F"/>
    <w:rsid w:val="002D4CBB"/>
    <w:rsid w:val="002D56B5"/>
    <w:rsid w:val="002D56CF"/>
    <w:rsid w:val="002D571D"/>
    <w:rsid w:val="002D5965"/>
    <w:rsid w:val="002D5A5B"/>
    <w:rsid w:val="002D5AB4"/>
    <w:rsid w:val="002D60F7"/>
    <w:rsid w:val="002D64F6"/>
    <w:rsid w:val="002D65EC"/>
    <w:rsid w:val="002D68B2"/>
    <w:rsid w:val="002D6B67"/>
    <w:rsid w:val="002D6C21"/>
    <w:rsid w:val="002D7519"/>
    <w:rsid w:val="002D79A6"/>
    <w:rsid w:val="002D7C55"/>
    <w:rsid w:val="002D7E23"/>
    <w:rsid w:val="002D7EEA"/>
    <w:rsid w:val="002E04E9"/>
    <w:rsid w:val="002E0804"/>
    <w:rsid w:val="002E0A2B"/>
    <w:rsid w:val="002E1521"/>
    <w:rsid w:val="002E1604"/>
    <w:rsid w:val="002E1665"/>
    <w:rsid w:val="002E19A5"/>
    <w:rsid w:val="002E1A50"/>
    <w:rsid w:val="002E1CE7"/>
    <w:rsid w:val="002E1D59"/>
    <w:rsid w:val="002E1D8E"/>
    <w:rsid w:val="002E1ED7"/>
    <w:rsid w:val="002E2040"/>
    <w:rsid w:val="002E20E0"/>
    <w:rsid w:val="002E2179"/>
    <w:rsid w:val="002E229E"/>
    <w:rsid w:val="002E234D"/>
    <w:rsid w:val="002E26B2"/>
    <w:rsid w:val="002E295E"/>
    <w:rsid w:val="002E2CFB"/>
    <w:rsid w:val="002E2D8B"/>
    <w:rsid w:val="002E2E24"/>
    <w:rsid w:val="002E2F26"/>
    <w:rsid w:val="002E32F5"/>
    <w:rsid w:val="002E3A5E"/>
    <w:rsid w:val="002E3ADE"/>
    <w:rsid w:val="002E3B43"/>
    <w:rsid w:val="002E3C6E"/>
    <w:rsid w:val="002E3E16"/>
    <w:rsid w:val="002E4039"/>
    <w:rsid w:val="002E43F9"/>
    <w:rsid w:val="002E49CF"/>
    <w:rsid w:val="002E4C27"/>
    <w:rsid w:val="002E4C5D"/>
    <w:rsid w:val="002E51AE"/>
    <w:rsid w:val="002E5248"/>
    <w:rsid w:val="002E58A2"/>
    <w:rsid w:val="002E5C5A"/>
    <w:rsid w:val="002E5FDF"/>
    <w:rsid w:val="002E60DC"/>
    <w:rsid w:val="002E6CA5"/>
    <w:rsid w:val="002E6CF4"/>
    <w:rsid w:val="002E6F9E"/>
    <w:rsid w:val="002E7DA0"/>
    <w:rsid w:val="002F044B"/>
    <w:rsid w:val="002F138A"/>
    <w:rsid w:val="002F14DF"/>
    <w:rsid w:val="002F172C"/>
    <w:rsid w:val="002F1765"/>
    <w:rsid w:val="002F1EB4"/>
    <w:rsid w:val="002F236D"/>
    <w:rsid w:val="002F274D"/>
    <w:rsid w:val="002F27AA"/>
    <w:rsid w:val="002F28A8"/>
    <w:rsid w:val="002F28E2"/>
    <w:rsid w:val="002F294A"/>
    <w:rsid w:val="002F29F7"/>
    <w:rsid w:val="002F2BC4"/>
    <w:rsid w:val="002F3024"/>
    <w:rsid w:val="002F3041"/>
    <w:rsid w:val="002F33EE"/>
    <w:rsid w:val="002F3424"/>
    <w:rsid w:val="002F3521"/>
    <w:rsid w:val="002F3744"/>
    <w:rsid w:val="002F3CA1"/>
    <w:rsid w:val="002F40E9"/>
    <w:rsid w:val="002F486C"/>
    <w:rsid w:val="002F4A5F"/>
    <w:rsid w:val="002F4A7C"/>
    <w:rsid w:val="002F4DC6"/>
    <w:rsid w:val="002F4FAB"/>
    <w:rsid w:val="002F5189"/>
    <w:rsid w:val="002F5439"/>
    <w:rsid w:val="002F56F4"/>
    <w:rsid w:val="002F598E"/>
    <w:rsid w:val="002F5BCA"/>
    <w:rsid w:val="002F5D5F"/>
    <w:rsid w:val="002F6311"/>
    <w:rsid w:val="002F635C"/>
    <w:rsid w:val="002F6380"/>
    <w:rsid w:val="002F6561"/>
    <w:rsid w:val="002F689F"/>
    <w:rsid w:val="002F6924"/>
    <w:rsid w:val="002F6961"/>
    <w:rsid w:val="002F6FA3"/>
    <w:rsid w:val="002F70F0"/>
    <w:rsid w:val="002F77CA"/>
    <w:rsid w:val="002F7D69"/>
    <w:rsid w:val="002F7FAA"/>
    <w:rsid w:val="002F7FFE"/>
    <w:rsid w:val="00300238"/>
    <w:rsid w:val="0030024A"/>
    <w:rsid w:val="00300A62"/>
    <w:rsid w:val="00300FA8"/>
    <w:rsid w:val="0030170F"/>
    <w:rsid w:val="003017E0"/>
    <w:rsid w:val="003019E1"/>
    <w:rsid w:val="003019F5"/>
    <w:rsid w:val="00302188"/>
    <w:rsid w:val="00302274"/>
    <w:rsid w:val="00302864"/>
    <w:rsid w:val="00302B90"/>
    <w:rsid w:val="00302E47"/>
    <w:rsid w:val="00303052"/>
    <w:rsid w:val="00303411"/>
    <w:rsid w:val="00303468"/>
    <w:rsid w:val="003036A9"/>
    <w:rsid w:val="003037CD"/>
    <w:rsid w:val="003039D0"/>
    <w:rsid w:val="00303B6E"/>
    <w:rsid w:val="00303D03"/>
    <w:rsid w:val="00303D42"/>
    <w:rsid w:val="00304089"/>
    <w:rsid w:val="00304558"/>
    <w:rsid w:val="00304727"/>
    <w:rsid w:val="0030485F"/>
    <w:rsid w:val="00304CAF"/>
    <w:rsid w:val="00304EFF"/>
    <w:rsid w:val="00304FD7"/>
    <w:rsid w:val="00304FF4"/>
    <w:rsid w:val="00304FF6"/>
    <w:rsid w:val="0030502E"/>
    <w:rsid w:val="00305122"/>
    <w:rsid w:val="00305180"/>
    <w:rsid w:val="003052B9"/>
    <w:rsid w:val="003055BD"/>
    <w:rsid w:val="00305843"/>
    <w:rsid w:val="003059C0"/>
    <w:rsid w:val="00305D9F"/>
    <w:rsid w:val="00305F92"/>
    <w:rsid w:val="003062FB"/>
    <w:rsid w:val="003065AC"/>
    <w:rsid w:val="0030677F"/>
    <w:rsid w:val="00306944"/>
    <w:rsid w:val="0030699B"/>
    <w:rsid w:val="00306A44"/>
    <w:rsid w:val="00306C3A"/>
    <w:rsid w:val="00306D18"/>
    <w:rsid w:val="00307449"/>
    <w:rsid w:val="003076D3"/>
    <w:rsid w:val="003078F3"/>
    <w:rsid w:val="0030790C"/>
    <w:rsid w:val="00307D38"/>
    <w:rsid w:val="00307E21"/>
    <w:rsid w:val="0031010E"/>
    <w:rsid w:val="0031054C"/>
    <w:rsid w:val="00310CD3"/>
    <w:rsid w:val="00310E72"/>
    <w:rsid w:val="003114AF"/>
    <w:rsid w:val="00311514"/>
    <w:rsid w:val="00311B76"/>
    <w:rsid w:val="00311D94"/>
    <w:rsid w:val="00311DC0"/>
    <w:rsid w:val="00311E68"/>
    <w:rsid w:val="00312101"/>
    <w:rsid w:val="00312274"/>
    <w:rsid w:val="00312547"/>
    <w:rsid w:val="003127E5"/>
    <w:rsid w:val="00312873"/>
    <w:rsid w:val="00312B20"/>
    <w:rsid w:val="00312C06"/>
    <w:rsid w:val="00312D4F"/>
    <w:rsid w:val="00312E4C"/>
    <w:rsid w:val="00312F9B"/>
    <w:rsid w:val="003135C7"/>
    <w:rsid w:val="00313B2C"/>
    <w:rsid w:val="00314148"/>
    <w:rsid w:val="00314319"/>
    <w:rsid w:val="0031464D"/>
    <w:rsid w:val="003147A4"/>
    <w:rsid w:val="00314807"/>
    <w:rsid w:val="00314AA2"/>
    <w:rsid w:val="00314CC8"/>
    <w:rsid w:val="00314E6C"/>
    <w:rsid w:val="0031520E"/>
    <w:rsid w:val="003156B9"/>
    <w:rsid w:val="00315768"/>
    <w:rsid w:val="0031580F"/>
    <w:rsid w:val="0031584E"/>
    <w:rsid w:val="00315AE7"/>
    <w:rsid w:val="00315B6C"/>
    <w:rsid w:val="00316248"/>
    <w:rsid w:val="0031661A"/>
    <w:rsid w:val="0031670A"/>
    <w:rsid w:val="003167C7"/>
    <w:rsid w:val="00317194"/>
    <w:rsid w:val="00317325"/>
    <w:rsid w:val="0031736F"/>
    <w:rsid w:val="003174DA"/>
    <w:rsid w:val="00317550"/>
    <w:rsid w:val="003176EE"/>
    <w:rsid w:val="00317A85"/>
    <w:rsid w:val="00317CC5"/>
    <w:rsid w:val="00317DD6"/>
    <w:rsid w:val="00320254"/>
    <w:rsid w:val="00320310"/>
    <w:rsid w:val="00320519"/>
    <w:rsid w:val="00320606"/>
    <w:rsid w:val="00320638"/>
    <w:rsid w:val="00320B65"/>
    <w:rsid w:val="003210F4"/>
    <w:rsid w:val="003211A4"/>
    <w:rsid w:val="00321309"/>
    <w:rsid w:val="003216FE"/>
    <w:rsid w:val="0032170B"/>
    <w:rsid w:val="0032207B"/>
    <w:rsid w:val="00322228"/>
    <w:rsid w:val="00322440"/>
    <w:rsid w:val="003226BE"/>
    <w:rsid w:val="003229E8"/>
    <w:rsid w:val="00322AA7"/>
    <w:rsid w:val="00322BBB"/>
    <w:rsid w:val="00322BE6"/>
    <w:rsid w:val="00322E85"/>
    <w:rsid w:val="00323176"/>
    <w:rsid w:val="003237A0"/>
    <w:rsid w:val="00323937"/>
    <w:rsid w:val="00324184"/>
    <w:rsid w:val="003242E3"/>
    <w:rsid w:val="003246ED"/>
    <w:rsid w:val="003250A9"/>
    <w:rsid w:val="0032517B"/>
    <w:rsid w:val="003251AF"/>
    <w:rsid w:val="00325E74"/>
    <w:rsid w:val="003262A6"/>
    <w:rsid w:val="00326803"/>
    <w:rsid w:val="0032685E"/>
    <w:rsid w:val="00326981"/>
    <w:rsid w:val="00326D97"/>
    <w:rsid w:val="00326EF0"/>
    <w:rsid w:val="0032708E"/>
    <w:rsid w:val="003273A7"/>
    <w:rsid w:val="0032756E"/>
    <w:rsid w:val="003275D1"/>
    <w:rsid w:val="00327D88"/>
    <w:rsid w:val="00330047"/>
    <w:rsid w:val="00330050"/>
    <w:rsid w:val="00330E9D"/>
    <w:rsid w:val="00331035"/>
    <w:rsid w:val="0033148E"/>
    <w:rsid w:val="003315E8"/>
    <w:rsid w:val="00331AAA"/>
    <w:rsid w:val="00331B7D"/>
    <w:rsid w:val="00331DAF"/>
    <w:rsid w:val="0033206D"/>
    <w:rsid w:val="003321C3"/>
    <w:rsid w:val="0033266A"/>
    <w:rsid w:val="00332C37"/>
    <w:rsid w:val="00332EC1"/>
    <w:rsid w:val="003334BD"/>
    <w:rsid w:val="00333561"/>
    <w:rsid w:val="00333FF2"/>
    <w:rsid w:val="003340B2"/>
    <w:rsid w:val="003342A2"/>
    <w:rsid w:val="003344AA"/>
    <w:rsid w:val="00334670"/>
    <w:rsid w:val="003346DA"/>
    <w:rsid w:val="00334BCC"/>
    <w:rsid w:val="00334F59"/>
    <w:rsid w:val="00334F72"/>
    <w:rsid w:val="00335354"/>
    <w:rsid w:val="003355A7"/>
    <w:rsid w:val="003355B5"/>
    <w:rsid w:val="003358CB"/>
    <w:rsid w:val="00336238"/>
    <w:rsid w:val="00336311"/>
    <w:rsid w:val="0033673C"/>
    <w:rsid w:val="003367ED"/>
    <w:rsid w:val="00336939"/>
    <w:rsid w:val="00336CBC"/>
    <w:rsid w:val="00336CEA"/>
    <w:rsid w:val="00336EB2"/>
    <w:rsid w:val="003371A3"/>
    <w:rsid w:val="00337B48"/>
    <w:rsid w:val="00340288"/>
    <w:rsid w:val="003408BC"/>
    <w:rsid w:val="003409D6"/>
    <w:rsid w:val="00340BB6"/>
    <w:rsid w:val="003414D7"/>
    <w:rsid w:val="0034155E"/>
    <w:rsid w:val="0034160D"/>
    <w:rsid w:val="003416C9"/>
    <w:rsid w:val="003416D9"/>
    <w:rsid w:val="003416FA"/>
    <w:rsid w:val="0034203E"/>
    <w:rsid w:val="00342274"/>
    <w:rsid w:val="00342E28"/>
    <w:rsid w:val="00342E32"/>
    <w:rsid w:val="003432A2"/>
    <w:rsid w:val="00343538"/>
    <w:rsid w:val="00343663"/>
    <w:rsid w:val="003438CB"/>
    <w:rsid w:val="00343CF7"/>
    <w:rsid w:val="00343D79"/>
    <w:rsid w:val="00344169"/>
    <w:rsid w:val="00344271"/>
    <w:rsid w:val="00344AC1"/>
    <w:rsid w:val="00344C7C"/>
    <w:rsid w:val="00344FDB"/>
    <w:rsid w:val="003450CE"/>
    <w:rsid w:val="00345168"/>
    <w:rsid w:val="0034540C"/>
    <w:rsid w:val="00345590"/>
    <w:rsid w:val="003459C8"/>
    <w:rsid w:val="003459E9"/>
    <w:rsid w:val="00345C75"/>
    <w:rsid w:val="00345C88"/>
    <w:rsid w:val="00346135"/>
    <w:rsid w:val="00346180"/>
    <w:rsid w:val="00346287"/>
    <w:rsid w:val="00346886"/>
    <w:rsid w:val="00346B47"/>
    <w:rsid w:val="00347205"/>
    <w:rsid w:val="003473DB"/>
    <w:rsid w:val="003477FE"/>
    <w:rsid w:val="00347DC4"/>
    <w:rsid w:val="00347E2F"/>
    <w:rsid w:val="00347E65"/>
    <w:rsid w:val="00350178"/>
    <w:rsid w:val="00350248"/>
    <w:rsid w:val="00350262"/>
    <w:rsid w:val="003502BB"/>
    <w:rsid w:val="00350661"/>
    <w:rsid w:val="0035070A"/>
    <w:rsid w:val="00350F99"/>
    <w:rsid w:val="00350FBB"/>
    <w:rsid w:val="00351351"/>
    <w:rsid w:val="00351660"/>
    <w:rsid w:val="003516C5"/>
    <w:rsid w:val="00351AC7"/>
    <w:rsid w:val="00351C25"/>
    <w:rsid w:val="003525ED"/>
    <w:rsid w:val="00352693"/>
    <w:rsid w:val="00352DB5"/>
    <w:rsid w:val="00352DE3"/>
    <w:rsid w:val="0035313B"/>
    <w:rsid w:val="003531C9"/>
    <w:rsid w:val="003533B1"/>
    <w:rsid w:val="003539A6"/>
    <w:rsid w:val="00353B82"/>
    <w:rsid w:val="00353BAB"/>
    <w:rsid w:val="00353C1C"/>
    <w:rsid w:val="00353D7D"/>
    <w:rsid w:val="003540DC"/>
    <w:rsid w:val="00354313"/>
    <w:rsid w:val="00354D32"/>
    <w:rsid w:val="00354DF0"/>
    <w:rsid w:val="003550C1"/>
    <w:rsid w:val="0035547A"/>
    <w:rsid w:val="003556D2"/>
    <w:rsid w:val="0035586C"/>
    <w:rsid w:val="00356169"/>
    <w:rsid w:val="00356364"/>
    <w:rsid w:val="0035658A"/>
    <w:rsid w:val="00356CB0"/>
    <w:rsid w:val="00356D3F"/>
    <w:rsid w:val="00356DAB"/>
    <w:rsid w:val="00357546"/>
    <w:rsid w:val="00357763"/>
    <w:rsid w:val="0035781B"/>
    <w:rsid w:val="00357AB4"/>
    <w:rsid w:val="00357E6B"/>
    <w:rsid w:val="00357F7A"/>
    <w:rsid w:val="003600C5"/>
    <w:rsid w:val="00360252"/>
    <w:rsid w:val="003609A2"/>
    <w:rsid w:val="00360ACC"/>
    <w:rsid w:val="00360EF8"/>
    <w:rsid w:val="0036105E"/>
    <w:rsid w:val="00361744"/>
    <w:rsid w:val="00361DD1"/>
    <w:rsid w:val="003620CE"/>
    <w:rsid w:val="003621B6"/>
    <w:rsid w:val="00362515"/>
    <w:rsid w:val="00362603"/>
    <w:rsid w:val="00362644"/>
    <w:rsid w:val="00362AA7"/>
    <w:rsid w:val="00362AB7"/>
    <w:rsid w:val="00362AEC"/>
    <w:rsid w:val="00363088"/>
    <w:rsid w:val="00363408"/>
    <w:rsid w:val="00363670"/>
    <w:rsid w:val="003639E1"/>
    <w:rsid w:val="00364079"/>
    <w:rsid w:val="00364256"/>
    <w:rsid w:val="00364570"/>
    <w:rsid w:val="00364572"/>
    <w:rsid w:val="00364664"/>
    <w:rsid w:val="0036480B"/>
    <w:rsid w:val="00364B01"/>
    <w:rsid w:val="00364C6C"/>
    <w:rsid w:val="0036519B"/>
    <w:rsid w:val="003653EF"/>
    <w:rsid w:val="003658CC"/>
    <w:rsid w:val="00365C0F"/>
    <w:rsid w:val="00365DB3"/>
    <w:rsid w:val="0036610A"/>
    <w:rsid w:val="00366441"/>
    <w:rsid w:val="0036656C"/>
    <w:rsid w:val="0036658D"/>
    <w:rsid w:val="003667A3"/>
    <w:rsid w:val="00366C9B"/>
    <w:rsid w:val="00366ED9"/>
    <w:rsid w:val="00366FDC"/>
    <w:rsid w:val="00367114"/>
    <w:rsid w:val="0036769A"/>
    <w:rsid w:val="00367C52"/>
    <w:rsid w:val="00370729"/>
    <w:rsid w:val="00370904"/>
    <w:rsid w:val="00370FCC"/>
    <w:rsid w:val="0037133C"/>
    <w:rsid w:val="0037146C"/>
    <w:rsid w:val="00371558"/>
    <w:rsid w:val="0037168D"/>
    <w:rsid w:val="00371843"/>
    <w:rsid w:val="00371846"/>
    <w:rsid w:val="00371BC4"/>
    <w:rsid w:val="00371D30"/>
    <w:rsid w:val="00371DAE"/>
    <w:rsid w:val="00371E36"/>
    <w:rsid w:val="0037239A"/>
    <w:rsid w:val="003724DF"/>
    <w:rsid w:val="00372B24"/>
    <w:rsid w:val="00372B9D"/>
    <w:rsid w:val="00372C30"/>
    <w:rsid w:val="00372C59"/>
    <w:rsid w:val="00373135"/>
    <w:rsid w:val="0037319A"/>
    <w:rsid w:val="00373389"/>
    <w:rsid w:val="00373694"/>
    <w:rsid w:val="003738C7"/>
    <w:rsid w:val="00373A67"/>
    <w:rsid w:val="003740D5"/>
    <w:rsid w:val="0037422F"/>
    <w:rsid w:val="0037437E"/>
    <w:rsid w:val="00374524"/>
    <w:rsid w:val="00374543"/>
    <w:rsid w:val="003746F9"/>
    <w:rsid w:val="00374770"/>
    <w:rsid w:val="00374C36"/>
    <w:rsid w:val="00374C73"/>
    <w:rsid w:val="00374EA7"/>
    <w:rsid w:val="003751A8"/>
    <w:rsid w:val="003753A7"/>
    <w:rsid w:val="0037558B"/>
    <w:rsid w:val="00375991"/>
    <w:rsid w:val="00375B60"/>
    <w:rsid w:val="00375E07"/>
    <w:rsid w:val="00375FE0"/>
    <w:rsid w:val="00376367"/>
    <w:rsid w:val="00376419"/>
    <w:rsid w:val="00376833"/>
    <w:rsid w:val="00376E42"/>
    <w:rsid w:val="003774A8"/>
    <w:rsid w:val="0037793B"/>
    <w:rsid w:val="00377F88"/>
    <w:rsid w:val="00381128"/>
    <w:rsid w:val="00381398"/>
    <w:rsid w:val="00381AFB"/>
    <w:rsid w:val="00381D3D"/>
    <w:rsid w:val="00381F31"/>
    <w:rsid w:val="00381F6E"/>
    <w:rsid w:val="0038246A"/>
    <w:rsid w:val="00382550"/>
    <w:rsid w:val="00382BCB"/>
    <w:rsid w:val="00382D9A"/>
    <w:rsid w:val="00382E27"/>
    <w:rsid w:val="00383563"/>
    <w:rsid w:val="00383568"/>
    <w:rsid w:val="00383734"/>
    <w:rsid w:val="00384057"/>
    <w:rsid w:val="003840AC"/>
    <w:rsid w:val="00384298"/>
    <w:rsid w:val="003847ED"/>
    <w:rsid w:val="00384B16"/>
    <w:rsid w:val="00384DD5"/>
    <w:rsid w:val="00385050"/>
    <w:rsid w:val="003850D0"/>
    <w:rsid w:val="00385168"/>
    <w:rsid w:val="00385C29"/>
    <w:rsid w:val="00385CCE"/>
    <w:rsid w:val="003860F6"/>
    <w:rsid w:val="00386766"/>
    <w:rsid w:val="00386793"/>
    <w:rsid w:val="0038683F"/>
    <w:rsid w:val="003868DC"/>
    <w:rsid w:val="00386A9B"/>
    <w:rsid w:val="00387534"/>
    <w:rsid w:val="003875B3"/>
    <w:rsid w:val="003875E9"/>
    <w:rsid w:val="003876C1"/>
    <w:rsid w:val="00387925"/>
    <w:rsid w:val="0038798A"/>
    <w:rsid w:val="00387A5C"/>
    <w:rsid w:val="00387D30"/>
    <w:rsid w:val="00387D46"/>
    <w:rsid w:val="00387E8A"/>
    <w:rsid w:val="00390242"/>
    <w:rsid w:val="0039027B"/>
    <w:rsid w:val="003902B7"/>
    <w:rsid w:val="003902D7"/>
    <w:rsid w:val="00390502"/>
    <w:rsid w:val="00390A04"/>
    <w:rsid w:val="00390A15"/>
    <w:rsid w:val="00390A39"/>
    <w:rsid w:val="00390F01"/>
    <w:rsid w:val="00391179"/>
    <w:rsid w:val="003913E4"/>
    <w:rsid w:val="00391781"/>
    <w:rsid w:val="00391808"/>
    <w:rsid w:val="00391C28"/>
    <w:rsid w:val="00391F6D"/>
    <w:rsid w:val="00391F6F"/>
    <w:rsid w:val="00392014"/>
    <w:rsid w:val="003922B7"/>
    <w:rsid w:val="00392405"/>
    <w:rsid w:val="0039280C"/>
    <w:rsid w:val="003929D0"/>
    <w:rsid w:val="003931DC"/>
    <w:rsid w:val="00393291"/>
    <w:rsid w:val="00393CD2"/>
    <w:rsid w:val="00394159"/>
    <w:rsid w:val="003941D0"/>
    <w:rsid w:val="003942B5"/>
    <w:rsid w:val="00394657"/>
    <w:rsid w:val="00394711"/>
    <w:rsid w:val="00394FEF"/>
    <w:rsid w:val="003953A2"/>
    <w:rsid w:val="003954D1"/>
    <w:rsid w:val="003956B6"/>
    <w:rsid w:val="0039587E"/>
    <w:rsid w:val="00395A26"/>
    <w:rsid w:val="00395D20"/>
    <w:rsid w:val="0039610F"/>
    <w:rsid w:val="003962DF"/>
    <w:rsid w:val="00396431"/>
    <w:rsid w:val="003964B9"/>
    <w:rsid w:val="003966CC"/>
    <w:rsid w:val="00396B93"/>
    <w:rsid w:val="00396F98"/>
    <w:rsid w:val="003970A8"/>
    <w:rsid w:val="003974EF"/>
    <w:rsid w:val="003975E2"/>
    <w:rsid w:val="0039793F"/>
    <w:rsid w:val="003979F4"/>
    <w:rsid w:val="00397BDD"/>
    <w:rsid w:val="00397EEA"/>
    <w:rsid w:val="003A009E"/>
    <w:rsid w:val="003A014B"/>
    <w:rsid w:val="003A03BC"/>
    <w:rsid w:val="003A05FD"/>
    <w:rsid w:val="003A08BA"/>
    <w:rsid w:val="003A09B1"/>
    <w:rsid w:val="003A0AE5"/>
    <w:rsid w:val="003A10BF"/>
    <w:rsid w:val="003A1111"/>
    <w:rsid w:val="003A11B4"/>
    <w:rsid w:val="003A1511"/>
    <w:rsid w:val="003A15D0"/>
    <w:rsid w:val="003A16DE"/>
    <w:rsid w:val="003A1979"/>
    <w:rsid w:val="003A1C3C"/>
    <w:rsid w:val="003A256E"/>
    <w:rsid w:val="003A2965"/>
    <w:rsid w:val="003A2C71"/>
    <w:rsid w:val="003A2F08"/>
    <w:rsid w:val="003A31E2"/>
    <w:rsid w:val="003A3481"/>
    <w:rsid w:val="003A3491"/>
    <w:rsid w:val="003A3DC6"/>
    <w:rsid w:val="003A4316"/>
    <w:rsid w:val="003A492C"/>
    <w:rsid w:val="003A4D3E"/>
    <w:rsid w:val="003A4DF2"/>
    <w:rsid w:val="003A4E4B"/>
    <w:rsid w:val="003A5012"/>
    <w:rsid w:val="003A553C"/>
    <w:rsid w:val="003A5612"/>
    <w:rsid w:val="003A5864"/>
    <w:rsid w:val="003A599E"/>
    <w:rsid w:val="003A5A71"/>
    <w:rsid w:val="003A5AA6"/>
    <w:rsid w:val="003A5B8A"/>
    <w:rsid w:val="003A5EC2"/>
    <w:rsid w:val="003A6745"/>
    <w:rsid w:val="003A69CF"/>
    <w:rsid w:val="003A6DEF"/>
    <w:rsid w:val="003A6FB3"/>
    <w:rsid w:val="003A6FF7"/>
    <w:rsid w:val="003A707C"/>
    <w:rsid w:val="003A73BA"/>
    <w:rsid w:val="003A73EF"/>
    <w:rsid w:val="003A747F"/>
    <w:rsid w:val="003A7722"/>
    <w:rsid w:val="003A7807"/>
    <w:rsid w:val="003A79E1"/>
    <w:rsid w:val="003A7E25"/>
    <w:rsid w:val="003A7EC2"/>
    <w:rsid w:val="003B03FE"/>
    <w:rsid w:val="003B049F"/>
    <w:rsid w:val="003B057B"/>
    <w:rsid w:val="003B063D"/>
    <w:rsid w:val="003B067D"/>
    <w:rsid w:val="003B0699"/>
    <w:rsid w:val="003B0743"/>
    <w:rsid w:val="003B08F7"/>
    <w:rsid w:val="003B0DB3"/>
    <w:rsid w:val="003B0DED"/>
    <w:rsid w:val="003B0F5A"/>
    <w:rsid w:val="003B105B"/>
    <w:rsid w:val="003B10E1"/>
    <w:rsid w:val="003B28E7"/>
    <w:rsid w:val="003B2A21"/>
    <w:rsid w:val="003B2E2E"/>
    <w:rsid w:val="003B320D"/>
    <w:rsid w:val="003B3275"/>
    <w:rsid w:val="003B35F7"/>
    <w:rsid w:val="003B36D6"/>
    <w:rsid w:val="003B3B5E"/>
    <w:rsid w:val="003B3E48"/>
    <w:rsid w:val="003B4324"/>
    <w:rsid w:val="003B432A"/>
    <w:rsid w:val="003B47EE"/>
    <w:rsid w:val="003B47F6"/>
    <w:rsid w:val="003B4892"/>
    <w:rsid w:val="003B4983"/>
    <w:rsid w:val="003B4DFB"/>
    <w:rsid w:val="003B4E13"/>
    <w:rsid w:val="003B50F6"/>
    <w:rsid w:val="003B52E7"/>
    <w:rsid w:val="003B5382"/>
    <w:rsid w:val="003B5668"/>
    <w:rsid w:val="003B57F2"/>
    <w:rsid w:val="003B5850"/>
    <w:rsid w:val="003B59A3"/>
    <w:rsid w:val="003B5A6A"/>
    <w:rsid w:val="003B5B9B"/>
    <w:rsid w:val="003B5C48"/>
    <w:rsid w:val="003B60C5"/>
    <w:rsid w:val="003B6456"/>
    <w:rsid w:val="003B648B"/>
    <w:rsid w:val="003B6952"/>
    <w:rsid w:val="003B69DC"/>
    <w:rsid w:val="003B6AF8"/>
    <w:rsid w:val="003B6E52"/>
    <w:rsid w:val="003B7058"/>
    <w:rsid w:val="003B793B"/>
    <w:rsid w:val="003B7DB2"/>
    <w:rsid w:val="003B7E82"/>
    <w:rsid w:val="003C02F4"/>
    <w:rsid w:val="003C03DF"/>
    <w:rsid w:val="003C03FC"/>
    <w:rsid w:val="003C07F8"/>
    <w:rsid w:val="003C0EDD"/>
    <w:rsid w:val="003C164D"/>
    <w:rsid w:val="003C1819"/>
    <w:rsid w:val="003C1923"/>
    <w:rsid w:val="003C19F6"/>
    <w:rsid w:val="003C1B37"/>
    <w:rsid w:val="003C1E8A"/>
    <w:rsid w:val="003C1FF4"/>
    <w:rsid w:val="003C21C1"/>
    <w:rsid w:val="003C267F"/>
    <w:rsid w:val="003C2BB5"/>
    <w:rsid w:val="003C2F37"/>
    <w:rsid w:val="003C3114"/>
    <w:rsid w:val="003C33F4"/>
    <w:rsid w:val="003C3631"/>
    <w:rsid w:val="003C392C"/>
    <w:rsid w:val="003C3A87"/>
    <w:rsid w:val="003C3BA5"/>
    <w:rsid w:val="003C4182"/>
    <w:rsid w:val="003C425B"/>
    <w:rsid w:val="003C425D"/>
    <w:rsid w:val="003C468F"/>
    <w:rsid w:val="003C4A1B"/>
    <w:rsid w:val="003C4AB1"/>
    <w:rsid w:val="003C4AFA"/>
    <w:rsid w:val="003C4B3C"/>
    <w:rsid w:val="003C4CDD"/>
    <w:rsid w:val="003C4EC6"/>
    <w:rsid w:val="003C5122"/>
    <w:rsid w:val="003C5123"/>
    <w:rsid w:val="003C51B5"/>
    <w:rsid w:val="003C527B"/>
    <w:rsid w:val="003C6112"/>
    <w:rsid w:val="003C6345"/>
    <w:rsid w:val="003C650D"/>
    <w:rsid w:val="003C6659"/>
    <w:rsid w:val="003C6680"/>
    <w:rsid w:val="003C6977"/>
    <w:rsid w:val="003C6ED2"/>
    <w:rsid w:val="003C72F9"/>
    <w:rsid w:val="003C73E6"/>
    <w:rsid w:val="003C7C7C"/>
    <w:rsid w:val="003D012A"/>
    <w:rsid w:val="003D05CA"/>
    <w:rsid w:val="003D06C4"/>
    <w:rsid w:val="003D074D"/>
    <w:rsid w:val="003D086A"/>
    <w:rsid w:val="003D09C6"/>
    <w:rsid w:val="003D0A68"/>
    <w:rsid w:val="003D0B5C"/>
    <w:rsid w:val="003D0D0E"/>
    <w:rsid w:val="003D0F0E"/>
    <w:rsid w:val="003D0FAC"/>
    <w:rsid w:val="003D1263"/>
    <w:rsid w:val="003D17F6"/>
    <w:rsid w:val="003D1AAF"/>
    <w:rsid w:val="003D1B1C"/>
    <w:rsid w:val="003D208C"/>
    <w:rsid w:val="003D20B3"/>
    <w:rsid w:val="003D2294"/>
    <w:rsid w:val="003D2698"/>
    <w:rsid w:val="003D2737"/>
    <w:rsid w:val="003D2A87"/>
    <w:rsid w:val="003D2BFB"/>
    <w:rsid w:val="003D2C4F"/>
    <w:rsid w:val="003D2DC4"/>
    <w:rsid w:val="003D2DEE"/>
    <w:rsid w:val="003D33BD"/>
    <w:rsid w:val="003D3414"/>
    <w:rsid w:val="003D34D9"/>
    <w:rsid w:val="003D380D"/>
    <w:rsid w:val="003D387C"/>
    <w:rsid w:val="003D3B47"/>
    <w:rsid w:val="003D3D42"/>
    <w:rsid w:val="003D402A"/>
    <w:rsid w:val="003D41B7"/>
    <w:rsid w:val="003D4373"/>
    <w:rsid w:val="003D442F"/>
    <w:rsid w:val="003D4539"/>
    <w:rsid w:val="003D46C9"/>
    <w:rsid w:val="003D4A5A"/>
    <w:rsid w:val="003D4ED0"/>
    <w:rsid w:val="003D50A8"/>
    <w:rsid w:val="003D5471"/>
    <w:rsid w:val="003D5524"/>
    <w:rsid w:val="003D55CF"/>
    <w:rsid w:val="003D55D8"/>
    <w:rsid w:val="003D5905"/>
    <w:rsid w:val="003D648E"/>
    <w:rsid w:val="003D64A2"/>
    <w:rsid w:val="003D65DA"/>
    <w:rsid w:val="003D6FA7"/>
    <w:rsid w:val="003D72C0"/>
    <w:rsid w:val="003D73D4"/>
    <w:rsid w:val="003D78B1"/>
    <w:rsid w:val="003D79C5"/>
    <w:rsid w:val="003E02F0"/>
    <w:rsid w:val="003E03FF"/>
    <w:rsid w:val="003E0A54"/>
    <w:rsid w:val="003E0B62"/>
    <w:rsid w:val="003E0C1B"/>
    <w:rsid w:val="003E10D6"/>
    <w:rsid w:val="003E180E"/>
    <w:rsid w:val="003E19B0"/>
    <w:rsid w:val="003E1D71"/>
    <w:rsid w:val="003E2000"/>
    <w:rsid w:val="003E2212"/>
    <w:rsid w:val="003E22E4"/>
    <w:rsid w:val="003E24F0"/>
    <w:rsid w:val="003E26E0"/>
    <w:rsid w:val="003E2A11"/>
    <w:rsid w:val="003E2BC3"/>
    <w:rsid w:val="003E2D88"/>
    <w:rsid w:val="003E31C5"/>
    <w:rsid w:val="003E3479"/>
    <w:rsid w:val="003E34CA"/>
    <w:rsid w:val="003E38F4"/>
    <w:rsid w:val="003E3A91"/>
    <w:rsid w:val="003E3AB6"/>
    <w:rsid w:val="003E3DC6"/>
    <w:rsid w:val="003E4309"/>
    <w:rsid w:val="003E4313"/>
    <w:rsid w:val="003E43CC"/>
    <w:rsid w:val="003E43FE"/>
    <w:rsid w:val="003E4A70"/>
    <w:rsid w:val="003E4ACD"/>
    <w:rsid w:val="003E57E5"/>
    <w:rsid w:val="003E5851"/>
    <w:rsid w:val="003E58A3"/>
    <w:rsid w:val="003E5AF1"/>
    <w:rsid w:val="003E5F55"/>
    <w:rsid w:val="003E6052"/>
    <w:rsid w:val="003E6120"/>
    <w:rsid w:val="003E615C"/>
    <w:rsid w:val="003E6341"/>
    <w:rsid w:val="003E6423"/>
    <w:rsid w:val="003E66AE"/>
    <w:rsid w:val="003E6AB2"/>
    <w:rsid w:val="003E6C00"/>
    <w:rsid w:val="003E6C4A"/>
    <w:rsid w:val="003E6E51"/>
    <w:rsid w:val="003E74FB"/>
    <w:rsid w:val="003E76BD"/>
    <w:rsid w:val="003E7A38"/>
    <w:rsid w:val="003E7E47"/>
    <w:rsid w:val="003E7F2B"/>
    <w:rsid w:val="003F009C"/>
    <w:rsid w:val="003F01C3"/>
    <w:rsid w:val="003F0318"/>
    <w:rsid w:val="003F036B"/>
    <w:rsid w:val="003F039F"/>
    <w:rsid w:val="003F03E6"/>
    <w:rsid w:val="003F098A"/>
    <w:rsid w:val="003F0A29"/>
    <w:rsid w:val="003F141A"/>
    <w:rsid w:val="003F170B"/>
    <w:rsid w:val="003F1745"/>
    <w:rsid w:val="003F18D1"/>
    <w:rsid w:val="003F1C27"/>
    <w:rsid w:val="003F1E7A"/>
    <w:rsid w:val="003F20F6"/>
    <w:rsid w:val="003F23B1"/>
    <w:rsid w:val="003F25F1"/>
    <w:rsid w:val="003F26A1"/>
    <w:rsid w:val="003F28B8"/>
    <w:rsid w:val="003F2A45"/>
    <w:rsid w:val="003F30E1"/>
    <w:rsid w:val="003F3189"/>
    <w:rsid w:val="003F3330"/>
    <w:rsid w:val="003F3A35"/>
    <w:rsid w:val="003F3F6C"/>
    <w:rsid w:val="003F4002"/>
    <w:rsid w:val="003F402B"/>
    <w:rsid w:val="003F410B"/>
    <w:rsid w:val="003F42B7"/>
    <w:rsid w:val="003F42F2"/>
    <w:rsid w:val="003F4571"/>
    <w:rsid w:val="003F4BB3"/>
    <w:rsid w:val="003F4C1E"/>
    <w:rsid w:val="003F4F6E"/>
    <w:rsid w:val="003F536E"/>
    <w:rsid w:val="003F5470"/>
    <w:rsid w:val="003F55FF"/>
    <w:rsid w:val="003F58E3"/>
    <w:rsid w:val="003F5C0A"/>
    <w:rsid w:val="003F5E8D"/>
    <w:rsid w:val="003F62D5"/>
    <w:rsid w:val="003F658B"/>
    <w:rsid w:val="003F6866"/>
    <w:rsid w:val="003F6B32"/>
    <w:rsid w:val="003F6B67"/>
    <w:rsid w:val="003F6C55"/>
    <w:rsid w:val="003F6CD1"/>
    <w:rsid w:val="003F734D"/>
    <w:rsid w:val="003F753A"/>
    <w:rsid w:val="003F75A8"/>
    <w:rsid w:val="003F784D"/>
    <w:rsid w:val="003F7D57"/>
    <w:rsid w:val="003F7EA3"/>
    <w:rsid w:val="003F7FB6"/>
    <w:rsid w:val="0040003E"/>
    <w:rsid w:val="004002EE"/>
    <w:rsid w:val="00400436"/>
    <w:rsid w:val="004004A7"/>
    <w:rsid w:val="00400772"/>
    <w:rsid w:val="004007E7"/>
    <w:rsid w:val="004008FF"/>
    <w:rsid w:val="00400B3E"/>
    <w:rsid w:val="00400DE4"/>
    <w:rsid w:val="004011FF"/>
    <w:rsid w:val="00401315"/>
    <w:rsid w:val="00401629"/>
    <w:rsid w:val="00401644"/>
    <w:rsid w:val="004017A8"/>
    <w:rsid w:val="00401CF6"/>
    <w:rsid w:val="00401ECB"/>
    <w:rsid w:val="00402355"/>
    <w:rsid w:val="004023E8"/>
    <w:rsid w:val="00402484"/>
    <w:rsid w:val="0040264E"/>
    <w:rsid w:val="004028FA"/>
    <w:rsid w:val="00402D85"/>
    <w:rsid w:val="00402DE0"/>
    <w:rsid w:val="00402F0C"/>
    <w:rsid w:val="00403181"/>
    <w:rsid w:val="00403191"/>
    <w:rsid w:val="00403772"/>
    <w:rsid w:val="0040379B"/>
    <w:rsid w:val="0040384C"/>
    <w:rsid w:val="00403A9C"/>
    <w:rsid w:val="00403DE5"/>
    <w:rsid w:val="00403F48"/>
    <w:rsid w:val="00404755"/>
    <w:rsid w:val="00404B32"/>
    <w:rsid w:val="00404BB1"/>
    <w:rsid w:val="00404E25"/>
    <w:rsid w:val="00405157"/>
    <w:rsid w:val="00405620"/>
    <w:rsid w:val="00405AAB"/>
    <w:rsid w:val="00405C58"/>
    <w:rsid w:val="00405E14"/>
    <w:rsid w:val="004063B5"/>
    <w:rsid w:val="00406571"/>
    <w:rsid w:val="004066DA"/>
    <w:rsid w:val="004067A3"/>
    <w:rsid w:val="004069D8"/>
    <w:rsid w:val="00406A41"/>
    <w:rsid w:val="00406C25"/>
    <w:rsid w:val="0040716C"/>
    <w:rsid w:val="0040724C"/>
    <w:rsid w:val="004076B9"/>
    <w:rsid w:val="00407834"/>
    <w:rsid w:val="00407BB1"/>
    <w:rsid w:val="00407C6A"/>
    <w:rsid w:val="00407E8E"/>
    <w:rsid w:val="004103C6"/>
    <w:rsid w:val="00410500"/>
    <w:rsid w:val="00410713"/>
    <w:rsid w:val="00410B44"/>
    <w:rsid w:val="00410F3A"/>
    <w:rsid w:val="00411464"/>
    <w:rsid w:val="004116B6"/>
    <w:rsid w:val="0041178E"/>
    <w:rsid w:val="0041193A"/>
    <w:rsid w:val="00411AB5"/>
    <w:rsid w:val="00411CAA"/>
    <w:rsid w:val="00412207"/>
    <w:rsid w:val="004125B5"/>
    <w:rsid w:val="00412C16"/>
    <w:rsid w:val="00412FD4"/>
    <w:rsid w:val="00413158"/>
    <w:rsid w:val="004132E0"/>
    <w:rsid w:val="004133A9"/>
    <w:rsid w:val="00413432"/>
    <w:rsid w:val="00413502"/>
    <w:rsid w:val="00413687"/>
    <w:rsid w:val="00413A04"/>
    <w:rsid w:val="0041418E"/>
    <w:rsid w:val="004147E0"/>
    <w:rsid w:val="00414B75"/>
    <w:rsid w:val="00414CBE"/>
    <w:rsid w:val="00414D0B"/>
    <w:rsid w:val="00414D2A"/>
    <w:rsid w:val="0041518A"/>
    <w:rsid w:val="004151D8"/>
    <w:rsid w:val="004155A5"/>
    <w:rsid w:val="00415ED1"/>
    <w:rsid w:val="00415F31"/>
    <w:rsid w:val="00415F3B"/>
    <w:rsid w:val="004168F7"/>
    <w:rsid w:val="00416B4F"/>
    <w:rsid w:val="00416BF5"/>
    <w:rsid w:val="00416D2C"/>
    <w:rsid w:val="0041744D"/>
    <w:rsid w:val="00417876"/>
    <w:rsid w:val="00417965"/>
    <w:rsid w:val="00417BEE"/>
    <w:rsid w:val="00417DCE"/>
    <w:rsid w:val="00420023"/>
    <w:rsid w:val="00420271"/>
    <w:rsid w:val="0042041A"/>
    <w:rsid w:val="00420EF9"/>
    <w:rsid w:val="004212F2"/>
    <w:rsid w:val="004213E0"/>
    <w:rsid w:val="0042159C"/>
    <w:rsid w:val="00421A71"/>
    <w:rsid w:val="00421BE2"/>
    <w:rsid w:val="00421CDC"/>
    <w:rsid w:val="00421E24"/>
    <w:rsid w:val="00421EC2"/>
    <w:rsid w:val="0042251A"/>
    <w:rsid w:val="00422798"/>
    <w:rsid w:val="00422961"/>
    <w:rsid w:val="00422A1F"/>
    <w:rsid w:val="00423571"/>
    <w:rsid w:val="0042363B"/>
    <w:rsid w:val="00423685"/>
    <w:rsid w:val="0042371D"/>
    <w:rsid w:val="004237D2"/>
    <w:rsid w:val="00423EE2"/>
    <w:rsid w:val="00424080"/>
    <w:rsid w:val="004242A9"/>
    <w:rsid w:val="0042461B"/>
    <w:rsid w:val="004246F4"/>
    <w:rsid w:val="00424A5A"/>
    <w:rsid w:val="00424BB0"/>
    <w:rsid w:val="00425002"/>
    <w:rsid w:val="0042512C"/>
    <w:rsid w:val="004251DA"/>
    <w:rsid w:val="00425324"/>
    <w:rsid w:val="00425470"/>
    <w:rsid w:val="00425593"/>
    <w:rsid w:val="004258DA"/>
    <w:rsid w:val="00425BAA"/>
    <w:rsid w:val="00425F50"/>
    <w:rsid w:val="00426108"/>
    <w:rsid w:val="00426112"/>
    <w:rsid w:val="00426180"/>
    <w:rsid w:val="004264B1"/>
    <w:rsid w:val="004267AF"/>
    <w:rsid w:val="00426B44"/>
    <w:rsid w:val="00426D0E"/>
    <w:rsid w:val="00426DA2"/>
    <w:rsid w:val="004272FB"/>
    <w:rsid w:val="00427639"/>
    <w:rsid w:val="00427802"/>
    <w:rsid w:val="00427D0A"/>
    <w:rsid w:val="0043027A"/>
    <w:rsid w:val="004302D4"/>
    <w:rsid w:val="00430349"/>
    <w:rsid w:val="004303F1"/>
    <w:rsid w:val="00430C34"/>
    <w:rsid w:val="00430FB7"/>
    <w:rsid w:val="004311F5"/>
    <w:rsid w:val="0043136F"/>
    <w:rsid w:val="0043147A"/>
    <w:rsid w:val="004314AB"/>
    <w:rsid w:val="00431597"/>
    <w:rsid w:val="004316A5"/>
    <w:rsid w:val="00431F6E"/>
    <w:rsid w:val="00432842"/>
    <w:rsid w:val="00432A75"/>
    <w:rsid w:val="00432B92"/>
    <w:rsid w:val="00432ECF"/>
    <w:rsid w:val="0043308E"/>
    <w:rsid w:val="004332E7"/>
    <w:rsid w:val="0043366E"/>
    <w:rsid w:val="0043390F"/>
    <w:rsid w:val="0043391C"/>
    <w:rsid w:val="00433922"/>
    <w:rsid w:val="0043395C"/>
    <w:rsid w:val="00433BA4"/>
    <w:rsid w:val="00433C3F"/>
    <w:rsid w:val="00433CBB"/>
    <w:rsid w:val="00434010"/>
    <w:rsid w:val="004340A6"/>
    <w:rsid w:val="00434215"/>
    <w:rsid w:val="00434263"/>
    <w:rsid w:val="00434302"/>
    <w:rsid w:val="004345B4"/>
    <w:rsid w:val="004347F3"/>
    <w:rsid w:val="004348DF"/>
    <w:rsid w:val="00434CD3"/>
    <w:rsid w:val="00435143"/>
    <w:rsid w:val="00435219"/>
    <w:rsid w:val="0043558E"/>
    <w:rsid w:val="004357A8"/>
    <w:rsid w:val="0043584B"/>
    <w:rsid w:val="00436165"/>
    <w:rsid w:val="00436283"/>
    <w:rsid w:val="0043631E"/>
    <w:rsid w:val="004364EB"/>
    <w:rsid w:val="004369D6"/>
    <w:rsid w:val="004374BA"/>
    <w:rsid w:val="00437523"/>
    <w:rsid w:val="00437B2B"/>
    <w:rsid w:val="004400A1"/>
    <w:rsid w:val="00440112"/>
    <w:rsid w:val="00440334"/>
    <w:rsid w:val="00440483"/>
    <w:rsid w:val="00440538"/>
    <w:rsid w:val="00440AA4"/>
    <w:rsid w:val="00440D33"/>
    <w:rsid w:val="00440E35"/>
    <w:rsid w:val="004410EE"/>
    <w:rsid w:val="004418C6"/>
    <w:rsid w:val="004419CE"/>
    <w:rsid w:val="00441B22"/>
    <w:rsid w:val="00441B63"/>
    <w:rsid w:val="00441ECC"/>
    <w:rsid w:val="00442113"/>
    <w:rsid w:val="0044212C"/>
    <w:rsid w:val="0044241B"/>
    <w:rsid w:val="004424AF"/>
    <w:rsid w:val="004425E5"/>
    <w:rsid w:val="00442AA6"/>
    <w:rsid w:val="00442EC9"/>
    <w:rsid w:val="00443006"/>
    <w:rsid w:val="004433A9"/>
    <w:rsid w:val="00443615"/>
    <w:rsid w:val="0044377B"/>
    <w:rsid w:val="00443B0D"/>
    <w:rsid w:val="00443C1E"/>
    <w:rsid w:val="00443DFD"/>
    <w:rsid w:val="00443E74"/>
    <w:rsid w:val="00444021"/>
    <w:rsid w:val="004440CC"/>
    <w:rsid w:val="004441E2"/>
    <w:rsid w:val="004445F7"/>
    <w:rsid w:val="00444641"/>
    <w:rsid w:val="00444707"/>
    <w:rsid w:val="00444DAE"/>
    <w:rsid w:val="00444F7E"/>
    <w:rsid w:val="00445722"/>
    <w:rsid w:val="004457E1"/>
    <w:rsid w:val="00445A90"/>
    <w:rsid w:val="00445EA6"/>
    <w:rsid w:val="00445F07"/>
    <w:rsid w:val="0044615B"/>
    <w:rsid w:val="004464D5"/>
    <w:rsid w:val="004466DE"/>
    <w:rsid w:val="00446B0B"/>
    <w:rsid w:val="00447611"/>
    <w:rsid w:val="00447680"/>
    <w:rsid w:val="00447885"/>
    <w:rsid w:val="004478FB"/>
    <w:rsid w:val="00447A2D"/>
    <w:rsid w:val="00447CD1"/>
    <w:rsid w:val="00447E8B"/>
    <w:rsid w:val="00450076"/>
    <w:rsid w:val="004508A5"/>
    <w:rsid w:val="00450AAB"/>
    <w:rsid w:val="00450B7F"/>
    <w:rsid w:val="00450BF7"/>
    <w:rsid w:val="00451D62"/>
    <w:rsid w:val="00451DCB"/>
    <w:rsid w:val="00451FD4"/>
    <w:rsid w:val="00452443"/>
    <w:rsid w:val="004528E8"/>
    <w:rsid w:val="0045297A"/>
    <w:rsid w:val="00452BB0"/>
    <w:rsid w:val="00452BD8"/>
    <w:rsid w:val="00453056"/>
    <w:rsid w:val="00453202"/>
    <w:rsid w:val="004533C5"/>
    <w:rsid w:val="004533F4"/>
    <w:rsid w:val="00453506"/>
    <w:rsid w:val="00453805"/>
    <w:rsid w:val="004539AC"/>
    <w:rsid w:val="004539E2"/>
    <w:rsid w:val="00453DFC"/>
    <w:rsid w:val="00453F63"/>
    <w:rsid w:val="00454099"/>
    <w:rsid w:val="0045435C"/>
    <w:rsid w:val="00454529"/>
    <w:rsid w:val="00454571"/>
    <w:rsid w:val="0045473A"/>
    <w:rsid w:val="00454786"/>
    <w:rsid w:val="00455551"/>
    <w:rsid w:val="004555CD"/>
    <w:rsid w:val="00455CD4"/>
    <w:rsid w:val="0045640C"/>
    <w:rsid w:val="00456737"/>
    <w:rsid w:val="00456756"/>
    <w:rsid w:val="00456978"/>
    <w:rsid w:val="00456A69"/>
    <w:rsid w:val="00456E2C"/>
    <w:rsid w:val="00457A09"/>
    <w:rsid w:val="00457CBF"/>
    <w:rsid w:val="00457E47"/>
    <w:rsid w:val="00460659"/>
    <w:rsid w:val="00460695"/>
    <w:rsid w:val="00460873"/>
    <w:rsid w:val="004608BB"/>
    <w:rsid w:val="00460B05"/>
    <w:rsid w:val="00460BD8"/>
    <w:rsid w:val="00460C4E"/>
    <w:rsid w:val="00460CFB"/>
    <w:rsid w:val="00460F76"/>
    <w:rsid w:val="00461220"/>
    <w:rsid w:val="00461355"/>
    <w:rsid w:val="004613EF"/>
    <w:rsid w:val="0046149D"/>
    <w:rsid w:val="004615DF"/>
    <w:rsid w:val="00461634"/>
    <w:rsid w:val="0046170A"/>
    <w:rsid w:val="00461880"/>
    <w:rsid w:val="00461C0A"/>
    <w:rsid w:val="00461E58"/>
    <w:rsid w:val="0046249F"/>
    <w:rsid w:val="00462843"/>
    <w:rsid w:val="0046299E"/>
    <w:rsid w:val="00462A02"/>
    <w:rsid w:val="00463190"/>
    <w:rsid w:val="0046324A"/>
    <w:rsid w:val="00463298"/>
    <w:rsid w:val="00463357"/>
    <w:rsid w:val="00463557"/>
    <w:rsid w:val="004635BF"/>
    <w:rsid w:val="004639DE"/>
    <w:rsid w:val="00463DBD"/>
    <w:rsid w:val="00464090"/>
    <w:rsid w:val="00464173"/>
    <w:rsid w:val="00464325"/>
    <w:rsid w:val="0046432D"/>
    <w:rsid w:val="00464557"/>
    <w:rsid w:val="0046462E"/>
    <w:rsid w:val="004648B1"/>
    <w:rsid w:val="00464977"/>
    <w:rsid w:val="00464C03"/>
    <w:rsid w:val="00464E51"/>
    <w:rsid w:val="00465438"/>
    <w:rsid w:val="0046551B"/>
    <w:rsid w:val="00465612"/>
    <w:rsid w:val="004656A8"/>
    <w:rsid w:val="0046586E"/>
    <w:rsid w:val="004659C2"/>
    <w:rsid w:val="004661A3"/>
    <w:rsid w:val="0046637A"/>
    <w:rsid w:val="00466493"/>
    <w:rsid w:val="00466503"/>
    <w:rsid w:val="004665EF"/>
    <w:rsid w:val="004669D2"/>
    <w:rsid w:val="00466DEC"/>
    <w:rsid w:val="00466E38"/>
    <w:rsid w:val="00466E41"/>
    <w:rsid w:val="00466F18"/>
    <w:rsid w:val="004670AE"/>
    <w:rsid w:val="004673A8"/>
    <w:rsid w:val="004675B3"/>
    <w:rsid w:val="004676E5"/>
    <w:rsid w:val="00467DB4"/>
    <w:rsid w:val="004703C5"/>
    <w:rsid w:val="00470547"/>
    <w:rsid w:val="004706E7"/>
    <w:rsid w:val="004707B9"/>
    <w:rsid w:val="004710BE"/>
    <w:rsid w:val="004713F9"/>
    <w:rsid w:val="004716C7"/>
    <w:rsid w:val="00471C4B"/>
    <w:rsid w:val="00471E41"/>
    <w:rsid w:val="00471EDD"/>
    <w:rsid w:val="00471F79"/>
    <w:rsid w:val="00472053"/>
    <w:rsid w:val="00472137"/>
    <w:rsid w:val="0047229C"/>
    <w:rsid w:val="004722A3"/>
    <w:rsid w:val="00472462"/>
    <w:rsid w:val="0047252B"/>
    <w:rsid w:val="004726FA"/>
    <w:rsid w:val="004727C1"/>
    <w:rsid w:val="004728E6"/>
    <w:rsid w:val="00472C39"/>
    <w:rsid w:val="0047326C"/>
    <w:rsid w:val="0047356C"/>
    <w:rsid w:val="00473582"/>
    <w:rsid w:val="00473678"/>
    <w:rsid w:val="004736B1"/>
    <w:rsid w:val="00473A7E"/>
    <w:rsid w:val="00473EAF"/>
    <w:rsid w:val="00473F52"/>
    <w:rsid w:val="0047419B"/>
    <w:rsid w:val="004741F2"/>
    <w:rsid w:val="00474394"/>
    <w:rsid w:val="00474534"/>
    <w:rsid w:val="004746B5"/>
    <w:rsid w:val="004746BC"/>
    <w:rsid w:val="0047481E"/>
    <w:rsid w:val="004748EA"/>
    <w:rsid w:val="00474D85"/>
    <w:rsid w:val="00474ED4"/>
    <w:rsid w:val="004753BD"/>
    <w:rsid w:val="00475623"/>
    <w:rsid w:val="00475933"/>
    <w:rsid w:val="00475A48"/>
    <w:rsid w:val="00475C7E"/>
    <w:rsid w:val="00476755"/>
    <w:rsid w:val="004768A8"/>
    <w:rsid w:val="004769F3"/>
    <w:rsid w:val="00476ABC"/>
    <w:rsid w:val="00476B25"/>
    <w:rsid w:val="00476C78"/>
    <w:rsid w:val="00476D9F"/>
    <w:rsid w:val="00477047"/>
    <w:rsid w:val="00477453"/>
    <w:rsid w:val="00477B21"/>
    <w:rsid w:val="004802B3"/>
    <w:rsid w:val="004806A0"/>
    <w:rsid w:val="00480732"/>
    <w:rsid w:val="004807BF"/>
    <w:rsid w:val="004807D3"/>
    <w:rsid w:val="00480EEA"/>
    <w:rsid w:val="0048113F"/>
    <w:rsid w:val="004811E5"/>
    <w:rsid w:val="004815CA"/>
    <w:rsid w:val="00481622"/>
    <w:rsid w:val="00481660"/>
    <w:rsid w:val="00481941"/>
    <w:rsid w:val="00481DB4"/>
    <w:rsid w:val="00482184"/>
    <w:rsid w:val="00482192"/>
    <w:rsid w:val="004821BC"/>
    <w:rsid w:val="0048223B"/>
    <w:rsid w:val="00482509"/>
    <w:rsid w:val="00482608"/>
    <w:rsid w:val="004826D4"/>
    <w:rsid w:val="00482A62"/>
    <w:rsid w:val="00482D20"/>
    <w:rsid w:val="00483067"/>
    <w:rsid w:val="0048333C"/>
    <w:rsid w:val="004833D6"/>
    <w:rsid w:val="00483458"/>
    <w:rsid w:val="004835C3"/>
    <w:rsid w:val="00483634"/>
    <w:rsid w:val="00483661"/>
    <w:rsid w:val="004836B3"/>
    <w:rsid w:val="00483C9B"/>
    <w:rsid w:val="004840F1"/>
    <w:rsid w:val="004841F1"/>
    <w:rsid w:val="0048422A"/>
    <w:rsid w:val="00484322"/>
    <w:rsid w:val="00484463"/>
    <w:rsid w:val="0048448B"/>
    <w:rsid w:val="0048449D"/>
    <w:rsid w:val="00484644"/>
    <w:rsid w:val="00484736"/>
    <w:rsid w:val="00484A2B"/>
    <w:rsid w:val="00484AF2"/>
    <w:rsid w:val="00484B11"/>
    <w:rsid w:val="00484F3E"/>
    <w:rsid w:val="00484F94"/>
    <w:rsid w:val="00485605"/>
    <w:rsid w:val="0048567A"/>
    <w:rsid w:val="004858F2"/>
    <w:rsid w:val="00485D84"/>
    <w:rsid w:val="00486071"/>
    <w:rsid w:val="00486471"/>
    <w:rsid w:val="004867BF"/>
    <w:rsid w:val="0048689A"/>
    <w:rsid w:val="004868A1"/>
    <w:rsid w:val="00486CB7"/>
    <w:rsid w:val="00486DE6"/>
    <w:rsid w:val="00486E17"/>
    <w:rsid w:val="00486FD2"/>
    <w:rsid w:val="00487643"/>
    <w:rsid w:val="004876FD"/>
    <w:rsid w:val="0048778D"/>
    <w:rsid w:val="004877BE"/>
    <w:rsid w:val="00487B2C"/>
    <w:rsid w:val="00487C86"/>
    <w:rsid w:val="004900CC"/>
    <w:rsid w:val="0049074C"/>
    <w:rsid w:val="00490AD2"/>
    <w:rsid w:val="00490DDE"/>
    <w:rsid w:val="00490E06"/>
    <w:rsid w:val="00490F6F"/>
    <w:rsid w:val="00491335"/>
    <w:rsid w:val="0049161D"/>
    <w:rsid w:val="00491677"/>
    <w:rsid w:val="004918F0"/>
    <w:rsid w:val="00491A25"/>
    <w:rsid w:val="00491F0F"/>
    <w:rsid w:val="004924F1"/>
    <w:rsid w:val="004928C6"/>
    <w:rsid w:val="00492F9E"/>
    <w:rsid w:val="0049304E"/>
    <w:rsid w:val="00493113"/>
    <w:rsid w:val="00493839"/>
    <w:rsid w:val="0049391C"/>
    <w:rsid w:val="00493BEF"/>
    <w:rsid w:val="00493E56"/>
    <w:rsid w:val="0049410F"/>
    <w:rsid w:val="00494248"/>
    <w:rsid w:val="0049440A"/>
    <w:rsid w:val="004946D3"/>
    <w:rsid w:val="004947F0"/>
    <w:rsid w:val="0049498B"/>
    <w:rsid w:val="00494C85"/>
    <w:rsid w:val="00495170"/>
    <w:rsid w:val="00495175"/>
    <w:rsid w:val="004957F0"/>
    <w:rsid w:val="0049595E"/>
    <w:rsid w:val="00495978"/>
    <w:rsid w:val="00495E7B"/>
    <w:rsid w:val="00495FA2"/>
    <w:rsid w:val="0049600C"/>
    <w:rsid w:val="0049637D"/>
    <w:rsid w:val="004965C6"/>
    <w:rsid w:val="004965FC"/>
    <w:rsid w:val="004966B6"/>
    <w:rsid w:val="0049685B"/>
    <w:rsid w:val="00496A2A"/>
    <w:rsid w:val="00496AE6"/>
    <w:rsid w:val="0049708F"/>
    <w:rsid w:val="00497091"/>
    <w:rsid w:val="00497287"/>
    <w:rsid w:val="00497311"/>
    <w:rsid w:val="00497812"/>
    <w:rsid w:val="004978E8"/>
    <w:rsid w:val="00497B96"/>
    <w:rsid w:val="00497CAE"/>
    <w:rsid w:val="004A004E"/>
    <w:rsid w:val="004A007C"/>
    <w:rsid w:val="004A0157"/>
    <w:rsid w:val="004A049A"/>
    <w:rsid w:val="004A04F7"/>
    <w:rsid w:val="004A0966"/>
    <w:rsid w:val="004A0C5A"/>
    <w:rsid w:val="004A0D25"/>
    <w:rsid w:val="004A0DE2"/>
    <w:rsid w:val="004A109E"/>
    <w:rsid w:val="004A11D7"/>
    <w:rsid w:val="004A1563"/>
    <w:rsid w:val="004A1922"/>
    <w:rsid w:val="004A1CE7"/>
    <w:rsid w:val="004A1D70"/>
    <w:rsid w:val="004A2153"/>
    <w:rsid w:val="004A2183"/>
    <w:rsid w:val="004A21F3"/>
    <w:rsid w:val="004A23F6"/>
    <w:rsid w:val="004A2409"/>
    <w:rsid w:val="004A2505"/>
    <w:rsid w:val="004A2744"/>
    <w:rsid w:val="004A2A33"/>
    <w:rsid w:val="004A2A3A"/>
    <w:rsid w:val="004A2A5E"/>
    <w:rsid w:val="004A2CA0"/>
    <w:rsid w:val="004A2D43"/>
    <w:rsid w:val="004A324C"/>
    <w:rsid w:val="004A34AE"/>
    <w:rsid w:val="004A3EB9"/>
    <w:rsid w:val="004A429F"/>
    <w:rsid w:val="004A42A6"/>
    <w:rsid w:val="004A494E"/>
    <w:rsid w:val="004A4C2F"/>
    <w:rsid w:val="004A513E"/>
    <w:rsid w:val="004A5440"/>
    <w:rsid w:val="004A5585"/>
    <w:rsid w:val="004A5762"/>
    <w:rsid w:val="004A5903"/>
    <w:rsid w:val="004A59F1"/>
    <w:rsid w:val="004A5AC6"/>
    <w:rsid w:val="004A5C7C"/>
    <w:rsid w:val="004A5DC4"/>
    <w:rsid w:val="004A5EBA"/>
    <w:rsid w:val="004A607D"/>
    <w:rsid w:val="004A64F0"/>
    <w:rsid w:val="004A6ABD"/>
    <w:rsid w:val="004A6DDB"/>
    <w:rsid w:val="004A708D"/>
    <w:rsid w:val="004A7236"/>
    <w:rsid w:val="004A74EF"/>
    <w:rsid w:val="004A7A0D"/>
    <w:rsid w:val="004A7AA6"/>
    <w:rsid w:val="004A7EE4"/>
    <w:rsid w:val="004B0125"/>
    <w:rsid w:val="004B02E7"/>
    <w:rsid w:val="004B033E"/>
    <w:rsid w:val="004B0475"/>
    <w:rsid w:val="004B0866"/>
    <w:rsid w:val="004B08B1"/>
    <w:rsid w:val="004B09B6"/>
    <w:rsid w:val="004B0AEF"/>
    <w:rsid w:val="004B0C94"/>
    <w:rsid w:val="004B0E6A"/>
    <w:rsid w:val="004B0E6F"/>
    <w:rsid w:val="004B117F"/>
    <w:rsid w:val="004B1183"/>
    <w:rsid w:val="004B142B"/>
    <w:rsid w:val="004B1540"/>
    <w:rsid w:val="004B15F1"/>
    <w:rsid w:val="004B199E"/>
    <w:rsid w:val="004B1B5A"/>
    <w:rsid w:val="004B1D74"/>
    <w:rsid w:val="004B20B2"/>
    <w:rsid w:val="004B223A"/>
    <w:rsid w:val="004B2311"/>
    <w:rsid w:val="004B2488"/>
    <w:rsid w:val="004B276E"/>
    <w:rsid w:val="004B282A"/>
    <w:rsid w:val="004B2BBD"/>
    <w:rsid w:val="004B2CAD"/>
    <w:rsid w:val="004B2E62"/>
    <w:rsid w:val="004B2FFF"/>
    <w:rsid w:val="004B30AC"/>
    <w:rsid w:val="004B3399"/>
    <w:rsid w:val="004B34D6"/>
    <w:rsid w:val="004B34E8"/>
    <w:rsid w:val="004B375D"/>
    <w:rsid w:val="004B3DBF"/>
    <w:rsid w:val="004B4164"/>
    <w:rsid w:val="004B41E1"/>
    <w:rsid w:val="004B440E"/>
    <w:rsid w:val="004B4A80"/>
    <w:rsid w:val="004B4A89"/>
    <w:rsid w:val="004B4CF1"/>
    <w:rsid w:val="004B4FB4"/>
    <w:rsid w:val="004B5496"/>
    <w:rsid w:val="004B5686"/>
    <w:rsid w:val="004B5815"/>
    <w:rsid w:val="004B584C"/>
    <w:rsid w:val="004B59C6"/>
    <w:rsid w:val="004B5A23"/>
    <w:rsid w:val="004B5B4A"/>
    <w:rsid w:val="004B5D08"/>
    <w:rsid w:val="004B618B"/>
    <w:rsid w:val="004B61C5"/>
    <w:rsid w:val="004B6483"/>
    <w:rsid w:val="004B6AD7"/>
    <w:rsid w:val="004B6F58"/>
    <w:rsid w:val="004B7E35"/>
    <w:rsid w:val="004C003B"/>
    <w:rsid w:val="004C0101"/>
    <w:rsid w:val="004C0382"/>
    <w:rsid w:val="004C0689"/>
    <w:rsid w:val="004C0A84"/>
    <w:rsid w:val="004C0DE4"/>
    <w:rsid w:val="004C0E1F"/>
    <w:rsid w:val="004C0FB8"/>
    <w:rsid w:val="004C129A"/>
    <w:rsid w:val="004C1AD1"/>
    <w:rsid w:val="004C1CBF"/>
    <w:rsid w:val="004C1E95"/>
    <w:rsid w:val="004C209B"/>
    <w:rsid w:val="004C214C"/>
    <w:rsid w:val="004C252A"/>
    <w:rsid w:val="004C252E"/>
    <w:rsid w:val="004C256A"/>
    <w:rsid w:val="004C2D31"/>
    <w:rsid w:val="004C2DE1"/>
    <w:rsid w:val="004C2E29"/>
    <w:rsid w:val="004C2F9B"/>
    <w:rsid w:val="004C2F9C"/>
    <w:rsid w:val="004C3123"/>
    <w:rsid w:val="004C31EA"/>
    <w:rsid w:val="004C330F"/>
    <w:rsid w:val="004C3501"/>
    <w:rsid w:val="004C3E44"/>
    <w:rsid w:val="004C3FCA"/>
    <w:rsid w:val="004C4581"/>
    <w:rsid w:val="004C4F09"/>
    <w:rsid w:val="004C511E"/>
    <w:rsid w:val="004C5170"/>
    <w:rsid w:val="004C56C5"/>
    <w:rsid w:val="004C57B6"/>
    <w:rsid w:val="004C59A3"/>
    <w:rsid w:val="004C5A05"/>
    <w:rsid w:val="004C5A52"/>
    <w:rsid w:val="004C5C24"/>
    <w:rsid w:val="004C5CB6"/>
    <w:rsid w:val="004C5DCC"/>
    <w:rsid w:val="004C5ECE"/>
    <w:rsid w:val="004C60BB"/>
    <w:rsid w:val="004C6312"/>
    <w:rsid w:val="004C6471"/>
    <w:rsid w:val="004C6571"/>
    <w:rsid w:val="004C6588"/>
    <w:rsid w:val="004C6C40"/>
    <w:rsid w:val="004C6C63"/>
    <w:rsid w:val="004C6CF6"/>
    <w:rsid w:val="004C70F7"/>
    <w:rsid w:val="004D009E"/>
    <w:rsid w:val="004D01A2"/>
    <w:rsid w:val="004D0265"/>
    <w:rsid w:val="004D0412"/>
    <w:rsid w:val="004D0905"/>
    <w:rsid w:val="004D0A4D"/>
    <w:rsid w:val="004D0F8C"/>
    <w:rsid w:val="004D1142"/>
    <w:rsid w:val="004D1195"/>
    <w:rsid w:val="004D13B3"/>
    <w:rsid w:val="004D1535"/>
    <w:rsid w:val="004D162E"/>
    <w:rsid w:val="004D1747"/>
    <w:rsid w:val="004D1A0D"/>
    <w:rsid w:val="004D1B79"/>
    <w:rsid w:val="004D1BF5"/>
    <w:rsid w:val="004D1D2A"/>
    <w:rsid w:val="004D1D4A"/>
    <w:rsid w:val="004D1F35"/>
    <w:rsid w:val="004D2177"/>
    <w:rsid w:val="004D21A2"/>
    <w:rsid w:val="004D2224"/>
    <w:rsid w:val="004D22EF"/>
    <w:rsid w:val="004D2558"/>
    <w:rsid w:val="004D2874"/>
    <w:rsid w:val="004D28DB"/>
    <w:rsid w:val="004D29A2"/>
    <w:rsid w:val="004D2B23"/>
    <w:rsid w:val="004D2EFA"/>
    <w:rsid w:val="004D3626"/>
    <w:rsid w:val="004D37C3"/>
    <w:rsid w:val="004D3ABE"/>
    <w:rsid w:val="004D3C0B"/>
    <w:rsid w:val="004D4622"/>
    <w:rsid w:val="004D4701"/>
    <w:rsid w:val="004D47A6"/>
    <w:rsid w:val="004D489C"/>
    <w:rsid w:val="004D4945"/>
    <w:rsid w:val="004D4B26"/>
    <w:rsid w:val="004D4CFF"/>
    <w:rsid w:val="004D4D4B"/>
    <w:rsid w:val="004D5328"/>
    <w:rsid w:val="004D5834"/>
    <w:rsid w:val="004D5AFE"/>
    <w:rsid w:val="004D5C50"/>
    <w:rsid w:val="004D60FC"/>
    <w:rsid w:val="004D6255"/>
    <w:rsid w:val="004D6400"/>
    <w:rsid w:val="004D652A"/>
    <w:rsid w:val="004D66BC"/>
    <w:rsid w:val="004D6A0E"/>
    <w:rsid w:val="004D7869"/>
    <w:rsid w:val="004D7B89"/>
    <w:rsid w:val="004D7CFF"/>
    <w:rsid w:val="004D7E54"/>
    <w:rsid w:val="004D7ECF"/>
    <w:rsid w:val="004E049C"/>
    <w:rsid w:val="004E056D"/>
    <w:rsid w:val="004E0950"/>
    <w:rsid w:val="004E0A09"/>
    <w:rsid w:val="004E0DFB"/>
    <w:rsid w:val="004E0F46"/>
    <w:rsid w:val="004E0FBD"/>
    <w:rsid w:val="004E1086"/>
    <w:rsid w:val="004E1334"/>
    <w:rsid w:val="004E1398"/>
    <w:rsid w:val="004E1453"/>
    <w:rsid w:val="004E1672"/>
    <w:rsid w:val="004E1990"/>
    <w:rsid w:val="004E1D41"/>
    <w:rsid w:val="004E1E3D"/>
    <w:rsid w:val="004E2042"/>
    <w:rsid w:val="004E21CF"/>
    <w:rsid w:val="004E22CD"/>
    <w:rsid w:val="004E2433"/>
    <w:rsid w:val="004E265A"/>
    <w:rsid w:val="004E266F"/>
    <w:rsid w:val="004E2693"/>
    <w:rsid w:val="004E26BA"/>
    <w:rsid w:val="004E27CA"/>
    <w:rsid w:val="004E288D"/>
    <w:rsid w:val="004E29F1"/>
    <w:rsid w:val="004E2D2B"/>
    <w:rsid w:val="004E2E76"/>
    <w:rsid w:val="004E2E7F"/>
    <w:rsid w:val="004E2E90"/>
    <w:rsid w:val="004E307F"/>
    <w:rsid w:val="004E30F0"/>
    <w:rsid w:val="004E32C7"/>
    <w:rsid w:val="004E341C"/>
    <w:rsid w:val="004E345F"/>
    <w:rsid w:val="004E3660"/>
    <w:rsid w:val="004E3A23"/>
    <w:rsid w:val="004E3A56"/>
    <w:rsid w:val="004E3D09"/>
    <w:rsid w:val="004E3EF8"/>
    <w:rsid w:val="004E4349"/>
    <w:rsid w:val="004E4A2C"/>
    <w:rsid w:val="004E4AB8"/>
    <w:rsid w:val="004E4D31"/>
    <w:rsid w:val="004E4F09"/>
    <w:rsid w:val="004E4F1C"/>
    <w:rsid w:val="004E5361"/>
    <w:rsid w:val="004E54BD"/>
    <w:rsid w:val="004E54E7"/>
    <w:rsid w:val="004E5D8C"/>
    <w:rsid w:val="004E5EE7"/>
    <w:rsid w:val="004E5FC4"/>
    <w:rsid w:val="004E60EE"/>
    <w:rsid w:val="004E60F2"/>
    <w:rsid w:val="004E634F"/>
    <w:rsid w:val="004E68DF"/>
    <w:rsid w:val="004E68F3"/>
    <w:rsid w:val="004E6AD7"/>
    <w:rsid w:val="004E6B81"/>
    <w:rsid w:val="004E6C03"/>
    <w:rsid w:val="004E6DD6"/>
    <w:rsid w:val="004E7007"/>
    <w:rsid w:val="004E74F5"/>
    <w:rsid w:val="004E7846"/>
    <w:rsid w:val="004E79A5"/>
    <w:rsid w:val="004E79E1"/>
    <w:rsid w:val="004E7C7A"/>
    <w:rsid w:val="004E7C8A"/>
    <w:rsid w:val="004E7D01"/>
    <w:rsid w:val="004F00DF"/>
    <w:rsid w:val="004F039A"/>
    <w:rsid w:val="004F07E8"/>
    <w:rsid w:val="004F089B"/>
    <w:rsid w:val="004F09BC"/>
    <w:rsid w:val="004F0B0B"/>
    <w:rsid w:val="004F1338"/>
    <w:rsid w:val="004F16D8"/>
    <w:rsid w:val="004F1956"/>
    <w:rsid w:val="004F1C54"/>
    <w:rsid w:val="004F1C56"/>
    <w:rsid w:val="004F1CC8"/>
    <w:rsid w:val="004F1D44"/>
    <w:rsid w:val="004F20B3"/>
    <w:rsid w:val="004F232E"/>
    <w:rsid w:val="004F2A10"/>
    <w:rsid w:val="004F2A67"/>
    <w:rsid w:val="004F2A73"/>
    <w:rsid w:val="004F2B75"/>
    <w:rsid w:val="004F2C82"/>
    <w:rsid w:val="004F2E10"/>
    <w:rsid w:val="004F2EC4"/>
    <w:rsid w:val="004F31AC"/>
    <w:rsid w:val="004F34B8"/>
    <w:rsid w:val="004F351E"/>
    <w:rsid w:val="004F3670"/>
    <w:rsid w:val="004F37DD"/>
    <w:rsid w:val="004F395D"/>
    <w:rsid w:val="004F3990"/>
    <w:rsid w:val="004F3AD8"/>
    <w:rsid w:val="004F3ED8"/>
    <w:rsid w:val="004F4052"/>
    <w:rsid w:val="004F409D"/>
    <w:rsid w:val="004F468F"/>
    <w:rsid w:val="004F4934"/>
    <w:rsid w:val="004F4A8A"/>
    <w:rsid w:val="004F50EE"/>
    <w:rsid w:val="004F5563"/>
    <w:rsid w:val="004F557C"/>
    <w:rsid w:val="004F55F5"/>
    <w:rsid w:val="004F5D7E"/>
    <w:rsid w:val="004F5EE9"/>
    <w:rsid w:val="004F64A5"/>
    <w:rsid w:val="004F6771"/>
    <w:rsid w:val="004F6AB0"/>
    <w:rsid w:val="004F6ED0"/>
    <w:rsid w:val="004F6FA6"/>
    <w:rsid w:val="004F705C"/>
    <w:rsid w:val="004F7250"/>
    <w:rsid w:val="004F73EE"/>
    <w:rsid w:val="004F7513"/>
    <w:rsid w:val="004F7AF9"/>
    <w:rsid w:val="004F7C81"/>
    <w:rsid w:val="004F7F19"/>
    <w:rsid w:val="004F7F3D"/>
    <w:rsid w:val="005000EB"/>
    <w:rsid w:val="00500352"/>
    <w:rsid w:val="0050082A"/>
    <w:rsid w:val="005009D4"/>
    <w:rsid w:val="00500C68"/>
    <w:rsid w:val="005010BC"/>
    <w:rsid w:val="00501839"/>
    <w:rsid w:val="00502150"/>
    <w:rsid w:val="005023EE"/>
    <w:rsid w:val="005026D1"/>
    <w:rsid w:val="005027A4"/>
    <w:rsid w:val="005027FE"/>
    <w:rsid w:val="00502892"/>
    <w:rsid w:val="005028A9"/>
    <w:rsid w:val="00502C75"/>
    <w:rsid w:val="005032B6"/>
    <w:rsid w:val="00503699"/>
    <w:rsid w:val="00503D2B"/>
    <w:rsid w:val="00503E42"/>
    <w:rsid w:val="00503FCC"/>
    <w:rsid w:val="0050409D"/>
    <w:rsid w:val="005041EE"/>
    <w:rsid w:val="0050431E"/>
    <w:rsid w:val="00504415"/>
    <w:rsid w:val="0050488B"/>
    <w:rsid w:val="00504D9D"/>
    <w:rsid w:val="00504EE6"/>
    <w:rsid w:val="00504F85"/>
    <w:rsid w:val="00505487"/>
    <w:rsid w:val="00505CD2"/>
    <w:rsid w:val="00505E11"/>
    <w:rsid w:val="00505E5C"/>
    <w:rsid w:val="00505EFB"/>
    <w:rsid w:val="00505FAE"/>
    <w:rsid w:val="0050602A"/>
    <w:rsid w:val="00506273"/>
    <w:rsid w:val="0050653E"/>
    <w:rsid w:val="00506679"/>
    <w:rsid w:val="00506931"/>
    <w:rsid w:val="00506BED"/>
    <w:rsid w:val="00507272"/>
    <w:rsid w:val="005072CF"/>
    <w:rsid w:val="0050741D"/>
    <w:rsid w:val="0050742D"/>
    <w:rsid w:val="00507B8E"/>
    <w:rsid w:val="00510049"/>
    <w:rsid w:val="005100D8"/>
    <w:rsid w:val="005103C7"/>
    <w:rsid w:val="00510932"/>
    <w:rsid w:val="005109E8"/>
    <w:rsid w:val="00510BD5"/>
    <w:rsid w:val="005110E1"/>
    <w:rsid w:val="00511370"/>
    <w:rsid w:val="005115A8"/>
    <w:rsid w:val="00511668"/>
    <w:rsid w:val="00511920"/>
    <w:rsid w:val="00511BA4"/>
    <w:rsid w:val="0051206A"/>
    <w:rsid w:val="00512081"/>
    <w:rsid w:val="005123C3"/>
    <w:rsid w:val="00512B61"/>
    <w:rsid w:val="00512B7B"/>
    <w:rsid w:val="00512C8F"/>
    <w:rsid w:val="00512D7F"/>
    <w:rsid w:val="0051331A"/>
    <w:rsid w:val="005134A9"/>
    <w:rsid w:val="005135C0"/>
    <w:rsid w:val="0051369A"/>
    <w:rsid w:val="005138F7"/>
    <w:rsid w:val="00513D0F"/>
    <w:rsid w:val="00514420"/>
    <w:rsid w:val="00514590"/>
    <w:rsid w:val="005147AA"/>
    <w:rsid w:val="005147B5"/>
    <w:rsid w:val="005149B6"/>
    <w:rsid w:val="00514C62"/>
    <w:rsid w:val="00514DC7"/>
    <w:rsid w:val="00514E2F"/>
    <w:rsid w:val="00514EF8"/>
    <w:rsid w:val="00515192"/>
    <w:rsid w:val="005151C7"/>
    <w:rsid w:val="00515305"/>
    <w:rsid w:val="005154E2"/>
    <w:rsid w:val="00515566"/>
    <w:rsid w:val="005155AC"/>
    <w:rsid w:val="00515715"/>
    <w:rsid w:val="005159CC"/>
    <w:rsid w:val="005159E7"/>
    <w:rsid w:val="00515FA3"/>
    <w:rsid w:val="0051612C"/>
    <w:rsid w:val="00516349"/>
    <w:rsid w:val="005168C6"/>
    <w:rsid w:val="00516FEE"/>
    <w:rsid w:val="0051706B"/>
    <w:rsid w:val="00517640"/>
    <w:rsid w:val="0051777E"/>
    <w:rsid w:val="00517906"/>
    <w:rsid w:val="00517ACC"/>
    <w:rsid w:val="0052006C"/>
    <w:rsid w:val="005207B0"/>
    <w:rsid w:val="005207E6"/>
    <w:rsid w:val="00520E91"/>
    <w:rsid w:val="00520ED6"/>
    <w:rsid w:val="0052138F"/>
    <w:rsid w:val="005215C3"/>
    <w:rsid w:val="0052162C"/>
    <w:rsid w:val="0052185B"/>
    <w:rsid w:val="00521880"/>
    <w:rsid w:val="00521AB9"/>
    <w:rsid w:val="00521B86"/>
    <w:rsid w:val="00521CCD"/>
    <w:rsid w:val="00521DFD"/>
    <w:rsid w:val="00521E3D"/>
    <w:rsid w:val="00521FAC"/>
    <w:rsid w:val="00522480"/>
    <w:rsid w:val="005224C4"/>
    <w:rsid w:val="00522B80"/>
    <w:rsid w:val="00522D77"/>
    <w:rsid w:val="00522EA8"/>
    <w:rsid w:val="00523313"/>
    <w:rsid w:val="0052348F"/>
    <w:rsid w:val="00523960"/>
    <w:rsid w:val="00523C56"/>
    <w:rsid w:val="00523E89"/>
    <w:rsid w:val="00524527"/>
    <w:rsid w:val="005245AC"/>
    <w:rsid w:val="00524C11"/>
    <w:rsid w:val="00524C21"/>
    <w:rsid w:val="00524C8B"/>
    <w:rsid w:val="00524EC9"/>
    <w:rsid w:val="005250EF"/>
    <w:rsid w:val="00525212"/>
    <w:rsid w:val="00525555"/>
    <w:rsid w:val="005257E1"/>
    <w:rsid w:val="00525B8E"/>
    <w:rsid w:val="00525C4E"/>
    <w:rsid w:val="00526404"/>
    <w:rsid w:val="00526882"/>
    <w:rsid w:val="00526E4E"/>
    <w:rsid w:val="00526E58"/>
    <w:rsid w:val="005271DE"/>
    <w:rsid w:val="005276C0"/>
    <w:rsid w:val="00527B48"/>
    <w:rsid w:val="00527BAD"/>
    <w:rsid w:val="00527C6E"/>
    <w:rsid w:val="00527F23"/>
    <w:rsid w:val="00530197"/>
    <w:rsid w:val="00530E2C"/>
    <w:rsid w:val="005314CB"/>
    <w:rsid w:val="005314D0"/>
    <w:rsid w:val="00531670"/>
    <w:rsid w:val="0053177F"/>
    <w:rsid w:val="005319E1"/>
    <w:rsid w:val="00531A08"/>
    <w:rsid w:val="00531EBE"/>
    <w:rsid w:val="00531EDC"/>
    <w:rsid w:val="00532B72"/>
    <w:rsid w:val="00532CBA"/>
    <w:rsid w:val="00532DD0"/>
    <w:rsid w:val="00532E3C"/>
    <w:rsid w:val="00532EC3"/>
    <w:rsid w:val="005330D4"/>
    <w:rsid w:val="0053326F"/>
    <w:rsid w:val="0053342D"/>
    <w:rsid w:val="00533624"/>
    <w:rsid w:val="00533942"/>
    <w:rsid w:val="00533C62"/>
    <w:rsid w:val="00533CCE"/>
    <w:rsid w:val="00533F26"/>
    <w:rsid w:val="00533F85"/>
    <w:rsid w:val="0053423D"/>
    <w:rsid w:val="00534F0D"/>
    <w:rsid w:val="00534F48"/>
    <w:rsid w:val="0053506F"/>
    <w:rsid w:val="00535524"/>
    <w:rsid w:val="00535A45"/>
    <w:rsid w:val="00535BB3"/>
    <w:rsid w:val="00535BF5"/>
    <w:rsid w:val="005363D3"/>
    <w:rsid w:val="0053662D"/>
    <w:rsid w:val="0053667B"/>
    <w:rsid w:val="005366A1"/>
    <w:rsid w:val="00536F9F"/>
    <w:rsid w:val="0053705A"/>
    <w:rsid w:val="00537F2B"/>
    <w:rsid w:val="00540297"/>
    <w:rsid w:val="00540333"/>
    <w:rsid w:val="0054085B"/>
    <w:rsid w:val="00540914"/>
    <w:rsid w:val="00540A5E"/>
    <w:rsid w:val="00540EDB"/>
    <w:rsid w:val="00540F48"/>
    <w:rsid w:val="0054145A"/>
    <w:rsid w:val="005418CE"/>
    <w:rsid w:val="00541FC9"/>
    <w:rsid w:val="005420B3"/>
    <w:rsid w:val="0054218A"/>
    <w:rsid w:val="005421C3"/>
    <w:rsid w:val="0054289B"/>
    <w:rsid w:val="00542995"/>
    <w:rsid w:val="00542B7A"/>
    <w:rsid w:val="00542F61"/>
    <w:rsid w:val="00543138"/>
    <w:rsid w:val="00543768"/>
    <w:rsid w:val="005437B5"/>
    <w:rsid w:val="00543889"/>
    <w:rsid w:val="0054397F"/>
    <w:rsid w:val="00543B6D"/>
    <w:rsid w:val="00543E18"/>
    <w:rsid w:val="00543F76"/>
    <w:rsid w:val="0054413A"/>
    <w:rsid w:val="005441DA"/>
    <w:rsid w:val="0054426A"/>
    <w:rsid w:val="005446F3"/>
    <w:rsid w:val="005446FD"/>
    <w:rsid w:val="005449C7"/>
    <w:rsid w:val="00544BFB"/>
    <w:rsid w:val="00544C4A"/>
    <w:rsid w:val="00544D90"/>
    <w:rsid w:val="00544FE5"/>
    <w:rsid w:val="00545148"/>
    <w:rsid w:val="00545305"/>
    <w:rsid w:val="005453B9"/>
    <w:rsid w:val="00545B0B"/>
    <w:rsid w:val="00545C53"/>
    <w:rsid w:val="005460BB"/>
    <w:rsid w:val="0054650D"/>
    <w:rsid w:val="005465BF"/>
    <w:rsid w:val="00546697"/>
    <w:rsid w:val="00546A5A"/>
    <w:rsid w:val="00546A6F"/>
    <w:rsid w:val="00546BD0"/>
    <w:rsid w:val="00546D32"/>
    <w:rsid w:val="00546E12"/>
    <w:rsid w:val="0054714D"/>
    <w:rsid w:val="005474A6"/>
    <w:rsid w:val="005479B9"/>
    <w:rsid w:val="00547A69"/>
    <w:rsid w:val="00547BA2"/>
    <w:rsid w:val="00547DE9"/>
    <w:rsid w:val="00547E1B"/>
    <w:rsid w:val="00547E53"/>
    <w:rsid w:val="00547F52"/>
    <w:rsid w:val="00547FB0"/>
    <w:rsid w:val="00550055"/>
    <w:rsid w:val="0055081A"/>
    <w:rsid w:val="00550B9A"/>
    <w:rsid w:val="00550BAC"/>
    <w:rsid w:val="00550EDE"/>
    <w:rsid w:val="005513C2"/>
    <w:rsid w:val="005514C9"/>
    <w:rsid w:val="005516E3"/>
    <w:rsid w:val="005519DF"/>
    <w:rsid w:val="00551A54"/>
    <w:rsid w:val="00551A82"/>
    <w:rsid w:val="00551D2E"/>
    <w:rsid w:val="00551F47"/>
    <w:rsid w:val="00552045"/>
    <w:rsid w:val="005522A3"/>
    <w:rsid w:val="005525BA"/>
    <w:rsid w:val="0055275C"/>
    <w:rsid w:val="0055321A"/>
    <w:rsid w:val="0055369F"/>
    <w:rsid w:val="00553A96"/>
    <w:rsid w:val="005540C2"/>
    <w:rsid w:val="00554292"/>
    <w:rsid w:val="0055446E"/>
    <w:rsid w:val="00554487"/>
    <w:rsid w:val="00554686"/>
    <w:rsid w:val="0055479A"/>
    <w:rsid w:val="0055480D"/>
    <w:rsid w:val="0055487D"/>
    <w:rsid w:val="00554881"/>
    <w:rsid w:val="00554C4A"/>
    <w:rsid w:val="005550B8"/>
    <w:rsid w:val="005552D6"/>
    <w:rsid w:val="005554E3"/>
    <w:rsid w:val="00555766"/>
    <w:rsid w:val="00555913"/>
    <w:rsid w:val="00555E61"/>
    <w:rsid w:val="0055622D"/>
    <w:rsid w:val="00556463"/>
    <w:rsid w:val="005567C7"/>
    <w:rsid w:val="005567DE"/>
    <w:rsid w:val="00556BD4"/>
    <w:rsid w:val="00556C6C"/>
    <w:rsid w:val="00556F56"/>
    <w:rsid w:val="0055749C"/>
    <w:rsid w:val="00557510"/>
    <w:rsid w:val="00557578"/>
    <w:rsid w:val="00557D8A"/>
    <w:rsid w:val="0056010C"/>
    <w:rsid w:val="005603C0"/>
    <w:rsid w:val="0056048B"/>
    <w:rsid w:val="00560497"/>
    <w:rsid w:val="00560609"/>
    <w:rsid w:val="00560710"/>
    <w:rsid w:val="00560F61"/>
    <w:rsid w:val="00560FC5"/>
    <w:rsid w:val="00561505"/>
    <w:rsid w:val="005615E9"/>
    <w:rsid w:val="00561673"/>
    <w:rsid w:val="00561FAD"/>
    <w:rsid w:val="00561FFB"/>
    <w:rsid w:val="00562146"/>
    <w:rsid w:val="00562548"/>
    <w:rsid w:val="00562F48"/>
    <w:rsid w:val="005634DA"/>
    <w:rsid w:val="00563743"/>
    <w:rsid w:val="00563F18"/>
    <w:rsid w:val="00564B76"/>
    <w:rsid w:val="005651D3"/>
    <w:rsid w:val="0056556B"/>
    <w:rsid w:val="0056572D"/>
    <w:rsid w:val="00565C5A"/>
    <w:rsid w:val="00565F89"/>
    <w:rsid w:val="005667DB"/>
    <w:rsid w:val="00566D63"/>
    <w:rsid w:val="00567087"/>
    <w:rsid w:val="0056712E"/>
    <w:rsid w:val="005671CE"/>
    <w:rsid w:val="005676AD"/>
    <w:rsid w:val="00567860"/>
    <w:rsid w:val="005678F6"/>
    <w:rsid w:val="00567C23"/>
    <w:rsid w:val="00567EC3"/>
    <w:rsid w:val="00567F02"/>
    <w:rsid w:val="00570196"/>
    <w:rsid w:val="005702DD"/>
    <w:rsid w:val="005703A8"/>
    <w:rsid w:val="0057042B"/>
    <w:rsid w:val="00570576"/>
    <w:rsid w:val="0057064D"/>
    <w:rsid w:val="00570873"/>
    <w:rsid w:val="00570A15"/>
    <w:rsid w:val="00570A8A"/>
    <w:rsid w:val="00570F71"/>
    <w:rsid w:val="00571245"/>
    <w:rsid w:val="0057134E"/>
    <w:rsid w:val="0057137A"/>
    <w:rsid w:val="005713B6"/>
    <w:rsid w:val="005713F3"/>
    <w:rsid w:val="0057165F"/>
    <w:rsid w:val="005717D6"/>
    <w:rsid w:val="00571889"/>
    <w:rsid w:val="00571D68"/>
    <w:rsid w:val="005720A7"/>
    <w:rsid w:val="005721D6"/>
    <w:rsid w:val="005726A5"/>
    <w:rsid w:val="00572779"/>
    <w:rsid w:val="005727A7"/>
    <w:rsid w:val="00572EBC"/>
    <w:rsid w:val="00573355"/>
    <w:rsid w:val="005734FF"/>
    <w:rsid w:val="00573A3B"/>
    <w:rsid w:val="00573A52"/>
    <w:rsid w:val="00573F2A"/>
    <w:rsid w:val="00574CD9"/>
    <w:rsid w:val="005750C8"/>
    <w:rsid w:val="00575130"/>
    <w:rsid w:val="00575993"/>
    <w:rsid w:val="00575997"/>
    <w:rsid w:val="00575A4B"/>
    <w:rsid w:val="00575B2B"/>
    <w:rsid w:val="00575C10"/>
    <w:rsid w:val="00576471"/>
    <w:rsid w:val="005765ED"/>
    <w:rsid w:val="0057679C"/>
    <w:rsid w:val="0057690D"/>
    <w:rsid w:val="00576DEC"/>
    <w:rsid w:val="00576F77"/>
    <w:rsid w:val="005774AA"/>
    <w:rsid w:val="00577CDF"/>
    <w:rsid w:val="00581142"/>
    <w:rsid w:val="00581243"/>
    <w:rsid w:val="00581609"/>
    <w:rsid w:val="00581711"/>
    <w:rsid w:val="0058208E"/>
    <w:rsid w:val="005824B1"/>
    <w:rsid w:val="0058272B"/>
    <w:rsid w:val="00582BCF"/>
    <w:rsid w:val="00582D52"/>
    <w:rsid w:val="00582FCB"/>
    <w:rsid w:val="0058311F"/>
    <w:rsid w:val="00583148"/>
    <w:rsid w:val="0058397B"/>
    <w:rsid w:val="00583A7E"/>
    <w:rsid w:val="00583C15"/>
    <w:rsid w:val="00583C3E"/>
    <w:rsid w:val="00583EDA"/>
    <w:rsid w:val="00583F8E"/>
    <w:rsid w:val="00583F99"/>
    <w:rsid w:val="005842C4"/>
    <w:rsid w:val="005845A8"/>
    <w:rsid w:val="005849B4"/>
    <w:rsid w:val="005849C6"/>
    <w:rsid w:val="00584A95"/>
    <w:rsid w:val="00584C96"/>
    <w:rsid w:val="00584F1E"/>
    <w:rsid w:val="005851DA"/>
    <w:rsid w:val="0058546C"/>
    <w:rsid w:val="005855C3"/>
    <w:rsid w:val="005855E1"/>
    <w:rsid w:val="00585C28"/>
    <w:rsid w:val="00585E61"/>
    <w:rsid w:val="00586008"/>
    <w:rsid w:val="0058628B"/>
    <w:rsid w:val="0058640B"/>
    <w:rsid w:val="00586411"/>
    <w:rsid w:val="005866CE"/>
    <w:rsid w:val="0058722F"/>
    <w:rsid w:val="00587485"/>
    <w:rsid w:val="005876BF"/>
    <w:rsid w:val="00587737"/>
    <w:rsid w:val="00587812"/>
    <w:rsid w:val="00587D55"/>
    <w:rsid w:val="00590062"/>
    <w:rsid w:val="00590089"/>
    <w:rsid w:val="0059062E"/>
    <w:rsid w:val="005906BD"/>
    <w:rsid w:val="00590836"/>
    <w:rsid w:val="005908A3"/>
    <w:rsid w:val="00590BA5"/>
    <w:rsid w:val="00590FD7"/>
    <w:rsid w:val="0059137C"/>
    <w:rsid w:val="005917AD"/>
    <w:rsid w:val="00591E1C"/>
    <w:rsid w:val="00592147"/>
    <w:rsid w:val="0059223A"/>
    <w:rsid w:val="00592278"/>
    <w:rsid w:val="005922D0"/>
    <w:rsid w:val="00592318"/>
    <w:rsid w:val="00592335"/>
    <w:rsid w:val="005928DF"/>
    <w:rsid w:val="00592CE4"/>
    <w:rsid w:val="00592E00"/>
    <w:rsid w:val="0059320D"/>
    <w:rsid w:val="00593487"/>
    <w:rsid w:val="00593B22"/>
    <w:rsid w:val="00593E63"/>
    <w:rsid w:val="00593FD5"/>
    <w:rsid w:val="0059413D"/>
    <w:rsid w:val="0059452D"/>
    <w:rsid w:val="0059458E"/>
    <w:rsid w:val="005946D6"/>
    <w:rsid w:val="00594846"/>
    <w:rsid w:val="00594BB7"/>
    <w:rsid w:val="00594BC3"/>
    <w:rsid w:val="00594CCE"/>
    <w:rsid w:val="005950FA"/>
    <w:rsid w:val="00595556"/>
    <w:rsid w:val="00595826"/>
    <w:rsid w:val="00595829"/>
    <w:rsid w:val="005959CE"/>
    <w:rsid w:val="00595E84"/>
    <w:rsid w:val="0059663A"/>
    <w:rsid w:val="005968B0"/>
    <w:rsid w:val="00596958"/>
    <w:rsid w:val="00596D6B"/>
    <w:rsid w:val="00596EE2"/>
    <w:rsid w:val="00596F3E"/>
    <w:rsid w:val="0059709F"/>
    <w:rsid w:val="00597162"/>
    <w:rsid w:val="005972AD"/>
    <w:rsid w:val="005972B1"/>
    <w:rsid w:val="00597574"/>
    <w:rsid w:val="005977F1"/>
    <w:rsid w:val="00597B04"/>
    <w:rsid w:val="00597D3F"/>
    <w:rsid w:val="00597E87"/>
    <w:rsid w:val="00597EE8"/>
    <w:rsid w:val="005A002C"/>
    <w:rsid w:val="005A0410"/>
    <w:rsid w:val="005A0483"/>
    <w:rsid w:val="005A088D"/>
    <w:rsid w:val="005A0DCD"/>
    <w:rsid w:val="005A0E43"/>
    <w:rsid w:val="005A11F6"/>
    <w:rsid w:val="005A16B5"/>
    <w:rsid w:val="005A174B"/>
    <w:rsid w:val="005A1848"/>
    <w:rsid w:val="005A19D1"/>
    <w:rsid w:val="005A1AA4"/>
    <w:rsid w:val="005A1F68"/>
    <w:rsid w:val="005A20E9"/>
    <w:rsid w:val="005A236F"/>
    <w:rsid w:val="005A2652"/>
    <w:rsid w:val="005A28DB"/>
    <w:rsid w:val="005A2973"/>
    <w:rsid w:val="005A2F6B"/>
    <w:rsid w:val="005A3154"/>
    <w:rsid w:val="005A330D"/>
    <w:rsid w:val="005A339A"/>
    <w:rsid w:val="005A3466"/>
    <w:rsid w:val="005A34BE"/>
    <w:rsid w:val="005A354F"/>
    <w:rsid w:val="005A388C"/>
    <w:rsid w:val="005A3992"/>
    <w:rsid w:val="005A3B3B"/>
    <w:rsid w:val="005A3BE4"/>
    <w:rsid w:val="005A3C06"/>
    <w:rsid w:val="005A3FA4"/>
    <w:rsid w:val="005A3FFC"/>
    <w:rsid w:val="005A4631"/>
    <w:rsid w:val="005A47B5"/>
    <w:rsid w:val="005A49E4"/>
    <w:rsid w:val="005A4BBD"/>
    <w:rsid w:val="005A4C5F"/>
    <w:rsid w:val="005A4E2B"/>
    <w:rsid w:val="005A542E"/>
    <w:rsid w:val="005A6170"/>
    <w:rsid w:val="005A621B"/>
    <w:rsid w:val="005A6233"/>
    <w:rsid w:val="005A6466"/>
    <w:rsid w:val="005A6472"/>
    <w:rsid w:val="005A6915"/>
    <w:rsid w:val="005A6C87"/>
    <w:rsid w:val="005A6CCA"/>
    <w:rsid w:val="005A6DDD"/>
    <w:rsid w:val="005A6EF7"/>
    <w:rsid w:val="005A70E2"/>
    <w:rsid w:val="005A7156"/>
    <w:rsid w:val="005A7348"/>
    <w:rsid w:val="005A73B3"/>
    <w:rsid w:val="005A7480"/>
    <w:rsid w:val="005A77DE"/>
    <w:rsid w:val="005A7A5A"/>
    <w:rsid w:val="005A7AE7"/>
    <w:rsid w:val="005A7BDD"/>
    <w:rsid w:val="005A7FDC"/>
    <w:rsid w:val="005B04D2"/>
    <w:rsid w:val="005B0782"/>
    <w:rsid w:val="005B0860"/>
    <w:rsid w:val="005B08E7"/>
    <w:rsid w:val="005B09E5"/>
    <w:rsid w:val="005B0C13"/>
    <w:rsid w:val="005B0C90"/>
    <w:rsid w:val="005B0FBE"/>
    <w:rsid w:val="005B1037"/>
    <w:rsid w:val="005B1100"/>
    <w:rsid w:val="005B12FD"/>
    <w:rsid w:val="005B1441"/>
    <w:rsid w:val="005B1673"/>
    <w:rsid w:val="005B1919"/>
    <w:rsid w:val="005B1A2E"/>
    <w:rsid w:val="005B1AC6"/>
    <w:rsid w:val="005B1D95"/>
    <w:rsid w:val="005B1FB6"/>
    <w:rsid w:val="005B2052"/>
    <w:rsid w:val="005B263F"/>
    <w:rsid w:val="005B2672"/>
    <w:rsid w:val="005B2940"/>
    <w:rsid w:val="005B2D0E"/>
    <w:rsid w:val="005B2F3F"/>
    <w:rsid w:val="005B302B"/>
    <w:rsid w:val="005B3A6E"/>
    <w:rsid w:val="005B3ADE"/>
    <w:rsid w:val="005B3C88"/>
    <w:rsid w:val="005B3D1B"/>
    <w:rsid w:val="005B4529"/>
    <w:rsid w:val="005B4587"/>
    <w:rsid w:val="005B46C2"/>
    <w:rsid w:val="005B47DC"/>
    <w:rsid w:val="005B496D"/>
    <w:rsid w:val="005B57E8"/>
    <w:rsid w:val="005B5A1D"/>
    <w:rsid w:val="005B5AD4"/>
    <w:rsid w:val="005B6373"/>
    <w:rsid w:val="005B63BA"/>
    <w:rsid w:val="005B6506"/>
    <w:rsid w:val="005B668E"/>
    <w:rsid w:val="005B685D"/>
    <w:rsid w:val="005B7A88"/>
    <w:rsid w:val="005B7C32"/>
    <w:rsid w:val="005B7FAE"/>
    <w:rsid w:val="005C009F"/>
    <w:rsid w:val="005C0546"/>
    <w:rsid w:val="005C0BFE"/>
    <w:rsid w:val="005C11B8"/>
    <w:rsid w:val="005C1517"/>
    <w:rsid w:val="005C1872"/>
    <w:rsid w:val="005C19FB"/>
    <w:rsid w:val="005C1CA2"/>
    <w:rsid w:val="005C21B4"/>
    <w:rsid w:val="005C269F"/>
    <w:rsid w:val="005C28EE"/>
    <w:rsid w:val="005C29CD"/>
    <w:rsid w:val="005C2ED7"/>
    <w:rsid w:val="005C3016"/>
    <w:rsid w:val="005C3210"/>
    <w:rsid w:val="005C34F8"/>
    <w:rsid w:val="005C3605"/>
    <w:rsid w:val="005C3614"/>
    <w:rsid w:val="005C38BF"/>
    <w:rsid w:val="005C3ACF"/>
    <w:rsid w:val="005C3D4A"/>
    <w:rsid w:val="005C40A7"/>
    <w:rsid w:val="005C41A6"/>
    <w:rsid w:val="005C4564"/>
    <w:rsid w:val="005C496A"/>
    <w:rsid w:val="005C4D81"/>
    <w:rsid w:val="005C5D3F"/>
    <w:rsid w:val="005C5F51"/>
    <w:rsid w:val="005C6034"/>
    <w:rsid w:val="005C6793"/>
    <w:rsid w:val="005C67E9"/>
    <w:rsid w:val="005C6941"/>
    <w:rsid w:val="005C6C84"/>
    <w:rsid w:val="005C6C8C"/>
    <w:rsid w:val="005C732B"/>
    <w:rsid w:val="005C74D0"/>
    <w:rsid w:val="005C7667"/>
    <w:rsid w:val="005C7842"/>
    <w:rsid w:val="005C7E1F"/>
    <w:rsid w:val="005C7E8B"/>
    <w:rsid w:val="005D000A"/>
    <w:rsid w:val="005D009C"/>
    <w:rsid w:val="005D05B6"/>
    <w:rsid w:val="005D0745"/>
    <w:rsid w:val="005D07F3"/>
    <w:rsid w:val="005D08AD"/>
    <w:rsid w:val="005D0A95"/>
    <w:rsid w:val="005D0AFE"/>
    <w:rsid w:val="005D0B68"/>
    <w:rsid w:val="005D13C4"/>
    <w:rsid w:val="005D1921"/>
    <w:rsid w:val="005D1B47"/>
    <w:rsid w:val="005D1C11"/>
    <w:rsid w:val="005D216C"/>
    <w:rsid w:val="005D2CCE"/>
    <w:rsid w:val="005D3832"/>
    <w:rsid w:val="005D3E43"/>
    <w:rsid w:val="005D3FBB"/>
    <w:rsid w:val="005D4757"/>
    <w:rsid w:val="005D47F4"/>
    <w:rsid w:val="005D4C88"/>
    <w:rsid w:val="005D54BA"/>
    <w:rsid w:val="005D55C6"/>
    <w:rsid w:val="005D56BC"/>
    <w:rsid w:val="005D595A"/>
    <w:rsid w:val="005D5C36"/>
    <w:rsid w:val="005D5CF3"/>
    <w:rsid w:val="005D5E84"/>
    <w:rsid w:val="005D611E"/>
    <w:rsid w:val="005D61DC"/>
    <w:rsid w:val="005D6728"/>
    <w:rsid w:val="005D679F"/>
    <w:rsid w:val="005D6AA0"/>
    <w:rsid w:val="005D6B32"/>
    <w:rsid w:val="005D6B77"/>
    <w:rsid w:val="005D6F69"/>
    <w:rsid w:val="005D78A2"/>
    <w:rsid w:val="005D7A92"/>
    <w:rsid w:val="005D7CCE"/>
    <w:rsid w:val="005E01F9"/>
    <w:rsid w:val="005E0593"/>
    <w:rsid w:val="005E081F"/>
    <w:rsid w:val="005E084C"/>
    <w:rsid w:val="005E099A"/>
    <w:rsid w:val="005E1117"/>
    <w:rsid w:val="005E1467"/>
    <w:rsid w:val="005E15B8"/>
    <w:rsid w:val="005E179A"/>
    <w:rsid w:val="005E18C3"/>
    <w:rsid w:val="005E19E3"/>
    <w:rsid w:val="005E1F3A"/>
    <w:rsid w:val="005E208A"/>
    <w:rsid w:val="005E321A"/>
    <w:rsid w:val="005E3C1D"/>
    <w:rsid w:val="005E3D49"/>
    <w:rsid w:val="005E400A"/>
    <w:rsid w:val="005E400F"/>
    <w:rsid w:val="005E4597"/>
    <w:rsid w:val="005E47EE"/>
    <w:rsid w:val="005E48D8"/>
    <w:rsid w:val="005E4C56"/>
    <w:rsid w:val="005E4CDE"/>
    <w:rsid w:val="005E4DB0"/>
    <w:rsid w:val="005E4E6E"/>
    <w:rsid w:val="005E4F50"/>
    <w:rsid w:val="005E5126"/>
    <w:rsid w:val="005E54C4"/>
    <w:rsid w:val="005E588D"/>
    <w:rsid w:val="005E5B11"/>
    <w:rsid w:val="005E5C08"/>
    <w:rsid w:val="005E60FC"/>
    <w:rsid w:val="005E61CA"/>
    <w:rsid w:val="005E6246"/>
    <w:rsid w:val="005E640F"/>
    <w:rsid w:val="005E64D0"/>
    <w:rsid w:val="005E6597"/>
    <w:rsid w:val="005E6644"/>
    <w:rsid w:val="005E6861"/>
    <w:rsid w:val="005E6B53"/>
    <w:rsid w:val="005E6B5C"/>
    <w:rsid w:val="005E6B5E"/>
    <w:rsid w:val="005E6DD3"/>
    <w:rsid w:val="005E6E00"/>
    <w:rsid w:val="005E72E6"/>
    <w:rsid w:val="005E76EE"/>
    <w:rsid w:val="005E7801"/>
    <w:rsid w:val="005E7802"/>
    <w:rsid w:val="005E7C25"/>
    <w:rsid w:val="005E7CB9"/>
    <w:rsid w:val="005E7CC7"/>
    <w:rsid w:val="005E7EBD"/>
    <w:rsid w:val="005F009A"/>
    <w:rsid w:val="005F0123"/>
    <w:rsid w:val="005F0551"/>
    <w:rsid w:val="005F0800"/>
    <w:rsid w:val="005F0824"/>
    <w:rsid w:val="005F0C42"/>
    <w:rsid w:val="005F0D71"/>
    <w:rsid w:val="005F140A"/>
    <w:rsid w:val="005F1460"/>
    <w:rsid w:val="005F1619"/>
    <w:rsid w:val="005F1A5C"/>
    <w:rsid w:val="005F1D77"/>
    <w:rsid w:val="005F1E99"/>
    <w:rsid w:val="005F2199"/>
    <w:rsid w:val="005F2224"/>
    <w:rsid w:val="005F2234"/>
    <w:rsid w:val="005F2504"/>
    <w:rsid w:val="005F2541"/>
    <w:rsid w:val="005F264B"/>
    <w:rsid w:val="005F28A8"/>
    <w:rsid w:val="005F2A0C"/>
    <w:rsid w:val="005F2B88"/>
    <w:rsid w:val="005F2C0F"/>
    <w:rsid w:val="005F2E23"/>
    <w:rsid w:val="005F3254"/>
    <w:rsid w:val="005F342F"/>
    <w:rsid w:val="005F3489"/>
    <w:rsid w:val="005F3544"/>
    <w:rsid w:val="005F3716"/>
    <w:rsid w:val="005F4684"/>
    <w:rsid w:val="005F46D7"/>
    <w:rsid w:val="005F48FC"/>
    <w:rsid w:val="005F4906"/>
    <w:rsid w:val="005F4C68"/>
    <w:rsid w:val="005F4FD1"/>
    <w:rsid w:val="005F50BD"/>
    <w:rsid w:val="005F5284"/>
    <w:rsid w:val="005F566E"/>
    <w:rsid w:val="005F616D"/>
    <w:rsid w:val="005F6360"/>
    <w:rsid w:val="005F638E"/>
    <w:rsid w:val="005F6491"/>
    <w:rsid w:val="005F6BD9"/>
    <w:rsid w:val="005F6BF1"/>
    <w:rsid w:val="005F6CB6"/>
    <w:rsid w:val="005F6EF9"/>
    <w:rsid w:val="005F6F60"/>
    <w:rsid w:val="005F72F1"/>
    <w:rsid w:val="005F7418"/>
    <w:rsid w:val="005F756D"/>
    <w:rsid w:val="005F7592"/>
    <w:rsid w:val="005F76F0"/>
    <w:rsid w:val="005F77C6"/>
    <w:rsid w:val="005F7D0D"/>
    <w:rsid w:val="005F7E69"/>
    <w:rsid w:val="006002CA"/>
    <w:rsid w:val="00600373"/>
    <w:rsid w:val="0060044D"/>
    <w:rsid w:val="006008A4"/>
    <w:rsid w:val="006009D2"/>
    <w:rsid w:val="00600B74"/>
    <w:rsid w:val="006012AB"/>
    <w:rsid w:val="006017CC"/>
    <w:rsid w:val="00601947"/>
    <w:rsid w:val="00601A1A"/>
    <w:rsid w:val="00601B82"/>
    <w:rsid w:val="00601C6B"/>
    <w:rsid w:val="0060217B"/>
    <w:rsid w:val="006028A8"/>
    <w:rsid w:val="006028BB"/>
    <w:rsid w:val="00602D9E"/>
    <w:rsid w:val="00602EF2"/>
    <w:rsid w:val="00602F56"/>
    <w:rsid w:val="00602F86"/>
    <w:rsid w:val="00603207"/>
    <w:rsid w:val="00603369"/>
    <w:rsid w:val="00603470"/>
    <w:rsid w:val="006037A3"/>
    <w:rsid w:val="00603C9E"/>
    <w:rsid w:val="00603D1C"/>
    <w:rsid w:val="00603D8A"/>
    <w:rsid w:val="00603F3C"/>
    <w:rsid w:val="00604058"/>
    <w:rsid w:val="006040FA"/>
    <w:rsid w:val="0060430F"/>
    <w:rsid w:val="00604313"/>
    <w:rsid w:val="00604541"/>
    <w:rsid w:val="0060485E"/>
    <w:rsid w:val="00604882"/>
    <w:rsid w:val="0060495E"/>
    <w:rsid w:val="00604B25"/>
    <w:rsid w:val="00604E58"/>
    <w:rsid w:val="0060507E"/>
    <w:rsid w:val="0060525D"/>
    <w:rsid w:val="00605419"/>
    <w:rsid w:val="00605722"/>
    <w:rsid w:val="00605739"/>
    <w:rsid w:val="0060580C"/>
    <w:rsid w:val="0060588E"/>
    <w:rsid w:val="00605A13"/>
    <w:rsid w:val="00605A37"/>
    <w:rsid w:val="00605B92"/>
    <w:rsid w:val="00605FFF"/>
    <w:rsid w:val="006061E6"/>
    <w:rsid w:val="00606357"/>
    <w:rsid w:val="00606533"/>
    <w:rsid w:val="00606586"/>
    <w:rsid w:val="006065B3"/>
    <w:rsid w:val="006067CD"/>
    <w:rsid w:val="00606867"/>
    <w:rsid w:val="00606AD6"/>
    <w:rsid w:val="00606B7D"/>
    <w:rsid w:val="00606C43"/>
    <w:rsid w:val="00606CB2"/>
    <w:rsid w:val="00606FD5"/>
    <w:rsid w:val="0060705D"/>
    <w:rsid w:val="006076B7"/>
    <w:rsid w:val="00607825"/>
    <w:rsid w:val="006079DF"/>
    <w:rsid w:val="00607C6C"/>
    <w:rsid w:val="00607CCA"/>
    <w:rsid w:val="00607FA8"/>
    <w:rsid w:val="00607FFA"/>
    <w:rsid w:val="00610119"/>
    <w:rsid w:val="00610355"/>
    <w:rsid w:val="0061045F"/>
    <w:rsid w:val="0061055C"/>
    <w:rsid w:val="0061082E"/>
    <w:rsid w:val="0061086A"/>
    <w:rsid w:val="006109FC"/>
    <w:rsid w:val="00610A26"/>
    <w:rsid w:val="00610B57"/>
    <w:rsid w:val="00610C58"/>
    <w:rsid w:val="006111CC"/>
    <w:rsid w:val="00611330"/>
    <w:rsid w:val="00611343"/>
    <w:rsid w:val="00611B21"/>
    <w:rsid w:val="0061204C"/>
    <w:rsid w:val="006120D2"/>
    <w:rsid w:val="00612312"/>
    <w:rsid w:val="0061246C"/>
    <w:rsid w:val="0061252F"/>
    <w:rsid w:val="006125D9"/>
    <w:rsid w:val="006127B6"/>
    <w:rsid w:val="00612801"/>
    <w:rsid w:val="00612B7E"/>
    <w:rsid w:val="00612D5A"/>
    <w:rsid w:val="00612EC8"/>
    <w:rsid w:val="006130A0"/>
    <w:rsid w:val="00613244"/>
    <w:rsid w:val="006135B0"/>
    <w:rsid w:val="0061364B"/>
    <w:rsid w:val="0061366F"/>
    <w:rsid w:val="00613AB5"/>
    <w:rsid w:val="00613BB7"/>
    <w:rsid w:val="00613D3C"/>
    <w:rsid w:val="0061410B"/>
    <w:rsid w:val="006141CC"/>
    <w:rsid w:val="00614852"/>
    <w:rsid w:val="0061486C"/>
    <w:rsid w:val="0061496D"/>
    <w:rsid w:val="006149C4"/>
    <w:rsid w:val="00615648"/>
    <w:rsid w:val="0061584C"/>
    <w:rsid w:val="00615B09"/>
    <w:rsid w:val="00615B26"/>
    <w:rsid w:val="00615D09"/>
    <w:rsid w:val="00615F72"/>
    <w:rsid w:val="0061651F"/>
    <w:rsid w:val="0061684D"/>
    <w:rsid w:val="00616942"/>
    <w:rsid w:val="006169DD"/>
    <w:rsid w:val="00617163"/>
    <w:rsid w:val="00617303"/>
    <w:rsid w:val="00617483"/>
    <w:rsid w:val="00617584"/>
    <w:rsid w:val="00617703"/>
    <w:rsid w:val="006178B1"/>
    <w:rsid w:val="00617EDA"/>
    <w:rsid w:val="00617FD3"/>
    <w:rsid w:val="0062068F"/>
    <w:rsid w:val="00620C54"/>
    <w:rsid w:val="00620F9A"/>
    <w:rsid w:val="0062160F"/>
    <w:rsid w:val="00621A3D"/>
    <w:rsid w:val="0062275F"/>
    <w:rsid w:val="006228ED"/>
    <w:rsid w:val="00622AA5"/>
    <w:rsid w:val="00622B85"/>
    <w:rsid w:val="00622BE5"/>
    <w:rsid w:val="00622DA3"/>
    <w:rsid w:val="00622E41"/>
    <w:rsid w:val="0062312D"/>
    <w:rsid w:val="00623242"/>
    <w:rsid w:val="0062354B"/>
    <w:rsid w:val="00623814"/>
    <w:rsid w:val="006239D1"/>
    <w:rsid w:val="00623E20"/>
    <w:rsid w:val="00623E98"/>
    <w:rsid w:val="00623F3E"/>
    <w:rsid w:val="006240A4"/>
    <w:rsid w:val="00624918"/>
    <w:rsid w:val="00624FDC"/>
    <w:rsid w:val="00625036"/>
    <w:rsid w:val="00625493"/>
    <w:rsid w:val="00625992"/>
    <w:rsid w:val="00625A17"/>
    <w:rsid w:val="00625E87"/>
    <w:rsid w:val="00625F11"/>
    <w:rsid w:val="00625F33"/>
    <w:rsid w:val="006260E6"/>
    <w:rsid w:val="00626226"/>
    <w:rsid w:val="00626322"/>
    <w:rsid w:val="00626395"/>
    <w:rsid w:val="00626524"/>
    <w:rsid w:val="006266A4"/>
    <w:rsid w:val="00626BDE"/>
    <w:rsid w:val="0062709E"/>
    <w:rsid w:val="006270B6"/>
    <w:rsid w:val="00627436"/>
    <w:rsid w:val="00627715"/>
    <w:rsid w:val="00627731"/>
    <w:rsid w:val="00627C1A"/>
    <w:rsid w:val="00627D8E"/>
    <w:rsid w:val="00630208"/>
    <w:rsid w:val="0063050E"/>
    <w:rsid w:val="006305F3"/>
    <w:rsid w:val="00630BC4"/>
    <w:rsid w:val="00630C47"/>
    <w:rsid w:val="00630D5B"/>
    <w:rsid w:val="00630DC5"/>
    <w:rsid w:val="00630E1C"/>
    <w:rsid w:val="00630EEF"/>
    <w:rsid w:val="006317ED"/>
    <w:rsid w:val="00631A87"/>
    <w:rsid w:val="00631AAB"/>
    <w:rsid w:val="00631B70"/>
    <w:rsid w:val="00631BD7"/>
    <w:rsid w:val="00631DF9"/>
    <w:rsid w:val="00631F9F"/>
    <w:rsid w:val="0063209E"/>
    <w:rsid w:val="006320A9"/>
    <w:rsid w:val="00632160"/>
    <w:rsid w:val="006323AA"/>
    <w:rsid w:val="00632449"/>
    <w:rsid w:val="0063247D"/>
    <w:rsid w:val="0063255A"/>
    <w:rsid w:val="0063280B"/>
    <w:rsid w:val="00632863"/>
    <w:rsid w:val="00632ACA"/>
    <w:rsid w:val="00633004"/>
    <w:rsid w:val="00633427"/>
    <w:rsid w:val="0063363F"/>
    <w:rsid w:val="00633CD9"/>
    <w:rsid w:val="00634623"/>
    <w:rsid w:val="00634B85"/>
    <w:rsid w:val="00634C7A"/>
    <w:rsid w:val="00635497"/>
    <w:rsid w:val="006355CF"/>
    <w:rsid w:val="0063561A"/>
    <w:rsid w:val="0063587B"/>
    <w:rsid w:val="006362AA"/>
    <w:rsid w:val="0063690A"/>
    <w:rsid w:val="00636B4F"/>
    <w:rsid w:val="00636C4C"/>
    <w:rsid w:val="00636CBD"/>
    <w:rsid w:val="00636D03"/>
    <w:rsid w:val="00636F8D"/>
    <w:rsid w:val="0063729C"/>
    <w:rsid w:val="00637B4B"/>
    <w:rsid w:val="0064006D"/>
    <w:rsid w:val="006400D9"/>
    <w:rsid w:val="006401E1"/>
    <w:rsid w:val="00640279"/>
    <w:rsid w:val="00640588"/>
    <w:rsid w:val="00640AE8"/>
    <w:rsid w:val="00640DBE"/>
    <w:rsid w:val="006410BA"/>
    <w:rsid w:val="0064142A"/>
    <w:rsid w:val="00641456"/>
    <w:rsid w:val="006414C5"/>
    <w:rsid w:val="00641563"/>
    <w:rsid w:val="00641588"/>
    <w:rsid w:val="0064166F"/>
    <w:rsid w:val="00641955"/>
    <w:rsid w:val="00641AFE"/>
    <w:rsid w:val="00641EC2"/>
    <w:rsid w:val="00642FA1"/>
    <w:rsid w:val="006430E5"/>
    <w:rsid w:val="00643219"/>
    <w:rsid w:val="00643223"/>
    <w:rsid w:val="0064327D"/>
    <w:rsid w:val="006437E9"/>
    <w:rsid w:val="00643810"/>
    <w:rsid w:val="00643ACD"/>
    <w:rsid w:val="00643CAB"/>
    <w:rsid w:val="00643CEA"/>
    <w:rsid w:val="00644249"/>
    <w:rsid w:val="006447E3"/>
    <w:rsid w:val="00644AA4"/>
    <w:rsid w:val="00644DC3"/>
    <w:rsid w:val="00645027"/>
    <w:rsid w:val="006452BC"/>
    <w:rsid w:val="00645AC6"/>
    <w:rsid w:val="00645BD6"/>
    <w:rsid w:val="00645C07"/>
    <w:rsid w:val="00645CB6"/>
    <w:rsid w:val="00646224"/>
    <w:rsid w:val="00646337"/>
    <w:rsid w:val="006467E4"/>
    <w:rsid w:val="00646C2A"/>
    <w:rsid w:val="00647414"/>
    <w:rsid w:val="00647442"/>
    <w:rsid w:val="00647805"/>
    <w:rsid w:val="00647C84"/>
    <w:rsid w:val="00647E2C"/>
    <w:rsid w:val="00647EFC"/>
    <w:rsid w:val="00650170"/>
    <w:rsid w:val="0065026A"/>
    <w:rsid w:val="00650D50"/>
    <w:rsid w:val="00650E0C"/>
    <w:rsid w:val="00651018"/>
    <w:rsid w:val="00651097"/>
    <w:rsid w:val="0065158B"/>
    <w:rsid w:val="00651841"/>
    <w:rsid w:val="00651966"/>
    <w:rsid w:val="00651C03"/>
    <w:rsid w:val="00651F5C"/>
    <w:rsid w:val="00651FD4"/>
    <w:rsid w:val="00652025"/>
    <w:rsid w:val="00652167"/>
    <w:rsid w:val="0065228E"/>
    <w:rsid w:val="00652334"/>
    <w:rsid w:val="00652994"/>
    <w:rsid w:val="00652F95"/>
    <w:rsid w:val="006532E1"/>
    <w:rsid w:val="00653820"/>
    <w:rsid w:val="00653A08"/>
    <w:rsid w:val="00653AE4"/>
    <w:rsid w:val="00653B99"/>
    <w:rsid w:val="00653CF9"/>
    <w:rsid w:val="00653D14"/>
    <w:rsid w:val="00654487"/>
    <w:rsid w:val="00654715"/>
    <w:rsid w:val="00654741"/>
    <w:rsid w:val="00654B61"/>
    <w:rsid w:val="00654D98"/>
    <w:rsid w:val="00655062"/>
    <w:rsid w:val="00655184"/>
    <w:rsid w:val="006551A7"/>
    <w:rsid w:val="006559F6"/>
    <w:rsid w:val="00655B21"/>
    <w:rsid w:val="00655B5C"/>
    <w:rsid w:val="00655C78"/>
    <w:rsid w:val="00655D87"/>
    <w:rsid w:val="0065624B"/>
    <w:rsid w:val="0065628C"/>
    <w:rsid w:val="006563BE"/>
    <w:rsid w:val="0065642C"/>
    <w:rsid w:val="00656795"/>
    <w:rsid w:val="00656894"/>
    <w:rsid w:val="006569D6"/>
    <w:rsid w:val="00657075"/>
    <w:rsid w:val="006570AD"/>
    <w:rsid w:val="006572DD"/>
    <w:rsid w:val="006579EE"/>
    <w:rsid w:val="00657E05"/>
    <w:rsid w:val="00657E2B"/>
    <w:rsid w:val="006603FF"/>
    <w:rsid w:val="00660534"/>
    <w:rsid w:val="0066064A"/>
    <w:rsid w:val="00660654"/>
    <w:rsid w:val="00660E35"/>
    <w:rsid w:val="006611C3"/>
    <w:rsid w:val="006614E7"/>
    <w:rsid w:val="006619EA"/>
    <w:rsid w:val="00662011"/>
    <w:rsid w:val="00662297"/>
    <w:rsid w:val="00662480"/>
    <w:rsid w:val="00662804"/>
    <w:rsid w:val="00662DC1"/>
    <w:rsid w:val="00662F60"/>
    <w:rsid w:val="006632BB"/>
    <w:rsid w:val="0066331D"/>
    <w:rsid w:val="00663535"/>
    <w:rsid w:val="00663697"/>
    <w:rsid w:val="00663922"/>
    <w:rsid w:val="00663B72"/>
    <w:rsid w:val="00663BBE"/>
    <w:rsid w:val="00663F58"/>
    <w:rsid w:val="00664299"/>
    <w:rsid w:val="006642EB"/>
    <w:rsid w:val="006644F1"/>
    <w:rsid w:val="006647FE"/>
    <w:rsid w:val="00664A08"/>
    <w:rsid w:val="00664EFE"/>
    <w:rsid w:val="00664FAC"/>
    <w:rsid w:val="006650ED"/>
    <w:rsid w:val="006651DA"/>
    <w:rsid w:val="006657B2"/>
    <w:rsid w:val="00665BD4"/>
    <w:rsid w:val="00665C1B"/>
    <w:rsid w:val="00665C4D"/>
    <w:rsid w:val="00665C9D"/>
    <w:rsid w:val="0066605A"/>
    <w:rsid w:val="00666292"/>
    <w:rsid w:val="00666457"/>
    <w:rsid w:val="0066693C"/>
    <w:rsid w:val="00666A20"/>
    <w:rsid w:val="00666C40"/>
    <w:rsid w:val="00667442"/>
    <w:rsid w:val="006676E3"/>
    <w:rsid w:val="0066799C"/>
    <w:rsid w:val="006679C5"/>
    <w:rsid w:val="00667B36"/>
    <w:rsid w:val="00667DDF"/>
    <w:rsid w:val="00667FF5"/>
    <w:rsid w:val="00670020"/>
    <w:rsid w:val="00670606"/>
    <w:rsid w:val="006709DF"/>
    <w:rsid w:val="006710DA"/>
    <w:rsid w:val="006717BA"/>
    <w:rsid w:val="00671816"/>
    <w:rsid w:val="00671B61"/>
    <w:rsid w:val="00671B78"/>
    <w:rsid w:val="00671BD0"/>
    <w:rsid w:val="00671D7C"/>
    <w:rsid w:val="00671DFF"/>
    <w:rsid w:val="00671E07"/>
    <w:rsid w:val="0067214F"/>
    <w:rsid w:val="00672266"/>
    <w:rsid w:val="00672386"/>
    <w:rsid w:val="0067287F"/>
    <w:rsid w:val="00672DD4"/>
    <w:rsid w:val="00673051"/>
    <w:rsid w:val="006731AB"/>
    <w:rsid w:val="00673430"/>
    <w:rsid w:val="006736DC"/>
    <w:rsid w:val="0067378B"/>
    <w:rsid w:val="00674024"/>
    <w:rsid w:val="00674065"/>
    <w:rsid w:val="0067410D"/>
    <w:rsid w:val="00674132"/>
    <w:rsid w:val="00674331"/>
    <w:rsid w:val="00674D9D"/>
    <w:rsid w:val="00674FA8"/>
    <w:rsid w:val="00675245"/>
    <w:rsid w:val="006752B0"/>
    <w:rsid w:val="006752DF"/>
    <w:rsid w:val="0067557F"/>
    <w:rsid w:val="00675824"/>
    <w:rsid w:val="00675861"/>
    <w:rsid w:val="006758AF"/>
    <w:rsid w:val="00675A76"/>
    <w:rsid w:val="00675B71"/>
    <w:rsid w:val="00675F6F"/>
    <w:rsid w:val="0067675A"/>
    <w:rsid w:val="006767C7"/>
    <w:rsid w:val="00676F79"/>
    <w:rsid w:val="006770B6"/>
    <w:rsid w:val="0067768E"/>
    <w:rsid w:val="006779DC"/>
    <w:rsid w:val="00677B3E"/>
    <w:rsid w:val="00677BF8"/>
    <w:rsid w:val="0068003C"/>
    <w:rsid w:val="006800B3"/>
    <w:rsid w:val="0068058B"/>
    <w:rsid w:val="00680B1A"/>
    <w:rsid w:val="00680B89"/>
    <w:rsid w:val="0068143C"/>
    <w:rsid w:val="00681552"/>
    <w:rsid w:val="0068165B"/>
    <w:rsid w:val="00681759"/>
    <w:rsid w:val="00681820"/>
    <w:rsid w:val="00681C5D"/>
    <w:rsid w:val="00681EAB"/>
    <w:rsid w:val="0068236E"/>
    <w:rsid w:val="00682826"/>
    <w:rsid w:val="00682DDA"/>
    <w:rsid w:val="006831CB"/>
    <w:rsid w:val="006835B5"/>
    <w:rsid w:val="00683C36"/>
    <w:rsid w:val="006840E7"/>
    <w:rsid w:val="0068444D"/>
    <w:rsid w:val="006845A2"/>
    <w:rsid w:val="006848A2"/>
    <w:rsid w:val="00684A4A"/>
    <w:rsid w:val="00684AA8"/>
    <w:rsid w:val="00684F79"/>
    <w:rsid w:val="00685651"/>
    <w:rsid w:val="00685DE8"/>
    <w:rsid w:val="0068611B"/>
    <w:rsid w:val="00686215"/>
    <w:rsid w:val="006864CD"/>
    <w:rsid w:val="006864EE"/>
    <w:rsid w:val="00686690"/>
    <w:rsid w:val="006870B5"/>
    <w:rsid w:val="00687617"/>
    <w:rsid w:val="00687F8A"/>
    <w:rsid w:val="00690623"/>
    <w:rsid w:val="0069062B"/>
    <w:rsid w:val="00690B30"/>
    <w:rsid w:val="00690F64"/>
    <w:rsid w:val="00691602"/>
    <w:rsid w:val="00691681"/>
    <w:rsid w:val="006916C8"/>
    <w:rsid w:val="006919D9"/>
    <w:rsid w:val="00691A11"/>
    <w:rsid w:val="00691AA9"/>
    <w:rsid w:val="00691B76"/>
    <w:rsid w:val="00691C81"/>
    <w:rsid w:val="00692000"/>
    <w:rsid w:val="006921C7"/>
    <w:rsid w:val="006922D2"/>
    <w:rsid w:val="00692959"/>
    <w:rsid w:val="00692BD8"/>
    <w:rsid w:val="00692EB8"/>
    <w:rsid w:val="00693002"/>
    <w:rsid w:val="006931A6"/>
    <w:rsid w:val="00693AA5"/>
    <w:rsid w:val="00693B27"/>
    <w:rsid w:val="00693C98"/>
    <w:rsid w:val="00693DA8"/>
    <w:rsid w:val="0069412C"/>
    <w:rsid w:val="006941A6"/>
    <w:rsid w:val="00694265"/>
    <w:rsid w:val="00694434"/>
    <w:rsid w:val="006944DD"/>
    <w:rsid w:val="0069455B"/>
    <w:rsid w:val="0069492B"/>
    <w:rsid w:val="006949E8"/>
    <w:rsid w:val="00694BAF"/>
    <w:rsid w:val="00694CFF"/>
    <w:rsid w:val="00694DAF"/>
    <w:rsid w:val="006956D7"/>
    <w:rsid w:val="00695845"/>
    <w:rsid w:val="00695B5A"/>
    <w:rsid w:val="00695D50"/>
    <w:rsid w:val="00695F27"/>
    <w:rsid w:val="00696331"/>
    <w:rsid w:val="00696568"/>
    <w:rsid w:val="006966E6"/>
    <w:rsid w:val="006967A5"/>
    <w:rsid w:val="00696B5F"/>
    <w:rsid w:val="00697290"/>
    <w:rsid w:val="00697583"/>
    <w:rsid w:val="00697618"/>
    <w:rsid w:val="006976C4"/>
    <w:rsid w:val="006A0139"/>
    <w:rsid w:val="006A0346"/>
    <w:rsid w:val="006A051D"/>
    <w:rsid w:val="006A067D"/>
    <w:rsid w:val="006A0692"/>
    <w:rsid w:val="006A085E"/>
    <w:rsid w:val="006A0997"/>
    <w:rsid w:val="006A16A2"/>
    <w:rsid w:val="006A1CF2"/>
    <w:rsid w:val="006A2064"/>
    <w:rsid w:val="006A261F"/>
    <w:rsid w:val="006A27AD"/>
    <w:rsid w:val="006A2B2D"/>
    <w:rsid w:val="006A2C78"/>
    <w:rsid w:val="006A2DE3"/>
    <w:rsid w:val="006A2F61"/>
    <w:rsid w:val="006A2F9A"/>
    <w:rsid w:val="006A2FB4"/>
    <w:rsid w:val="006A3235"/>
    <w:rsid w:val="006A33B7"/>
    <w:rsid w:val="006A33C0"/>
    <w:rsid w:val="006A35AA"/>
    <w:rsid w:val="006A3878"/>
    <w:rsid w:val="006A393D"/>
    <w:rsid w:val="006A3CE0"/>
    <w:rsid w:val="006A4037"/>
    <w:rsid w:val="006A4183"/>
    <w:rsid w:val="006A42ED"/>
    <w:rsid w:val="006A471F"/>
    <w:rsid w:val="006A4A45"/>
    <w:rsid w:val="006A4A94"/>
    <w:rsid w:val="006A4D88"/>
    <w:rsid w:val="006A5056"/>
    <w:rsid w:val="006A5116"/>
    <w:rsid w:val="006A548F"/>
    <w:rsid w:val="006A54B8"/>
    <w:rsid w:val="006A5629"/>
    <w:rsid w:val="006A5734"/>
    <w:rsid w:val="006A583E"/>
    <w:rsid w:val="006A5BFB"/>
    <w:rsid w:val="006A5CBF"/>
    <w:rsid w:val="006A5CCB"/>
    <w:rsid w:val="006A5E3F"/>
    <w:rsid w:val="006A5F69"/>
    <w:rsid w:val="006A67AA"/>
    <w:rsid w:val="006A69A1"/>
    <w:rsid w:val="006A6B9E"/>
    <w:rsid w:val="006A6EE5"/>
    <w:rsid w:val="006A7114"/>
    <w:rsid w:val="006A7674"/>
    <w:rsid w:val="006A76A9"/>
    <w:rsid w:val="006A76FF"/>
    <w:rsid w:val="006A7708"/>
    <w:rsid w:val="006A781D"/>
    <w:rsid w:val="006A7C48"/>
    <w:rsid w:val="006A7E65"/>
    <w:rsid w:val="006B0087"/>
    <w:rsid w:val="006B0327"/>
    <w:rsid w:val="006B0542"/>
    <w:rsid w:val="006B0748"/>
    <w:rsid w:val="006B0A9E"/>
    <w:rsid w:val="006B0B0E"/>
    <w:rsid w:val="006B0BA0"/>
    <w:rsid w:val="006B0C55"/>
    <w:rsid w:val="006B0DDA"/>
    <w:rsid w:val="006B1018"/>
    <w:rsid w:val="006B12CD"/>
    <w:rsid w:val="006B1515"/>
    <w:rsid w:val="006B1624"/>
    <w:rsid w:val="006B1674"/>
    <w:rsid w:val="006B1769"/>
    <w:rsid w:val="006B1A0F"/>
    <w:rsid w:val="006B1B30"/>
    <w:rsid w:val="006B1D56"/>
    <w:rsid w:val="006B244E"/>
    <w:rsid w:val="006B2538"/>
    <w:rsid w:val="006B2689"/>
    <w:rsid w:val="006B2F78"/>
    <w:rsid w:val="006B33C2"/>
    <w:rsid w:val="006B36BF"/>
    <w:rsid w:val="006B36C6"/>
    <w:rsid w:val="006B37DF"/>
    <w:rsid w:val="006B3886"/>
    <w:rsid w:val="006B38B4"/>
    <w:rsid w:val="006B3EC2"/>
    <w:rsid w:val="006B3EDE"/>
    <w:rsid w:val="006B470D"/>
    <w:rsid w:val="006B48F7"/>
    <w:rsid w:val="006B4D8E"/>
    <w:rsid w:val="006B5457"/>
    <w:rsid w:val="006B5606"/>
    <w:rsid w:val="006B5958"/>
    <w:rsid w:val="006B5D9B"/>
    <w:rsid w:val="006B5DEC"/>
    <w:rsid w:val="006B5E13"/>
    <w:rsid w:val="006B6449"/>
    <w:rsid w:val="006B6792"/>
    <w:rsid w:val="006B68EB"/>
    <w:rsid w:val="006B6A03"/>
    <w:rsid w:val="006B6EBF"/>
    <w:rsid w:val="006B6F62"/>
    <w:rsid w:val="006B6FE2"/>
    <w:rsid w:val="006B7213"/>
    <w:rsid w:val="006B757A"/>
    <w:rsid w:val="006B776C"/>
    <w:rsid w:val="006B796F"/>
    <w:rsid w:val="006B7CA2"/>
    <w:rsid w:val="006B7D33"/>
    <w:rsid w:val="006B7D88"/>
    <w:rsid w:val="006C01A4"/>
    <w:rsid w:val="006C01C1"/>
    <w:rsid w:val="006C026B"/>
    <w:rsid w:val="006C0403"/>
    <w:rsid w:val="006C097E"/>
    <w:rsid w:val="006C0C48"/>
    <w:rsid w:val="006C13DE"/>
    <w:rsid w:val="006C1A2F"/>
    <w:rsid w:val="006C1B49"/>
    <w:rsid w:val="006C1C00"/>
    <w:rsid w:val="006C1CCA"/>
    <w:rsid w:val="006C1F18"/>
    <w:rsid w:val="006C1F9D"/>
    <w:rsid w:val="006C2652"/>
    <w:rsid w:val="006C28A4"/>
    <w:rsid w:val="006C2BB6"/>
    <w:rsid w:val="006C34B6"/>
    <w:rsid w:val="006C34FA"/>
    <w:rsid w:val="006C3533"/>
    <w:rsid w:val="006C3543"/>
    <w:rsid w:val="006C36A2"/>
    <w:rsid w:val="006C3BDA"/>
    <w:rsid w:val="006C3C01"/>
    <w:rsid w:val="006C3ECD"/>
    <w:rsid w:val="006C4177"/>
    <w:rsid w:val="006C417F"/>
    <w:rsid w:val="006C426A"/>
    <w:rsid w:val="006C42B3"/>
    <w:rsid w:val="006C45ED"/>
    <w:rsid w:val="006C4662"/>
    <w:rsid w:val="006C4739"/>
    <w:rsid w:val="006C49E2"/>
    <w:rsid w:val="006C4AD7"/>
    <w:rsid w:val="006C4DCA"/>
    <w:rsid w:val="006C51DA"/>
    <w:rsid w:val="006C5302"/>
    <w:rsid w:val="006C5304"/>
    <w:rsid w:val="006C5478"/>
    <w:rsid w:val="006C56C4"/>
    <w:rsid w:val="006C58DA"/>
    <w:rsid w:val="006C5D47"/>
    <w:rsid w:val="006C5E06"/>
    <w:rsid w:val="006C61CC"/>
    <w:rsid w:val="006C61ED"/>
    <w:rsid w:val="006C640C"/>
    <w:rsid w:val="006C65A9"/>
    <w:rsid w:val="006C6AF4"/>
    <w:rsid w:val="006C6C02"/>
    <w:rsid w:val="006C7021"/>
    <w:rsid w:val="006C7320"/>
    <w:rsid w:val="006C7651"/>
    <w:rsid w:val="006C76E8"/>
    <w:rsid w:val="006C774F"/>
    <w:rsid w:val="006C78D0"/>
    <w:rsid w:val="006C7D2E"/>
    <w:rsid w:val="006C7F17"/>
    <w:rsid w:val="006D09C7"/>
    <w:rsid w:val="006D0C90"/>
    <w:rsid w:val="006D0F0E"/>
    <w:rsid w:val="006D1161"/>
    <w:rsid w:val="006D129F"/>
    <w:rsid w:val="006D131F"/>
    <w:rsid w:val="006D1731"/>
    <w:rsid w:val="006D1B75"/>
    <w:rsid w:val="006D1BE5"/>
    <w:rsid w:val="006D1D4C"/>
    <w:rsid w:val="006D2297"/>
    <w:rsid w:val="006D2989"/>
    <w:rsid w:val="006D2EBA"/>
    <w:rsid w:val="006D306E"/>
    <w:rsid w:val="006D360A"/>
    <w:rsid w:val="006D3CB0"/>
    <w:rsid w:val="006D3D57"/>
    <w:rsid w:val="006D46C1"/>
    <w:rsid w:val="006D4FF0"/>
    <w:rsid w:val="006D5137"/>
    <w:rsid w:val="006D522B"/>
    <w:rsid w:val="006D525E"/>
    <w:rsid w:val="006D57BD"/>
    <w:rsid w:val="006D585C"/>
    <w:rsid w:val="006D5FA4"/>
    <w:rsid w:val="006D7006"/>
    <w:rsid w:val="006D70D5"/>
    <w:rsid w:val="006D71C3"/>
    <w:rsid w:val="006D73F0"/>
    <w:rsid w:val="006D7401"/>
    <w:rsid w:val="006D74FA"/>
    <w:rsid w:val="006D7625"/>
    <w:rsid w:val="006D7755"/>
    <w:rsid w:val="006D79ED"/>
    <w:rsid w:val="006D7A92"/>
    <w:rsid w:val="006D7AAE"/>
    <w:rsid w:val="006D7BBA"/>
    <w:rsid w:val="006D7BDD"/>
    <w:rsid w:val="006D7E49"/>
    <w:rsid w:val="006E01C7"/>
    <w:rsid w:val="006E0263"/>
    <w:rsid w:val="006E04B1"/>
    <w:rsid w:val="006E095F"/>
    <w:rsid w:val="006E0BAE"/>
    <w:rsid w:val="006E0F03"/>
    <w:rsid w:val="006E1081"/>
    <w:rsid w:val="006E11CC"/>
    <w:rsid w:val="006E12D1"/>
    <w:rsid w:val="006E1584"/>
    <w:rsid w:val="006E1815"/>
    <w:rsid w:val="006E1833"/>
    <w:rsid w:val="006E1917"/>
    <w:rsid w:val="006E1BEE"/>
    <w:rsid w:val="006E1D62"/>
    <w:rsid w:val="006E1D65"/>
    <w:rsid w:val="006E1FCB"/>
    <w:rsid w:val="006E2112"/>
    <w:rsid w:val="006E22AD"/>
    <w:rsid w:val="006E235F"/>
    <w:rsid w:val="006E2908"/>
    <w:rsid w:val="006E2932"/>
    <w:rsid w:val="006E2E17"/>
    <w:rsid w:val="006E3266"/>
    <w:rsid w:val="006E32CC"/>
    <w:rsid w:val="006E3327"/>
    <w:rsid w:val="006E33C1"/>
    <w:rsid w:val="006E3728"/>
    <w:rsid w:val="006E3874"/>
    <w:rsid w:val="006E3EC9"/>
    <w:rsid w:val="006E42FC"/>
    <w:rsid w:val="006E4569"/>
    <w:rsid w:val="006E48E5"/>
    <w:rsid w:val="006E4D49"/>
    <w:rsid w:val="006E4D4F"/>
    <w:rsid w:val="006E4E8B"/>
    <w:rsid w:val="006E520E"/>
    <w:rsid w:val="006E543C"/>
    <w:rsid w:val="006E5593"/>
    <w:rsid w:val="006E5917"/>
    <w:rsid w:val="006E59AF"/>
    <w:rsid w:val="006E5A76"/>
    <w:rsid w:val="006E5CD5"/>
    <w:rsid w:val="006E5E3F"/>
    <w:rsid w:val="006E6066"/>
    <w:rsid w:val="006E66A4"/>
    <w:rsid w:val="006E6A04"/>
    <w:rsid w:val="006E6AAC"/>
    <w:rsid w:val="006E6DF4"/>
    <w:rsid w:val="006E7171"/>
    <w:rsid w:val="006E7572"/>
    <w:rsid w:val="006E77C3"/>
    <w:rsid w:val="006E77DC"/>
    <w:rsid w:val="006E7972"/>
    <w:rsid w:val="006E7C84"/>
    <w:rsid w:val="006E7FD6"/>
    <w:rsid w:val="006F02D8"/>
    <w:rsid w:val="006F02F0"/>
    <w:rsid w:val="006F02F3"/>
    <w:rsid w:val="006F03BF"/>
    <w:rsid w:val="006F045F"/>
    <w:rsid w:val="006F04D3"/>
    <w:rsid w:val="006F05C3"/>
    <w:rsid w:val="006F05D5"/>
    <w:rsid w:val="006F08E1"/>
    <w:rsid w:val="006F0A89"/>
    <w:rsid w:val="006F0AC6"/>
    <w:rsid w:val="006F0B00"/>
    <w:rsid w:val="006F0C73"/>
    <w:rsid w:val="006F0F60"/>
    <w:rsid w:val="006F1715"/>
    <w:rsid w:val="006F17F0"/>
    <w:rsid w:val="006F1A6D"/>
    <w:rsid w:val="006F1DBF"/>
    <w:rsid w:val="006F1E5E"/>
    <w:rsid w:val="006F24C4"/>
    <w:rsid w:val="006F27E9"/>
    <w:rsid w:val="006F2900"/>
    <w:rsid w:val="006F2BCA"/>
    <w:rsid w:val="006F318A"/>
    <w:rsid w:val="006F3191"/>
    <w:rsid w:val="006F33D1"/>
    <w:rsid w:val="006F3707"/>
    <w:rsid w:val="006F39DA"/>
    <w:rsid w:val="006F3C01"/>
    <w:rsid w:val="006F3D21"/>
    <w:rsid w:val="006F3FE3"/>
    <w:rsid w:val="006F3FFB"/>
    <w:rsid w:val="006F40B5"/>
    <w:rsid w:val="006F43AA"/>
    <w:rsid w:val="006F43C5"/>
    <w:rsid w:val="006F4683"/>
    <w:rsid w:val="006F48DF"/>
    <w:rsid w:val="006F4A23"/>
    <w:rsid w:val="006F4C7E"/>
    <w:rsid w:val="006F4E0E"/>
    <w:rsid w:val="006F557A"/>
    <w:rsid w:val="006F561F"/>
    <w:rsid w:val="006F5C15"/>
    <w:rsid w:val="006F6238"/>
    <w:rsid w:val="006F62F9"/>
    <w:rsid w:val="006F6433"/>
    <w:rsid w:val="006F64BE"/>
    <w:rsid w:val="006F67EB"/>
    <w:rsid w:val="006F699D"/>
    <w:rsid w:val="006F69FD"/>
    <w:rsid w:val="006F6FDE"/>
    <w:rsid w:val="006F7208"/>
    <w:rsid w:val="006F7261"/>
    <w:rsid w:val="006F7609"/>
    <w:rsid w:val="006F7824"/>
    <w:rsid w:val="006F7A36"/>
    <w:rsid w:val="006F7F49"/>
    <w:rsid w:val="006F7F6D"/>
    <w:rsid w:val="0070005C"/>
    <w:rsid w:val="007002C7"/>
    <w:rsid w:val="00700332"/>
    <w:rsid w:val="0070058B"/>
    <w:rsid w:val="00700660"/>
    <w:rsid w:val="007006F0"/>
    <w:rsid w:val="00700C5A"/>
    <w:rsid w:val="00700D36"/>
    <w:rsid w:val="007012FC"/>
    <w:rsid w:val="007013C8"/>
    <w:rsid w:val="00701914"/>
    <w:rsid w:val="00701AD6"/>
    <w:rsid w:val="00701D31"/>
    <w:rsid w:val="00701ED1"/>
    <w:rsid w:val="00702092"/>
    <w:rsid w:val="00702181"/>
    <w:rsid w:val="007023EE"/>
    <w:rsid w:val="00702462"/>
    <w:rsid w:val="00702877"/>
    <w:rsid w:val="00702929"/>
    <w:rsid w:val="00702A55"/>
    <w:rsid w:val="00702E5C"/>
    <w:rsid w:val="00703140"/>
    <w:rsid w:val="00703357"/>
    <w:rsid w:val="007033A5"/>
    <w:rsid w:val="007034AE"/>
    <w:rsid w:val="0070360C"/>
    <w:rsid w:val="0070398B"/>
    <w:rsid w:val="00703AD3"/>
    <w:rsid w:val="00703CCA"/>
    <w:rsid w:val="00703E51"/>
    <w:rsid w:val="007040EC"/>
    <w:rsid w:val="0070427F"/>
    <w:rsid w:val="00704399"/>
    <w:rsid w:val="0070447E"/>
    <w:rsid w:val="0070450C"/>
    <w:rsid w:val="00704870"/>
    <w:rsid w:val="00704977"/>
    <w:rsid w:val="00704AC6"/>
    <w:rsid w:val="007050B2"/>
    <w:rsid w:val="00705347"/>
    <w:rsid w:val="007057C1"/>
    <w:rsid w:val="00705A6C"/>
    <w:rsid w:val="00705BBC"/>
    <w:rsid w:val="00705C8D"/>
    <w:rsid w:val="00705D5E"/>
    <w:rsid w:val="00706501"/>
    <w:rsid w:val="007072C0"/>
    <w:rsid w:val="007073DC"/>
    <w:rsid w:val="007076AF"/>
    <w:rsid w:val="007076E1"/>
    <w:rsid w:val="00707D90"/>
    <w:rsid w:val="007106B0"/>
    <w:rsid w:val="00710A29"/>
    <w:rsid w:val="00710DA2"/>
    <w:rsid w:val="0071105C"/>
    <w:rsid w:val="0071149D"/>
    <w:rsid w:val="00711713"/>
    <w:rsid w:val="00711906"/>
    <w:rsid w:val="00711FE2"/>
    <w:rsid w:val="007120F6"/>
    <w:rsid w:val="00712293"/>
    <w:rsid w:val="0071247C"/>
    <w:rsid w:val="00712557"/>
    <w:rsid w:val="00712876"/>
    <w:rsid w:val="00712A0A"/>
    <w:rsid w:val="00712B21"/>
    <w:rsid w:val="007139F5"/>
    <w:rsid w:val="00713C29"/>
    <w:rsid w:val="007148DA"/>
    <w:rsid w:val="00715050"/>
    <w:rsid w:val="007155DF"/>
    <w:rsid w:val="00715680"/>
    <w:rsid w:val="00715DB0"/>
    <w:rsid w:val="00715F54"/>
    <w:rsid w:val="00715F6F"/>
    <w:rsid w:val="00716399"/>
    <w:rsid w:val="00716A8F"/>
    <w:rsid w:val="00716ABE"/>
    <w:rsid w:val="00716C40"/>
    <w:rsid w:val="00716CA1"/>
    <w:rsid w:val="00716D2E"/>
    <w:rsid w:val="00716DD6"/>
    <w:rsid w:val="00716EDD"/>
    <w:rsid w:val="007171B3"/>
    <w:rsid w:val="00717D53"/>
    <w:rsid w:val="00717E32"/>
    <w:rsid w:val="007202CA"/>
    <w:rsid w:val="00720736"/>
    <w:rsid w:val="0072076C"/>
    <w:rsid w:val="00720D3F"/>
    <w:rsid w:val="00720DD1"/>
    <w:rsid w:val="00720E73"/>
    <w:rsid w:val="00721034"/>
    <w:rsid w:val="007214B1"/>
    <w:rsid w:val="0072173E"/>
    <w:rsid w:val="00721FAE"/>
    <w:rsid w:val="00722343"/>
    <w:rsid w:val="007229AD"/>
    <w:rsid w:val="00722A71"/>
    <w:rsid w:val="00722A8B"/>
    <w:rsid w:val="00722CDD"/>
    <w:rsid w:val="00722FD0"/>
    <w:rsid w:val="007230A8"/>
    <w:rsid w:val="007234C5"/>
    <w:rsid w:val="00723709"/>
    <w:rsid w:val="00723B5D"/>
    <w:rsid w:val="00723C4A"/>
    <w:rsid w:val="00723C6A"/>
    <w:rsid w:val="00723F8E"/>
    <w:rsid w:val="007248F1"/>
    <w:rsid w:val="00724979"/>
    <w:rsid w:val="00724C46"/>
    <w:rsid w:val="007254B1"/>
    <w:rsid w:val="007254C8"/>
    <w:rsid w:val="0072551B"/>
    <w:rsid w:val="00725654"/>
    <w:rsid w:val="0072580F"/>
    <w:rsid w:val="00725861"/>
    <w:rsid w:val="00725961"/>
    <w:rsid w:val="00725C85"/>
    <w:rsid w:val="00725FB0"/>
    <w:rsid w:val="00725FDB"/>
    <w:rsid w:val="00726130"/>
    <w:rsid w:val="007262AF"/>
    <w:rsid w:val="0072649F"/>
    <w:rsid w:val="007264E5"/>
    <w:rsid w:val="007266BB"/>
    <w:rsid w:val="00726AFB"/>
    <w:rsid w:val="00726BB1"/>
    <w:rsid w:val="0072752A"/>
    <w:rsid w:val="00727D26"/>
    <w:rsid w:val="00730279"/>
    <w:rsid w:val="0073067D"/>
    <w:rsid w:val="007308F9"/>
    <w:rsid w:val="00730E2A"/>
    <w:rsid w:val="00731407"/>
    <w:rsid w:val="007316E4"/>
    <w:rsid w:val="00731E7A"/>
    <w:rsid w:val="007327F9"/>
    <w:rsid w:val="00733277"/>
    <w:rsid w:val="0073331A"/>
    <w:rsid w:val="00733381"/>
    <w:rsid w:val="007335C1"/>
    <w:rsid w:val="0073386C"/>
    <w:rsid w:val="00733C85"/>
    <w:rsid w:val="00733D0C"/>
    <w:rsid w:val="00734125"/>
    <w:rsid w:val="00734523"/>
    <w:rsid w:val="00734640"/>
    <w:rsid w:val="00734655"/>
    <w:rsid w:val="0073492F"/>
    <w:rsid w:val="00734A19"/>
    <w:rsid w:val="00734B2C"/>
    <w:rsid w:val="00734D97"/>
    <w:rsid w:val="00734DD1"/>
    <w:rsid w:val="00734E6C"/>
    <w:rsid w:val="0073587F"/>
    <w:rsid w:val="00735BF2"/>
    <w:rsid w:val="00735C69"/>
    <w:rsid w:val="0073668C"/>
    <w:rsid w:val="00736752"/>
    <w:rsid w:val="00736F29"/>
    <w:rsid w:val="007371ED"/>
    <w:rsid w:val="00737E04"/>
    <w:rsid w:val="00737FCC"/>
    <w:rsid w:val="00740112"/>
    <w:rsid w:val="00740154"/>
    <w:rsid w:val="00740237"/>
    <w:rsid w:val="007402F0"/>
    <w:rsid w:val="007403A1"/>
    <w:rsid w:val="007404E5"/>
    <w:rsid w:val="00740839"/>
    <w:rsid w:val="00740893"/>
    <w:rsid w:val="00741387"/>
    <w:rsid w:val="0074166B"/>
    <w:rsid w:val="00741AD5"/>
    <w:rsid w:val="00741B91"/>
    <w:rsid w:val="00741C77"/>
    <w:rsid w:val="00741D32"/>
    <w:rsid w:val="00741D73"/>
    <w:rsid w:val="007422F8"/>
    <w:rsid w:val="007425F1"/>
    <w:rsid w:val="007427D1"/>
    <w:rsid w:val="007427EC"/>
    <w:rsid w:val="007427ED"/>
    <w:rsid w:val="00742AF3"/>
    <w:rsid w:val="00742E1C"/>
    <w:rsid w:val="00742E67"/>
    <w:rsid w:val="00743679"/>
    <w:rsid w:val="00743B5D"/>
    <w:rsid w:val="00743BC7"/>
    <w:rsid w:val="00743E1B"/>
    <w:rsid w:val="00743FAC"/>
    <w:rsid w:val="00744022"/>
    <w:rsid w:val="007441CA"/>
    <w:rsid w:val="0074426B"/>
    <w:rsid w:val="00744563"/>
    <w:rsid w:val="00744EC4"/>
    <w:rsid w:val="00744F58"/>
    <w:rsid w:val="0074564C"/>
    <w:rsid w:val="00745914"/>
    <w:rsid w:val="00745AEB"/>
    <w:rsid w:val="00745AF0"/>
    <w:rsid w:val="00745D07"/>
    <w:rsid w:val="00746057"/>
    <w:rsid w:val="007462D3"/>
    <w:rsid w:val="00746357"/>
    <w:rsid w:val="00746696"/>
    <w:rsid w:val="00746A3F"/>
    <w:rsid w:val="00746B26"/>
    <w:rsid w:val="0074700A"/>
    <w:rsid w:val="0074715E"/>
    <w:rsid w:val="007472BA"/>
    <w:rsid w:val="007472E4"/>
    <w:rsid w:val="007473D1"/>
    <w:rsid w:val="007473D9"/>
    <w:rsid w:val="0074749D"/>
    <w:rsid w:val="00747E4D"/>
    <w:rsid w:val="00747EAB"/>
    <w:rsid w:val="007501AA"/>
    <w:rsid w:val="007501DA"/>
    <w:rsid w:val="0075026B"/>
    <w:rsid w:val="00750654"/>
    <w:rsid w:val="007506B0"/>
    <w:rsid w:val="00750703"/>
    <w:rsid w:val="00751508"/>
    <w:rsid w:val="007516BF"/>
    <w:rsid w:val="007516D7"/>
    <w:rsid w:val="007517D6"/>
    <w:rsid w:val="007518F1"/>
    <w:rsid w:val="00751CB0"/>
    <w:rsid w:val="00752264"/>
    <w:rsid w:val="007522D3"/>
    <w:rsid w:val="0075240D"/>
    <w:rsid w:val="007527D8"/>
    <w:rsid w:val="00752C21"/>
    <w:rsid w:val="00752C64"/>
    <w:rsid w:val="00752CA6"/>
    <w:rsid w:val="00752FAA"/>
    <w:rsid w:val="00753164"/>
    <w:rsid w:val="00753526"/>
    <w:rsid w:val="00753B95"/>
    <w:rsid w:val="00753FE1"/>
    <w:rsid w:val="00754018"/>
    <w:rsid w:val="0075419B"/>
    <w:rsid w:val="007543EA"/>
    <w:rsid w:val="00754405"/>
    <w:rsid w:val="007546B2"/>
    <w:rsid w:val="007546CE"/>
    <w:rsid w:val="0075486A"/>
    <w:rsid w:val="00754A2F"/>
    <w:rsid w:val="00754BFC"/>
    <w:rsid w:val="00754EF2"/>
    <w:rsid w:val="00754FF8"/>
    <w:rsid w:val="00755337"/>
    <w:rsid w:val="00755465"/>
    <w:rsid w:val="007554EF"/>
    <w:rsid w:val="007557F0"/>
    <w:rsid w:val="00755C3F"/>
    <w:rsid w:val="00756744"/>
    <w:rsid w:val="00756A5E"/>
    <w:rsid w:val="00756A9C"/>
    <w:rsid w:val="00756CD3"/>
    <w:rsid w:val="00757243"/>
    <w:rsid w:val="00757244"/>
    <w:rsid w:val="00757425"/>
    <w:rsid w:val="007575C5"/>
    <w:rsid w:val="007575F4"/>
    <w:rsid w:val="00757937"/>
    <w:rsid w:val="00757C6F"/>
    <w:rsid w:val="00757E8E"/>
    <w:rsid w:val="00757FB5"/>
    <w:rsid w:val="00760204"/>
    <w:rsid w:val="007605AA"/>
    <w:rsid w:val="007608B2"/>
    <w:rsid w:val="00760B7D"/>
    <w:rsid w:val="00760ED2"/>
    <w:rsid w:val="007614F2"/>
    <w:rsid w:val="007616B3"/>
    <w:rsid w:val="0076199A"/>
    <w:rsid w:val="00761A02"/>
    <w:rsid w:val="00761D05"/>
    <w:rsid w:val="00762139"/>
    <w:rsid w:val="007623CE"/>
    <w:rsid w:val="0076265B"/>
    <w:rsid w:val="007627AA"/>
    <w:rsid w:val="00762BDC"/>
    <w:rsid w:val="0076318F"/>
    <w:rsid w:val="007634EE"/>
    <w:rsid w:val="007634F7"/>
    <w:rsid w:val="00763649"/>
    <w:rsid w:val="007637DF"/>
    <w:rsid w:val="00763BF1"/>
    <w:rsid w:val="00763F1D"/>
    <w:rsid w:val="00763F2A"/>
    <w:rsid w:val="007640B6"/>
    <w:rsid w:val="00764283"/>
    <w:rsid w:val="00764902"/>
    <w:rsid w:val="007649E2"/>
    <w:rsid w:val="00764D07"/>
    <w:rsid w:val="00764D60"/>
    <w:rsid w:val="00764F9F"/>
    <w:rsid w:val="0076592B"/>
    <w:rsid w:val="00765C5C"/>
    <w:rsid w:val="00766187"/>
    <w:rsid w:val="007664BD"/>
    <w:rsid w:val="007666D5"/>
    <w:rsid w:val="0076676F"/>
    <w:rsid w:val="00766826"/>
    <w:rsid w:val="00766938"/>
    <w:rsid w:val="00766C92"/>
    <w:rsid w:val="00766E61"/>
    <w:rsid w:val="00767238"/>
    <w:rsid w:val="007672CA"/>
    <w:rsid w:val="00767341"/>
    <w:rsid w:val="007679D3"/>
    <w:rsid w:val="00767AFB"/>
    <w:rsid w:val="00767C81"/>
    <w:rsid w:val="00767D22"/>
    <w:rsid w:val="00767F14"/>
    <w:rsid w:val="00767F43"/>
    <w:rsid w:val="00767F65"/>
    <w:rsid w:val="00767FC0"/>
    <w:rsid w:val="00770671"/>
    <w:rsid w:val="00770682"/>
    <w:rsid w:val="00770A07"/>
    <w:rsid w:val="00770A47"/>
    <w:rsid w:val="00770EC3"/>
    <w:rsid w:val="00770F4B"/>
    <w:rsid w:val="00771417"/>
    <w:rsid w:val="00771549"/>
    <w:rsid w:val="00771789"/>
    <w:rsid w:val="007717CE"/>
    <w:rsid w:val="00771AA6"/>
    <w:rsid w:val="007722E8"/>
    <w:rsid w:val="00772356"/>
    <w:rsid w:val="007728A3"/>
    <w:rsid w:val="00772AC4"/>
    <w:rsid w:val="00772B89"/>
    <w:rsid w:val="00772B9F"/>
    <w:rsid w:val="00772D83"/>
    <w:rsid w:val="00773463"/>
    <w:rsid w:val="00773B72"/>
    <w:rsid w:val="00773BFF"/>
    <w:rsid w:val="00773E5C"/>
    <w:rsid w:val="00773F54"/>
    <w:rsid w:val="00774374"/>
    <w:rsid w:val="007745E4"/>
    <w:rsid w:val="0077474C"/>
    <w:rsid w:val="00774A46"/>
    <w:rsid w:val="00774C9A"/>
    <w:rsid w:val="00775188"/>
    <w:rsid w:val="00775561"/>
    <w:rsid w:val="00775695"/>
    <w:rsid w:val="00775A08"/>
    <w:rsid w:val="00775B60"/>
    <w:rsid w:val="00775E79"/>
    <w:rsid w:val="00775FF8"/>
    <w:rsid w:val="0077608E"/>
    <w:rsid w:val="00776109"/>
    <w:rsid w:val="00776FAA"/>
    <w:rsid w:val="00777158"/>
    <w:rsid w:val="0077715E"/>
    <w:rsid w:val="00777281"/>
    <w:rsid w:val="007774CD"/>
    <w:rsid w:val="00777565"/>
    <w:rsid w:val="00777703"/>
    <w:rsid w:val="0077795B"/>
    <w:rsid w:val="007779CC"/>
    <w:rsid w:val="007779E9"/>
    <w:rsid w:val="00777F0B"/>
    <w:rsid w:val="00777F2A"/>
    <w:rsid w:val="00780290"/>
    <w:rsid w:val="00780328"/>
    <w:rsid w:val="00780416"/>
    <w:rsid w:val="00780712"/>
    <w:rsid w:val="00780BE5"/>
    <w:rsid w:val="00781500"/>
    <w:rsid w:val="00781658"/>
    <w:rsid w:val="007817CB"/>
    <w:rsid w:val="00781DA8"/>
    <w:rsid w:val="00781ECF"/>
    <w:rsid w:val="00781FCC"/>
    <w:rsid w:val="007828C8"/>
    <w:rsid w:val="0078292D"/>
    <w:rsid w:val="00782AC4"/>
    <w:rsid w:val="00782AE5"/>
    <w:rsid w:val="00782B68"/>
    <w:rsid w:val="00782DDB"/>
    <w:rsid w:val="00782E72"/>
    <w:rsid w:val="00783351"/>
    <w:rsid w:val="00783524"/>
    <w:rsid w:val="00783871"/>
    <w:rsid w:val="00783B2F"/>
    <w:rsid w:val="00783CDF"/>
    <w:rsid w:val="007842A0"/>
    <w:rsid w:val="00784A74"/>
    <w:rsid w:val="00784B9B"/>
    <w:rsid w:val="00784C72"/>
    <w:rsid w:val="00784FAD"/>
    <w:rsid w:val="007850D0"/>
    <w:rsid w:val="00785472"/>
    <w:rsid w:val="00785BFF"/>
    <w:rsid w:val="00785C1A"/>
    <w:rsid w:val="00785F2A"/>
    <w:rsid w:val="0078610E"/>
    <w:rsid w:val="007861FB"/>
    <w:rsid w:val="00786413"/>
    <w:rsid w:val="007864B1"/>
    <w:rsid w:val="0078670E"/>
    <w:rsid w:val="00786D07"/>
    <w:rsid w:val="00786EC2"/>
    <w:rsid w:val="0078728A"/>
    <w:rsid w:val="00787336"/>
    <w:rsid w:val="00787383"/>
    <w:rsid w:val="007873B8"/>
    <w:rsid w:val="00787870"/>
    <w:rsid w:val="0078798C"/>
    <w:rsid w:val="00787D49"/>
    <w:rsid w:val="007900F0"/>
    <w:rsid w:val="007904A8"/>
    <w:rsid w:val="00790988"/>
    <w:rsid w:val="00790A45"/>
    <w:rsid w:val="00790B44"/>
    <w:rsid w:val="007910DB"/>
    <w:rsid w:val="00791267"/>
    <w:rsid w:val="0079134D"/>
    <w:rsid w:val="0079177A"/>
    <w:rsid w:val="00791EFE"/>
    <w:rsid w:val="007920B3"/>
    <w:rsid w:val="007927A5"/>
    <w:rsid w:val="007929DD"/>
    <w:rsid w:val="007937AB"/>
    <w:rsid w:val="007938B2"/>
    <w:rsid w:val="00793A58"/>
    <w:rsid w:val="00793CAD"/>
    <w:rsid w:val="00793EAD"/>
    <w:rsid w:val="00793FB7"/>
    <w:rsid w:val="00794179"/>
    <w:rsid w:val="007947E6"/>
    <w:rsid w:val="00794C87"/>
    <w:rsid w:val="007950FF"/>
    <w:rsid w:val="0079518A"/>
    <w:rsid w:val="00795536"/>
    <w:rsid w:val="007958B6"/>
    <w:rsid w:val="00795B39"/>
    <w:rsid w:val="00796136"/>
    <w:rsid w:val="00796512"/>
    <w:rsid w:val="0079652B"/>
    <w:rsid w:val="00796743"/>
    <w:rsid w:val="007967BD"/>
    <w:rsid w:val="007969A2"/>
    <w:rsid w:val="00796A59"/>
    <w:rsid w:val="00796D35"/>
    <w:rsid w:val="0079750E"/>
    <w:rsid w:val="007979B1"/>
    <w:rsid w:val="00797A81"/>
    <w:rsid w:val="00797AB6"/>
    <w:rsid w:val="00797ECF"/>
    <w:rsid w:val="007A0014"/>
    <w:rsid w:val="007A013D"/>
    <w:rsid w:val="007A029A"/>
    <w:rsid w:val="007A0335"/>
    <w:rsid w:val="007A03F5"/>
    <w:rsid w:val="007A0480"/>
    <w:rsid w:val="007A068E"/>
    <w:rsid w:val="007A081D"/>
    <w:rsid w:val="007A0846"/>
    <w:rsid w:val="007A0D95"/>
    <w:rsid w:val="007A181D"/>
    <w:rsid w:val="007A187D"/>
    <w:rsid w:val="007A2006"/>
    <w:rsid w:val="007A2074"/>
    <w:rsid w:val="007A207F"/>
    <w:rsid w:val="007A21FB"/>
    <w:rsid w:val="007A2394"/>
    <w:rsid w:val="007A277D"/>
    <w:rsid w:val="007A28F7"/>
    <w:rsid w:val="007A2DD9"/>
    <w:rsid w:val="007A3324"/>
    <w:rsid w:val="007A364B"/>
    <w:rsid w:val="007A3B39"/>
    <w:rsid w:val="007A4595"/>
    <w:rsid w:val="007A4744"/>
    <w:rsid w:val="007A48B4"/>
    <w:rsid w:val="007A4C01"/>
    <w:rsid w:val="007A4C20"/>
    <w:rsid w:val="007A4C4D"/>
    <w:rsid w:val="007A4CB0"/>
    <w:rsid w:val="007A4EC1"/>
    <w:rsid w:val="007A54D9"/>
    <w:rsid w:val="007A565C"/>
    <w:rsid w:val="007A581A"/>
    <w:rsid w:val="007A583A"/>
    <w:rsid w:val="007A5A00"/>
    <w:rsid w:val="007A5A58"/>
    <w:rsid w:val="007A5AAC"/>
    <w:rsid w:val="007A5B12"/>
    <w:rsid w:val="007A5D87"/>
    <w:rsid w:val="007A63F1"/>
    <w:rsid w:val="007A6D66"/>
    <w:rsid w:val="007A7343"/>
    <w:rsid w:val="007A73C8"/>
    <w:rsid w:val="007A7412"/>
    <w:rsid w:val="007A77E9"/>
    <w:rsid w:val="007A783E"/>
    <w:rsid w:val="007A7860"/>
    <w:rsid w:val="007A79FC"/>
    <w:rsid w:val="007A7A7C"/>
    <w:rsid w:val="007A7BAA"/>
    <w:rsid w:val="007B0271"/>
    <w:rsid w:val="007B04DC"/>
    <w:rsid w:val="007B04EE"/>
    <w:rsid w:val="007B08A2"/>
    <w:rsid w:val="007B0C49"/>
    <w:rsid w:val="007B0D68"/>
    <w:rsid w:val="007B1675"/>
    <w:rsid w:val="007B16C7"/>
    <w:rsid w:val="007B171B"/>
    <w:rsid w:val="007B1834"/>
    <w:rsid w:val="007B1F84"/>
    <w:rsid w:val="007B20A4"/>
    <w:rsid w:val="007B22ED"/>
    <w:rsid w:val="007B2499"/>
    <w:rsid w:val="007B2620"/>
    <w:rsid w:val="007B2E39"/>
    <w:rsid w:val="007B2EDA"/>
    <w:rsid w:val="007B2F24"/>
    <w:rsid w:val="007B330D"/>
    <w:rsid w:val="007B3330"/>
    <w:rsid w:val="007B3904"/>
    <w:rsid w:val="007B3A3E"/>
    <w:rsid w:val="007B3BCB"/>
    <w:rsid w:val="007B3F7E"/>
    <w:rsid w:val="007B438D"/>
    <w:rsid w:val="007B448E"/>
    <w:rsid w:val="007B46EC"/>
    <w:rsid w:val="007B487A"/>
    <w:rsid w:val="007B496B"/>
    <w:rsid w:val="007B4A55"/>
    <w:rsid w:val="007B5207"/>
    <w:rsid w:val="007B5460"/>
    <w:rsid w:val="007B5465"/>
    <w:rsid w:val="007B547C"/>
    <w:rsid w:val="007B5568"/>
    <w:rsid w:val="007B58B6"/>
    <w:rsid w:val="007B5A62"/>
    <w:rsid w:val="007B5A7A"/>
    <w:rsid w:val="007B5BD8"/>
    <w:rsid w:val="007B5DFB"/>
    <w:rsid w:val="007B5FCE"/>
    <w:rsid w:val="007B6153"/>
    <w:rsid w:val="007B6548"/>
    <w:rsid w:val="007B6684"/>
    <w:rsid w:val="007B669A"/>
    <w:rsid w:val="007B70BB"/>
    <w:rsid w:val="007B7683"/>
    <w:rsid w:val="007B77E2"/>
    <w:rsid w:val="007B79EF"/>
    <w:rsid w:val="007B7E84"/>
    <w:rsid w:val="007B7EA4"/>
    <w:rsid w:val="007C0085"/>
    <w:rsid w:val="007C08CF"/>
    <w:rsid w:val="007C0A8B"/>
    <w:rsid w:val="007C0FFB"/>
    <w:rsid w:val="007C12AB"/>
    <w:rsid w:val="007C155B"/>
    <w:rsid w:val="007C1651"/>
    <w:rsid w:val="007C1A68"/>
    <w:rsid w:val="007C1D12"/>
    <w:rsid w:val="007C1DCE"/>
    <w:rsid w:val="007C2564"/>
    <w:rsid w:val="007C2A66"/>
    <w:rsid w:val="007C3576"/>
    <w:rsid w:val="007C3663"/>
    <w:rsid w:val="007C38BE"/>
    <w:rsid w:val="007C3CF4"/>
    <w:rsid w:val="007C3EDE"/>
    <w:rsid w:val="007C413D"/>
    <w:rsid w:val="007C43F6"/>
    <w:rsid w:val="007C44EE"/>
    <w:rsid w:val="007C46D1"/>
    <w:rsid w:val="007C481E"/>
    <w:rsid w:val="007C486B"/>
    <w:rsid w:val="007C49C6"/>
    <w:rsid w:val="007C4BE6"/>
    <w:rsid w:val="007C4C1C"/>
    <w:rsid w:val="007C5357"/>
    <w:rsid w:val="007C5982"/>
    <w:rsid w:val="007C5AF0"/>
    <w:rsid w:val="007C600B"/>
    <w:rsid w:val="007C61AC"/>
    <w:rsid w:val="007C6266"/>
    <w:rsid w:val="007C641F"/>
    <w:rsid w:val="007C6451"/>
    <w:rsid w:val="007C679A"/>
    <w:rsid w:val="007C6CA1"/>
    <w:rsid w:val="007C6CAC"/>
    <w:rsid w:val="007C6F0D"/>
    <w:rsid w:val="007C708B"/>
    <w:rsid w:val="007C7199"/>
    <w:rsid w:val="007C73FF"/>
    <w:rsid w:val="007C7B86"/>
    <w:rsid w:val="007C7EA0"/>
    <w:rsid w:val="007C7EC2"/>
    <w:rsid w:val="007C7ED2"/>
    <w:rsid w:val="007D0064"/>
    <w:rsid w:val="007D0316"/>
    <w:rsid w:val="007D0762"/>
    <w:rsid w:val="007D09F5"/>
    <w:rsid w:val="007D0D3A"/>
    <w:rsid w:val="007D0F05"/>
    <w:rsid w:val="007D1260"/>
    <w:rsid w:val="007D1959"/>
    <w:rsid w:val="007D19D9"/>
    <w:rsid w:val="007D1D81"/>
    <w:rsid w:val="007D1F51"/>
    <w:rsid w:val="007D1FE8"/>
    <w:rsid w:val="007D21B7"/>
    <w:rsid w:val="007D21F7"/>
    <w:rsid w:val="007D2DFC"/>
    <w:rsid w:val="007D2EA4"/>
    <w:rsid w:val="007D3529"/>
    <w:rsid w:val="007D385A"/>
    <w:rsid w:val="007D397B"/>
    <w:rsid w:val="007D39BF"/>
    <w:rsid w:val="007D4385"/>
    <w:rsid w:val="007D451F"/>
    <w:rsid w:val="007D4720"/>
    <w:rsid w:val="007D4A63"/>
    <w:rsid w:val="007D4C1A"/>
    <w:rsid w:val="007D4C64"/>
    <w:rsid w:val="007D558F"/>
    <w:rsid w:val="007D565B"/>
    <w:rsid w:val="007D56D6"/>
    <w:rsid w:val="007D58C1"/>
    <w:rsid w:val="007D5FC2"/>
    <w:rsid w:val="007D6665"/>
    <w:rsid w:val="007D682A"/>
    <w:rsid w:val="007D6B2D"/>
    <w:rsid w:val="007D6DEE"/>
    <w:rsid w:val="007D7111"/>
    <w:rsid w:val="007D728A"/>
    <w:rsid w:val="007D798B"/>
    <w:rsid w:val="007D7F4C"/>
    <w:rsid w:val="007E0530"/>
    <w:rsid w:val="007E063C"/>
    <w:rsid w:val="007E0680"/>
    <w:rsid w:val="007E0701"/>
    <w:rsid w:val="007E07F5"/>
    <w:rsid w:val="007E0A9E"/>
    <w:rsid w:val="007E0D09"/>
    <w:rsid w:val="007E0E4B"/>
    <w:rsid w:val="007E10BC"/>
    <w:rsid w:val="007E1167"/>
    <w:rsid w:val="007E149B"/>
    <w:rsid w:val="007E17B9"/>
    <w:rsid w:val="007E1CFE"/>
    <w:rsid w:val="007E1F58"/>
    <w:rsid w:val="007E211E"/>
    <w:rsid w:val="007E231C"/>
    <w:rsid w:val="007E252C"/>
    <w:rsid w:val="007E256C"/>
    <w:rsid w:val="007E2726"/>
    <w:rsid w:val="007E27BB"/>
    <w:rsid w:val="007E27E2"/>
    <w:rsid w:val="007E2FEA"/>
    <w:rsid w:val="007E3476"/>
    <w:rsid w:val="007E3A17"/>
    <w:rsid w:val="007E3AC8"/>
    <w:rsid w:val="007E3CB4"/>
    <w:rsid w:val="007E3DD2"/>
    <w:rsid w:val="007E3FDF"/>
    <w:rsid w:val="007E40CE"/>
    <w:rsid w:val="007E41B4"/>
    <w:rsid w:val="007E42A3"/>
    <w:rsid w:val="007E43F7"/>
    <w:rsid w:val="007E4512"/>
    <w:rsid w:val="007E4AAB"/>
    <w:rsid w:val="007E4B7D"/>
    <w:rsid w:val="007E4CFB"/>
    <w:rsid w:val="007E4E0B"/>
    <w:rsid w:val="007E4F04"/>
    <w:rsid w:val="007E547B"/>
    <w:rsid w:val="007E54A3"/>
    <w:rsid w:val="007E57B1"/>
    <w:rsid w:val="007E5A71"/>
    <w:rsid w:val="007E5AD9"/>
    <w:rsid w:val="007E5CFD"/>
    <w:rsid w:val="007E5ECE"/>
    <w:rsid w:val="007E6606"/>
    <w:rsid w:val="007E6AB3"/>
    <w:rsid w:val="007E6D00"/>
    <w:rsid w:val="007E6E9A"/>
    <w:rsid w:val="007E7045"/>
    <w:rsid w:val="007E72C8"/>
    <w:rsid w:val="007E7447"/>
    <w:rsid w:val="007E7687"/>
    <w:rsid w:val="007F012F"/>
    <w:rsid w:val="007F03D7"/>
    <w:rsid w:val="007F055D"/>
    <w:rsid w:val="007F0593"/>
    <w:rsid w:val="007F06AE"/>
    <w:rsid w:val="007F078E"/>
    <w:rsid w:val="007F07A2"/>
    <w:rsid w:val="007F089C"/>
    <w:rsid w:val="007F091A"/>
    <w:rsid w:val="007F094A"/>
    <w:rsid w:val="007F0B8C"/>
    <w:rsid w:val="007F0DDE"/>
    <w:rsid w:val="007F0EFC"/>
    <w:rsid w:val="007F1603"/>
    <w:rsid w:val="007F1733"/>
    <w:rsid w:val="007F1BBC"/>
    <w:rsid w:val="007F1BDA"/>
    <w:rsid w:val="007F1EAB"/>
    <w:rsid w:val="007F1F08"/>
    <w:rsid w:val="007F2582"/>
    <w:rsid w:val="007F2723"/>
    <w:rsid w:val="007F28EE"/>
    <w:rsid w:val="007F2A54"/>
    <w:rsid w:val="007F2BF6"/>
    <w:rsid w:val="007F2C71"/>
    <w:rsid w:val="007F2F1B"/>
    <w:rsid w:val="007F347E"/>
    <w:rsid w:val="007F34BE"/>
    <w:rsid w:val="007F36E9"/>
    <w:rsid w:val="007F3C7D"/>
    <w:rsid w:val="007F3E1F"/>
    <w:rsid w:val="007F406D"/>
    <w:rsid w:val="007F50B1"/>
    <w:rsid w:val="007F547B"/>
    <w:rsid w:val="007F5CBB"/>
    <w:rsid w:val="007F6412"/>
    <w:rsid w:val="007F66BD"/>
    <w:rsid w:val="007F67ED"/>
    <w:rsid w:val="007F68CE"/>
    <w:rsid w:val="007F7364"/>
    <w:rsid w:val="007F78F1"/>
    <w:rsid w:val="007F7CB3"/>
    <w:rsid w:val="007F7CD5"/>
    <w:rsid w:val="007F7DAD"/>
    <w:rsid w:val="007F7FDE"/>
    <w:rsid w:val="0080035F"/>
    <w:rsid w:val="008008F8"/>
    <w:rsid w:val="00800A45"/>
    <w:rsid w:val="00800C23"/>
    <w:rsid w:val="008016B2"/>
    <w:rsid w:val="0080191F"/>
    <w:rsid w:val="00801A43"/>
    <w:rsid w:val="00801B33"/>
    <w:rsid w:val="00801ED0"/>
    <w:rsid w:val="008022F9"/>
    <w:rsid w:val="008028C4"/>
    <w:rsid w:val="00802CBD"/>
    <w:rsid w:val="00803223"/>
    <w:rsid w:val="008032D0"/>
    <w:rsid w:val="008037FB"/>
    <w:rsid w:val="00803927"/>
    <w:rsid w:val="00803AEA"/>
    <w:rsid w:val="00803B63"/>
    <w:rsid w:val="00803CAF"/>
    <w:rsid w:val="00803DA9"/>
    <w:rsid w:val="0080407F"/>
    <w:rsid w:val="00804124"/>
    <w:rsid w:val="008041AF"/>
    <w:rsid w:val="0080443C"/>
    <w:rsid w:val="00804444"/>
    <w:rsid w:val="0080500F"/>
    <w:rsid w:val="00805561"/>
    <w:rsid w:val="00805631"/>
    <w:rsid w:val="00805850"/>
    <w:rsid w:val="00805A1A"/>
    <w:rsid w:val="00805EFD"/>
    <w:rsid w:val="0080607A"/>
    <w:rsid w:val="00806139"/>
    <w:rsid w:val="00806181"/>
    <w:rsid w:val="008062AA"/>
    <w:rsid w:val="008064D2"/>
    <w:rsid w:val="00806553"/>
    <w:rsid w:val="008066ED"/>
    <w:rsid w:val="0080694D"/>
    <w:rsid w:val="00806A17"/>
    <w:rsid w:val="00806A1F"/>
    <w:rsid w:val="00806A4A"/>
    <w:rsid w:val="00806A97"/>
    <w:rsid w:val="00806E79"/>
    <w:rsid w:val="00806EED"/>
    <w:rsid w:val="00806F8B"/>
    <w:rsid w:val="008071FE"/>
    <w:rsid w:val="00807607"/>
    <w:rsid w:val="00807DF3"/>
    <w:rsid w:val="0081030B"/>
    <w:rsid w:val="008106E8"/>
    <w:rsid w:val="00810768"/>
    <w:rsid w:val="008109C2"/>
    <w:rsid w:val="00810FB1"/>
    <w:rsid w:val="00811069"/>
    <w:rsid w:val="008111B0"/>
    <w:rsid w:val="00811285"/>
    <w:rsid w:val="008112D4"/>
    <w:rsid w:val="0081144D"/>
    <w:rsid w:val="0081151F"/>
    <w:rsid w:val="00811CA5"/>
    <w:rsid w:val="00812345"/>
    <w:rsid w:val="00812564"/>
    <w:rsid w:val="00812574"/>
    <w:rsid w:val="008126DC"/>
    <w:rsid w:val="00812B1E"/>
    <w:rsid w:val="00812C93"/>
    <w:rsid w:val="00812CFA"/>
    <w:rsid w:val="00812DD3"/>
    <w:rsid w:val="00812E50"/>
    <w:rsid w:val="00813511"/>
    <w:rsid w:val="008139D7"/>
    <w:rsid w:val="00814030"/>
    <w:rsid w:val="00814069"/>
    <w:rsid w:val="008141C2"/>
    <w:rsid w:val="008145AA"/>
    <w:rsid w:val="00814632"/>
    <w:rsid w:val="0081488C"/>
    <w:rsid w:val="00814CA5"/>
    <w:rsid w:val="00814F88"/>
    <w:rsid w:val="0081519D"/>
    <w:rsid w:val="008155BF"/>
    <w:rsid w:val="008155D3"/>
    <w:rsid w:val="00815C17"/>
    <w:rsid w:val="00815C82"/>
    <w:rsid w:val="00815F43"/>
    <w:rsid w:val="008160D2"/>
    <w:rsid w:val="00816422"/>
    <w:rsid w:val="008164ED"/>
    <w:rsid w:val="00816B8C"/>
    <w:rsid w:val="00816F2F"/>
    <w:rsid w:val="0081733B"/>
    <w:rsid w:val="00817670"/>
    <w:rsid w:val="008176AD"/>
    <w:rsid w:val="00817962"/>
    <w:rsid w:val="008179AD"/>
    <w:rsid w:val="00817A0B"/>
    <w:rsid w:val="00817C79"/>
    <w:rsid w:val="00817FA2"/>
    <w:rsid w:val="00817FA6"/>
    <w:rsid w:val="0082011C"/>
    <w:rsid w:val="008201F4"/>
    <w:rsid w:val="00820421"/>
    <w:rsid w:val="00820476"/>
    <w:rsid w:val="00820487"/>
    <w:rsid w:val="008205A0"/>
    <w:rsid w:val="008206EC"/>
    <w:rsid w:val="0082075B"/>
    <w:rsid w:val="00820862"/>
    <w:rsid w:val="00820E1F"/>
    <w:rsid w:val="0082131F"/>
    <w:rsid w:val="00821C46"/>
    <w:rsid w:val="00821DE1"/>
    <w:rsid w:val="00822271"/>
    <w:rsid w:val="008223B3"/>
    <w:rsid w:val="0082250A"/>
    <w:rsid w:val="00822992"/>
    <w:rsid w:val="00822C18"/>
    <w:rsid w:val="00822CCD"/>
    <w:rsid w:val="00823236"/>
    <w:rsid w:val="0082346A"/>
    <w:rsid w:val="00823590"/>
    <w:rsid w:val="00823A18"/>
    <w:rsid w:val="00823A9A"/>
    <w:rsid w:val="00823AFA"/>
    <w:rsid w:val="00823C83"/>
    <w:rsid w:val="00823CC2"/>
    <w:rsid w:val="00823D74"/>
    <w:rsid w:val="008241BF"/>
    <w:rsid w:val="008247E3"/>
    <w:rsid w:val="00824855"/>
    <w:rsid w:val="008249F5"/>
    <w:rsid w:val="00824A3A"/>
    <w:rsid w:val="00824A8B"/>
    <w:rsid w:val="00824D9D"/>
    <w:rsid w:val="00824DA1"/>
    <w:rsid w:val="00824E29"/>
    <w:rsid w:val="00824F35"/>
    <w:rsid w:val="008252B2"/>
    <w:rsid w:val="008252D1"/>
    <w:rsid w:val="008253A8"/>
    <w:rsid w:val="00825404"/>
    <w:rsid w:val="00825411"/>
    <w:rsid w:val="0082553D"/>
    <w:rsid w:val="00825785"/>
    <w:rsid w:val="00825C54"/>
    <w:rsid w:val="00825F4D"/>
    <w:rsid w:val="00825F97"/>
    <w:rsid w:val="008262FC"/>
    <w:rsid w:val="008264DA"/>
    <w:rsid w:val="00826A2D"/>
    <w:rsid w:val="00826AC9"/>
    <w:rsid w:val="00826B1C"/>
    <w:rsid w:val="00826C03"/>
    <w:rsid w:val="00826C32"/>
    <w:rsid w:val="00826C65"/>
    <w:rsid w:val="00826D3A"/>
    <w:rsid w:val="00827218"/>
    <w:rsid w:val="00827239"/>
    <w:rsid w:val="0082788A"/>
    <w:rsid w:val="008279CD"/>
    <w:rsid w:val="008279E6"/>
    <w:rsid w:val="008279E7"/>
    <w:rsid w:val="00827C7D"/>
    <w:rsid w:val="00827D53"/>
    <w:rsid w:val="00827E4E"/>
    <w:rsid w:val="00827E84"/>
    <w:rsid w:val="008302A4"/>
    <w:rsid w:val="008305DC"/>
    <w:rsid w:val="008307AF"/>
    <w:rsid w:val="008307BD"/>
    <w:rsid w:val="0083095D"/>
    <w:rsid w:val="00830A16"/>
    <w:rsid w:val="00830C40"/>
    <w:rsid w:val="00830E0E"/>
    <w:rsid w:val="00830FAE"/>
    <w:rsid w:val="00831BDB"/>
    <w:rsid w:val="00831F74"/>
    <w:rsid w:val="00832187"/>
    <w:rsid w:val="00832265"/>
    <w:rsid w:val="008331ED"/>
    <w:rsid w:val="008335FE"/>
    <w:rsid w:val="00833A45"/>
    <w:rsid w:val="00833A70"/>
    <w:rsid w:val="00834391"/>
    <w:rsid w:val="00834929"/>
    <w:rsid w:val="00834CF5"/>
    <w:rsid w:val="00834E03"/>
    <w:rsid w:val="0083541A"/>
    <w:rsid w:val="00835482"/>
    <w:rsid w:val="00835621"/>
    <w:rsid w:val="00835638"/>
    <w:rsid w:val="00835664"/>
    <w:rsid w:val="008357CE"/>
    <w:rsid w:val="008359A1"/>
    <w:rsid w:val="00835BC9"/>
    <w:rsid w:val="00835C9F"/>
    <w:rsid w:val="00835CBA"/>
    <w:rsid w:val="00835D04"/>
    <w:rsid w:val="00835D7F"/>
    <w:rsid w:val="00835E60"/>
    <w:rsid w:val="00835FFC"/>
    <w:rsid w:val="00836695"/>
    <w:rsid w:val="00836EA3"/>
    <w:rsid w:val="0083727A"/>
    <w:rsid w:val="008373C9"/>
    <w:rsid w:val="008376ED"/>
    <w:rsid w:val="00837779"/>
    <w:rsid w:val="00837D46"/>
    <w:rsid w:val="0084029C"/>
    <w:rsid w:val="00840EAB"/>
    <w:rsid w:val="00840EBC"/>
    <w:rsid w:val="00840FC6"/>
    <w:rsid w:val="008411A0"/>
    <w:rsid w:val="00841625"/>
    <w:rsid w:val="00841865"/>
    <w:rsid w:val="00841887"/>
    <w:rsid w:val="00841B18"/>
    <w:rsid w:val="00841D80"/>
    <w:rsid w:val="008420E7"/>
    <w:rsid w:val="008421B8"/>
    <w:rsid w:val="0084237C"/>
    <w:rsid w:val="00842395"/>
    <w:rsid w:val="0084240C"/>
    <w:rsid w:val="008429BA"/>
    <w:rsid w:val="00842D86"/>
    <w:rsid w:val="00842E6E"/>
    <w:rsid w:val="00842F0B"/>
    <w:rsid w:val="00842F1A"/>
    <w:rsid w:val="00843462"/>
    <w:rsid w:val="00843951"/>
    <w:rsid w:val="00843E8A"/>
    <w:rsid w:val="00844350"/>
    <w:rsid w:val="0084438F"/>
    <w:rsid w:val="008445C1"/>
    <w:rsid w:val="008446A9"/>
    <w:rsid w:val="00844996"/>
    <w:rsid w:val="00844DCE"/>
    <w:rsid w:val="00844F4E"/>
    <w:rsid w:val="00844FB1"/>
    <w:rsid w:val="008451B9"/>
    <w:rsid w:val="008456D3"/>
    <w:rsid w:val="0084590A"/>
    <w:rsid w:val="00845CB9"/>
    <w:rsid w:val="00845E5E"/>
    <w:rsid w:val="00845FC9"/>
    <w:rsid w:val="00846E0D"/>
    <w:rsid w:val="00846FB6"/>
    <w:rsid w:val="008470B8"/>
    <w:rsid w:val="008471F3"/>
    <w:rsid w:val="008472F0"/>
    <w:rsid w:val="008475ED"/>
    <w:rsid w:val="00847DA0"/>
    <w:rsid w:val="00850034"/>
    <w:rsid w:val="008502D6"/>
    <w:rsid w:val="008506B1"/>
    <w:rsid w:val="008506ED"/>
    <w:rsid w:val="00850810"/>
    <w:rsid w:val="008508BC"/>
    <w:rsid w:val="00850B9D"/>
    <w:rsid w:val="00850DC5"/>
    <w:rsid w:val="00850F47"/>
    <w:rsid w:val="008510FE"/>
    <w:rsid w:val="00851132"/>
    <w:rsid w:val="0085136D"/>
    <w:rsid w:val="008514FD"/>
    <w:rsid w:val="00851632"/>
    <w:rsid w:val="00851797"/>
    <w:rsid w:val="008517F1"/>
    <w:rsid w:val="00851A4C"/>
    <w:rsid w:val="00851A7D"/>
    <w:rsid w:val="00852058"/>
    <w:rsid w:val="0085253D"/>
    <w:rsid w:val="00852582"/>
    <w:rsid w:val="00852902"/>
    <w:rsid w:val="00852FDD"/>
    <w:rsid w:val="00853049"/>
    <w:rsid w:val="0085318A"/>
    <w:rsid w:val="008532FF"/>
    <w:rsid w:val="0085333B"/>
    <w:rsid w:val="00853B76"/>
    <w:rsid w:val="00853C64"/>
    <w:rsid w:val="008542B0"/>
    <w:rsid w:val="00854A72"/>
    <w:rsid w:val="00854C43"/>
    <w:rsid w:val="00854E50"/>
    <w:rsid w:val="00854FD5"/>
    <w:rsid w:val="008550DC"/>
    <w:rsid w:val="00855284"/>
    <w:rsid w:val="00855545"/>
    <w:rsid w:val="00855602"/>
    <w:rsid w:val="00855805"/>
    <w:rsid w:val="00855844"/>
    <w:rsid w:val="00855891"/>
    <w:rsid w:val="00855C32"/>
    <w:rsid w:val="00856357"/>
    <w:rsid w:val="00856654"/>
    <w:rsid w:val="00856D56"/>
    <w:rsid w:val="00856DE5"/>
    <w:rsid w:val="00856ECC"/>
    <w:rsid w:val="0085701D"/>
    <w:rsid w:val="0085721D"/>
    <w:rsid w:val="0085725B"/>
    <w:rsid w:val="0085752D"/>
    <w:rsid w:val="00857959"/>
    <w:rsid w:val="00857CF0"/>
    <w:rsid w:val="00857D7A"/>
    <w:rsid w:val="00857EDF"/>
    <w:rsid w:val="0086023E"/>
    <w:rsid w:val="00860300"/>
    <w:rsid w:val="008608D4"/>
    <w:rsid w:val="00860B93"/>
    <w:rsid w:val="0086102D"/>
    <w:rsid w:val="00861067"/>
    <w:rsid w:val="008610C4"/>
    <w:rsid w:val="0086142B"/>
    <w:rsid w:val="008614B1"/>
    <w:rsid w:val="00861E54"/>
    <w:rsid w:val="00861F6B"/>
    <w:rsid w:val="008623F1"/>
    <w:rsid w:val="0086257B"/>
    <w:rsid w:val="008625DF"/>
    <w:rsid w:val="008627C3"/>
    <w:rsid w:val="00862A42"/>
    <w:rsid w:val="00862BEF"/>
    <w:rsid w:val="00862E9C"/>
    <w:rsid w:val="00863152"/>
    <w:rsid w:val="00863306"/>
    <w:rsid w:val="00863435"/>
    <w:rsid w:val="008634E6"/>
    <w:rsid w:val="0086405E"/>
    <w:rsid w:val="008642A3"/>
    <w:rsid w:val="008644EA"/>
    <w:rsid w:val="00864543"/>
    <w:rsid w:val="008647F3"/>
    <w:rsid w:val="0086495A"/>
    <w:rsid w:val="00864A1B"/>
    <w:rsid w:val="00864A3E"/>
    <w:rsid w:val="008652B0"/>
    <w:rsid w:val="00865636"/>
    <w:rsid w:val="00865715"/>
    <w:rsid w:val="0086578C"/>
    <w:rsid w:val="00865A54"/>
    <w:rsid w:val="00865AC1"/>
    <w:rsid w:val="00865E49"/>
    <w:rsid w:val="00865F83"/>
    <w:rsid w:val="008661C1"/>
    <w:rsid w:val="008667A9"/>
    <w:rsid w:val="00866902"/>
    <w:rsid w:val="00866C66"/>
    <w:rsid w:val="00866DCE"/>
    <w:rsid w:val="00867015"/>
    <w:rsid w:val="008672BB"/>
    <w:rsid w:val="008672BD"/>
    <w:rsid w:val="0086731F"/>
    <w:rsid w:val="00867340"/>
    <w:rsid w:val="008674F7"/>
    <w:rsid w:val="0086794C"/>
    <w:rsid w:val="00867980"/>
    <w:rsid w:val="00867AF8"/>
    <w:rsid w:val="00867B8E"/>
    <w:rsid w:val="00867C04"/>
    <w:rsid w:val="00867DBA"/>
    <w:rsid w:val="00867F79"/>
    <w:rsid w:val="00870617"/>
    <w:rsid w:val="0087070D"/>
    <w:rsid w:val="0087091D"/>
    <w:rsid w:val="00870E06"/>
    <w:rsid w:val="00870FAC"/>
    <w:rsid w:val="008710A2"/>
    <w:rsid w:val="008715E0"/>
    <w:rsid w:val="00871874"/>
    <w:rsid w:val="00871C13"/>
    <w:rsid w:val="008720AB"/>
    <w:rsid w:val="00872269"/>
    <w:rsid w:val="008722E4"/>
    <w:rsid w:val="00872593"/>
    <w:rsid w:val="008725DC"/>
    <w:rsid w:val="00872946"/>
    <w:rsid w:val="00872CE4"/>
    <w:rsid w:val="00872F61"/>
    <w:rsid w:val="00873214"/>
    <w:rsid w:val="008733FA"/>
    <w:rsid w:val="0087350E"/>
    <w:rsid w:val="00873806"/>
    <w:rsid w:val="00873EBD"/>
    <w:rsid w:val="00874248"/>
    <w:rsid w:val="008742E0"/>
    <w:rsid w:val="00874596"/>
    <w:rsid w:val="008747E2"/>
    <w:rsid w:val="00874AA4"/>
    <w:rsid w:val="00874C47"/>
    <w:rsid w:val="00874CE4"/>
    <w:rsid w:val="00874F75"/>
    <w:rsid w:val="00875A5A"/>
    <w:rsid w:val="00875ECF"/>
    <w:rsid w:val="00876401"/>
    <w:rsid w:val="008764B8"/>
    <w:rsid w:val="00876A29"/>
    <w:rsid w:val="00876BE2"/>
    <w:rsid w:val="00876C28"/>
    <w:rsid w:val="00877178"/>
    <w:rsid w:val="00877194"/>
    <w:rsid w:val="008772DC"/>
    <w:rsid w:val="008773DF"/>
    <w:rsid w:val="0087743A"/>
    <w:rsid w:val="00877B1E"/>
    <w:rsid w:val="00877DE2"/>
    <w:rsid w:val="00877EA8"/>
    <w:rsid w:val="0088001F"/>
    <w:rsid w:val="008807B0"/>
    <w:rsid w:val="0088093E"/>
    <w:rsid w:val="00880B05"/>
    <w:rsid w:val="00880E5B"/>
    <w:rsid w:val="008813B4"/>
    <w:rsid w:val="008813F6"/>
    <w:rsid w:val="00881D23"/>
    <w:rsid w:val="00882785"/>
    <w:rsid w:val="0088279B"/>
    <w:rsid w:val="00882B72"/>
    <w:rsid w:val="00882E74"/>
    <w:rsid w:val="00882EE9"/>
    <w:rsid w:val="00882F33"/>
    <w:rsid w:val="008835D3"/>
    <w:rsid w:val="008838E6"/>
    <w:rsid w:val="00883AC9"/>
    <w:rsid w:val="00883B73"/>
    <w:rsid w:val="00883C64"/>
    <w:rsid w:val="00883DDB"/>
    <w:rsid w:val="0088412E"/>
    <w:rsid w:val="0088425F"/>
    <w:rsid w:val="008843AE"/>
    <w:rsid w:val="00884587"/>
    <w:rsid w:val="008845AA"/>
    <w:rsid w:val="0088484D"/>
    <w:rsid w:val="00884A39"/>
    <w:rsid w:val="00884D6F"/>
    <w:rsid w:val="00884FBB"/>
    <w:rsid w:val="00885075"/>
    <w:rsid w:val="00885491"/>
    <w:rsid w:val="0088563A"/>
    <w:rsid w:val="00885BA3"/>
    <w:rsid w:val="00885BF3"/>
    <w:rsid w:val="00885E26"/>
    <w:rsid w:val="00885F4E"/>
    <w:rsid w:val="00885FDC"/>
    <w:rsid w:val="00886229"/>
    <w:rsid w:val="008865FF"/>
    <w:rsid w:val="0088678C"/>
    <w:rsid w:val="0088686E"/>
    <w:rsid w:val="00886D4E"/>
    <w:rsid w:val="00886FE5"/>
    <w:rsid w:val="0088709C"/>
    <w:rsid w:val="0088727B"/>
    <w:rsid w:val="00887544"/>
    <w:rsid w:val="00887BC4"/>
    <w:rsid w:val="00887DCC"/>
    <w:rsid w:val="008901D3"/>
    <w:rsid w:val="008901DE"/>
    <w:rsid w:val="008902C4"/>
    <w:rsid w:val="00890818"/>
    <w:rsid w:val="00890B8D"/>
    <w:rsid w:val="00891986"/>
    <w:rsid w:val="00891DD8"/>
    <w:rsid w:val="00892264"/>
    <w:rsid w:val="008928AB"/>
    <w:rsid w:val="00892A1A"/>
    <w:rsid w:val="00892B26"/>
    <w:rsid w:val="0089330E"/>
    <w:rsid w:val="00893371"/>
    <w:rsid w:val="008933A0"/>
    <w:rsid w:val="008937BB"/>
    <w:rsid w:val="00893B25"/>
    <w:rsid w:val="00893BE0"/>
    <w:rsid w:val="00893ED2"/>
    <w:rsid w:val="00893FF2"/>
    <w:rsid w:val="00894130"/>
    <w:rsid w:val="008945F8"/>
    <w:rsid w:val="008946F5"/>
    <w:rsid w:val="0089492A"/>
    <w:rsid w:val="0089494A"/>
    <w:rsid w:val="0089511F"/>
    <w:rsid w:val="00895195"/>
    <w:rsid w:val="00895367"/>
    <w:rsid w:val="008954F1"/>
    <w:rsid w:val="0089573D"/>
    <w:rsid w:val="00895B6F"/>
    <w:rsid w:val="00895F84"/>
    <w:rsid w:val="00896219"/>
    <w:rsid w:val="00896451"/>
    <w:rsid w:val="008964B2"/>
    <w:rsid w:val="00896618"/>
    <w:rsid w:val="00896837"/>
    <w:rsid w:val="00896939"/>
    <w:rsid w:val="00896C65"/>
    <w:rsid w:val="00896ECC"/>
    <w:rsid w:val="00896EFA"/>
    <w:rsid w:val="008971FF"/>
    <w:rsid w:val="008976BB"/>
    <w:rsid w:val="00897708"/>
    <w:rsid w:val="00897880"/>
    <w:rsid w:val="00897ADC"/>
    <w:rsid w:val="00897EDC"/>
    <w:rsid w:val="008A0022"/>
    <w:rsid w:val="008A0037"/>
    <w:rsid w:val="008A03DC"/>
    <w:rsid w:val="008A0A27"/>
    <w:rsid w:val="008A0AEE"/>
    <w:rsid w:val="008A0C79"/>
    <w:rsid w:val="008A0D9E"/>
    <w:rsid w:val="008A11F7"/>
    <w:rsid w:val="008A13FA"/>
    <w:rsid w:val="008A1613"/>
    <w:rsid w:val="008A197D"/>
    <w:rsid w:val="008A1E15"/>
    <w:rsid w:val="008A2442"/>
    <w:rsid w:val="008A288C"/>
    <w:rsid w:val="008A2B83"/>
    <w:rsid w:val="008A2FC8"/>
    <w:rsid w:val="008A38DA"/>
    <w:rsid w:val="008A3956"/>
    <w:rsid w:val="008A3C66"/>
    <w:rsid w:val="008A3D8E"/>
    <w:rsid w:val="008A3E93"/>
    <w:rsid w:val="008A3FCF"/>
    <w:rsid w:val="008A4015"/>
    <w:rsid w:val="008A4407"/>
    <w:rsid w:val="008A4636"/>
    <w:rsid w:val="008A48F5"/>
    <w:rsid w:val="008A4F78"/>
    <w:rsid w:val="008A5116"/>
    <w:rsid w:val="008A5922"/>
    <w:rsid w:val="008A5AC7"/>
    <w:rsid w:val="008A5BCF"/>
    <w:rsid w:val="008A60CB"/>
    <w:rsid w:val="008A60EE"/>
    <w:rsid w:val="008A6175"/>
    <w:rsid w:val="008A62D5"/>
    <w:rsid w:val="008A6618"/>
    <w:rsid w:val="008A6C2D"/>
    <w:rsid w:val="008A6CF0"/>
    <w:rsid w:val="008A7153"/>
    <w:rsid w:val="008A7230"/>
    <w:rsid w:val="008A73BF"/>
    <w:rsid w:val="008A7407"/>
    <w:rsid w:val="008A74E1"/>
    <w:rsid w:val="008A7578"/>
    <w:rsid w:val="008A76C7"/>
    <w:rsid w:val="008A7714"/>
    <w:rsid w:val="008A7990"/>
    <w:rsid w:val="008A7A55"/>
    <w:rsid w:val="008A7AE2"/>
    <w:rsid w:val="008A7D84"/>
    <w:rsid w:val="008A7E3F"/>
    <w:rsid w:val="008B01D2"/>
    <w:rsid w:val="008B0384"/>
    <w:rsid w:val="008B0859"/>
    <w:rsid w:val="008B0934"/>
    <w:rsid w:val="008B0AD2"/>
    <w:rsid w:val="008B0B75"/>
    <w:rsid w:val="008B0D1D"/>
    <w:rsid w:val="008B1012"/>
    <w:rsid w:val="008B1344"/>
    <w:rsid w:val="008B1887"/>
    <w:rsid w:val="008B19AE"/>
    <w:rsid w:val="008B1A2F"/>
    <w:rsid w:val="008B1A88"/>
    <w:rsid w:val="008B1CA7"/>
    <w:rsid w:val="008B285D"/>
    <w:rsid w:val="008B28EE"/>
    <w:rsid w:val="008B290C"/>
    <w:rsid w:val="008B2C1F"/>
    <w:rsid w:val="008B2DEC"/>
    <w:rsid w:val="008B2E45"/>
    <w:rsid w:val="008B2F92"/>
    <w:rsid w:val="008B31F0"/>
    <w:rsid w:val="008B32B1"/>
    <w:rsid w:val="008B333D"/>
    <w:rsid w:val="008B346A"/>
    <w:rsid w:val="008B34F4"/>
    <w:rsid w:val="008B35C8"/>
    <w:rsid w:val="008B377B"/>
    <w:rsid w:val="008B3B2E"/>
    <w:rsid w:val="008B3D71"/>
    <w:rsid w:val="008B40D1"/>
    <w:rsid w:val="008B4180"/>
    <w:rsid w:val="008B531C"/>
    <w:rsid w:val="008B5369"/>
    <w:rsid w:val="008B54B9"/>
    <w:rsid w:val="008B5D78"/>
    <w:rsid w:val="008B5FA3"/>
    <w:rsid w:val="008B60F9"/>
    <w:rsid w:val="008B61BE"/>
    <w:rsid w:val="008B6336"/>
    <w:rsid w:val="008B63AE"/>
    <w:rsid w:val="008B64A1"/>
    <w:rsid w:val="008B66F5"/>
    <w:rsid w:val="008B71B2"/>
    <w:rsid w:val="008B7D39"/>
    <w:rsid w:val="008C0AE9"/>
    <w:rsid w:val="008C0C59"/>
    <w:rsid w:val="008C0EC9"/>
    <w:rsid w:val="008C11B3"/>
    <w:rsid w:val="008C1266"/>
    <w:rsid w:val="008C1398"/>
    <w:rsid w:val="008C154B"/>
    <w:rsid w:val="008C1935"/>
    <w:rsid w:val="008C1A41"/>
    <w:rsid w:val="008C1D73"/>
    <w:rsid w:val="008C241A"/>
    <w:rsid w:val="008C298E"/>
    <w:rsid w:val="008C2AA1"/>
    <w:rsid w:val="008C2C5B"/>
    <w:rsid w:val="008C32A6"/>
    <w:rsid w:val="008C3370"/>
    <w:rsid w:val="008C3770"/>
    <w:rsid w:val="008C3A5C"/>
    <w:rsid w:val="008C3B90"/>
    <w:rsid w:val="008C3E1A"/>
    <w:rsid w:val="008C3F06"/>
    <w:rsid w:val="008C400A"/>
    <w:rsid w:val="008C431B"/>
    <w:rsid w:val="008C458F"/>
    <w:rsid w:val="008C4657"/>
    <w:rsid w:val="008C49A3"/>
    <w:rsid w:val="008C49BA"/>
    <w:rsid w:val="008C50A3"/>
    <w:rsid w:val="008C5798"/>
    <w:rsid w:val="008C57DE"/>
    <w:rsid w:val="008C5819"/>
    <w:rsid w:val="008C5960"/>
    <w:rsid w:val="008C6050"/>
    <w:rsid w:val="008C60DC"/>
    <w:rsid w:val="008C610A"/>
    <w:rsid w:val="008C65C1"/>
    <w:rsid w:val="008C6CF8"/>
    <w:rsid w:val="008C6EF7"/>
    <w:rsid w:val="008C72D9"/>
    <w:rsid w:val="008C7506"/>
    <w:rsid w:val="008C7BDC"/>
    <w:rsid w:val="008C7E54"/>
    <w:rsid w:val="008C7F67"/>
    <w:rsid w:val="008C7FC7"/>
    <w:rsid w:val="008D0130"/>
    <w:rsid w:val="008D022F"/>
    <w:rsid w:val="008D024E"/>
    <w:rsid w:val="008D029D"/>
    <w:rsid w:val="008D09D3"/>
    <w:rsid w:val="008D0AA5"/>
    <w:rsid w:val="008D0AC5"/>
    <w:rsid w:val="008D1329"/>
    <w:rsid w:val="008D15D1"/>
    <w:rsid w:val="008D165C"/>
    <w:rsid w:val="008D195C"/>
    <w:rsid w:val="008D1B2E"/>
    <w:rsid w:val="008D1D5D"/>
    <w:rsid w:val="008D21E3"/>
    <w:rsid w:val="008D224C"/>
    <w:rsid w:val="008D29E7"/>
    <w:rsid w:val="008D2B17"/>
    <w:rsid w:val="008D2B8C"/>
    <w:rsid w:val="008D2BE8"/>
    <w:rsid w:val="008D2C04"/>
    <w:rsid w:val="008D3202"/>
    <w:rsid w:val="008D3252"/>
    <w:rsid w:val="008D3A1F"/>
    <w:rsid w:val="008D3B65"/>
    <w:rsid w:val="008D3EE5"/>
    <w:rsid w:val="008D3F48"/>
    <w:rsid w:val="008D4527"/>
    <w:rsid w:val="008D4884"/>
    <w:rsid w:val="008D4A93"/>
    <w:rsid w:val="008D5222"/>
    <w:rsid w:val="008D5715"/>
    <w:rsid w:val="008D5964"/>
    <w:rsid w:val="008D5986"/>
    <w:rsid w:val="008D5BB3"/>
    <w:rsid w:val="008D6001"/>
    <w:rsid w:val="008D614A"/>
    <w:rsid w:val="008D6697"/>
    <w:rsid w:val="008D66DC"/>
    <w:rsid w:val="008D69E9"/>
    <w:rsid w:val="008D6D9E"/>
    <w:rsid w:val="008D6FD0"/>
    <w:rsid w:val="008D7008"/>
    <w:rsid w:val="008D7401"/>
    <w:rsid w:val="008D76AE"/>
    <w:rsid w:val="008D773F"/>
    <w:rsid w:val="008D77CE"/>
    <w:rsid w:val="008D7DE2"/>
    <w:rsid w:val="008D7FBA"/>
    <w:rsid w:val="008D7FF8"/>
    <w:rsid w:val="008E0872"/>
    <w:rsid w:val="008E087F"/>
    <w:rsid w:val="008E08DE"/>
    <w:rsid w:val="008E0A47"/>
    <w:rsid w:val="008E0CE8"/>
    <w:rsid w:val="008E0E29"/>
    <w:rsid w:val="008E191E"/>
    <w:rsid w:val="008E1983"/>
    <w:rsid w:val="008E1A79"/>
    <w:rsid w:val="008E1BEC"/>
    <w:rsid w:val="008E1C37"/>
    <w:rsid w:val="008E1E14"/>
    <w:rsid w:val="008E23A7"/>
    <w:rsid w:val="008E263B"/>
    <w:rsid w:val="008E2B10"/>
    <w:rsid w:val="008E2C04"/>
    <w:rsid w:val="008E31D7"/>
    <w:rsid w:val="008E325E"/>
    <w:rsid w:val="008E32BA"/>
    <w:rsid w:val="008E3426"/>
    <w:rsid w:val="008E3647"/>
    <w:rsid w:val="008E393B"/>
    <w:rsid w:val="008E39C6"/>
    <w:rsid w:val="008E3ED4"/>
    <w:rsid w:val="008E456E"/>
    <w:rsid w:val="008E4584"/>
    <w:rsid w:val="008E45BE"/>
    <w:rsid w:val="008E4F02"/>
    <w:rsid w:val="008E5165"/>
    <w:rsid w:val="008E52D4"/>
    <w:rsid w:val="008E5652"/>
    <w:rsid w:val="008E5721"/>
    <w:rsid w:val="008E5BC2"/>
    <w:rsid w:val="008E5DA4"/>
    <w:rsid w:val="008E5E24"/>
    <w:rsid w:val="008E6494"/>
    <w:rsid w:val="008E64AF"/>
    <w:rsid w:val="008E6D30"/>
    <w:rsid w:val="008E760D"/>
    <w:rsid w:val="008E7F75"/>
    <w:rsid w:val="008E7FC4"/>
    <w:rsid w:val="008F0028"/>
    <w:rsid w:val="008F01D1"/>
    <w:rsid w:val="008F028A"/>
    <w:rsid w:val="008F077D"/>
    <w:rsid w:val="008F083D"/>
    <w:rsid w:val="008F0862"/>
    <w:rsid w:val="008F099E"/>
    <w:rsid w:val="008F0BBE"/>
    <w:rsid w:val="008F10EA"/>
    <w:rsid w:val="008F113A"/>
    <w:rsid w:val="008F12E3"/>
    <w:rsid w:val="008F1782"/>
    <w:rsid w:val="008F17F8"/>
    <w:rsid w:val="008F1994"/>
    <w:rsid w:val="008F1A46"/>
    <w:rsid w:val="008F1B92"/>
    <w:rsid w:val="008F1D17"/>
    <w:rsid w:val="008F1D34"/>
    <w:rsid w:val="008F1DD9"/>
    <w:rsid w:val="008F1FF1"/>
    <w:rsid w:val="008F23B5"/>
    <w:rsid w:val="008F32F7"/>
    <w:rsid w:val="008F3319"/>
    <w:rsid w:val="008F3577"/>
    <w:rsid w:val="008F3976"/>
    <w:rsid w:val="008F3ADF"/>
    <w:rsid w:val="008F3E0E"/>
    <w:rsid w:val="008F3EB6"/>
    <w:rsid w:val="008F4362"/>
    <w:rsid w:val="008F455A"/>
    <w:rsid w:val="008F497C"/>
    <w:rsid w:val="008F548D"/>
    <w:rsid w:val="008F5861"/>
    <w:rsid w:val="008F58ED"/>
    <w:rsid w:val="008F5EE6"/>
    <w:rsid w:val="008F5F08"/>
    <w:rsid w:val="008F600E"/>
    <w:rsid w:val="008F62AD"/>
    <w:rsid w:val="008F62C5"/>
    <w:rsid w:val="008F643E"/>
    <w:rsid w:val="008F6445"/>
    <w:rsid w:val="008F6573"/>
    <w:rsid w:val="008F6829"/>
    <w:rsid w:val="008F688F"/>
    <w:rsid w:val="008F68E4"/>
    <w:rsid w:val="008F692A"/>
    <w:rsid w:val="008F6AB9"/>
    <w:rsid w:val="008F6D69"/>
    <w:rsid w:val="008F6E73"/>
    <w:rsid w:val="008F7097"/>
    <w:rsid w:val="008F711E"/>
    <w:rsid w:val="008F76CA"/>
    <w:rsid w:val="008F7B20"/>
    <w:rsid w:val="00900205"/>
    <w:rsid w:val="00900B8E"/>
    <w:rsid w:val="00900BF7"/>
    <w:rsid w:val="00900C0F"/>
    <w:rsid w:val="009011E1"/>
    <w:rsid w:val="009014BC"/>
    <w:rsid w:val="00901DF2"/>
    <w:rsid w:val="00901E17"/>
    <w:rsid w:val="00901F41"/>
    <w:rsid w:val="00901FB5"/>
    <w:rsid w:val="009021C7"/>
    <w:rsid w:val="009028E0"/>
    <w:rsid w:val="00902A23"/>
    <w:rsid w:val="00902A5B"/>
    <w:rsid w:val="00902BAC"/>
    <w:rsid w:val="00902E5E"/>
    <w:rsid w:val="00902ECE"/>
    <w:rsid w:val="00902FF8"/>
    <w:rsid w:val="00903518"/>
    <w:rsid w:val="00903788"/>
    <w:rsid w:val="00903B33"/>
    <w:rsid w:val="00903E9B"/>
    <w:rsid w:val="009043FD"/>
    <w:rsid w:val="00904794"/>
    <w:rsid w:val="009047DF"/>
    <w:rsid w:val="00904963"/>
    <w:rsid w:val="009049A5"/>
    <w:rsid w:val="00904AA9"/>
    <w:rsid w:val="00904D63"/>
    <w:rsid w:val="00905117"/>
    <w:rsid w:val="00905F0E"/>
    <w:rsid w:val="00906649"/>
    <w:rsid w:val="009066EA"/>
    <w:rsid w:val="009067B2"/>
    <w:rsid w:val="00906933"/>
    <w:rsid w:val="00906A5B"/>
    <w:rsid w:val="00906CA6"/>
    <w:rsid w:val="00906D8A"/>
    <w:rsid w:val="00907033"/>
    <w:rsid w:val="00907106"/>
    <w:rsid w:val="0090721D"/>
    <w:rsid w:val="00907314"/>
    <w:rsid w:val="00907A64"/>
    <w:rsid w:val="00907BE5"/>
    <w:rsid w:val="0091008F"/>
    <w:rsid w:val="00910F66"/>
    <w:rsid w:val="009110A2"/>
    <w:rsid w:val="009110F1"/>
    <w:rsid w:val="00911206"/>
    <w:rsid w:val="009112D2"/>
    <w:rsid w:val="009116FB"/>
    <w:rsid w:val="00911945"/>
    <w:rsid w:val="00911AD2"/>
    <w:rsid w:val="00911C46"/>
    <w:rsid w:val="00911C6D"/>
    <w:rsid w:val="00912015"/>
    <w:rsid w:val="00912320"/>
    <w:rsid w:val="009124F1"/>
    <w:rsid w:val="0091262D"/>
    <w:rsid w:val="00912A05"/>
    <w:rsid w:val="00912A63"/>
    <w:rsid w:val="00912EDD"/>
    <w:rsid w:val="009133D7"/>
    <w:rsid w:val="00913431"/>
    <w:rsid w:val="00913679"/>
    <w:rsid w:val="0091372F"/>
    <w:rsid w:val="009138E2"/>
    <w:rsid w:val="009139D3"/>
    <w:rsid w:val="00913C81"/>
    <w:rsid w:val="00913F85"/>
    <w:rsid w:val="00913FEF"/>
    <w:rsid w:val="00914178"/>
    <w:rsid w:val="0091435C"/>
    <w:rsid w:val="0091445B"/>
    <w:rsid w:val="0091490C"/>
    <w:rsid w:val="00914C3E"/>
    <w:rsid w:val="00914C86"/>
    <w:rsid w:val="00914DCC"/>
    <w:rsid w:val="00914EC3"/>
    <w:rsid w:val="0091501A"/>
    <w:rsid w:val="009150F9"/>
    <w:rsid w:val="00915633"/>
    <w:rsid w:val="00915A6F"/>
    <w:rsid w:val="00915ACC"/>
    <w:rsid w:val="00915AE9"/>
    <w:rsid w:val="00915F76"/>
    <w:rsid w:val="00915FA9"/>
    <w:rsid w:val="00917154"/>
    <w:rsid w:val="00917323"/>
    <w:rsid w:val="0091778F"/>
    <w:rsid w:val="00917931"/>
    <w:rsid w:val="00917C5E"/>
    <w:rsid w:val="00920120"/>
    <w:rsid w:val="00920E53"/>
    <w:rsid w:val="00921177"/>
    <w:rsid w:val="00921203"/>
    <w:rsid w:val="00921837"/>
    <w:rsid w:val="009221B2"/>
    <w:rsid w:val="009224B6"/>
    <w:rsid w:val="009228BD"/>
    <w:rsid w:val="00922A0F"/>
    <w:rsid w:val="00922B69"/>
    <w:rsid w:val="00922EAE"/>
    <w:rsid w:val="00922F4C"/>
    <w:rsid w:val="00922FEE"/>
    <w:rsid w:val="00923040"/>
    <w:rsid w:val="00923184"/>
    <w:rsid w:val="0092357B"/>
    <w:rsid w:val="0092371E"/>
    <w:rsid w:val="0092386F"/>
    <w:rsid w:val="00923BDC"/>
    <w:rsid w:val="00923D14"/>
    <w:rsid w:val="00924724"/>
    <w:rsid w:val="009247E2"/>
    <w:rsid w:val="00924B9E"/>
    <w:rsid w:val="00925357"/>
    <w:rsid w:val="009254F7"/>
    <w:rsid w:val="00925B11"/>
    <w:rsid w:val="00925C80"/>
    <w:rsid w:val="00925EED"/>
    <w:rsid w:val="00925FE1"/>
    <w:rsid w:val="009260BF"/>
    <w:rsid w:val="00926635"/>
    <w:rsid w:val="009269FB"/>
    <w:rsid w:val="00926A3F"/>
    <w:rsid w:val="00926F23"/>
    <w:rsid w:val="009270F4"/>
    <w:rsid w:val="00927123"/>
    <w:rsid w:val="00927444"/>
    <w:rsid w:val="0092744C"/>
    <w:rsid w:val="00927B19"/>
    <w:rsid w:val="00927B6F"/>
    <w:rsid w:val="00927CCF"/>
    <w:rsid w:val="00927CE1"/>
    <w:rsid w:val="00927D67"/>
    <w:rsid w:val="0093033F"/>
    <w:rsid w:val="00930340"/>
    <w:rsid w:val="00930917"/>
    <w:rsid w:val="00930BE7"/>
    <w:rsid w:val="00930F1D"/>
    <w:rsid w:val="0093110A"/>
    <w:rsid w:val="009313F8"/>
    <w:rsid w:val="009315BE"/>
    <w:rsid w:val="0093188E"/>
    <w:rsid w:val="00931E97"/>
    <w:rsid w:val="00931EE1"/>
    <w:rsid w:val="009320A9"/>
    <w:rsid w:val="009321EF"/>
    <w:rsid w:val="009326CB"/>
    <w:rsid w:val="009326CE"/>
    <w:rsid w:val="009327C4"/>
    <w:rsid w:val="00932AAB"/>
    <w:rsid w:val="00932E95"/>
    <w:rsid w:val="00932F90"/>
    <w:rsid w:val="00932FA4"/>
    <w:rsid w:val="009332A5"/>
    <w:rsid w:val="00933B25"/>
    <w:rsid w:val="00933C7B"/>
    <w:rsid w:val="00933F6B"/>
    <w:rsid w:val="00934413"/>
    <w:rsid w:val="0093466E"/>
    <w:rsid w:val="00934777"/>
    <w:rsid w:val="0093478C"/>
    <w:rsid w:val="00934A80"/>
    <w:rsid w:val="00934BBF"/>
    <w:rsid w:val="00935358"/>
    <w:rsid w:val="00935382"/>
    <w:rsid w:val="0093569E"/>
    <w:rsid w:val="00935888"/>
    <w:rsid w:val="00935903"/>
    <w:rsid w:val="009359E8"/>
    <w:rsid w:val="00935AB7"/>
    <w:rsid w:val="00935BCD"/>
    <w:rsid w:val="00935C93"/>
    <w:rsid w:val="00935E53"/>
    <w:rsid w:val="00935EFB"/>
    <w:rsid w:val="009365C0"/>
    <w:rsid w:val="0093697D"/>
    <w:rsid w:val="00936A27"/>
    <w:rsid w:val="00936FF0"/>
    <w:rsid w:val="00937032"/>
    <w:rsid w:val="00937378"/>
    <w:rsid w:val="00937912"/>
    <w:rsid w:val="00937AC4"/>
    <w:rsid w:val="00937B0B"/>
    <w:rsid w:val="00937F9A"/>
    <w:rsid w:val="009401A0"/>
    <w:rsid w:val="00940351"/>
    <w:rsid w:val="00940764"/>
    <w:rsid w:val="0094079D"/>
    <w:rsid w:val="00940855"/>
    <w:rsid w:val="00940894"/>
    <w:rsid w:val="00940D75"/>
    <w:rsid w:val="009411D6"/>
    <w:rsid w:val="00941360"/>
    <w:rsid w:val="009417B8"/>
    <w:rsid w:val="0094182E"/>
    <w:rsid w:val="00941C60"/>
    <w:rsid w:val="00942065"/>
    <w:rsid w:val="00942112"/>
    <w:rsid w:val="009424B8"/>
    <w:rsid w:val="00942583"/>
    <w:rsid w:val="009427DB"/>
    <w:rsid w:val="009427F0"/>
    <w:rsid w:val="009429D8"/>
    <w:rsid w:val="00942A2E"/>
    <w:rsid w:val="00942B6E"/>
    <w:rsid w:val="00942D4A"/>
    <w:rsid w:val="009430D0"/>
    <w:rsid w:val="00943111"/>
    <w:rsid w:val="00943266"/>
    <w:rsid w:val="009434F5"/>
    <w:rsid w:val="00943DAF"/>
    <w:rsid w:val="009447E8"/>
    <w:rsid w:val="009448E2"/>
    <w:rsid w:val="00944CC8"/>
    <w:rsid w:val="00944D07"/>
    <w:rsid w:val="00944D3A"/>
    <w:rsid w:val="0094547A"/>
    <w:rsid w:val="00945579"/>
    <w:rsid w:val="009457BD"/>
    <w:rsid w:val="00946081"/>
    <w:rsid w:val="00946126"/>
    <w:rsid w:val="009461DA"/>
    <w:rsid w:val="00946861"/>
    <w:rsid w:val="00946A5F"/>
    <w:rsid w:val="00946FD0"/>
    <w:rsid w:val="0094723B"/>
    <w:rsid w:val="00947507"/>
    <w:rsid w:val="009478C6"/>
    <w:rsid w:val="00947ADA"/>
    <w:rsid w:val="00947CA2"/>
    <w:rsid w:val="00950484"/>
    <w:rsid w:val="009507A2"/>
    <w:rsid w:val="00950892"/>
    <w:rsid w:val="00950E7D"/>
    <w:rsid w:val="00950F9D"/>
    <w:rsid w:val="0095121E"/>
    <w:rsid w:val="00951776"/>
    <w:rsid w:val="009519BC"/>
    <w:rsid w:val="00951E23"/>
    <w:rsid w:val="0095230E"/>
    <w:rsid w:val="0095242B"/>
    <w:rsid w:val="00952CD9"/>
    <w:rsid w:val="00952E30"/>
    <w:rsid w:val="00952EBF"/>
    <w:rsid w:val="009530D3"/>
    <w:rsid w:val="00953146"/>
    <w:rsid w:val="009533F6"/>
    <w:rsid w:val="00953401"/>
    <w:rsid w:val="00953499"/>
    <w:rsid w:val="00953534"/>
    <w:rsid w:val="009536CF"/>
    <w:rsid w:val="00953B5B"/>
    <w:rsid w:val="00953BF2"/>
    <w:rsid w:val="00953D80"/>
    <w:rsid w:val="00953E36"/>
    <w:rsid w:val="00954566"/>
    <w:rsid w:val="009547F9"/>
    <w:rsid w:val="0095494A"/>
    <w:rsid w:val="00954A97"/>
    <w:rsid w:val="0095517A"/>
    <w:rsid w:val="00955F85"/>
    <w:rsid w:val="00956127"/>
    <w:rsid w:val="009561D3"/>
    <w:rsid w:val="00956359"/>
    <w:rsid w:val="0095647B"/>
    <w:rsid w:val="009564A0"/>
    <w:rsid w:val="00956848"/>
    <w:rsid w:val="0095695D"/>
    <w:rsid w:val="00956966"/>
    <w:rsid w:val="00956E6C"/>
    <w:rsid w:val="009573FC"/>
    <w:rsid w:val="00957A21"/>
    <w:rsid w:val="00957A39"/>
    <w:rsid w:val="00957ACC"/>
    <w:rsid w:val="00957E32"/>
    <w:rsid w:val="00957F94"/>
    <w:rsid w:val="00960085"/>
    <w:rsid w:val="0096088F"/>
    <w:rsid w:val="009608FA"/>
    <w:rsid w:val="00961416"/>
    <w:rsid w:val="00961469"/>
    <w:rsid w:val="00961593"/>
    <w:rsid w:val="009617E3"/>
    <w:rsid w:val="009618B8"/>
    <w:rsid w:val="009618F3"/>
    <w:rsid w:val="00961A00"/>
    <w:rsid w:val="00961A4A"/>
    <w:rsid w:val="00961A74"/>
    <w:rsid w:val="00961BB2"/>
    <w:rsid w:val="00961CB5"/>
    <w:rsid w:val="009621C7"/>
    <w:rsid w:val="00962850"/>
    <w:rsid w:val="00962853"/>
    <w:rsid w:val="009628A4"/>
    <w:rsid w:val="00962916"/>
    <w:rsid w:val="00962987"/>
    <w:rsid w:val="0096298B"/>
    <w:rsid w:val="00962B80"/>
    <w:rsid w:val="00962C01"/>
    <w:rsid w:val="00962E50"/>
    <w:rsid w:val="00962F00"/>
    <w:rsid w:val="00963012"/>
    <w:rsid w:val="00963257"/>
    <w:rsid w:val="009632D3"/>
    <w:rsid w:val="00963363"/>
    <w:rsid w:val="00963693"/>
    <w:rsid w:val="00964129"/>
    <w:rsid w:val="0096443E"/>
    <w:rsid w:val="00964480"/>
    <w:rsid w:val="009644B3"/>
    <w:rsid w:val="00964933"/>
    <w:rsid w:val="00964C4C"/>
    <w:rsid w:val="00964E33"/>
    <w:rsid w:val="00964E61"/>
    <w:rsid w:val="00964F4B"/>
    <w:rsid w:val="00964FB7"/>
    <w:rsid w:val="009650B0"/>
    <w:rsid w:val="009653D0"/>
    <w:rsid w:val="00965421"/>
    <w:rsid w:val="00965939"/>
    <w:rsid w:val="00965A12"/>
    <w:rsid w:val="00965B85"/>
    <w:rsid w:val="00965C70"/>
    <w:rsid w:val="00965F1E"/>
    <w:rsid w:val="00965FCA"/>
    <w:rsid w:val="00965FEB"/>
    <w:rsid w:val="009664CF"/>
    <w:rsid w:val="00966693"/>
    <w:rsid w:val="00966739"/>
    <w:rsid w:val="0096679E"/>
    <w:rsid w:val="00966BD6"/>
    <w:rsid w:val="00966BF1"/>
    <w:rsid w:val="00966E9E"/>
    <w:rsid w:val="0096709C"/>
    <w:rsid w:val="00967386"/>
    <w:rsid w:val="009674A0"/>
    <w:rsid w:val="00967699"/>
    <w:rsid w:val="00967787"/>
    <w:rsid w:val="00967BBE"/>
    <w:rsid w:val="00967D8B"/>
    <w:rsid w:val="00967E41"/>
    <w:rsid w:val="00970427"/>
    <w:rsid w:val="0097094F"/>
    <w:rsid w:val="00970A92"/>
    <w:rsid w:val="00970AC2"/>
    <w:rsid w:val="00970B56"/>
    <w:rsid w:val="00970DEF"/>
    <w:rsid w:val="00970E69"/>
    <w:rsid w:val="00970F54"/>
    <w:rsid w:val="00971176"/>
    <w:rsid w:val="00971716"/>
    <w:rsid w:val="0097179D"/>
    <w:rsid w:val="009718DA"/>
    <w:rsid w:val="00971954"/>
    <w:rsid w:val="00971CC8"/>
    <w:rsid w:val="00971D55"/>
    <w:rsid w:val="00972158"/>
    <w:rsid w:val="009721A1"/>
    <w:rsid w:val="00972363"/>
    <w:rsid w:val="009723F0"/>
    <w:rsid w:val="00972687"/>
    <w:rsid w:val="009727CA"/>
    <w:rsid w:val="009728A0"/>
    <w:rsid w:val="00972C18"/>
    <w:rsid w:val="00972D45"/>
    <w:rsid w:val="0097313F"/>
    <w:rsid w:val="00973737"/>
    <w:rsid w:val="00973803"/>
    <w:rsid w:val="00973A9B"/>
    <w:rsid w:val="00973B92"/>
    <w:rsid w:val="00973DCC"/>
    <w:rsid w:val="00973DF8"/>
    <w:rsid w:val="00973E49"/>
    <w:rsid w:val="0097416A"/>
    <w:rsid w:val="00974B99"/>
    <w:rsid w:val="00974C62"/>
    <w:rsid w:val="00974C70"/>
    <w:rsid w:val="00975004"/>
    <w:rsid w:val="00975039"/>
    <w:rsid w:val="00975190"/>
    <w:rsid w:val="00975607"/>
    <w:rsid w:val="00975714"/>
    <w:rsid w:val="009757F4"/>
    <w:rsid w:val="0097591B"/>
    <w:rsid w:val="00975A2C"/>
    <w:rsid w:val="00975CBD"/>
    <w:rsid w:val="009764FC"/>
    <w:rsid w:val="00976584"/>
    <w:rsid w:val="009766C8"/>
    <w:rsid w:val="00976883"/>
    <w:rsid w:val="009768C5"/>
    <w:rsid w:val="009769D9"/>
    <w:rsid w:val="00976ED6"/>
    <w:rsid w:val="009775B2"/>
    <w:rsid w:val="0097770F"/>
    <w:rsid w:val="00977983"/>
    <w:rsid w:val="00977D51"/>
    <w:rsid w:val="00977EB6"/>
    <w:rsid w:val="00977EE8"/>
    <w:rsid w:val="00980022"/>
    <w:rsid w:val="00980116"/>
    <w:rsid w:val="009808FB"/>
    <w:rsid w:val="00980BAE"/>
    <w:rsid w:val="00980C09"/>
    <w:rsid w:val="00980CCF"/>
    <w:rsid w:val="00980DCE"/>
    <w:rsid w:val="00980E10"/>
    <w:rsid w:val="00981173"/>
    <w:rsid w:val="00981596"/>
    <w:rsid w:val="0098163C"/>
    <w:rsid w:val="009817B1"/>
    <w:rsid w:val="009819FB"/>
    <w:rsid w:val="00981EF6"/>
    <w:rsid w:val="009820D6"/>
    <w:rsid w:val="0098246C"/>
    <w:rsid w:val="009824F7"/>
    <w:rsid w:val="00982771"/>
    <w:rsid w:val="0098281E"/>
    <w:rsid w:val="009828A2"/>
    <w:rsid w:val="00982A75"/>
    <w:rsid w:val="0098335B"/>
    <w:rsid w:val="0098339C"/>
    <w:rsid w:val="00983444"/>
    <w:rsid w:val="00983890"/>
    <w:rsid w:val="00983BC0"/>
    <w:rsid w:val="00983D4E"/>
    <w:rsid w:val="00984097"/>
    <w:rsid w:val="009840C3"/>
    <w:rsid w:val="009841B8"/>
    <w:rsid w:val="009843D9"/>
    <w:rsid w:val="009843F4"/>
    <w:rsid w:val="00984488"/>
    <w:rsid w:val="00984869"/>
    <w:rsid w:val="0098487C"/>
    <w:rsid w:val="00984A35"/>
    <w:rsid w:val="00984B62"/>
    <w:rsid w:val="00984C55"/>
    <w:rsid w:val="00984E96"/>
    <w:rsid w:val="009857F2"/>
    <w:rsid w:val="009858DE"/>
    <w:rsid w:val="009858E9"/>
    <w:rsid w:val="00986160"/>
    <w:rsid w:val="00986201"/>
    <w:rsid w:val="0098634D"/>
    <w:rsid w:val="00986914"/>
    <w:rsid w:val="009869FE"/>
    <w:rsid w:val="00986AC1"/>
    <w:rsid w:val="00986DFF"/>
    <w:rsid w:val="00986E89"/>
    <w:rsid w:val="009870D7"/>
    <w:rsid w:val="00987807"/>
    <w:rsid w:val="009878B0"/>
    <w:rsid w:val="00987CAF"/>
    <w:rsid w:val="00987FB7"/>
    <w:rsid w:val="0099064B"/>
    <w:rsid w:val="00991244"/>
    <w:rsid w:val="009912AA"/>
    <w:rsid w:val="00991517"/>
    <w:rsid w:val="009915A3"/>
    <w:rsid w:val="00991735"/>
    <w:rsid w:val="00991C8A"/>
    <w:rsid w:val="00991EB0"/>
    <w:rsid w:val="00991F84"/>
    <w:rsid w:val="009921C1"/>
    <w:rsid w:val="0099229B"/>
    <w:rsid w:val="009922DB"/>
    <w:rsid w:val="00992811"/>
    <w:rsid w:val="00992BE7"/>
    <w:rsid w:val="00992E7D"/>
    <w:rsid w:val="00992EBC"/>
    <w:rsid w:val="0099303C"/>
    <w:rsid w:val="009930CA"/>
    <w:rsid w:val="009930CE"/>
    <w:rsid w:val="00993157"/>
    <w:rsid w:val="00993694"/>
    <w:rsid w:val="00994473"/>
    <w:rsid w:val="00994540"/>
    <w:rsid w:val="00994588"/>
    <w:rsid w:val="009945E3"/>
    <w:rsid w:val="0099465D"/>
    <w:rsid w:val="0099471B"/>
    <w:rsid w:val="00994FFA"/>
    <w:rsid w:val="00995005"/>
    <w:rsid w:val="009953BF"/>
    <w:rsid w:val="009954DC"/>
    <w:rsid w:val="009958F7"/>
    <w:rsid w:val="0099596D"/>
    <w:rsid w:val="00995EC5"/>
    <w:rsid w:val="009960EA"/>
    <w:rsid w:val="0099630C"/>
    <w:rsid w:val="00996481"/>
    <w:rsid w:val="0099660A"/>
    <w:rsid w:val="0099665A"/>
    <w:rsid w:val="00996671"/>
    <w:rsid w:val="0099695D"/>
    <w:rsid w:val="00996B14"/>
    <w:rsid w:val="00996BB8"/>
    <w:rsid w:val="00997868"/>
    <w:rsid w:val="00997B4A"/>
    <w:rsid w:val="00997F5B"/>
    <w:rsid w:val="009A0047"/>
    <w:rsid w:val="009A00B9"/>
    <w:rsid w:val="009A0131"/>
    <w:rsid w:val="009A018F"/>
    <w:rsid w:val="009A024E"/>
    <w:rsid w:val="009A0514"/>
    <w:rsid w:val="009A06FB"/>
    <w:rsid w:val="009A086A"/>
    <w:rsid w:val="009A0A40"/>
    <w:rsid w:val="009A0AF6"/>
    <w:rsid w:val="009A0B12"/>
    <w:rsid w:val="009A0E09"/>
    <w:rsid w:val="009A0FBF"/>
    <w:rsid w:val="009A1566"/>
    <w:rsid w:val="009A15CC"/>
    <w:rsid w:val="009A17F7"/>
    <w:rsid w:val="009A1DD7"/>
    <w:rsid w:val="009A2007"/>
    <w:rsid w:val="009A2022"/>
    <w:rsid w:val="009A214A"/>
    <w:rsid w:val="009A21AB"/>
    <w:rsid w:val="009A2239"/>
    <w:rsid w:val="009A2399"/>
    <w:rsid w:val="009A2591"/>
    <w:rsid w:val="009A2819"/>
    <w:rsid w:val="009A2947"/>
    <w:rsid w:val="009A29A7"/>
    <w:rsid w:val="009A342D"/>
    <w:rsid w:val="009A3474"/>
    <w:rsid w:val="009A3590"/>
    <w:rsid w:val="009A35D0"/>
    <w:rsid w:val="009A369E"/>
    <w:rsid w:val="009A3851"/>
    <w:rsid w:val="009A38D7"/>
    <w:rsid w:val="009A3AB4"/>
    <w:rsid w:val="009A3C0F"/>
    <w:rsid w:val="009A3CFF"/>
    <w:rsid w:val="009A4212"/>
    <w:rsid w:val="009A441D"/>
    <w:rsid w:val="009A4C35"/>
    <w:rsid w:val="009A51DC"/>
    <w:rsid w:val="009A5766"/>
    <w:rsid w:val="009A5B92"/>
    <w:rsid w:val="009A5FBF"/>
    <w:rsid w:val="009A610E"/>
    <w:rsid w:val="009A636C"/>
    <w:rsid w:val="009A64AF"/>
    <w:rsid w:val="009A6650"/>
    <w:rsid w:val="009A6ACB"/>
    <w:rsid w:val="009A6B18"/>
    <w:rsid w:val="009A6C26"/>
    <w:rsid w:val="009A749D"/>
    <w:rsid w:val="009A7587"/>
    <w:rsid w:val="009A773E"/>
    <w:rsid w:val="009A7D31"/>
    <w:rsid w:val="009A7DBA"/>
    <w:rsid w:val="009B08A8"/>
    <w:rsid w:val="009B0E15"/>
    <w:rsid w:val="009B11BC"/>
    <w:rsid w:val="009B14BC"/>
    <w:rsid w:val="009B1635"/>
    <w:rsid w:val="009B1B51"/>
    <w:rsid w:val="009B1EF2"/>
    <w:rsid w:val="009B202D"/>
    <w:rsid w:val="009B2097"/>
    <w:rsid w:val="009B272E"/>
    <w:rsid w:val="009B2BA5"/>
    <w:rsid w:val="009B305E"/>
    <w:rsid w:val="009B313C"/>
    <w:rsid w:val="009B31E7"/>
    <w:rsid w:val="009B32AE"/>
    <w:rsid w:val="009B3358"/>
    <w:rsid w:val="009B35CD"/>
    <w:rsid w:val="009B370A"/>
    <w:rsid w:val="009B4090"/>
    <w:rsid w:val="009B40C7"/>
    <w:rsid w:val="009B4213"/>
    <w:rsid w:val="009B4304"/>
    <w:rsid w:val="009B4344"/>
    <w:rsid w:val="009B4583"/>
    <w:rsid w:val="009B4899"/>
    <w:rsid w:val="009B498B"/>
    <w:rsid w:val="009B4D74"/>
    <w:rsid w:val="009B4DE1"/>
    <w:rsid w:val="009B4E3E"/>
    <w:rsid w:val="009B4F96"/>
    <w:rsid w:val="009B54A9"/>
    <w:rsid w:val="009B5A42"/>
    <w:rsid w:val="009B5A52"/>
    <w:rsid w:val="009B5C0B"/>
    <w:rsid w:val="009B5C10"/>
    <w:rsid w:val="009B5D24"/>
    <w:rsid w:val="009B5F31"/>
    <w:rsid w:val="009B613A"/>
    <w:rsid w:val="009B6163"/>
    <w:rsid w:val="009B622F"/>
    <w:rsid w:val="009B6749"/>
    <w:rsid w:val="009B6754"/>
    <w:rsid w:val="009B6781"/>
    <w:rsid w:val="009B6959"/>
    <w:rsid w:val="009B6991"/>
    <w:rsid w:val="009B6B3E"/>
    <w:rsid w:val="009B6BF2"/>
    <w:rsid w:val="009B753B"/>
    <w:rsid w:val="009B75AC"/>
    <w:rsid w:val="009B7B0B"/>
    <w:rsid w:val="009C041B"/>
    <w:rsid w:val="009C0656"/>
    <w:rsid w:val="009C06AB"/>
    <w:rsid w:val="009C11A1"/>
    <w:rsid w:val="009C140B"/>
    <w:rsid w:val="009C16DC"/>
    <w:rsid w:val="009C17F6"/>
    <w:rsid w:val="009C1854"/>
    <w:rsid w:val="009C185C"/>
    <w:rsid w:val="009C1971"/>
    <w:rsid w:val="009C1B7F"/>
    <w:rsid w:val="009C1BA6"/>
    <w:rsid w:val="009C1E4C"/>
    <w:rsid w:val="009C2CB8"/>
    <w:rsid w:val="009C2D37"/>
    <w:rsid w:val="009C2D89"/>
    <w:rsid w:val="009C2E43"/>
    <w:rsid w:val="009C2EF1"/>
    <w:rsid w:val="009C3030"/>
    <w:rsid w:val="009C3082"/>
    <w:rsid w:val="009C313B"/>
    <w:rsid w:val="009C31C1"/>
    <w:rsid w:val="009C32E9"/>
    <w:rsid w:val="009C346F"/>
    <w:rsid w:val="009C3869"/>
    <w:rsid w:val="009C3990"/>
    <w:rsid w:val="009C3B0F"/>
    <w:rsid w:val="009C3BD5"/>
    <w:rsid w:val="009C3D4D"/>
    <w:rsid w:val="009C4079"/>
    <w:rsid w:val="009C4083"/>
    <w:rsid w:val="009C429D"/>
    <w:rsid w:val="009C4480"/>
    <w:rsid w:val="009C44D4"/>
    <w:rsid w:val="009C4590"/>
    <w:rsid w:val="009C49B4"/>
    <w:rsid w:val="009C4A25"/>
    <w:rsid w:val="009C51D7"/>
    <w:rsid w:val="009C56AF"/>
    <w:rsid w:val="009C593D"/>
    <w:rsid w:val="009C594B"/>
    <w:rsid w:val="009C5B12"/>
    <w:rsid w:val="009C5C04"/>
    <w:rsid w:val="009C5C09"/>
    <w:rsid w:val="009C5F39"/>
    <w:rsid w:val="009C6384"/>
    <w:rsid w:val="009C6426"/>
    <w:rsid w:val="009C6645"/>
    <w:rsid w:val="009C66E2"/>
    <w:rsid w:val="009C6C6E"/>
    <w:rsid w:val="009C6CCF"/>
    <w:rsid w:val="009C6EF9"/>
    <w:rsid w:val="009C6EFD"/>
    <w:rsid w:val="009C6F9C"/>
    <w:rsid w:val="009C70D6"/>
    <w:rsid w:val="009C766C"/>
    <w:rsid w:val="009C775B"/>
    <w:rsid w:val="009C79AD"/>
    <w:rsid w:val="009C7A5A"/>
    <w:rsid w:val="009C7CC5"/>
    <w:rsid w:val="009C7D20"/>
    <w:rsid w:val="009C7EE8"/>
    <w:rsid w:val="009D0294"/>
    <w:rsid w:val="009D048A"/>
    <w:rsid w:val="009D04AD"/>
    <w:rsid w:val="009D06D6"/>
    <w:rsid w:val="009D0B11"/>
    <w:rsid w:val="009D0F63"/>
    <w:rsid w:val="009D144A"/>
    <w:rsid w:val="009D14A8"/>
    <w:rsid w:val="009D1D3F"/>
    <w:rsid w:val="009D1EDC"/>
    <w:rsid w:val="009D21F7"/>
    <w:rsid w:val="009D231A"/>
    <w:rsid w:val="009D2591"/>
    <w:rsid w:val="009D2A78"/>
    <w:rsid w:val="009D319C"/>
    <w:rsid w:val="009D31A6"/>
    <w:rsid w:val="009D3295"/>
    <w:rsid w:val="009D339B"/>
    <w:rsid w:val="009D345B"/>
    <w:rsid w:val="009D35AC"/>
    <w:rsid w:val="009D3DED"/>
    <w:rsid w:val="009D3FAF"/>
    <w:rsid w:val="009D3FED"/>
    <w:rsid w:val="009D42D3"/>
    <w:rsid w:val="009D45C0"/>
    <w:rsid w:val="009D4613"/>
    <w:rsid w:val="009D4A47"/>
    <w:rsid w:val="009D4B9A"/>
    <w:rsid w:val="009D4FA0"/>
    <w:rsid w:val="009D516D"/>
    <w:rsid w:val="009D5189"/>
    <w:rsid w:val="009D5A38"/>
    <w:rsid w:val="009D5ABD"/>
    <w:rsid w:val="009D5EDA"/>
    <w:rsid w:val="009D60B4"/>
    <w:rsid w:val="009D62A4"/>
    <w:rsid w:val="009D6403"/>
    <w:rsid w:val="009D6626"/>
    <w:rsid w:val="009D6657"/>
    <w:rsid w:val="009D679F"/>
    <w:rsid w:val="009D68E7"/>
    <w:rsid w:val="009D6A7D"/>
    <w:rsid w:val="009D6B18"/>
    <w:rsid w:val="009D7032"/>
    <w:rsid w:val="009D7143"/>
    <w:rsid w:val="009D7425"/>
    <w:rsid w:val="009D7A57"/>
    <w:rsid w:val="009D7A6F"/>
    <w:rsid w:val="009D7D2D"/>
    <w:rsid w:val="009D7D64"/>
    <w:rsid w:val="009E0028"/>
    <w:rsid w:val="009E0071"/>
    <w:rsid w:val="009E0482"/>
    <w:rsid w:val="009E0501"/>
    <w:rsid w:val="009E06BB"/>
    <w:rsid w:val="009E0894"/>
    <w:rsid w:val="009E0932"/>
    <w:rsid w:val="009E0EBE"/>
    <w:rsid w:val="009E12A8"/>
    <w:rsid w:val="009E1608"/>
    <w:rsid w:val="009E17B4"/>
    <w:rsid w:val="009E1CC5"/>
    <w:rsid w:val="009E1D88"/>
    <w:rsid w:val="009E1F3A"/>
    <w:rsid w:val="009E24F0"/>
    <w:rsid w:val="009E260C"/>
    <w:rsid w:val="009E2689"/>
    <w:rsid w:val="009E29BC"/>
    <w:rsid w:val="009E2B9D"/>
    <w:rsid w:val="009E2E37"/>
    <w:rsid w:val="009E2FE6"/>
    <w:rsid w:val="009E334A"/>
    <w:rsid w:val="009E334D"/>
    <w:rsid w:val="009E3B68"/>
    <w:rsid w:val="009E3BDE"/>
    <w:rsid w:val="009E3CD8"/>
    <w:rsid w:val="009E3EE8"/>
    <w:rsid w:val="009E3F4D"/>
    <w:rsid w:val="009E4173"/>
    <w:rsid w:val="009E439A"/>
    <w:rsid w:val="009E43A7"/>
    <w:rsid w:val="009E455E"/>
    <w:rsid w:val="009E4685"/>
    <w:rsid w:val="009E498F"/>
    <w:rsid w:val="009E4AF5"/>
    <w:rsid w:val="009E5134"/>
    <w:rsid w:val="009E5477"/>
    <w:rsid w:val="009E5787"/>
    <w:rsid w:val="009E579D"/>
    <w:rsid w:val="009E5989"/>
    <w:rsid w:val="009E5AC0"/>
    <w:rsid w:val="009E5C53"/>
    <w:rsid w:val="009E625D"/>
    <w:rsid w:val="009E6309"/>
    <w:rsid w:val="009E6380"/>
    <w:rsid w:val="009E66B4"/>
    <w:rsid w:val="009E6B1A"/>
    <w:rsid w:val="009E6DDA"/>
    <w:rsid w:val="009E72A1"/>
    <w:rsid w:val="009E7408"/>
    <w:rsid w:val="009E7768"/>
    <w:rsid w:val="009E7E11"/>
    <w:rsid w:val="009E7E17"/>
    <w:rsid w:val="009E7FB6"/>
    <w:rsid w:val="009F03F6"/>
    <w:rsid w:val="009F0B01"/>
    <w:rsid w:val="009F143A"/>
    <w:rsid w:val="009F1916"/>
    <w:rsid w:val="009F1C54"/>
    <w:rsid w:val="009F1DBD"/>
    <w:rsid w:val="009F2006"/>
    <w:rsid w:val="009F22E7"/>
    <w:rsid w:val="009F2764"/>
    <w:rsid w:val="009F2837"/>
    <w:rsid w:val="009F28D9"/>
    <w:rsid w:val="009F2944"/>
    <w:rsid w:val="009F3194"/>
    <w:rsid w:val="009F31AF"/>
    <w:rsid w:val="009F3236"/>
    <w:rsid w:val="009F33F6"/>
    <w:rsid w:val="009F37F4"/>
    <w:rsid w:val="009F454D"/>
    <w:rsid w:val="009F459A"/>
    <w:rsid w:val="009F47ED"/>
    <w:rsid w:val="009F4D7A"/>
    <w:rsid w:val="009F4D94"/>
    <w:rsid w:val="009F4DBC"/>
    <w:rsid w:val="009F50A9"/>
    <w:rsid w:val="009F51E1"/>
    <w:rsid w:val="009F54E6"/>
    <w:rsid w:val="009F5934"/>
    <w:rsid w:val="009F5D7F"/>
    <w:rsid w:val="009F62CD"/>
    <w:rsid w:val="009F6452"/>
    <w:rsid w:val="009F6478"/>
    <w:rsid w:val="009F67F7"/>
    <w:rsid w:val="009F6B64"/>
    <w:rsid w:val="009F6F11"/>
    <w:rsid w:val="009F7231"/>
    <w:rsid w:val="009F78E2"/>
    <w:rsid w:val="009F7E92"/>
    <w:rsid w:val="00A0065A"/>
    <w:rsid w:val="00A007D4"/>
    <w:rsid w:val="00A00838"/>
    <w:rsid w:val="00A008ED"/>
    <w:rsid w:val="00A00CAB"/>
    <w:rsid w:val="00A00D30"/>
    <w:rsid w:val="00A00D76"/>
    <w:rsid w:val="00A01198"/>
    <w:rsid w:val="00A01223"/>
    <w:rsid w:val="00A01255"/>
    <w:rsid w:val="00A01582"/>
    <w:rsid w:val="00A0159C"/>
    <w:rsid w:val="00A016E7"/>
    <w:rsid w:val="00A018F4"/>
    <w:rsid w:val="00A01A4F"/>
    <w:rsid w:val="00A01DC2"/>
    <w:rsid w:val="00A01E39"/>
    <w:rsid w:val="00A025DF"/>
    <w:rsid w:val="00A02911"/>
    <w:rsid w:val="00A02937"/>
    <w:rsid w:val="00A02C82"/>
    <w:rsid w:val="00A030F5"/>
    <w:rsid w:val="00A032DE"/>
    <w:rsid w:val="00A03360"/>
    <w:rsid w:val="00A03550"/>
    <w:rsid w:val="00A038BA"/>
    <w:rsid w:val="00A0399F"/>
    <w:rsid w:val="00A03D69"/>
    <w:rsid w:val="00A04524"/>
    <w:rsid w:val="00A04C73"/>
    <w:rsid w:val="00A05645"/>
    <w:rsid w:val="00A059CF"/>
    <w:rsid w:val="00A05B53"/>
    <w:rsid w:val="00A05C66"/>
    <w:rsid w:val="00A05F2A"/>
    <w:rsid w:val="00A064ED"/>
    <w:rsid w:val="00A06502"/>
    <w:rsid w:val="00A066A4"/>
    <w:rsid w:val="00A067AF"/>
    <w:rsid w:val="00A0695C"/>
    <w:rsid w:val="00A06B80"/>
    <w:rsid w:val="00A06D95"/>
    <w:rsid w:val="00A06DF1"/>
    <w:rsid w:val="00A07024"/>
    <w:rsid w:val="00A07377"/>
    <w:rsid w:val="00A0742A"/>
    <w:rsid w:val="00A077AF"/>
    <w:rsid w:val="00A07895"/>
    <w:rsid w:val="00A07ACA"/>
    <w:rsid w:val="00A07F6B"/>
    <w:rsid w:val="00A10112"/>
    <w:rsid w:val="00A1039B"/>
    <w:rsid w:val="00A105C2"/>
    <w:rsid w:val="00A10841"/>
    <w:rsid w:val="00A10DB9"/>
    <w:rsid w:val="00A10F18"/>
    <w:rsid w:val="00A1174C"/>
    <w:rsid w:val="00A11C84"/>
    <w:rsid w:val="00A11EA1"/>
    <w:rsid w:val="00A124D1"/>
    <w:rsid w:val="00A12526"/>
    <w:rsid w:val="00A12850"/>
    <w:rsid w:val="00A129FC"/>
    <w:rsid w:val="00A12C4A"/>
    <w:rsid w:val="00A12DA4"/>
    <w:rsid w:val="00A1303C"/>
    <w:rsid w:val="00A13177"/>
    <w:rsid w:val="00A1348C"/>
    <w:rsid w:val="00A13725"/>
    <w:rsid w:val="00A13B89"/>
    <w:rsid w:val="00A13BA6"/>
    <w:rsid w:val="00A13F2E"/>
    <w:rsid w:val="00A146A5"/>
    <w:rsid w:val="00A146B0"/>
    <w:rsid w:val="00A149A8"/>
    <w:rsid w:val="00A14E19"/>
    <w:rsid w:val="00A1507A"/>
    <w:rsid w:val="00A151DC"/>
    <w:rsid w:val="00A152E0"/>
    <w:rsid w:val="00A154C6"/>
    <w:rsid w:val="00A155DC"/>
    <w:rsid w:val="00A15683"/>
    <w:rsid w:val="00A156EF"/>
    <w:rsid w:val="00A1574F"/>
    <w:rsid w:val="00A1576C"/>
    <w:rsid w:val="00A157D9"/>
    <w:rsid w:val="00A16051"/>
    <w:rsid w:val="00A161C2"/>
    <w:rsid w:val="00A1620F"/>
    <w:rsid w:val="00A162AE"/>
    <w:rsid w:val="00A16802"/>
    <w:rsid w:val="00A16A53"/>
    <w:rsid w:val="00A16B37"/>
    <w:rsid w:val="00A16DAA"/>
    <w:rsid w:val="00A16F5D"/>
    <w:rsid w:val="00A177A7"/>
    <w:rsid w:val="00A177E3"/>
    <w:rsid w:val="00A17917"/>
    <w:rsid w:val="00A17D4E"/>
    <w:rsid w:val="00A17E54"/>
    <w:rsid w:val="00A17EB5"/>
    <w:rsid w:val="00A203E4"/>
    <w:rsid w:val="00A2074B"/>
    <w:rsid w:val="00A20BA3"/>
    <w:rsid w:val="00A20C41"/>
    <w:rsid w:val="00A20CB7"/>
    <w:rsid w:val="00A20ED7"/>
    <w:rsid w:val="00A21236"/>
    <w:rsid w:val="00A21280"/>
    <w:rsid w:val="00A214D4"/>
    <w:rsid w:val="00A217A0"/>
    <w:rsid w:val="00A21B2E"/>
    <w:rsid w:val="00A21C5D"/>
    <w:rsid w:val="00A21CA8"/>
    <w:rsid w:val="00A225FC"/>
    <w:rsid w:val="00A22998"/>
    <w:rsid w:val="00A22DBC"/>
    <w:rsid w:val="00A2301B"/>
    <w:rsid w:val="00A23758"/>
    <w:rsid w:val="00A23883"/>
    <w:rsid w:val="00A23905"/>
    <w:rsid w:val="00A23C58"/>
    <w:rsid w:val="00A23CAC"/>
    <w:rsid w:val="00A23FD6"/>
    <w:rsid w:val="00A24158"/>
    <w:rsid w:val="00A24464"/>
    <w:rsid w:val="00A2470F"/>
    <w:rsid w:val="00A2473A"/>
    <w:rsid w:val="00A249C2"/>
    <w:rsid w:val="00A249D4"/>
    <w:rsid w:val="00A24C22"/>
    <w:rsid w:val="00A24E79"/>
    <w:rsid w:val="00A2504C"/>
    <w:rsid w:val="00A2511E"/>
    <w:rsid w:val="00A25260"/>
    <w:rsid w:val="00A25376"/>
    <w:rsid w:val="00A2553E"/>
    <w:rsid w:val="00A25738"/>
    <w:rsid w:val="00A25912"/>
    <w:rsid w:val="00A259CA"/>
    <w:rsid w:val="00A25F33"/>
    <w:rsid w:val="00A26430"/>
    <w:rsid w:val="00A264B7"/>
    <w:rsid w:val="00A26758"/>
    <w:rsid w:val="00A26898"/>
    <w:rsid w:val="00A268AA"/>
    <w:rsid w:val="00A2694D"/>
    <w:rsid w:val="00A269B3"/>
    <w:rsid w:val="00A26B35"/>
    <w:rsid w:val="00A26E6E"/>
    <w:rsid w:val="00A26EBA"/>
    <w:rsid w:val="00A27150"/>
    <w:rsid w:val="00A271A5"/>
    <w:rsid w:val="00A2721E"/>
    <w:rsid w:val="00A273D7"/>
    <w:rsid w:val="00A2767F"/>
    <w:rsid w:val="00A27AD7"/>
    <w:rsid w:val="00A27BA8"/>
    <w:rsid w:val="00A27C2F"/>
    <w:rsid w:val="00A27D60"/>
    <w:rsid w:val="00A30020"/>
    <w:rsid w:val="00A3028F"/>
    <w:rsid w:val="00A306A4"/>
    <w:rsid w:val="00A30709"/>
    <w:rsid w:val="00A309BA"/>
    <w:rsid w:val="00A30A2C"/>
    <w:rsid w:val="00A30B0B"/>
    <w:rsid w:val="00A3102E"/>
    <w:rsid w:val="00A31076"/>
    <w:rsid w:val="00A31112"/>
    <w:rsid w:val="00A311DE"/>
    <w:rsid w:val="00A31631"/>
    <w:rsid w:val="00A318B9"/>
    <w:rsid w:val="00A31C27"/>
    <w:rsid w:val="00A32029"/>
    <w:rsid w:val="00A32399"/>
    <w:rsid w:val="00A329FC"/>
    <w:rsid w:val="00A32B1E"/>
    <w:rsid w:val="00A32B3A"/>
    <w:rsid w:val="00A3308E"/>
    <w:rsid w:val="00A33262"/>
    <w:rsid w:val="00A33455"/>
    <w:rsid w:val="00A33667"/>
    <w:rsid w:val="00A33D70"/>
    <w:rsid w:val="00A33FC3"/>
    <w:rsid w:val="00A340B8"/>
    <w:rsid w:val="00A34825"/>
    <w:rsid w:val="00A34C36"/>
    <w:rsid w:val="00A34C59"/>
    <w:rsid w:val="00A34D0B"/>
    <w:rsid w:val="00A34D31"/>
    <w:rsid w:val="00A3513A"/>
    <w:rsid w:val="00A35361"/>
    <w:rsid w:val="00A360BC"/>
    <w:rsid w:val="00A361A4"/>
    <w:rsid w:val="00A3645A"/>
    <w:rsid w:val="00A367B3"/>
    <w:rsid w:val="00A36B20"/>
    <w:rsid w:val="00A36D7B"/>
    <w:rsid w:val="00A36F88"/>
    <w:rsid w:val="00A3702F"/>
    <w:rsid w:val="00A37238"/>
    <w:rsid w:val="00A37279"/>
    <w:rsid w:val="00A3746B"/>
    <w:rsid w:val="00A375A0"/>
    <w:rsid w:val="00A37619"/>
    <w:rsid w:val="00A37774"/>
    <w:rsid w:val="00A37EFA"/>
    <w:rsid w:val="00A40366"/>
    <w:rsid w:val="00A40503"/>
    <w:rsid w:val="00A408FE"/>
    <w:rsid w:val="00A40A64"/>
    <w:rsid w:val="00A40CF1"/>
    <w:rsid w:val="00A40FE5"/>
    <w:rsid w:val="00A4120E"/>
    <w:rsid w:val="00A412B0"/>
    <w:rsid w:val="00A414F3"/>
    <w:rsid w:val="00A41529"/>
    <w:rsid w:val="00A41B99"/>
    <w:rsid w:val="00A41BCE"/>
    <w:rsid w:val="00A424C4"/>
    <w:rsid w:val="00A4255A"/>
    <w:rsid w:val="00A427C3"/>
    <w:rsid w:val="00A428CD"/>
    <w:rsid w:val="00A42B81"/>
    <w:rsid w:val="00A42BA1"/>
    <w:rsid w:val="00A42E2D"/>
    <w:rsid w:val="00A42EEA"/>
    <w:rsid w:val="00A42F0E"/>
    <w:rsid w:val="00A4388D"/>
    <w:rsid w:val="00A438A2"/>
    <w:rsid w:val="00A43BCA"/>
    <w:rsid w:val="00A43C77"/>
    <w:rsid w:val="00A43E82"/>
    <w:rsid w:val="00A43ECE"/>
    <w:rsid w:val="00A43F18"/>
    <w:rsid w:val="00A4412B"/>
    <w:rsid w:val="00A44146"/>
    <w:rsid w:val="00A4430D"/>
    <w:rsid w:val="00A44451"/>
    <w:rsid w:val="00A444E2"/>
    <w:rsid w:val="00A44509"/>
    <w:rsid w:val="00A44814"/>
    <w:rsid w:val="00A452A9"/>
    <w:rsid w:val="00A45509"/>
    <w:rsid w:val="00A456C8"/>
    <w:rsid w:val="00A45758"/>
    <w:rsid w:val="00A45ABC"/>
    <w:rsid w:val="00A45F30"/>
    <w:rsid w:val="00A46315"/>
    <w:rsid w:val="00A46350"/>
    <w:rsid w:val="00A46F18"/>
    <w:rsid w:val="00A4769D"/>
    <w:rsid w:val="00A476F1"/>
    <w:rsid w:val="00A47743"/>
    <w:rsid w:val="00A47996"/>
    <w:rsid w:val="00A47B66"/>
    <w:rsid w:val="00A47F4C"/>
    <w:rsid w:val="00A50443"/>
    <w:rsid w:val="00A504FA"/>
    <w:rsid w:val="00A5062B"/>
    <w:rsid w:val="00A50937"/>
    <w:rsid w:val="00A50942"/>
    <w:rsid w:val="00A50993"/>
    <w:rsid w:val="00A50BCE"/>
    <w:rsid w:val="00A50CA3"/>
    <w:rsid w:val="00A50E46"/>
    <w:rsid w:val="00A50F99"/>
    <w:rsid w:val="00A512F4"/>
    <w:rsid w:val="00A5161F"/>
    <w:rsid w:val="00A5165E"/>
    <w:rsid w:val="00A51A68"/>
    <w:rsid w:val="00A51BCF"/>
    <w:rsid w:val="00A51E7B"/>
    <w:rsid w:val="00A52097"/>
    <w:rsid w:val="00A5223E"/>
    <w:rsid w:val="00A5230B"/>
    <w:rsid w:val="00A526FA"/>
    <w:rsid w:val="00A52793"/>
    <w:rsid w:val="00A527B5"/>
    <w:rsid w:val="00A527BB"/>
    <w:rsid w:val="00A52A67"/>
    <w:rsid w:val="00A52E01"/>
    <w:rsid w:val="00A52E58"/>
    <w:rsid w:val="00A52E70"/>
    <w:rsid w:val="00A52F1E"/>
    <w:rsid w:val="00A53176"/>
    <w:rsid w:val="00A5318A"/>
    <w:rsid w:val="00A53547"/>
    <w:rsid w:val="00A538DF"/>
    <w:rsid w:val="00A539EE"/>
    <w:rsid w:val="00A5424F"/>
    <w:rsid w:val="00A5454A"/>
    <w:rsid w:val="00A5490D"/>
    <w:rsid w:val="00A54BAA"/>
    <w:rsid w:val="00A55465"/>
    <w:rsid w:val="00A55966"/>
    <w:rsid w:val="00A55CD2"/>
    <w:rsid w:val="00A55F19"/>
    <w:rsid w:val="00A56046"/>
    <w:rsid w:val="00A5648A"/>
    <w:rsid w:val="00A56A67"/>
    <w:rsid w:val="00A56E44"/>
    <w:rsid w:val="00A57674"/>
    <w:rsid w:val="00A57726"/>
    <w:rsid w:val="00A5793D"/>
    <w:rsid w:val="00A57B6C"/>
    <w:rsid w:val="00A57ED9"/>
    <w:rsid w:val="00A60236"/>
    <w:rsid w:val="00A60334"/>
    <w:rsid w:val="00A6036A"/>
    <w:rsid w:val="00A603C3"/>
    <w:rsid w:val="00A604BA"/>
    <w:rsid w:val="00A6075E"/>
    <w:rsid w:val="00A608FA"/>
    <w:rsid w:val="00A60B53"/>
    <w:rsid w:val="00A60CFD"/>
    <w:rsid w:val="00A61232"/>
    <w:rsid w:val="00A614BC"/>
    <w:rsid w:val="00A61640"/>
    <w:rsid w:val="00A61651"/>
    <w:rsid w:val="00A61FE6"/>
    <w:rsid w:val="00A6225B"/>
    <w:rsid w:val="00A622CA"/>
    <w:rsid w:val="00A62368"/>
    <w:rsid w:val="00A629F5"/>
    <w:rsid w:val="00A62FC9"/>
    <w:rsid w:val="00A63127"/>
    <w:rsid w:val="00A6312D"/>
    <w:rsid w:val="00A637FB"/>
    <w:rsid w:val="00A63EAB"/>
    <w:rsid w:val="00A640CF"/>
    <w:rsid w:val="00A64526"/>
    <w:rsid w:val="00A64681"/>
    <w:rsid w:val="00A6469A"/>
    <w:rsid w:val="00A64914"/>
    <w:rsid w:val="00A64986"/>
    <w:rsid w:val="00A64C92"/>
    <w:rsid w:val="00A64FC1"/>
    <w:rsid w:val="00A6518D"/>
    <w:rsid w:val="00A651AC"/>
    <w:rsid w:val="00A654C3"/>
    <w:rsid w:val="00A65608"/>
    <w:rsid w:val="00A658E6"/>
    <w:rsid w:val="00A661C2"/>
    <w:rsid w:val="00A665C3"/>
    <w:rsid w:val="00A669C3"/>
    <w:rsid w:val="00A66B54"/>
    <w:rsid w:val="00A66B9F"/>
    <w:rsid w:val="00A66BD1"/>
    <w:rsid w:val="00A66C8A"/>
    <w:rsid w:val="00A6732F"/>
    <w:rsid w:val="00A6757B"/>
    <w:rsid w:val="00A67784"/>
    <w:rsid w:val="00A67989"/>
    <w:rsid w:val="00A70003"/>
    <w:rsid w:val="00A70305"/>
    <w:rsid w:val="00A704E3"/>
    <w:rsid w:val="00A7054F"/>
    <w:rsid w:val="00A70571"/>
    <w:rsid w:val="00A705EB"/>
    <w:rsid w:val="00A707DA"/>
    <w:rsid w:val="00A70851"/>
    <w:rsid w:val="00A70924"/>
    <w:rsid w:val="00A7097B"/>
    <w:rsid w:val="00A70AFC"/>
    <w:rsid w:val="00A70F84"/>
    <w:rsid w:val="00A71095"/>
    <w:rsid w:val="00A711A6"/>
    <w:rsid w:val="00A711BE"/>
    <w:rsid w:val="00A713AC"/>
    <w:rsid w:val="00A713BE"/>
    <w:rsid w:val="00A715B3"/>
    <w:rsid w:val="00A720D4"/>
    <w:rsid w:val="00A724E6"/>
    <w:rsid w:val="00A72993"/>
    <w:rsid w:val="00A737D5"/>
    <w:rsid w:val="00A738DB"/>
    <w:rsid w:val="00A73F2D"/>
    <w:rsid w:val="00A73F94"/>
    <w:rsid w:val="00A74147"/>
    <w:rsid w:val="00A7452C"/>
    <w:rsid w:val="00A74664"/>
    <w:rsid w:val="00A747A1"/>
    <w:rsid w:val="00A74EDF"/>
    <w:rsid w:val="00A74F5E"/>
    <w:rsid w:val="00A756CA"/>
    <w:rsid w:val="00A75C64"/>
    <w:rsid w:val="00A75F5A"/>
    <w:rsid w:val="00A761DE"/>
    <w:rsid w:val="00A76569"/>
    <w:rsid w:val="00A768C7"/>
    <w:rsid w:val="00A76A24"/>
    <w:rsid w:val="00A76B9F"/>
    <w:rsid w:val="00A76D84"/>
    <w:rsid w:val="00A76FCA"/>
    <w:rsid w:val="00A772A4"/>
    <w:rsid w:val="00A773AA"/>
    <w:rsid w:val="00A7776B"/>
    <w:rsid w:val="00A77CD9"/>
    <w:rsid w:val="00A77F59"/>
    <w:rsid w:val="00A80037"/>
    <w:rsid w:val="00A800C5"/>
    <w:rsid w:val="00A801AA"/>
    <w:rsid w:val="00A8094B"/>
    <w:rsid w:val="00A80A23"/>
    <w:rsid w:val="00A80DC5"/>
    <w:rsid w:val="00A81497"/>
    <w:rsid w:val="00A8151F"/>
    <w:rsid w:val="00A81763"/>
    <w:rsid w:val="00A818C0"/>
    <w:rsid w:val="00A81A58"/>
    <w:rsid w:val="00A81CEE"/>
    <w:rsid w:val="00A81F2E"/>
    <w:rsid w:val="00A82089"/>
    <w:rsid w:val="00A820C1"/>
    <w:rsid w:val="00A82104"/>
    <w:rsid w:val="00A82516"/>
    <w:rsid w:val="00A829CA"/>
    <w:rsid w:val="00A82A98"/>
    <w:rsid w:val="00A82BFC"/>
    <w:rsid w:val="00A82CA6"/>
    <w:rsid w:val="00A82D30"/>
    <w:rsid w:val="00A82DF5"/>
    <w:rsid w:val="00A82EA0"/>
    <w:rsid w:val="00A83196"/>
    <w:rsid w:val="00A833A8"/>
    <w:rsid w:val="00A8344E"/>
    <w:rsid w:val="00A83756"/>
    <w:rsid w:val="00A83A8A"/>
    <w:rsid w:val="00A83DEE"/>
    <w:rsid w:val="00A83FA0"/>
    <w:rsid w:val="00A840B5"/>
    <w:rsid w:val="00A842AD"/>
    <w:rsid w:val="00A84432"/>
    <w:rsid w:val="00A844EB"/>
    <w:rsid w:val="00A845D0"/>
    <w:rsid w:val="00A849FE"/>
    <w:rsid w:val="00A84DCA"/>
    <w:rsid w:val="00A8506B"/>
    <w:rsid w:val="00A85300"/>
    <w:rsid w:val="00A853F9"/>
    <w:rsid w:val="00A8561C"/>
    <w:rsid w:val="00A85A15"/>
    <w:rsid w:val="00A85E06"/>
    <w:rsid w:val="00A86966"/>
    <w:rsid w:val="00A86990"/>
    <w:rsid w:val="00A86994"/>
    <w:rsid w:val="00A86E0D"/>
    <w:rsid w:val="00A86EFB"/>
    <w:rsid w:val="00A86F4B"/>
    <w:rsid w:val="00A875E7"/>
    <w:rsid w:val="00A876DF"/>
    <w:rsid w:val="00A8787F"/>
    <w:rsid w:val="00A8797D"/>
    <w:rsid w:val="00A87F86"/>
    <w:rsid w:val="00A9025C"/>
    <w:rsid w:val="00A902AB"/>
    <w:rsid w:val="00A9047F"/>
    <w:rsid w:val="00A90553"/>
    <w:rsid w:val="00A908F6"/>
    <w:rsid w:val="00A909AF"/>
    <w:rsid w:val="00A90BE9"/>
    <w:rsid w:val="00A90C4F"/>
    <w:rsid w:val="00A912B4"/>
    <w:rsid w:val="00A915DC"/>
    <w:rsid w:val="00A9210D"/>
    <w:rsid w:val="00A92646"/>
    <w:rsid w:val="00A929AA"/>
    <w:rsid w:val="00A92A52"/>
    <w:rsid w:val="00A92D8D"/>
    <w:rsid w:val="00A93119"/>
    <w:rsid w:val="00A93221"/>
    <w:rsid w:val="00A93449"/>
    <w:rsid w:val="00A93498"/>
    <w:rsid w:val="00A93719"/>
    <w:rsid w:val="00A938CB"/>
    <w:rsid w:val="00A94079"/>
    <w:rsid w:val="00A94F67"/>
    <w:rsid w:val="00A94F83"/>
    <w:rsid w:val="00A94FF3"/>
    <w:rsid w:val="00A9512E"/>
    <w:rsid w:val="00A955A8"/>
    <w:rsid w:val="00A9580A"/>
    <w:rsid w:val="00A958F6"/>
    <w:rsid w:val="00A959FC"/>
    <w:rsid w:val="00A95F34"/>
    <w:rsid w:val="00A962CF"/>
    <w:rsid w:val="00A964B0"/>
    <w:rsid w:val="00A967D7"/>
    <w:rsid w:val="00A9688A"/>
    <w:rsid w:val="00A96A1C"/>
    <w:rsid w:val="00A96A6D"/>
    <w:rsid w:val="00A97245"/>
    <w:rsid w:val="00A9731D"/>
    <w:rsid w:val="00A97525"/>
    <w:rsid w:val="00A9762D"/>
    <w:rsid w:val="00A978C8"/>
    <w:rsid w:val="00A9790C"/>
    <w:rsid w:val="00A97D93"/>
    <w:rsid w:val="00A97FBF"/>
    <w:rsid w:val="00AA00E8"/>
    <w:rsid w:val="00AA0318"/>
    <w:rsid w:val="00AA049D"/>
    <w:rsid w:val="00AA05FA"/>
    <w:rsid w:val="00AA079E"/>
    <w:rsid w:val="00AA0909"/>
    <w:rsid w:val="00AA099C"/>
    <w:rsid w:val="00AA0CAD"/>
    <w:rsid w:val="00AA0FD5"/>
    <w:rsid w:val="00AA1016"/>
    <w:rsid w:val="00AA1562"/>
    <w:rsid w:val="00AA1684"/>
    <w:rsid w:val="00AA1CC5"/>
    <w:rsid w:val="00AA1D6D"/>
    <w:rsid w:val="00AA1E75"/>
    <w:rsid w:val="00AA1EAB"/>
    <w:rsid w:val="00AA1ED3"/>
    <w:rsid w:val="00AA1FF3"/>
    <w:rsid w:val="00AA20D6"/>
    <w:rsid w:val="00AA27A3"/>
    <w:rsid w:val="00AA2A37"/>
    <w:rsid w:val="00AA2FCD"/>
    <w:rsid w:val="00AA33BC"/>
    <w:rsid w:val="00AA33EE"/>
    <w:rsid w:val="00AA3D98"/>
    <w:rsid w:val="00AA3F19"/>
    <w:rsid w:val="00AA47BE"/>
    <w:rsid w:val="00AA49F8"/>
    <w:rsid w:val="00AA4FC5"/>
    <w:rsid w:val="00AA5382"/>
    <w:rsid w:val="00AA53C8"/>
    <w:rsid w:val="00AA542E"/>
    <w:rsid w:val="00AA589D"/>
    <w:rsid w:val="00AA5B7E"/>
    <w:rsid w:val="00AA5BAA"/>
    <w:rsid w:val="00AA5C63"/>
    <w:rsid w:val="00AA5CCF"/>
    <w:rsid w:val="00AA634F"/>
    <w:rsid w:val="00AA654B"/>
    <w:rsid w:val="00AA65B8"/>
    <w:rsid w:val="00AA65F3"/>
    <w:rsid w:val="00AA6827"/>
    <w:rsid w:val="00AA69E4"/>
    <w:rsid w:val="00AA6AD2"/>
    <w:rsid w:val="00AA6B6A"/>
    <w:rsid w:val="00AA6C0E"/>
    <w:rsid w:val="00AA6E0D"/>
    <w:rsid w:val="00AA733E"/>
    <w:rsid w:val="00AA7434"/>
    <w:rsid w:val="00AA74CE"/>
    <w:rsid w:val="00AA7500"/>
    <w:rsid w:val="00AA76C0"/>
    <w:rsid w:val="00AA7821"/>
    <w:rsid w:val="00AA7A77"/>
    <w:rsid w:val="00AA7E90"/>
    <w:rsid w:val="00AA7F98"/>
    <w:rsid w:val="00AB00E2"/>
    <w:rsid w:val="00AB041C"/>
    <w:rsid w:val="00AB055F"/>
    <w:rsid w:val="00AB063A"/>
    <w:rsid w:val="00AB06CF"/>
    <w:rsid w:val="00AB0777"/>
    <w:rsid w:val="00AB08A5"/>
    <w:rsid w:val="00AB09D6"/>
    <w:rsid w:val="00AB0DBE"/>
    <w:rsid w:val="00AB0E36"/>
    <w:rsid w:val="00AB106E"/>
    <w:rsid w:val="00AB14C6"/>
    <w:rsid w:val="00AB1AC0"/>
    <w:rsid w:val="00AB1E93"/>
    <w:rsid w:val="00AB201B"/>
    <w:rsid w:val="00AB227C"/>
    <w:rsid w:val="00AB2526"/>
    <w:rsid w:val="00AB28E2"/>
    <w:rsid w:val="00AB2EED"/>
    <w:rsid w:val="00AB2F8E"/>
    <w:rsid w:val="00AB2F98"/>
    <w:rsid w:val="00AB3458"/>
    <w:rsid w:val="00AB34AF"/>
    <w:rsid w:val="00AB40DA"/>
    <w:rsid w:val="00AB464B"/>
    <w:rsid w:val="00AB47A9"/>
    <w:rsid w:val="00AB47DB"/>
    <w:rsid w:val="00AB4AD2"/>
    <w:rsid w:val="00AB4C10"/>
    <w:rsid w:val="00AB4FF6"/>
    <w:rsid w:val="00AB521D"/>
    <w:rsid w:val="00AB5531"/>
    <w:rsid w:val="00AB56C1"/>
    <w:rsid w:val="00AB59E2"/>
    <w:rsid w:val="00AB5A27"/>
    <w:rsid w:val="00AB5D61"/>
    <w:rsid w:val="00AB6532"/>
    <w:rsid w:val="00AB66E6"/>
    <w:rsid w:val="00AB6904"/>
    <w:rsid w:val="00AB6C5F"/>
    <w:rsid w:val="00AB6D79"/>
    <w:rsid w:val="00AB6DFC"/>
    <w:rsid w:val="00AB6EBA"/>
    <w:rsid w:val="00AB715D"/>
    <w:rsid w:val="00AB7217"/>
    <w:rsid w:val="00AB725D"/>
    <w:rsid w:val="00AB7879"/>
    <w:rsid w:val="00AB7975"/>
    <w:rsid w:val="00AB7B74"/>
    <w:rsid w:val="00AB7C0D"/>
    <w:rsid w:val="00AB7CD5"/>
    <w:rsid w:val="00AC00F9"/>
    <w:rsid w:val="00AC01A7"/>
    <w:rsid w:val="00AC0EFB"/>
    <w:rsid w:val="00AC1135"/>
    <w:rsid w:val="00AC11ED"/>
    <w:rsid w:val="00AC127C"/>
    <w:rsid w:val="00AC1376"/>
    <w:rsid w:val="00AC1597"/>
    <w:rsid w:val="00AC166C"/>
    <w:rsid w:val="00AC167A"/>
    <w:rsid w:val="00AC1E59"/>
    <w:rsid w:val="00AC1FDD"/>
    <w:rsid w:val="00AC23B6"/>
    <w:rsid w:val="00AC2752"/>
    <w:rsid w:val="00AC2C88"/>
    <w:rsid w:val="00AC2DAB"/>
    <w:rsid w:val="00AC30B4"/>
    <w:rsid w:val="00AC3108"/>
    <w:rsid w:val="00AC33AB"/>
    <w:rsid w:val="00AC33E1"/>
    <w:rsid w:val="00AC3445"/>
    <w:rsid w:val="00AC37F5"/>
    <w:rsid w:val="00AC3B93"/>
    <w:rsid w:val="00AC3DFE"/>
    <w:rsid w:val="00AC3E6F"/>
    <w:rsid w:val="00AC3E81"/>
    <w:rsid w:val="00AC42FD"/>
    <w:rsid w:val="00AC4697"/>
    <w:rsid w:val="00AC47F5"/>
    <w:rsid w:val="00AC4883"/>
    <w:rsid w:val="00AC4892"/>
    <w:rsid w:val="00AC4A3F"/>
    <w:rsid w:val="00AC4AAD"/>
    <w:rsid w:val="00AC4AC7"/>
    <w:rsid w:val="00AC4F36"/>
    <w:rsid w:val="00AC51A2"/>
    <w:rsid w:val="00AC54B8"/>
    <w:rsid w:val="00AC58CA"/>
    <w:rsid w:val="00AC5A30"/>
    <w:rsid w:val="00AC5ABB"/>
    <w:rsid w:val="00AC5CB4"/>
    <w:rsid w:val="00AC5FE0"/>
    <w:rsid w:val="00AC604A"/>
    <w:rsid w:val="00AC6369"/>
    <w:rsid w:val="00AC6536"/>
    <w:rsid w:val="00AC658B"/>
    <w:rsid w:val="00AC6990"/>
    <w:rsid w:val="00AC6F1F"/>
    <w:rsid w:val="00AC7010"/>
    <w:rsid w:val="00AC7621"/>
    <w:rsid w:val="00AC767D"/>
    <w:rsid w:val="00AC77BB"/>
    <w:rsid w:val="00AC77D2"/>
    <w:rsid w:val="00AC7D7E"/>
    <w:rsid w:val="00AD0109"/>
    <w:rsid w:val="00AD0204"/>
    <w:rsid w:val="00AD0D4C"/>
    <w:rsid w:val="00AD0EB5"/>
    <w:rsid w:val="00AD0FEA"/>
    <w:rsid w:val="00AD1305"/>
    <w:rsid w:val="00AD16E5"/>
    <w:rsid w:val="00AD19D7"/>
    <w:rsid w:val="00AD1A0A"/>
    <w:rsid w:val="00AD1B1F"/>
    <w:rsid w:val="00AD1BA3"/>
    <w:rsid w:val="00AD1CDB"/>
    <w:rsid w:val="00AD1E56"/>
    <w:rsid w:val="00AD1ECA"/>
    <w:rsid w:val="00AD1F12"/>
    <w:rsid w:val="00AD1FCA"/>
    <w:rsid w:val="00AD26B1"/>
    <w:rsid w:val="00AD2832"/>
    <w:rsid w:val="00AD2AB8"/>
    <w:rsid w:val="00AD2C3D"/>
    <w:rsid w:val="00AD2CE9"/>
    <w:rsid w:val="00AD33B0"/>
    <w:rsid w:val="00AD3783"/>
    <w:rsid w:val="00AD3857"/>
    <w:rsid w:val="00AD4697"/>
    <w:rsid w:val="00AD4C43"/>
    <w:rsid w:val="00AD4C8E"/>
    <w:rsid w:val="00AD4EF7"/>
    <w:rsid w:val="00AD5358"/>
    <w:rsid w:val="00AD53D0"/>
    <w:rsid w:val="00AD53F9"/>
    <w:rsid w:val="00AD5777"/>
    <w:rsid w:val="00AD5926"/>
    <w:rsid w:val="00AD5C32"/>
    <w:rsid w:val="00AD5C35"/>
    <w:rsid w:val="00AD656D"/>
    <w:rsid w:val="00AD6A40"/>
    <w:rsid w:val="00AD6D30"/>
    <w:rsid w:val="00AD6DE7"/>
    <w:rsid w:val="00AD75C4"/>
    <w:rsid w:val="00AD75D5"/>
    <w:rsid w:val="00AD76F5"/>
    <w:rsid w:val="00AD7B29"/>
    <w:rsid w:val="00AD7BA3"/>
    <w:rsid w:val="00AD7CC1"/>
    <w:rsid w:val="00AD7EEB"/>
    <w:rsid w:val="00AD7F32"/>
    <w:rsid w:val="00AE0026"/>
    <w:rsid w:val="00AE0122"/>
    <w:rsid w:val="00AE0315"/>
    <w:rsid w:val="00AE0897"/>
    <w:rsid w:val="00AE1005"/>
    <w:rsid w:val="00AE14E9"/>
    <w:rsid w:val="00AE1526"/>
    <w:rsid w:val="00AE1549"/>
    <w:rsid w:val="00AE165E"/>
    <w:rsid w:val="00AE16C2"/>
    <w:rsid w:val="00AE19FA"/>
    <w:rsid w:val="00AE1BB7"/>
    <w:rsid w:val="00AE221B"/>
    <w:rsid w:val="00AE222E"/>
    <w:rsid w:val="00AE23C5"/>
    <w:rsid w:val="00AE256F"/>
    <w:rsid w:val="00AE28EE"/>
    <w:rsid w:val="00AE30D1"/>
    <w:rsid w:val="00AE356F"/>
    <w:rsid w:val="00AE3F13"/>
    <w:rsid w:val="00AE46E8"/>
    <w:rsid w:val="00AE49F0"/>
    <w:rsid w:val="00AE4A6A"/>
    <w:rsid w:val="00AE4C00"/>
    <w:rsid w:val="00AE4D44"/>
    <w:rsid w:val="00AE4DE3"/>
    <w:rsid w:val="00AE57F9"/>
    <w:rsid w:val="00AE598F"/>
    <w:rsid w:val="00AE59E5"/>
    <w:rsid w:val="00AE5AB2"/>
    <w:rsid w:val="00AE5B3E"/>
    <w:rsid w:val="00AE5C03"/>
    <w:rsid w:val="00AE5C16"/>
    <w:rsid w:val="00AE5E03"/>
    <w:rsid w:val="00AE6061"/>
    <w:rsid w:val="00AE6299"/>
    <w:rsid w:val="00AE63BD"/>
    <w:rsid w:val="00AE68F9"/>
    <w:rsid w:val="00AE6971"/>
    <w:rsid w:val="00AE6B06"/>
    <w:rsid w:val="00AE6C75"/>
    <w:rsid w:val="00AE6D09"/>
    <w:rsid w:val="00AE703F"/>
    <w:rsid w:val="00AE7172"/>
    <w:rsid w:val="00AE718C"/>
    <w:rsid w:val="00AE7795"/>
    <w:rsid w:val="00AE7C1B"/>
    <w:rsid w:val="00AE7CB5"/>
    <w:rsid w:val="00AF02BB"/>
    <w:rsid w:val="00AF071F"/>
    <w:rsid w:val="00AF095E"/>
    <w:rsid w:val="00AF0C59"/>
    <w:rsid w:val="00AF0D1B"/>
    <w:rsid w:val="00AF0FA7"/>
    <w:rsid w:val="00AF113C"/>
    <w:rsid w:val="00AF115C"/>
    <w:rsid w:val="00AF118D"/>
    <w:rsid w:val="00AF12EF"/>
    <w:rsid w:val="00AF18DA"/>
    <w:rsid w:val="00AF1E1C"/>
    <w:rsid w:val="00AF2367"/>
    <w:rsid w:val="00AF2621"/>
    <w:rsid w:val="00AF2667"/>
    <w:rsid w:val="00AF2AD5"/>
    <w:rsid w:val="00AF2B66"/>
    <w:rsid w:val="00AF2C30"/>
    <w:rsid w:val="00AF3455"/>
    <w:rsid w:val="00AF36B3"/>
    <w:rsid w:val="00AF3A9E"/>
    <w:rsid w:val="00AF3FCC"/>
    <w:rsid w:val="00AF4344"/>
    <w:rsid w:val="00AF43CE"/>
    <w:rsid w:val="00AF4528"/>
    <w:rsid w:val="00AF4865"/>
    <w:rsid w:val="00AF4890"/>
    <w:rsid w:val="00AF4AE5"/>
    <w:rsid w:val="00AF4B3D"/>
    <w:rsid w:val="00AF4CDC"/>
    <w:rsid w:val="00AF5746"/>
    <w:rsid w:val="00AF57E1"/>
    <w:rsid w:val="00AF581F"/>
    <w:rsid w:val="00AF59BF"/>
    <w:rsid w:val="00AF5E49"/>
    <w:rsid w:val="00AF5EFE"/>
    <w:rsid w:val="00AF636D"/>
    <w:rsid w:val="00AF6607"/>
    <w:rsid w:val="00AF68FD"/>
    <w:rsid w:val="00AF69A4"/>
    <w:rsid w:val="00AF6A55"/>
    <w:rsid w:val="00AF6C1F"/>
    <w:rsid w:val="00AF7035"/>
    <w:rsid w:val="00AF72AB"/>
    <w:rsid w:val="00AF74B5"/>
    <w:rsid w:val="00AF7673"/>
    <w:rsid w:val="00AF7AA4"/>
    <w:rsid w:val="00AF7C8B"/>
    <w:rsid w:val="00AF7CD4"/>
    <w:rsid w:val="00AF7DAE"/>
    <w:rsid w:val="00B00828"/>
    <w:rsid w:val="00B00A39"/>
    <w:rsid w:val="00B00AE7"/>
    <w:rsid w:val="00B00B8F"/>
    <w:rsid w:val="00B00C9D"/>
    <w:rsid w:val="00B00D15"/>
    <w:rsid w:val="00B00D5D"/>
    <w:rsid w:val="00B010E0"/>
    <w:rsid w:val="00B013D9"/>
    <w:rsid w:val="00B016FF"/>
    <w:rsid w:val="00B01782"/>
    <w:rsid w:val="00B019B9"/>
    <w:rsid w:val="00B01AC5"/>
    <w:rsid w:val="00B0214E"/>
    <w:rsid w:val="00B0216F"/>
    <w:rsid w:val="00B021F6"/>
    <w:rsid w:val="00B023CD"/>
    <w:rsid w:val="00B029FA"/>
    <w:rsid w:val="00B02C81"/>
    <w:rsid w:val="00B02E31"/>
    <w:rsid w:val="00B0305D"/>
    <w:rsid w:val="00B030CF"/>
    <w:rsid w:val="00B033B1"/>
    <w:rsid w:val="00B033C1"/>
    <w:rsid w:val="00B0340D"/>
    <w:rsid w:val="00B0367F"/>
    <w:rsid w:val="00B037A7"/>
    <w:rsid w:val="00B03848"/>
    <w:rsid w:val="00B0399C"/>
    <w:rsid w:val="00B039E2"/>
    <w:rsid w:val="00B03B75"/>
    <w:rsid w:val="00B03CC1"/>
    <w:rsid w:val="00B03D60"/>
    <w:rsid w:val="00B044FC"/>
    <w:rsid w:val="00B0481B"/>
    <w:rsid w:val="00B04BB5"/>
    <w:rsid w:val="00B04EA8"/>
    <w:rsid w:val="00B05062"/>
    <w:rsid w:val="00B052A4"/>
    <w:rsid w:val="00B06561"/>
    <w:rsid w:val="00B0668B"/>
    <w:rsid w:val="00B0679B"/>
    <w:rsid w:val="00B067A4"/>
    <w:rsid w:val="00B067FC"/>
    <w:rsid w:val="00B06FA7"/>
    <w:rsid w:val="00B075F0"/>
    <w:rsid w:val="00B1004A"/>
    <w:rsid w:val="00B10503"/>
    <w:rsid w:val="00B107D7"/>
    <w:rsid w:val="00B107D8"/>
    <w:rsid w:val="00B10BEA"/>
    <w:rsid w:val="00B10E85"/>
    <w:rsid w:val="00B110D0"/>
    <w:rsid w:val="00B113CC"/>
    <w:rsid w:val="00B11D6C"/>
    <w:rsid w:val="00B11DBD"/>
    <w:rsid w:val="00B11E53"/>
    <w:rsid w:val="00B121B0"/>
    <w:rsid w:val="00B126CF"/>
    <w:rsid w:val="00B127E5"/>
    <w:rsid w:val="00B12945"/>
    <w:rsid w:val="00B12B17"/>
    <w:rsid w:val="00B130E3"/>
    <w:rsid w:val="00B132DA"/>
    <w:rsid w:val="00B13310"/>
    <w:rsid w:val="00B13386"/>
    <w:rsid w:val="00B133F0"/>
    <w:rsid w:val="00B13840"/>
    <w:rsid w:val="00B13CBD"/>
    <w:rsid w:val="00B14150"/>
    <w:rsid w:val="00B145E9"/>
    <w:rsid w:val="00B147E9"/>
    <w:rsid w:val="00B14849"/>
    <w:rsid w:val="00B1487C"/>
    <w:rsid w:val="00B14AE8"/>
    <w:rsid w:val="00B14BE0"/>
    <w:rsid w:val="00B14DB7"/>
    <w:rsid w:val="00B15039"/>
    <w:rsid w:val="00B151FE"/>
    <w:rsid w:val="00B15556"/>
    <w:rsid w:val="00B15738"/>
    <w:rsid w:val="00B16150"/>
    <w:rsid w:val="00B163C7"/>
    <w:rsid w:val="00B163D7"/>
    <w:rsid w:val="00B163E0"/>
    <w:rsid w:val="00B16728"/>
    <w:rsid w:val="00B16902"/>
    <w:rsid w:val="00B16A51"/>
    <w:rsid w:val="00B16A59"/>
    <w:rsid w:val="00B1734C"/>
    <w:rsid w:val="00B17594"/>
    <w:rsid w:val="00B17AFE"/>
    <w:rsid w:val="00B17B29"/>
    <w:rsid w:val="00B20B6F"/>
    <w:rsid w:val="00B20E12"/>
    <w:rsid w:val="00B20FC0"/>
    <w:rsid w:val="00B210B2"/>
    <w:rsid w:val="00B211C0"/>
    <w:rsid w:val="00B21245"/>
    <w:rsid w:val="00B21348"/>
    <w:rsid w:val="00B217CD"/>
    <w:rsid w:val="00B21914"/>
    <w:rsid w:val="00B219F7"/>
    <w:rsid w:val="00B21A02"/>
    <w:rsid w:val="00B21DCB"/>
    <w:rsid w:val="00B2209E"/>
    <w:rsid w:val="00B224FB"/>
    <w:rsid w:val="00B22502"/>
    <w:rsid w:val="00B22650"/>
    <w:rsid w:val="00B228D6"/>
    <w:rsid w:val="00B22985"/>
    <w:rsid w:val="00B22A09"/>
    <w:rsid w:val="00B22E93"/>
    <w:rsid w:val="00B23266"/>
    <w:rsid w:val="00B23634"/>
    <w:rsid w:val="00B236D4"/>
    <w:rsid w:val="00B23E63"/>
    <w:rsid w:val="00B242E4"/>
    <w:rsid w:val="00B24B34"/>
    <w:rsid w:val="00B25140"/>
    <w:rsid w:val="00B253F2"/>
    <w:rsid w:val="00B25617"/>
    <w:rsid w:val="00B25713"/>
    <w:rsid w:val="00B258DD"/>
    <w:rsid w:val="00B261DC"/>
    <w:rsid w:val="00B26668"/>
    <w:rsid w:val="00B266F6"/>
    <w:rsid w:val="00B2682F"/>
    <w:rsid w:val="00B268AE"/>
    <w:rsid w:val="00B269DC"/>
    <w:rsid w:val="00B26EFD"/>
    <w:rsid w:val="00B26F20"/>
    <w:rsid w:val="00B26FBA"/>
    <w:rsid w:val="00B27007"/>
    <w:rsid w:val="00B277D3"/>
    <w:rsid w:val="00B30142"/>
    <w:rsid w:val="00B303B9"/>
    <w:rsid w:val="00B30446"/>
    <w:rsid w:val="00B30592"/>
    <w:rsid w:val="00B305C6"/>
    <w:rsid w:val="00B30FE5"/>
    <w:rsid w:val="00B310EA"/>
    <w:rsid w:val="00B314E7"/>
    <w:rsid w:val="00B3165E"/>
    <w:rsid w:val="00B3178E"/>
    <w:rsid w:val="00B318FE"/>
    <w:rsid w:val="00B31A70"/>
    <w:rsid w:val="00B31C7B"/>
    <w:rsid w:val="00B326EA"/>
    <w:rsid w:val="00B327E0"/>
    <w:rsid w:val="00B32A29"/>
    <w:rsid w:val="00B32DA2"/>
    <w:rsid w:val="00B32E11"/>
    <w:rsid w:val="00B334CC"/>
    <w:rsid w:val="00B3391C"/>
    <w:rsid w:val="00B33934"/>
    <w:rsid w:val="00B33CB7"/>
    <w:rsid w:val="00B33EA7"/>
    <w:rsid w:val="00B343A1"/>
    <w:rsid w:val="00B345F0"/>
    <w:rsid w:val="00B3467D"/>
    <w:rsid w:val="00B346B7"/>
    <w:rsid w:val="00B34AB3"/>
    <w:rsid w:val="00B34BF4"/>
    <w:rsid w:val="00B34FFA"/>
    <w:rsid w:val="00B35277"/>
    <w:rsid w:val="00B35281"/>
    <w:rsid w:val="00B354F0"/>
    <w:rsid w:val="00B35653"/>
    <w:rsid w:val="00B357CA"/>
    <w:rsid w:val="00B357F3"/>
    <w:rsid w:val="00B3596B"/>
    <w:rsid w:val="00B35C7C"/>
    <w:rsid w:val="00B36241"/>
    <w:rsid w:val="00B36353"/>
    <w:rsid w:val="00B36A70"/>
    <w:rsid w:val="00B36C01"/>
    <w:rsid w:val="00B3743F"/>
    <w:rsid w:val="00B37511"/>
    <w:rsid w:val="00B3752A"/>
    <w:rsid w:val="00B378D7"/>
    <w:rsid w:val="00B379A0"/>
    <w:rsid w:val="00B37A2F"/>
    <w:rsid w:val="00B401A6"/>
    <w:rsid w:val="00B40324"/>
    <w:rsid w:val="00B4037C"/>
    <w:rsid w:val="00B404A4"/>
    <w:rsid w:val="00B40594"/>
    <w:rsid w:val="00B405D8"/>
    <w:rsid w:val="00B4076B"/>
    <w:rsid w:val="00B410D8"/>
    <w:rsid w:val="00B4147B"/>
    <w:rsid w:val="00B415EF"/>
    <w:rsid w:val="00B419EC"/>
    <w:rsid w:val="00B41D1E"/>
    <w:rsid w:val="00B41DDC"/>
    <w:rsid w:val="00B422E4"/>
    <w:rsid w:val="00B42635"/>
    <w:rsid w:val="00B42714"/>
    <w:rsid w:val="00B428C4"/>
    <w:rsid w:val="00B42920"/>
    <w:rsid w:val="00B42981"/>
    <w:rsid w:val="00B430BB"/>
    <w:rsid w:val="00B4348F"/>
    <w:rsid w:val="00B43C00"/>
    <w:rsid w:val="00B4406F"/>
    <w:rsid w:val="00B441E7"/>
    <w:rsid w:val="00B442AA"/>
    <w:rsid w:val="00B442AB"/>
    <w:rsid w:val="00B4506B"/>
    <w:rsid w:val="00B4527B"/>
    <w:rsid w:val="00B4563F"/>
    <w:rsid w:val="00B45903"/>
    <w:rsid w:val="00B45960"/>
    <w:rsid w:val="00B45B16"/>
    <w:rsid w:val="00B45D00"/>
    <w:rsid w:val="00B45DCC"/>
    <w:rsid w:val="00B461F2"/>
    <w:rsid w:val="00B4635E"/>
    <w:rsid w:val="00B463AB"/>
    <w:rsid w:val="00B4646E"/>
    <w:rsid w:val="00B468E7"/>
    <w:rsid w:val="00B46B1E"/>
    <w:rsid w:val="00B46BDD"/>
    <w:rsid w:val="00B46BEB"/>
    <w:rsid w:val="00B470FB"/>
    <w:rsid w:val="00B472F7"/>
    <w:rsid w:val="00B47485"/>
    <w:rsid w:val="00B477D1"/>
    <w:rsid w:val="00B47914"/>
    <w:rsid w:val="00B47A1D"/>
    <w:rsid w:val="00B47E52"/>
    <w:rsid w:val="00B50089"/>
    <w:rsid w:val="00B500B6"/>
    <w:rsid w:val="00B50145"/>
    <w:rsid w:val="00B5041A"/>
    <w:rsid w:val="00B5088D"/>
    <w:rsid w:val="00B50A16"/>
    <w:rsid w:val="00B50B97"/>
    <w:rsid w:val="00B50E1F"/>
    <w:rsid w:val="00B510AC"/>
    <w:rsid w:val="00B5139F"/>
    <w:rsid w:val="00B513EE"/>
    <w:rsid w:val="00B513F6"/>
    <w:rsid w:val="00B51678"/>
    <w:rsid w:val="00B516B0"/>
    <w:rsid w:val="00B51997"/>
    <w:rsid w:val="00B52406"/>
    <w:rsid w:val="00B52C74"/>
    <w:rsid w:val="00B52EF1"/>
    <w:rsid w:val="00B52F18"/>
    <w:rsid w:val="00B52FA0"/>
    <w:rsid w:val="00B53360"/>
    <w:rsid w:val="00B533FE"/>
    <w:rsid w:val="00B535BB"/>
    <w:rsid w:val="00B53DE8"/>
    <w:rsid w:val="00B53E2D"/>
    <w:rsid w:val="00B542C9"/>
    <w:rsid w:val="00B54B8A"/>
    <w:rsid w:val="00B54BD0"/>
    <w:rsid w:val="00B54D6F"/>
    <w:rsid w:val="00B54DBB"/>
    <w:rsid w:val="00B54DF9"/>
    <w:rsid w:val="00B54E59"/>
    <w:rsid w:val="00B54E62"/>
    <w:rsid w:val="00B54EEC"/>
    <w:rsid w:val="00B55009"/>
    <w:rsid w:val="00B55305"/>
    <w:rsid w:val="00B553E9"/>
    <w:rsid w:val="00B56078"/>
    <w:rsid w:val="00B56260"/>
    <w:rsid w:val="00B564EA"/>
    <w:rsid w:val="00B56A10"/>
    <w:rsid w:val="00B56A8B"/>
    <w:rsid w:val="00B57019"/>
    <w:rsid w:val="00B5737C"/>
    <w:rsid w:val="00B575C7"/>
    <w:rsid w:val="00B57713"/>
    <w:rsid w:val="00B577D0"/>
    <w:rsid w:val="00B57C9C"/>
    <w:rsid w:val="00B60006"/>
    <w:rsid w:val="00B60118"/>
    <w:rsid w:val="00B6048B"/>
    <w:rsid w:val="00B604FC"/>
    <w:rsid w:val="00B6061F"/>
    <w:rsid w:val="00B60BF5"/>
    <w:rsid w:val="00B60C71"/>
    <w:rsid w:val="00B60D4E"/>
    <w:rsid w:val="00B6142F"/>
    <w:rsid w:val="00B6154B"/>
    <w:rsid w:val="00B616D3"/>
    <w:rsid w:val="00B61E3E"/>
    <w:rsid w:val="00B62579"/>
    <w:rsid w:val="00B6273E"/>
    <w:rsid w:val="00B62A57"/>
    <w:rsid w:val="00B62A70"/>
    <w:rsid w:val="00B62B1B"/>
    <w:rsid w:val="00B63041"/>
    <w:rsid w:val="00B63569"/>
    <w:rsid w:val="00B63762"/>
    <w:rsid w:val="00B63906"/>
    <w:rsid w:val="00B639A7"/>
    <w:rsid w:val="00B63D4E"/>
    <w:rsid w:val="00B63D76"/>
    <w:rsid w:val="00B6417B"/>
    <w:rsid w:val="00B64859"/>
    <w:rsid w:val="00B64B34"/>
    <w:rsid w:val="00B64F11"/>
    <w:rsid w:val="00B65625"/>
    <w:rsid w:val="00B657E0"/>
    <w:rsid w:val="00B65CC5"/>
    <w:rsid w:val="00B65D73"/>
    <w:rsid w:val="00B65FE7"/>
    <w:rsid w:val="00B6622C"/>
    <w:rsid w:val="00B66771"/>
    <w:rsid w:val="00B669B9"/>
    <w:rsid w:val="00B670EA"/>
    <w:rsid w:val="00B67424"/>
    <w:rsid w:val="00B676D5"/>
    <w:rsid w:val="00B67765"/>
    <w:rsid w:val="00B67C57"/>
    <w:rsid w:val="00B67D3A"/>
    <w:rsid w:val="00B703EB"/>
    <w:rsid w:val="00B70587"/>
    <w:rsid w:val="00B7065C"/>
    <w:rsid w:val="00B70845"/>
    <w:rsid w:val="00B70CFF"/>
    <w:rsid w:val="00B70D33"/>
    <w:rsid w:val="00B70F67"/>
    <w:rsid w:val="00B7101D"/>
    <w:rsid w:val="00B71180"/>
    <w:rsid w:val="00B71C1C"/>
    <w:rsid w:val="00B71F42"/>
    <w:rsid w:val="00B7204E"/>
    <w:rsid w:val="00B7224D"/>
    <w:rsid w:val="00B72413"/>
    <w:rsid w:val="00B725A9"/>
    <w:rsid w:val="00B72797"/>
    <w:rsid w:val="00B7289C"/>
    <w:rsid w:val="00B72DBD"/>
    <w:rsid w:val="00B72F78"/>
    <w:rsid w:val="00B73207"/>
    <w:rsid w:val="00B74169"/>
    <w:rsid w:val="00B7474E"/>
    <w:rsid w:val="00B74AF7"/>
    <w:rsid w:val="00B74E45"/>
    <w:rsid w:val="00B75282"/>
    <w:rsid w:val="00B752E6"/>
    <w:rsid w:val="00B757C4"/>
    <w:rsid w:val="00B759EF"/>
    <w:rsid w:val="00B760CE"/>
    <w:rsid w:val="00B76283"/>
    <w:rsid w:val="00B762DC"/>
    <w:rsid w:val="00B76334"/>
    <w:rsid w:val="00B765E0"/>
    <w:rsid w:val="00B768E0"/>
    <w:rsid w:val="00B769FF"/>
    <w:rsid w:val="00B76D46"/>
    <w:rsid w:val="00B76D85"/>
    <w:rsid w:val="00B76DBF"/>
    <w:rsid w:val="00B76EC3"/>
    <w:rsid w:val="00B77593"/>
    <w:rsid w:val="00B77792"/>
    <w:rsid w:val="00B7779C"/>
    <w:rsid w:val="00B77C76"/>
    <w:rsid w:val="00B77DCC"/>
    <w:rsid w:val="00B77E9D"/>
    <w:rsid w:val="00B80054"/>
    <w:rsid w:val="00B804A6"/>
    <w:rsid w:val="00B805B2"/>
    <w:rsid w:val="00B8060B"/>
    <w:rsid w:val="00B8067A"/>
    <w:rsid w:val="00B80761"/>
    <w:rsid w:val="00B808DD"/>
    <w:rsid w:val="00B80A22"/>
    <w:rsid w:val="00B80E64"/>
    <w:rsid w:val="00B813B9"/>
    <w:rsid w:val="00B81696"/>
    <w:rsid w:val="00B81A93"/>
    <w:rsid w:val="00B81A9E"/>
    <w:rsid w:val="00B81AC2"/>
    <w:rsid w:val="00B81C84"/>
    <w:rsid w:val="00B81DAA"/>
    <w:rsid w:val="00B823E8"/>
    <w:rsid w:val="00B824A6"/>
    <w:rsid w:val="00B824CB"/>
    <w:rsid w:val="00B82DD2"/>
    <w:rsid w:val="00B82EA6"/>
    <w:rsid w:val="00B82F1F"/>
    <w:rsid w:val="00B830E3"/>
    <w:rsid w:val="00B83449"/>
    <w:rsid w:val="00B8368F"/>
    <w:rsid w:val="00B8385D"/>
    <w:rsid w:val="00B83991"/>
    <w:rsid w:val="00B83B73"/>
    <w:rsid w:val="00B83D1D"/>
    <w:rsid w:val="00B8467B"/>
    <w:rsid w:val="00B84C9F"/>
    <w:rsid w:val="00B851B4"/>
    <w:rsid w:val="00B85201"/>
    <w:rsid w:val="00B85259"/>
    <w:rsid w:val="00B8529E"/>
    <w:rsid w:val="00B853A4"/>
    <w:rsid w:val="00B854F7"/>
    <w:rsid w:val="00B85653"/>
    <w:rsid w:val="00B85704"/>
    <w:rsid w:val="00B85BA5"/>
    <w:rsid w:val="00B85BC4"/>
    <w:rsid w:val="00B85DCB"/>
    <w:rsid w:val="00B864BB"/>
    <w:rsid w:val="00B86681"/>
    <w:rsid w:val="00B86AB7"/>
    <w:rsid w:val="00B86C1F"/>
    <w:rsid w:val="00B86D04"/>
    <w:rsid w:val="00B86DA1"/>
    <w:rsid w:val="00B86E8A"/>
    <w:rsid w:val="00B86EEC"/>
    <w:rsid w:val="00B86F86"/>
    <w:rsid w:val="00B87352"/>
    <w:rsid w:val="00B8785E"/>
    <w:rsid w:val="00B8785F"/>
    <w:rsid w:val="00B8792B"/>
    <w:rsid w:val="00B87ABF"/>
    <w:rsid w:val="00B90174"/>
    <w:rsid w:val="00B90765"/>
    <w:rsid w:val="00B909B0"/>
    <w:rsid w:val="00B90D9E"/>
    <w:rsid w:val="00B9146F"/>
    <w:rsid w:val="00B91717"/>
    <w:rsid w:val="00B91BF6"/>
    <w:rsid w:val="00B9205B"/>
    <w:rsid w:val="00B9254E"/>
    <w:rsid w:val="00B92CBE"/>
    <w:rsid w:val="00B92EF7"/>
    <w:rsid w:val="00B931D7"/>
    <w:rsid w:val="00B9334F"/>
    <w:rsid w:val="00B933A9"/>
    <w:rsid w:val="00B93467"/>
    <w:rsid w:val="00B937B1"/>
    <w:rsid w:val="00B9390D"/>
    <w:rsid w:val="00B93ADA"/>
    <w:rsid w:val="00B93B04"/>
    <w:rsid w:val="00B93F1E"/>
    <w:rsid w:val="00B93F6C"/>
    <w:rsid w:val="00B940DD"/>
    <w:rsid w:val="00B944C8"/>
    <w:rsid w:val="00B948E0"/>
    <w:rsid w:val="00B94C68"/>
    <w:rsid w:val="00B94F2B"/>
    <w:rsid w:val="00B95037"/>
    <w:rsid w:val="00B95148"/>
    <w:rsid w:val="00B9518B"/>
    <w:rsid w:val="00B95285"/>
    <w:rsid w:val="00B954FF"/>
    <w:rsid w:val="00B9556C"/>
    <w:rsid w:val="00B955E4"/>
    <w:rsid w:val="00B95756"/>
    <w:rsid w:val="00B95B0D"/>
    <w:rsid w:val="00B962D3"/>
    <w:rsid w:val="00B9669A"/>
    <w:rsid w:val="00B9670E"/>
    <w:rsid w:val="00B9672C"/>
    <w:rsid w:val="00B968F1"/>
    <w:rsid w:val="00B969AC"/>
    <w:rsid w:val="00B969C5"/>
    <w:rsid w:val="00B96B0D"/>
    <w:rsid w:val="00B96EFE"/>
    <w:rsid w:val="00B9776C"/>
    <w:rsid w:val="00B9780C"/>
    <w:rsid w:val="00B97D66"/>
    <w:rsid w:val="00B97F41"/>
    <w:rsid w:val="00BA0091"/>
    <w:rsid w:val="00BA022E"/>
    <w:rsid w:val="00BA055E"/>
    <w:rsid w:val="00BA05D0"/>
    <w:rsid w:val="00BA061E"/>
    <w:rsid w:val="00BA06B5"/>
    <w:rsid w:val="00BA0856"/>
    <w:rsid w:val="00BA0A0D"/>
    <w:rsid w:val="00BA0CE8"/>
    <w:rsid w:val="00BA10AE"/>
    <w:rsid w:val="00BA1181"/>
    <w:rsid w:val="00BA1A00"/>
    <w:rsid w:val="00BA1B08"/>
    <w:rsid w:val="00BA1E35"/>
    <w:rsid w:val="00BA218E"/>
    <w:rsid w:val="00BA2326"/>
    <w:rsid w:val="00BA2341"/>
    <w:rsid w:val="00BA29BC"/>
    <w:rsid w:val="00BA2F02"/>
    <w:rsid w:val="00BA3069"/>
    <w:rsid w:val="00BA326F"/>
    <w:rsid w:val="00BA32FD"/>
    <w:rsid w:val="00BA36D8"/>
    <w:rsid w:val="00BA37FC"/>
    <w:rsid w:val="00BA38A4"/>
    <w:rsid w:val="00BA39EE"/>
    <w:rsid w:val="00BA3A76"/>
    <w:rsid w:val="00BA3C02"/>
    <w:rsid w:val="00BA3FA4"/>
    <w:rsid w:val="00BA4114"/>
    <w:rsid w:val="00BA416D"/>
    <w:rsid w:val="00BA463F"/>
    <w:rsid w:val="00BA4886"/>
    <w:rsid w:val="00BA5242"/>
    <w:rsid w:val="00BA5403"/>
    <w:rsid w:val="00BA6315"/>
    <w:rsid w:val="00BA653C"/>
    <w:rsid w:val="00BA6701"/>
    <w:rsid w:val="00BA67D4"/>
    <w:rsid w:val="00BA6C43"/>
    <w:rsid w:val="00BA6EA2"/>
    <w:rsid w:val="00BA6ED2"/>
    <w:rsid w:val="00BA7A42"/>
    <w:rsid w:val="00BA7A85"/>
    <w:rsid w:val="00BA7C83"/>
    <w:rsid w:val="00BA7FDE"/>
    <w:rsid w:val="00BB02EA"/>
    <w:rsid w:val="00BB03CE"/>
    <w:rsid w:val="00BB07AC"/>
    <w:rsid w:val="00BB07FC"/>
    <w:rsid w:val="00BB08F6"/>
    <w:rsid w:val="00BB0A68"/>
    <w:rsid w:val="00BB0EAB"/>
    <w:rsid w:val="00BB14C5"/>
    <w:rsid w:val="00BB17CF"/>
    <w:rsid w:val="00BB19BA"/>
    <w:rsid w:val="00BB1B1B"/>
    <w:rsid w:val="00BB1E0A"/>
    <w:rsid w:val="00BB1F92"/>
    <w:rsid w:val="00BB2069"/>
    <w:rsid w:val="00BB2167"/>
    <w:rsid w:val="00BB2219"/>
    <w:rsid w:val="00BB222C"/>
    <w:rsid w:val="00BB227A"/>
    <w:rsid w:val="00BB249D"/>
    <w:rsid w:val="00BB2805"/>
    <w:rsid w:val="00BB2A0E"/>
    <w:rsid w:val="00BB2CEF"/>
    <w:rsid w:val="00BB2F02"/>
    <w:rsid w:val="00BB2F77"/>
    <w:rsid w:val="00BB30A8"/>
    <w:rsid w:val="00BB31E0"/>
    <w:rsid w:val="00BB3629"/>
    <w:rsid w:val="00BB3D3C"/>
    <w:rsid w:val="00BB3D6D"/>
    <w:rsid w:val="00BB3FB8"/>
    <w:rsid w:val="00BB4236"/>
    <w:rsid w:val="00BB4313"/>
    <w:rsid w:val="00BB4370"/>
    <w:rsid w:val="00BB450B"/>
    <w:rsid w:val="00BB4578"/>
    <w:rsid w:val="00BB48A6"/>
    <w:rsid w:val="00BB4B83"/>
    <w:rsid w:val="00BB4FF8"/>
    <w:rsid w:val="00BB5495"/>
    <w:rsid w:val="00BB5696"/>
    <w:rsid w:val="00BB5C93"/>
    <w:rsid w:val="00BB5E88"/>
    <w:rsid w:val="00BB612C"/>
    <w:rsid w:val="00BB64C8"/>
    <w:rsid w:val="00BB6795"/>
    <w:rsid w:val="00BB689D"/>
    <w:rsid w:val="00BB71BC"/>
    <w:rsid w:val="00BB7290"/>
    <w:rsid w:val="00BB7428"/>
    <w:rsid w:val="00BB758A"/>
    <w:rsid w:val="00BB7897"/>
    <w:rsid w:val="00BB78A5"/>
    <w:rsid w:val="00BB7D12"/>
    <w:rsid w:val="00BC013B"/>
    <w:rsid w:val="00BC0810"/>
    <w:rsid w:val="00BC08EE"/>
    <w:rsid w:val="00BC0B6C"/>
    <w:rsid w:val="00BC11A6"/>
    <w:rsid w:val="00BC1469"/>
    <w:rsid w:val="00BC158F"/>
    <w:rsid w:val="00BC1639"/>
    <w:rsid w:val="00BC1778"/>
    <w:rsid w:val="00BC17D2"/>
    <w:rsid w:val="00BC17F1"/>
    <w:rsid w:val="00BC2046"/>
    <w:rsid w:val="00BC20B5"/>
    <w:rsid w:val="00BC20BF"/>
    <w:rsid w:val="00BC2311"/>
    <w:rsid w:val="00BC23D6"/>
    <w:rsid w:val="00BC241C"/>
    <w:rsid w:val="00BC260B"/>
    <w:rsid w:val="00BC2797"/>
    <w:rsid w:val="00BC27FF"/>
    <w:rsid w:val="00BC2922"/>
    <w:rsid w:val="00BC2991"/>
    <w:rsid w:val="00BC2A79"/>
    <w:rsid w:val="00BC2B28"/>
    <w:rsid w:val="00BC2C5D"/>
    <w:rsid w:val="00BC2EB9"/>
    <w:rsid w:val="00BC33FA"/>
    <w:rsid w:val="00BC3467"/>
    <w:rsid w:val="00BC354F"/>
    <w:rsid w:val="00BC35C3"/>
    <w:rsid w:val="00BC36C5"/>
    <w:rsid w:val="00BC3BDE"/>
    <w:rsid w:val="00BC40F3"/>
    <w:rsid w:val="00BC40F5"/>
    <w:rsid w:val="00BC4307"/>
    <w:rsid w:val="00BC4485"/>
    <w:rsid w:val="00BC449E"/>
    <w:rsid w:val="00BC47F2"/>
    <w:rsid w:val="00BC4862"/>
    <w:rsid w:val="00BC4ABB"/>
    <w:rsid w:val="00BC4B01"/>
    <w:rsid w:val="00BC53B5"/>
    <w:rsid w:val="00BC5583"/>
    <w:rsid w:val="00BC5617"/>
    <w:rsid w:val="00BC56E4"/>
    <w:rsid w:val="00BC59E2"/>
    <w:rsid w:val="00BC5D85"/>
    <w:rsid w:val="00BC6540"/>
    <w:rsid w:val="00BC678D"/>
    <w:rsid w:val="00BC6856"/>
    <w:rsid w:val="00BC6D46"/>
    <w:rsid w:val="00BC72DB"/>
    <w:rsid w:val="00BC7652"/>
    <w:rsid w:val="00BC780F"/>
    <w:rsid w:val="00BC783D"/>
    <w:rsid w:val="00BC7851"/>
    <w:rsid w:val="00BC794B"/>
    <w:rsid w:val="00BC7AE9"/>
    <w:rsid w:val="00BC7BBD"/>
    <w:rsid w:val="00BC7C80"/>
    <w:rsid w:val="00BC7DA4"/>
    <w:rsid w:val="00BD02DB"/>
    <w:rsid w:val="00BD03DF"/>
    <w:rsid w:val="00BD0AF7"/>
    <w:rsid w:val="00BD174C"/>
    <w:rsid w:val="00BD1986"/>
    <w:rsid w:val="00BD1A80"/>
    <w:rsid w:val="00BD1B8D"/>
    <w:rsid w:val="00BD1C39"/>
    <w:rsid w:val="00BD1C57"/>
    <w:rsid w:val="00BD1D09"/>
    <w:rsid w:val="00BD1DB9"/>
    <w:rsid w:val="00BD1DE5"/>
    <w:rsid w:val="00BD1F32"/>
    <w:rsid w:val="00BD20B8"/>
    <w:rsid w:val="00BD229F"/>
    <w:rsid w:val="00BD22D0"/>
    <w:rsid w:val="00BD2359"/>
    <w:rsid w:val="00BD23ED"/>
    <w:rsid w:val="00BD24B5"/>
    <w:rsid w:val="00BD25ED"/>
    <w:rsid w:val="00BD26FF"/>
    <w:rsid w:val="00BD2B59"/>
    <w:rsid w:val="00BD2C02"/>
    <w:rsid w:val="00BD2C6A"/>
    <w:rsid w:val="00BD2C89"/>
    <w:rsid w:val="00BD2FA0"/>
    <w:rsid w:val="00BD318C"/>
    <w:rsid w:val="00BD3338"/>
    <w:rsid w:val="00BD343D"/>
    <w:rsid w:val="00BD34DB"/>
    <w:rsid w:val="00BD35D1"/>
    <w:rsid w:val="00BD3A82"/>
    <w:rsid w:val="00BD3C85"/>
    <w:rsid w:val="00BD3F0F"/>
    <w:rsid w:val="00BD3FAA"/>
    <w:rsid w:val="00BD458D"/>
    <w:rsid w:val="00BD4762"/>
    <w:rsid w:val="00BD4B71"/>
    <w:rsid w:val="00BD4F7F"/>
    <w:rsid w:val="00BD520D"/>
    <w:rsid w:val="00BD5391"/>
    <w:rsid w:val="00BD54E0"/>
    <w:rsid w:val="00BD55A8"/>
    <w:rsid w:val="00BD56E8"/>
    <w:rsid w:val="00BD5718"/>
    <w:rsid w:val="00BD58EB"/>
    <w:rsid w:val="00BD5A33"/>
    <w:rsid w:val="00BD5A9E"/>
    <w:rsid w:val="00BD5AE1"/>
    <w:rsid w:val="00BD5FB1"/>
    <w:rsid w:val="00BD6306"/>
    <w:rsid w:val="00BD6766"/>
    <w:rsid w:val="00BD69E1"/>
    <w:rsid w:val="00BD6A14"/>
    <w:rsid w:val="00BD6B6C"/>
    <w:rsid w:val="00BD6D15"/>
    <w:rsid w:val="00BD6DA4"/>
    <w:rsid w:val="00BD6DC2"/>
    <w:rsid w:val="00BD7014"/>
    <w:rsid w:val="00BD7250"/>
    <w:rsid w:val="00BD7380"/>
    <w:rsid w:val="00BD74A3"/>
    <w:rsid w:val="00BD78AE"/>
    <w:rsid w:val="00BD7A19"/>
    <w:rsid w:val="00BD7E5C"/>
    <w:rsid w:val="00BD7F42"/>
    <w:rsid w:val="00BE039E"/>
    <w:rsid w:val="00BE050E"/>
    <w:rsid w:val="00BE0A9B"/>
    <w:rsid w:val="00BE0C45"/>
    <w:rsid w:val="00BE0DC2"/>
    <w:rsid w:val="00BE16CB"/>
    <w:rsid w:val="00BE295A"/>
    <w:rsid w:val="00BE2A4F"/>
    <w:rsid w:val="00BE2BD0"/>
    <w:rsid w:val="00BE2CA3"/>
    <w:rsid w:val="00BE2D11"/>
    <w:rsid w:val="00BE2D7D"/>
    <w:rsid w:val="00BE2DE1"/>
    <w:rsid w:val="00BE2DF6"/>
    <w:rsid w:val="00BE2E66"/>
    <w:rsid w:val="00BE2F6C"/>
    <w:rsid w:val="00BE33D6"/>
    <w:rsid w:val="00BE366C"/>
    <w:rsid w:val="00BE3A78"/>
    <w:rsid w:val="00BE3B5C"/>
    <w:rsid w:val="00BE43E3"/>
    <w:rsid w:val="00BE447D"/>
    <w:rsid w:val="00BE4926"/>
    <w:rsid w:val="00BE4DBE"/>
    <w:rsid w:val="00BE4DDF"/>
    <w:rsid w:val="00BE4E24"/>
    <w:rsid w:val="00BE4F6E"/>
    <w:rsid w:val="00BE5058"/>
    <w:rsid w:val="00BE542B"/>
    <w:rsid w:val="00BE5785"/>
    <w:rsid w:val="00BE5B43"/>
    <w:rsid w:val="00BE5EBC"/>
    <w:rsid w:val="00BE5FBF"/>
    <w:rsid w:val="00BE6467"/>
    <w:rsid w:val="00BE663F"/>
    <w:rsid w:val="00BE6673"/>
    <w:rsid w:val="00BE6B27"/>
    <w:rsid w:val="00BE6DD1"/>
    <w:rsid w:val="00BE72FD"/>
    <w:rsid w:val="00BE735C"/>
    <w:rsid w:val="00BE739C"/>
    <w:rsid w:val="00BE74BC"/>
    <w:rsid w:val="00BE7539"/>
    <w:rsid w:val="00BE7B95"/>
    <w:rsid w:val="00BE7BBA"/>
    <w:rsid w:val="00BE7C7A"/>
    <w:rsid w:val="00BE7D4C"/>
    <w:rsid w:val="00BF0466"/>
    <w:rsid w:val="00BF07A4"/>
    <w:rsid w:val="00BF08E4"/>
    <w:rsid w:val="00BF096E"/>
    <w:rsid w:val="00BF097C"/>
    <w:rsid w:val="00BF0EC3"/>
    <w:rsid w:val="00BF103D"/>
    <w:rsid w:val="00BF13BF"/>
    <w:rsid w:val="00BF1863"/>
    <w:rsid w:val="00BF1B75"/>
    <w:rsid w:val="00BF1D1C"/>
    <w:rsid w:val="00BF1FDE"/>
    <w:rsid w:val="00BF22E8"/>
    <w:rsid w:val="00BF296D"/>
    <w:rsid w:val="00BF2BFD"/>
    <w:rsid w:val="00BF3267"/>
    <w:rsid w:val="00BF3315"/>
    <w:rsid w:val="00BF34E1"/>
    <w:rsid w:val="00BF387E"/>
    <w:rsid w:val="00BF38C9"/>
    <w:rsid w:val="00BF3B20"/>
    <w:rsid w:val="00BF43DD"/>
    <w:rsid w:val="00BF4804"/>
    <w:rsid w:val="00BF4820"/>
    <w:rsid w:val="00BF483F"/>
    <w:rsid w:val="00BF488A"/>
    <w:rsid w:val="00BF4DEE"/>
    <w:rsid w:val="00BF4EA2"/>
    <w:rsid w:val="00BF507C"/>
    <w:rsid w:val="00BF5D73"/>
    <w:rsid w:val="00BF60EE"/>
    <w:rsid w:val="00BF6346"/>
    <w:rsid w:val="00BF6D0B"/>
    <w:rsid w:val="00BF7199"/>
    <w:rsid w:val="00BF7695"/>
    <w:rsid w:val="00BF77E3"/>
    <w:rsid w:val="00C000D4"/>
    <w:rsid w:val="00C00502"/>
    <w:rsid w:val="00C006B9"/>
    <w:rsid w:val="00C009F5"/>
    <w:rsid w:val="00C00ACA"/>
    <w:rsid w:val="00C00AFC"/>
    <w:rsid w:val="00C00B84"/>
    <w:rsid w:val="00C00BA5"/>
    <w:rsid w:val="00C00BE8"/>
    <w:rsid w:val="00C00CAF"/>
    <w:rsid w:val="00C00D42"/>
    <w:rsid w:val="00C00E7E"/>
    <w:rsid w:val="00C010D5"/>
    <w:rsid w:val="00C0111F"/>
    <w:rsid w:val="00C014A8"/>
    <w:rsid w:val="00C0171F"/>
    <w:rsid w:val="00C02091"/>
    <w:rsid w:val="00C020B5"/>
    <w:rsid w:val="00C022BC"/>
    <w:rsid w:val="00C02589"/>
    <w:rsid w:val="00C029F7"/>
    <w:rsid w:val="00C02DC6"/>
    <w:rsid w:val="00C02E0A"/>
    <w:rsid w:val="00C0300B"/>
    <w:rsid w:val="00C031DC"/>
    <w:rsid w:val="00C034DA"/>
    <w:rsid w:val="00C03D29"/>
    <w:rsid w:val="00C03E5D"/>
    <w:rsid w:val="00C03E6A"/>
    <w:rsid w:val="00C045FD"/>
    <w:rsid w:val="00C0488C"/>
    <w:rsid w:val="00C048B7"/>
    <w:rsid w:val="00C04A1B"/>
    <w:rsid w:val="00C04C75"/>
    <w:rsid w:val="00C04C9F"/>
    <w:rsid w:val="00C04F2B"/>
    <w:rsid w:val="00C0562E"/>
    <w:rsid w:val="00C05D08"/>
    <w:rsid w:val="00C06029"/>
    <w:rsid w:val="00C063D1"/>
    <w:rsid w:val="00C0694F"/>
    <w:rsid w:val="00C06F4A"/>
    <w:rsid w:val="00C07163"/>
    <w:rsid w:val="00C072BD"/>
    <w:rsid w:val="00C07319"/>
    <w:rsid w:val="00C0732D"/>
    <w:rsid w:val="00C074D9"/>
    <w:rsid w:val="00C07A59"/>
    <w:rsid w:val="00C07AF5"/>
    <w:rsid w:val="00C07E42"/>
    <w:rsid w:val="00C10008"/>
    <w:rsid w:val="00C10097"/>
    <w:rsid w:val="00C101EA"/>
    <w:rsid w:val="00C10625"/>
    <w:rsid w:val="00C10634"/>
    <w:rsid w:val="00C1067F"/>
    <w:rsid w:val="00C10C21"/>
    <w:rsid w:val="00C110BE"/>
    <w:rsid w:val="00C110C1"/>
    <w:rsid w:val="00C11229"/>
    <w:rsid w:val="00C11365"/>
    <w:rsid w:val="00C115A6"/>
    <w:rsid w:val="00C1161B"/>
    <w:rsid w:val="00C117AE"/>
    <w:rsid w:val="00C1181C"/>
    <w:rsid w:val="00C11914"/>
    <w:rsid w:val="00C11B06"/>
    <w:rsid w:val="00C11BC4"/>
    <w:rsid w:val="00C12134"/>
    <w:rsid w:val="00C1213A"/>
    <w:rsid w:val="00C125B5"/>
    <w:rsid w:val="00C127D8"/>
    <w:rsid w:val="00C12969"/>
    <w:rsid w:val="00C12CE1"/>
    <w:rsid w:val="00C12CF2"/>
    <w:rsid w:val="00C1309B"/>
    <w:rsid w:val="00C131FD"/>
    <w:rsid w:val="00C1356F"/>
    <w:rsid w:val="00C13BCE"/>
    <w:rsid w:val="00C13D61"/>
    <w:rsid w:val="00C13FE3"/>
    <w:rsid w:val="00C1400B"/>
    <w:rsid w:val="00C14296"/>
    <w:rsid w:val="00C14590"/>
    <w:rsid w:val="00C14618"/>
    <w:rsid w:val="00C14B7C"/>
    <w:rsid w:val="00C14BEF"/>
    <w:rsid w:val="00C14DEF"/>
    <w:rsid w:val="00C157EF"/>
    <w:rsid w:val="00C15C77"/>
    <w:rsid w:val="00C15D34"/>
    <w:rsid w:val="00C15DEC"/>
    <w:rsid w:val="00C15F94"/>
    <w:rsid w:val="00C160AF"/>
    <w:rsid w:val="00C16470"/>
    <w:rsid w:val="00C165EE"/>
    <w:rsid w:val="00C16763"/>
    <w:rsid w:val="00C16A2A"/>
    <w:rsid w:val="00C16F45"/>
    <w:rsid w:val="00C16F82"/>
    <w:rsid w:val="00C17047"/>
    <w:rsid w:val="00C17306"/>
    <w:rsid w:val="00C17394"/>
    <w:rsid w:val="00C174FC"/>
    <w:rsid w:val="00C1765D"/>
    <w:rsid w:val="00C17EA7"/>
    <w:rsid w:val="00C2049E"/>
    <w:rsid w:val="00C208F5"/>
    <w:rsid w:val="00C20A53"/>
    <w:rsid w:val="00C210AB"/>
    <w:rsid w:val="00C2116D"/>
    <w:rsid w:val="00C21314"/>
    <w:rsid w:val="00C218B4"/>
    <w:rsid w:val="00C21A22"/>
    <w:rsid w:val="00C21A5A"/>
    <w:rsid w:val="00C21B2F"/>
    <w:rsid w:val="00C21BAD"/>
    <w:rsid w:val="00C21C4C"/>
    <w:rsid w:val="00C21D05"/>
    <w:rsid w:val="00C21F1D"/>
    <w:rsid w:val="00C21F3D"/>
    <w:rsid w:val="00C2234B"/>
    <w:rsid w:val="00C2288D"/>
    <w:rsid w:val="00C22FC7"/>
    <w:rsid w:val="00C23535"/>
    <w:rsid w:val="00C23AA8"/>
    <w:rsid w:val="00C23BDE"/>
    <w:rsid w:val="00C23D1C"/>
    <w:rsid w:val="00C23F7B"/>
    <w:rsid w:val="00C24171"/>
    <w:rsid w:val="00C242C0"/>
    <w:rsid w:val="00C242F5"/>
    <w:rsid w:val="00C24BEE"/>
    <w:rsid w:val="00C24C35"/>
    <w:rsid w:val="00C24F61"/>
    <w:rsid w:val="00C2500A"/>
    <w:rsid w:val="00C2505C"/>
    <w:rsid w:val="00C250F2"/>
    <w:rsid w:val="00C254DD"/>
    <w:rsid w:val="00C257FA"/>
    <w:rsid w:val="00C25A2B"/>
    <w:rsid w:val="00C25B5D"/>
    <w:rsid w:val="00C25C9A"/>
    <w:rsid w:val="00C25D50"/>
    <w:rsid w:val="00C25F28"/>
    <w:rsid w:val="00C25FA8"/>
    <w:rsid w:val="00C261EE"/>
    <w:rsid w:val="00C26604"/>
    <w:rsid w:val="00C26E27"/>
    <w:rsid w:val="00C2791D"/>
    <w:rsid w:val="00C27AAB"/>
    <w:rsid w:val="00C27C1A"/>
    <w:rsid w:val="00C27DEA"/>
    <w:rsid w:val="00C30391"/>
    <w:rsid w:val="00C30581"/>
    <w:rsid w:val="00C306B2"/>
    <w:rsid w:val="00C30895"/>
    <w:rsid w:val="00C30A1F"/>
    <w:rsid w:val="00C30A31"/>
    <w:rsid w:val="00C30B43"/>
    <w:rsid w:val="00C30FD4"/>
    <w:rsid w:val="00C3170B"/>
    <w:rsid w:val="00C3192A"/>
    <w:rsid w:val="00C31AE3"/>
    <w:rsid w:val="00C31EB1"/>
    <w:rsid w:val="00C31F5F"/>
    <w:rsid w:val="00C32204"/>
    <w:rsid w:val="00C324C1"/>
    <w:rsid w:val="00C33050"/>
    <w:rsid w:val="00C33083"/>
    <w:rsid w:val="00C33270"/>
    <w:rsid w:val="00C3327B"/>
    <w:rsid w:val="00C332DE"/>
    <w:rsid w:val="00C3343A"/>
    <w:rsid w:val="00C33A41"/>
    <w:rsid w:val="00C3412E"/>
    <w:rsid w:val="00C34141"/>
    <w:rsid w:val="00C342B6"/>
    <w:rsid w:val="00C3443C"/>
    <w:rsid w:val="00C34586"/>
    <w:rsid w:val="00C345E7"/>
    <w:rsid w:val="00C346A4"/>
    <w:rsid w:val="00C34803"/>
    <w:rsid w:val="00C34946"/>
    <w:rsid w:val="00C34AEF"/>
    <w:rsid w:val="00C34B05"/>
    <w:rsid w:val="00C34EBA"/>
    <w:rsid w:val="00C352B3"/>
    <w:rsid w:val="00C352FB"/>
    <w:rsid w:val="00C35484"/>
    <w:rsid w:val="00C3563D"/>
    <w:rsid w:val="00C3589E"/>
    <w:rsid w:val="00C35950"/>
    <w:rsid w:val="00C35E10"/>
    <w:rsid w:val="00C35ECD"/>
    <w:rsid w:val="00C361B9"/>
    <w:rsid w:val="00C3622C"/>
    <w:rsid w:val="00C3646F"/>
    <w:rsid w:val="00C366E8"/>
    <w:rsid w:val="00C36B15"/>
    <w:rsid w:val="00C36B90"/>
    <w:rsid w:val="00C36C32"/>
    <w:rsid w:val="00C36E97"/>
    <w:rsid w:val="00C36F20"/>
    <w:rsid w:val="00C36FCE"/>
    <w:rsid w:val="00C3709B"/>
    <w:rsid w:val="00C37224"/>
    <w:rsid w:val="00C377D3"/>
    <w:rsid w:val="00C3781A"/>
    <w:rsid w:val="00C379F1"/>
    <w:rsid w:val="00C37BF8"/>
    <w:rsid w:val="00C37C1A"/>
    <w:rsid w:val="00C407B5"/>
    <w:rsid w:val="00C40D84"/>
    <w:rsid w:val="00C40DAF"/>
    <w:rsid w:val="00C40EDF"/>
    <w:rsid w:val="00C41070"/>
    <w:rsid w:val="00C41114"/>
    <w:rsid w:val="00C413F0"/>
    <w:rsid w:val="00C41A8B"/>
    <w:rsid w:val="00C41D62"/>
    <w:rsid w:val="00C422DC"/>
    <w:rsid w:val="00C42DB2"/>
    <w:rsid w:val="00C432E9"/>
    <w:rsid w:val="00C43485"/>
    <w:rsid w:val="00C4349E"/>
    <w:rsid w:val="00C4380D"/>
    <w:rsid w:val="00C43D90"/>
    <w:rsid w:val="00C43DC5"/>
    <w:rsid w:val="00C43E71"/>
    <w:rsid w:val="00C43FEC"/>
    <w:rsid w:val="00C440BD"/>
    <w:rsid w:val="00C44161"/>
    <w:rsid w:val="00C4435B"/>
    <w:rsid w:val="00C44487"/>
    <w:rsid w:val="00C4455A"/>
    <w:rsid w:val="00C44B08"/>
    <w:rsid w:val="00C44CAF"/>
    <w:rsid w:val="00C453DC"/>
    <w:rsid w:val="00C45C00"/>
    <w:rsid w:val="00C45C5A"/>
    <w:rsid w:val="00C45FF5"/>
    <w:rsid w:val="00C461DC"/>
    <w:rsid w:val="00C4644F"/>
    <w:rsid w:val="00C464F1"/>
    <w:rsid w:val="00C4650E"/>
    <w:rsid w:val="00C4676F"/>
    <w:rsid w:val="00C46830"/>
    <w:rsid w:val="00C46F77"/>
    <w:rsid w:val="00C473D5"/>
    <w:rsid w:val="00C475C9"/>
    <w:rsid w:val="00C47805"/>
    <w:rsid w:val="00C47883"/>
    <w:rsid w:val="00C47A6F"/>
    <w:rsid w:val="00C47DCA"/>
    <w:rsid w:val="00C47E97"/>
    <w:rsid w:val="00C47EFA"/>
    <w:rsid w:val="00C50097"/>
    <w:rsid w:val="00C50434"/>
    <w:rsid w:val="00C5043B"/>
    <w:rsid w:val="00C50462"/>
    <w:rsid w:val="00C50AC1"/>
    <w:rsid w:val="00C50C56"/>
    <w:rsid w:val="00C50E35"/>
    <w:rsid w:val="00C516D0"/>
    <w:rsid w:val="00C5178D"/>
    <w:rsid w:val="00C517C5"/>
    <w:rsid w:val="00C519E8"/>
    <w:rsid w:val="00C51C0A"/>
    <w:rsid w:val="00C51C8A"/>
    <w:rsid w:val="00C52401"/>
    <w:rsid w:val="00C52474"/>
    <w:rsid w:val="00C52D47"/>
    <w:rsid w:val="00C52E02"/>
    <w:rsid w:val="00C52F42"/>
    <w:rsid w:val="00C53147"/>
    <w:rsid w:val="00C53196"/>
    <w:rsid w:val="00C535DE"/>
    <w:rsid w:val="00C5373D"/>
    <w:rsid w:val="00C539CA"/>
    <w:rsid w:val="00C53C9A"/>
    <w:rsid w:val="00C53D56"/>
    <w:rsid w:val="00C53F7B"/>
    <w:rsid w:val="00C53F8E"/>
    <w:rsid w:val="00C54853"/>
    <w:rsid w:val="00C54857"/>
    <w:rsid w:val="00C548DD"/>
    <w:rsid w:val="00C5499D"/>
    <w:rsid w:val="00C54E8D"/>
    <w:rsid w:val="00C55090"/>
    <w:rsid w:val="00C55583"/>
    <w:rsid w:val="00C5571E"/>
    <w:rsid w:val="00C55BAA"/>
    <w:rsid w:val="00C55D52"/>
    <w:rsid w:val="00C560EF"/>
    <w:rsid w:val="00C562F5"/>
    <w:rsid w:val="00C5631D"/>
    <w:rsid w:val="00C56534"/>
    <w:rsid w:val="00C56EB0"/>
    <w:rsid w:val="00C56F7A"/>
    <w:rsid w:val="00C570DD"/>
    <w:rsid w:val="00C572DE"/>
    <w:rsid w:val="00C574BD"/>
    <w:rsid w:val="00C57A8B"/>
    <w:rsid w:val="00C57C33"/>
    <w:rsid w:val="00C57CD1"/>
    <w:rsid w:val="00C57E94"/>
    <w:rsid w:val="00C57F11"/>
    <w:rsid w:val="00C60094"/>
    <w:rsid w:val="00C60174"/>
    <w:rsid w:val="00C609FE"/>
    <w:rsid w:val="00C617C2"/>
    <w:rsid w:val="00C618C2"/>
    <w:rsid w:val="00C618F0"/>
    <w:rsid w:val="00C61CC2"/>
    <w:rsid w:val="00C6230C"/>
    <w:rsid w:val="00C626BD"/>
    <w:rsid w:val="00C62953"/>
    <w:rsid w:val="00C62E70"/>
    <w:rsid w:val="00C62E82"/>
    <w:rsid w:val="00C62F7C"/>
    <w:rsid w:val="00C630A9"/>
    <w:rsid w:val="00C63291"/>
    <w:rsid w:val="00C635B7"/>
    <w:rsid w:val="00C63906"/>
    <w:rsid w:val="00C6391E"/>
    <w:rsid w:val="00C63AC8"/>
    <w:rsid w:val="00C63CED"/>
    <w:rsid w:val="00C64024"/>
    <w:rsid w:val="00C64067"/>
    <w:rsid w:val="00C64118"/>
    <w:rsid w:val="00C642CC"/>
    <w:rsid w:val="00C64455"/>
    <w:rsid w:val="00C64692"/>
    <w:rsid w:val="00C647C1"/>
    <w:rsid w:val="00C64903"/>
    <w:rsid w:val="00C64976"/>
    <w:rsid w:val="00C65648"/>
    <w:rsid w:val="00C65714"/>
    <w:rsid w:val="00C65719"/>
    <w:rsid w:val="00C65793"/>
    <w:rsid w:val="00C65951"/>
    <w:rsid w:val="00C65DB8"/>
    <w:rsid w:val="00C65E29"/>
    <w:rsid w:val="00C6616C"/>
    <w:rsid w:val="00C66652"/>
    <w:rsid w:val="00C66832"/>
    <w:rsid w:val="00C66BCA"/>
    <w:rsid w:val="00C66D43"/>
    <w:rsid w:val="00C67306"/>
    <w:rsid w:val="00C673E8"/>
    <w:rsid w:val="00C677EF"/>
    <w:rsid w:val="00C67BE2"/>
    <w:rsid w:val="00C67C7C"/>
    <w:rsid w:val="00C67EF2"/>
    <w:rsid w:val="00C7002A"/>
    <w:rsid w:val="00C701A2"/>
    <w:rsid w:val="00C70262"/>
    <w:rsid w:val="00C7062C"/>
    <w:rsid w:val="00C707E9"/>
    <w:rsid w:val="00C7118F"/>
    <w:rsid w:val="00C71392"/>
    <w:rsid w:val="00C71893"/>
    <w:rsid w:val="00C71C68"/>
    <w:rsid w:val="00C71D7A"/>
    <w:rsid w:val="00C71E19"/>
    <w:rsid w:val="00C71FE8"/>
    <w:rsid w:val="00C720F9"/>
    <w:rsid w:val="00C722BF"/>
    <w:rsid w:val="00C72A05"/>
    <w:rsid w:val="00C72A59"/>
    <w:rsid w:val="00C72ACA"/>
    <w:rsid w:val="00C72D9B"/>
    <w:rsid w:val="00C72DD6"/>
    <w:rsid w:val="00C72FD3"/>
    <w:rsid w:val="00C73167"/>
    <w:rsid w:val="00C73175"/>
    <w:rsid w:val="00C732EF"/>
    <w:rsid w:val="00C73865"/>
    <w:rsid w:val="00C739CF"/>
    <w:rsid w:val="00C73A26"/>
    <w:rsid w:val="00C73A99"/>
    <w:rsid w:val="00C73CBF"/>
    <w:rsid w:val="00C73D63"/>
    <w:rsid w:val="00C73E52"/>
    <w:rsid w:val="00C741E6"/>
    <w:rsid w:val="00C74370"/>
    <w:rsid w:val="00C7494A"/>
    <w:rsid w:val="00C74CF2"/>
    <w:rsid w:val="00C751F1"/>
    <w:rsid w:val="00C752DD"/>
    <w:rsid w:val="00C75404"/>
    <w:rsid w:val="00C75632"/>
    <w:rsid w:val="00C75689"/>
    <w:rsid w:val="00C75746"/>
    <w:rsid w:val="00C75F79"/>
    <w:rsid w:val="00C76159"/>
    <w:rsid w:val="00C762B2"/>
    <w:rsid w:val="00C76726"/>
    <w:rsid w:val="00C76B5A"/>
    <w:rsid w:val="00C76C40"/>
    <w:rsid w:val="00C76CAD"/>
    <w:rsid w:val="00C77006"/>
    <w:rsid w:val="00C771E2"/>
    <w:rsid w:val="00C77716"/>
    <w:rsid w:val="00C777C1"/>
    <w:rsid w:val="00C7782B"/>
    <w:rsid w:val="00C779C7"/>
    <w:rsid w:val="00C77BC5"/>
    <w:rsid w:val="00C802DC"/>
    <w:rsid w:val="00C80513"/>
    <w:rsid w:val="00C80553"/>
    <w:rsid w:val="00C80BA0"/>
    <w:rsid w:val="00C80C06"/>
    <w:rsid w:val="00C80E18"/>
    <w:rsid w:val="00C80EF0"/>
    <w:rsid w:val="00C80F7D"/>
    <w:rsid w:val="00C8134B"/>
    <w:rsid w:val="00C8141F"/>
    <w:rsid w:val="00C81550"/>
    <w:rsid w:val="00C81771"/>
    <w:rsid w:val="00C817E5"/>
    <w:rsid w:val="00C819A0"/>
    <w:rsid w:val="00C81C2E"/>
    <w:rsid w:val="00C81D77"/>
    <w:rsid w:val="00C81DD8"/>
    <w:rsid w:val="00C81F12"/>
    <w:rsid w:val="00C81F1F"/>
    <w:rsid w:val="00C81FD7"/>
    <w:rsid w:val="00C82616"/>
    <w:rsid w:val="00C82668"/>
    <w:rsid w:val="00C82C08"/>
    <w:rsid w:val="00C82CE2"/>
    <w:rsid w:val="00C82D93"/>
    <w:rsid w:val="00C82FD7"/>
    <w:rsid w:val="00C83184"/>
    <w:rsid w:val="00C8328C"/>
    <w:rsid w:val="00C83497"/>
    <w:rsid w:val="00C834A8"/>
    <w:rsid w:val="00C837FF"/>
    <w:rsid w:val="00C83D4B"/>
    <w:rsid w:val="00C83DDB"/>
    <w:rsid w:val="00C83E2B"/>
    <w:rsid w:val="00C8400B"/>
    <w:rsid w:val="00C84227"/>
    <w:rsid w:val="00C8424B"/>
    <w:rsid w:val="00C842A9"/>
    <w:rsid w:val="00C84583"/>
    <w:rsid w:val="00C846EC"/>
    <w:rsid w:val="00C848B2"/>
    <w:rsid w:val="00C84AFA"/>
    <w:rsid w:val="00C84FD2"/>
    <w:rsid w:val="00C85149"/>
    <w:rsid w:val="00C852EC"/>
    <w:rsid w:val="00C854E2"/>
    <w:rsid w:val="00C854F0"/>
    <w:rsid w:val="00C8555C"/>
    <w:rsid w:val="00C85596"/>
    <w:rsid w:val="00C856B8"/>
    <w:rsid w:val="00C856EC"/>
    <w:rsid w:val="00C856EE"/>
    <w:rsid w:val="00C857F1"/>
    <w:rsid w:val="00C85AF3"/>
    <w:rsid w:val="00C85C70"/>
    <w:rsid w:val="00C85CFD"/>
    <w:rsid w:val="00C85EC3"/>
    <w:rsid w:val="00C860F1"/>
    <w:rsid w:val="00C861B1"/>
    <w:rsid w:val="00C86357"/>
    <w:rsid w:val="00C86645"/>
    <w:rsid w:val="00C86AB5"/>
    <w:rsid w:val="00C86EF5"/>
    <w:rsid w:val="00C8730C"/>
    <w:rsid w:val="00C876F5"/>
    <w:rsid w:val="00C87946"/>
    <w:rsid w:val="00C87BC1"/>
    <w:rsid w:val="00C87DD2"/>
    <w:rsid w:val="00C90170"/>
    <w:rsid w:val="00C901C3"/>
    <w:rsid w:val="00C903DC"/>
    <w:rsid w:val="00C90737"/>
    <w:rsid w:val="00C90915"/>
    <w:rsid w:val="00C90A5E"/>
    <w:rsid w:val="00C90BA4"/>
    <w:rsid w:val="00C90D17"/>
    <w:rsid w:val="00C912ED"/>
    <w:rsid w:val="00C91433"/>
    <w:rsid w:val="00C91597"/>
    <w:rsid w:val="00C915F7"/>
    <w:rsid w:val="00C923BE"/>
    <w:rsid w:val="00C928F0"/>
    <w:rsid w:val="00C9293B"/>
    <w:rsid w:val="00C9299B"/>
    <w:rsid w:val="00C92B81"/>
    <w:rsid w:val="00C92CB7"/>
    <w:rsid w:val="00C9302C"/>
    <w:rsid w:val="00C93031"/>
    <w:rsid w:val="00C933D8"/>
    <w:rsid w:val="00C93420"/>
    <w:rsid w:val="00C9396D"/>
    <w:rsid w:val="00C93A21"/>
    <w:rsid w:val="00C9434A"/>
    <w:rsid w:val="00C9436E"/>
    <w:rsid w:val="00C94443"/>
    <w:rsid w:val="00C94447"/>
    <w:rsid w:val="00C944F7"/>
    <w:rsid w:val="00C94703"/>
    <w:rsid w:val="00C94714"/>
    <w:rsid w:val="00C948A1"/>
    <w:rsid w:val="00C94AEB"/>
    <w:rsid w:val="00C94CC7"/>
    <w:rsid w:val="00C94F99"/>
    <w:rsid w:val="00C95063"/>
    <w:rsid w:val="00C9516C"/>
    <w:rsid w:val="00C95197"/>
    <w:rsid w:val="00C952A9"/>
    <w:rsid w:val="00C95E7D"/>
    <w:rsid w:val="00C95F88"/>
    <w:rsid w:val="00C95FC7"/>
    <w:rsid w:val="00C96252"/>
    <w:rsid w:val="00C963F2"/>
    <w:rsid w:val="00C965C2"/>
    <w:rsid w:val="00C96623"/>
    <w:rsid w:val="00C96670"/>
    <w:rsid w:val="00C9668A"/>
    <w:rsid w:val="00C968A6"/>
    <w:rsid w:val="00C968E1"/>
    <w:rsid w:val="00C96C89"/>
    <w:rsid w:val="00C96D0F"/>
    <w:rsid w:val="00C97269"/>
    <w:rsid w:val="00C972BB"/>
    <w:rsid w:val="00C9785F"/>
    <w:rsid w:val="00C978E1"/>
    <w:rsid w:val="00C9796C"/>
    <w:rsid w:val="00C97A91"/>
    <w:rsid w:val="00C97DAA"/>
    <w:rsid w:val="00C97DB1"/>
    <w:rsid w:val="00C97DB3"/>
    <w:rsid w:val="00CA0224"/>
    <w:rsid w:val="00CA02FF"/>
    <w:rsid w:val="00CA03C0"/>
    <w:rsid w:val="00CA06DE"/>
    <w:rsid w:val="00CA0819"/>
    <w:rsid w:val="00CA0C72"/>
    <w:rsid w:val="00CA0F26"/>
    <w:rsid w:val="00CA0FA4"/>
    <w:rsid w:val="00CA0FF3"/>
    <w:rsid w:val="00CA12B3"/>
    <w:rsid w:val="00CA160B"/>
    <w:rsid w:val="00CA18D1"/>
    <w:rsid w:val="00CA1DED"/>
    <w:rsid w:val="00CA1E40"/>
    <w:rsid w:val="00CA2007"/>
    <w:rsid w:val="00CA2790"/>
    <w:rsid w:val="00CA293B"/>
    <w:rsid w:val="00CA2B5C"/>
    <w:rsid w:val="00CA2C13"/>
    <w:rsid w:val="00CA2FF5"/>
    <w:rsid w:val="00CA3085"/>
    <w:rsid w:val="00CA36C4"/>
    <w:rsid w:val="00CA36E0"/>
    <w:rsid w:val="00CA37DD"/>
    <w:rsid w:val="00CA3CF3"/>
    <w:rsid w:val="00CA3E60"/>
    <w:rsid w:val="00CA3E88"/>
    <w:rsid w:val="00CA4215"/>
    <w:rsid w:val="00CA4490"/>
    <w:rsid w:val="00CA47DC"/>
    <w:rsid w:val="00CA4A37"/>
    <w:rsid w:val="00CA4C5D"/>
    <w:rsid w:val="00CA4EF7"/>
    <w:rsid w:val="00CA51F0"/>
    <w:rsid w:val="00CA57C1"/>
    <w:rsid w:val="00CA5C71"/>
    <w:rsid w:val="00CA5E37"/>
    <w:rsid w:val="00CA61C8"/>
    <w:rsid w:val="00CA633A"/>
    <w:rsid w:val="00CA6364"/>
    <w:rsid w:val="00CA6563"/>
    <w:rsid w:val="00CA67E4"/>
    <w:rsid w:val="00CA6C3E"/>
    <w:rsid w:val="00CA707B"/>
    <w:rsid w:val="00CA7346"/>
    <w:rsid w:val="00CA73AA"/>
    <w:rsid w:val="00CA75DE"/>
    <w:rsid w:val="00CA7772"/>
    <w:rsid w:val="00CA77CC"/>
    <w:rsid w:val="00CA7CB3"/>
    <w:rsid w:val="00CB026D"/>
    <w:rsid w:val="00CB05E4"/>
    <w:rsid w:val="00CB073E"/>
    <w:rsid w:val="00CB080A"/>
    <w:rsid w:val="00CB0834"/>
    <w:rsid w:val="00CB0913"/>
    <w:rsid w:val="00CB0F1A"/>
    <w:rsid w:val="00CB1B4A"/>
    <w:rsid w:val="00CB1C2B"/>
    <w:rsid w:val="00CB1C6B"/>
    <w:rsid w:val="00CB1C8D"/>
    <w:rsid w:val="00CB1C9A"/>
    <w:rsid w:val="00CB1CDE"/>
    <w:rsid w:val="00CB1EB8"/>
    <w:rsid w:val="00CB1EC8"/>
    <w:rsid w:val="00CB23B8"/>
    <w:rsid w:val="00CB23F3"/>
    <w:rsid w:val="00CB2646"/>
    <w:rsid w:val="00CB27E8"/>
    <w:rsid w:val="00CB29F1"/>
    <w:rsid w:val="00CB2D86"/>
    <w:rsid w:val="00CB324D"/>
    <w:rsid w:val="00CB335F"/>
    <w:rsid w:val="00CB389D"/>
    <w:rsid w:val="00CB3C8E"/>
    <w:rsid w:val="00CB3F12"/>
    <w:rsid w:val="00CB413F"/>
    <w:rsid w:val="00CB4629"/>
    <w:rsid w:val="00CB4759"/>
    <w:rsid w:val="00CB4DC1"/>
    <w:rsid w:val="00CB54A2"/>
    <w:rsid w:val="00CB56EA"/>
    <w:rsid w:val="00CB596F"/>
    <w:rsid w:val="00CB5C51"/>
    <w:rsid w:val="00CB615E"/>
    <w:rsid w:val="00CB6269"/>
    <w:rsid w:val="00CB6C18"/>
    <w:rsid w:val="00CB721A"/>
    <w:rsid w:val="00CB7599"/>
    <w:rsid w:val="00CB75B3"/>
    <w:rsid w:val="00CB77CA"/>
    <w:rsid w:val="00CB7906"/>
    <w:rsid w:val="00CB799A"/>
    <w:rsid w:val="00CC01F5"/>
    <w:rsid w:val="00CC04EA"/>
    <w:rsid w:val="00CC0748"/>
    <w:rsid w:val="00CC0944"/>
    <w:rsid w:val="00CC0EFE"/>
    <w:rsid w:val="00CC14A0"/>
    <w:rsid w:val="00CC16A9"/>
    <w:rsid w:val="00CC1CC8"/>
    <w:rsid w:val="00CC1DF0"/>
    <w:rsid w:val="00CC2241"/>
    <w:rsid w:val="00CC2546"/>
    <w:rsid w:val="00CC2687"/>
    <w:rsid w:val="00CC2852"/>
    <w:rsid w:val="00CC2CC1"/>
    <w:rsid w:val="00CC2D33"/>
    <w:rsid w:val="00CC35AA"/>
    <w:rsid w:val="00CC35EA"/>
    <w:rsid w:val="00CC3783"/>
    <w:rsid w:val="00CC383C"/>
    <w:rsid w:val="00CC39F6"/>
    <w:rsid w:val="00CC3B18"/>
    <w:rsid w:val="00CC3C55"/>
    <w:rsid w:val="00CC3C8E"/>
    <w:rsid w:val="00CC3E80"/>
    <w:rsid w:val="00CC4036"/>
    <w:rsid w:val="00CC45B5"/>
    <w:rsid w:val="00CC4760"/>
    <w:rsid w:val="00CC4C5E"/>
    <w:rsid w:val="00CC4C90"/>
    <w:rsid w:val="00CC501D"/>
    <w:rsid w:val="00CC5336"/>
    <w:rsid w:val="00CC5490"/>
    <w:rsid w:val="00CC56AC"/>
    <w:rsid w:val="00CC571F"/>
    <w:rsid w:val="00CC6080"/>
    <w:rsid w:val="00CC6215"/>
    <w:rsid w:val="00CC6491"/>
    <w:rsid w:val="00CC6DFD"/>
    <w:rsid w:val="00CC6F8B"/>
    <w:rsid w:val="00CC700D"/>
    <w:rsid w:val="00CC7049"/>
    <w:rsid w:val="00CC70AB"/>
    <w:rsid w:val="00CC717B"/>
    <w:rsid w:val="00CC71E7"/>
    <w:rsid w:val="00CC7502"/>
    <w:rsid w:val="00CC7602"/>
    <w:rsid w:val="00CC7879"/>
    <w:rsid w:val="00CC7FC4"/>
    <w:rsid w:val="00CD0547"/>
    <w:rsid w:val="00CD062E"/>
    <w:rsid w:val="00CD0DE7"/>
    <w:rsid w:val="00CD0F41"/>
    <w:rsid w:val="00CD0F4F"/>
    <w:rsid w:val="00CD0FA1"/>
    <w:rsid w:val="00CD10CF"/>
    <w:rsid w:val="00CD10EA"/>
    <w:rsid w:val="00CD117B"/>
    <w:rsid w:val="00CD13F9"/>
    <w:rsid w:val="00CD141D"/>
    <w:rsid w:val="00CD1799"/>
    <w:rsid w:val="00CD186F"/>
    <w:rsid w:val="00CD1A8D"/>
    <w:rsid w:val="00CD1AF1"/>
    <w:rsid w:val="00CD1FD4"/>
    <w:rsid w:val="00CD207B"/>
    <w:rsid w:val="00CD21B0"/>
    <w:rsid w:val="00CD2221"/>
    <w:rsid w:val="00CD2430"/>
    <w:rsid w:val="00CD269C"/>
    <w:rsid w:val="00CD292A"/>
    <w:rsid w:val="00CD29EA"/>
    <w:rsid w:val="00CD2BC3"/>
    <w:rsid w:val="00CD2CB0"/>
    <w:rsid w:val="00CD30DA"/>
    <w:rsid w:val="00CD311E"/>
    <w:rsid w:val="00CD3577"/>
    <w:rsid w:val="00CD372C"/>
    <w:rsid w:val="00CD3888"/>
    <w:rsid w:val="00CD38E9"/>
    <w:rsid w:val="00CD3923"/>
    <w:rsid w:val="00CD3A78"/>
    <w:rsid w:val="00CD3AB8"/>
    <w:rsid w:val="00CD3B31"/>
    <w:rsid w:val="00CD3E4A"/>
    <w:rsid w:val="00CD3F0F"/>
    <w:rsid w:val="00CD42B8"/>
    <w:rsid w:val="00CD445C"/>
    <w:rsid w:val="00CD44B9"/>
    <w:rsid w:val="00CD44F1"/>
    <w:rsid w:val="00CD4519"/>
    <w:rsid w:val="00CD4BFD"/>
    <w:rsid w:val="00CD4D75"/>
    <w:rsid w:val="00CD4E99"/>
    <w:rsid w:val="00CD50E0"/>
    <w:rsid w:val="00CD5433"/>
    <w:rsid w:val="00CD54D6"/>
    <w:rsid w:val="00CD5A4F"/>
    <w:rsid w:val="00CD5AAF"/>
    <w:rsid w:val="00CD5CC2"/>
    <w:rsid w:val="00CD6718"/>
    <w:rsid w:val="00CD6960"/>
    <w:rsid w:val="00CD6AE0"/>
    <w:rsid w:val="00CD71E1"/>
    <w:rsid w:val="00CD726B"/>
    <w:rsid w:val="00CD727F"/>
    <w:rsid w:val="00CD73F5"/>
    <w:rsid w:val="00CD788B"/>
    <w:rsid w:val="00CE02E4"/>
    <w:rsid w:val="00CE05D1"/>
    <w:rsid w:val="00CE0BB1"/>
    <w:rsid w:val="00CE0C25"/>
    <w:rsid w:val="00CE0D49"/>
    <w:rsid w:val="00CE109C"/>
    <w:rsid w:val="00CE115E"/>
    <w:rsid w:val="00CE159B"/>
    <w:rsid w:val="00CE18C0"/>
    <w:rsid w:val="00CE1BD3"/>
    <w:rsid w:val="00CE1E56"/>
    <w:rsid w:val="00CE1F3D"/>
    <w:rsid w:val="00CE1F8C"/>
    <w:rsid w:val="00CE22BD"/>
    <w:rsid w:val="00CE2917"/>
    <w:rsid w:val="00CE2A0D"/>
    <w:rsid w:val="00CE2B9B"/>
    <w:rsid w:val="00CE2F27"/>
    <w:rsid w:val="00CE33D7"/>
    <w:rsid w:val="00CE37CA"/>
    <w:rsid w:val="00CE3816"/>
    <w:rsid w:val="00CE3CDF"/>
    <w:rsid w:val="00CE3E89"/>
    <w:rsid w:val="00CE43B7"/>
    <w:rsid w:val="00CE43C7"/>
    <w:rsid w:val="00CE45EA"/>
    <w:rsid w:val="00CE4819"/>
    <w:rsid w:val="00CE4DB0"/>
    <w:rsid w:val="00CE4E56"/>
    <w:rsid w:val="00CE4E99"/>
    <w:rsid w:val="00CE5042"/>
    <w:rsid w:val="00CE5462"/>
    <w:rsid w:val="00CE54A5"/>
    <w:rsid w:val="00CE56BB"/>
    <w:rsid w:val="00CE5A67"/>
    <w:rsid w:val="00CE5C0B"/>
    <w:rsid w:val="00CE5CA5"/>
    <w:rsid w:val="00CE5CF0"/>
    <w:rsid w:val="00CE5E53"/>
    <w:rsid w:val="00CE5EE3"/>
    <w:rsid w:val="00CE6073"/>
    <w:rsid w:val="00CE65A6"/>
    <w:rsid w:val="00CE67D4"/>
    <w:rsid w:val="00CE685D"/>
    <w:rsid w:val="00CE6EFE"/>
    <w:rsid w:val="00CE74EA"/>
    <w:rsid w:val="00CE75F7"/>
    <w:rsid w:val="00CE7D6A"/>
    <w:rsid w:val="00CF01AC"/>
    <w:rsid w:val="00CF03B8"/>
    <w:rsid w:val="00CF075D"/>
    <w:rsid w:val="00CF092F"/>
    <w:rsid w:val="00CF0CFA"/>
    <w:rsid w:val="00CF1068"/>
    <w:rsid w:val="00CF1342"/>
    <w:rsid w:val="00CF1657"/>
    <w:rsid w:val="00CF167C"/>
    <w:rsid w:val="00CF17C2"/>
    <w:rsid w:val="00CF194A"/>
    <w:rsid w:val="00CF1F31"/>
    <w:rsid w:val="00CF1F3E"/>
    <w:rsid w:val="00CF20BE"/>
    <w:rsid w:val="00CF25D7"/>
    <w:rsid w:val="00CF26CF"/>
    <w:rsid w:val="00CF294B"/>
    <w:rsid w:val="00CF31C8"/>
    <w:rsid w:val="00CF333F"/>
    <w:rsid w:val="00CF3457"/>
    <w:rsid w:val="00CF3662"/>
    <w:rsid w:val="00CF3AAC"/>
    <w:rsid w:val="00CF3EFF"/>
    <w:rsid w:val="00CF4224"/>
    <w:rsid w:val="00CF4471"/>
    <w:rsid w:val="00CF454F"/>
    <w:rsid w:val="00CF48B5"/>
    <w:rsid w:val="00CF49E7"/>
    <w:rsid w:val="00CF5159"/>
    <w:rsid w:val="00CF515F"/>
    <w:rsid w:val="00CF5457"/>
    <w:rsid w:val="00CF5602"/>
    <w:rsid w:val="00CF5713"/>
    <w:rsid w:val="00CF5972"/>
    <w:rsid w:val="00CF59CE"/>
    <w:rsid w:val="00CF5D95"/>
    <w:rsid w:val="00CF6533"/>
    <w:rsid w:val="00CF6773"/>
    <w:rsid w:val="00CF6CF1"/>
    <w:rsid w:val="00CF6D66"/>
    <w:rsid w:val="00CF6F10"/>
    <w:rsid w:val="00CF70F9"/>
    <w:rsid w:val="00CF73F9"/>
    <w:rsid w:val="00D00069"/>
    <w:rsid w:val="00D0012C"/>
    <w:rsid w:val="00D00B2E"/>
    <w:rsid w:val="00D00CEC"/>
    <w:rsid w:val="00D00F94"/>
    <w:rsid w:val="00D0110F"/>
    <w:rsid w:val="00D012A3"/>
    <w:rsid w:val="00D012E4"/>
    <w:rsid w:val="00D014EB"/>
    <w:rsid w:val="00D014F3"/>
    <w:rsid w:val="00D015EB"/>
    <w:rsid w:val="00D01973"/>
    <w:rsid w:val="00D01AD6"/>
    <w:rsid w:val="00D01ADD"/>
    <w:rsid w:val="00D01C52"/>
    <w:rsid w:val="00D01E3F"/>
    <w:rsid w:val="00D01F2E"/>
    <w:rsid w:val="00D01FF8"/>
    <w:rsid w:val="00D02118"/>
    <w:rsid w:val="00D0265A"/>
    <w:rsid w:val="00D026B6"/>
    <w:rsid w:val="00D02705"/>
    <w:rsid w:val="00D02B93"/>
    <w:rsid w:val="00D02C82"/>
    <w:rsid w:val="00D03390"/>
    <w:rsid w:val="00D0354C"/>
    <w:rsid w:val="00D035FA"/>
    <w:rsid w:val="00D0399C"/>
    <w:rsid w:val="00D03B61"/>
    <w:rsid w:val="00D03D11"/>
    <w:rsid w:val="00D03E7A"/>
    <w:rsid w:val="00D041B5"/>
    <w:rsid w:val="00D0420A"/>
    <w:rsid w:val="00D0465D"/>
    <w:rsid w:val="00D049B1"/>
    <w:rsid w:val="00D04B04"/>
    <w:rsid w:val="00D053E3"/>
    <w:rsid w:val="00D05596"/>
    <w:rsid w:val="00D058F0"/>
    <w:rsid w:val="00D05C5C"/>
    <w:rsid w:val="00D05D1B"/>
    <w:rsid w:val="00D06533"/>
    <w:rsid w:val="00D06567"/>
    <w:rsid w:val="00D068EE"/>
    <w:rsid w:val="00D06978"/>
    <w:rsid w:val="00D06B3B"/>
    <w:rsid w:val="00D06DCF"/>
    <w:rsid w:val="00D073A2"/>
    <w:rsid w:val="00D07663"/>
    <w:rsid w:val="00D0778A"/>
    <w:rsid w:val="00D07AB6"/>
    <w:rsid w:val="00D07DAF"/>
    <w:rsid w:val="00D07EE1"/>
    <w:rsid w:val="00D07F1A"/>
    <w:rsid w:val="00D1002E"/>
    <w:rsid w:val="00D10812"/>
    <w:rsid w:val="00D10BFC"/>
    <w:rsid w:val="00D10FE2"/>
    <w:rsid w:val="00D1119A"/>
    <w:rsid w:val="00D115E3"/>
    <w:rsid w:val="00D11860"/>
    <w:rsid w:val="00D11E02"/>
    <w:rsid w:val="00D11EE1"/>
    <w:rsid w:val="00D1253D"/>
    <w:rsid w:val="00D12944"/>
    <w:rsid w:val="00D12A72"/>
    <w:rsid w:val="00D1314A"/>
    <w:rsid w:val="00D132C9"/>
    <w:rsid w:val="00D1340F"/>
    <w:rsid w:val="00D13834"/>
    <w:rsid w:val="00D13901"/>
    <w:rsid w:val="00D1391F"/>
    <w:rsid w:val="00D1392E"/>
    <w:rsid w:val="00D13A83"/>
    <w:rsid w:val="00D13C35"/>
    <w:rsid w:val="00D13E50"/>
    <w:rsid w:val="00D14059"/>
    <w:rsid w:val="00D14191"/>
    <w:rsid w:val="00D142E9"/>
    <w:rsid w:val="00D144E7"/>
    <w:rsid w:val="00D148E9"/>
    <w:rsid w:val="00D151E6"/>
    <w:rsid w:val="00D153C8"/>
    <w:rsid w:val="00D15474"/>
    <w:rsid w:val="00D15627"/>
    <w:rsid w:val="00D157F1"/>
    <w:rsid w:val="00D15B69"/>
    <w:rsid w:val="00D15D77"/>
    <w:rsid w:val="00D15E12"/>
    <w:rsid w:val="00D16162"/>
    <w:rsid w:val="00D16837"/>
    <w:rsid w:val="00D16C92"/>
    <w:rsid w:val="00D16DE8"/>
    <w:rsid w:val="00D1701B"/>
    <w:rsid w:val="00D1721D"/>
    <w:rsid w:val="00D1785B"/>
    <w:rsid w:val="00D178AD"/>
    <w:rsid w:val="00D1796E"/>
    <w:rsid w:val="00D17F0F"/>
    <w:rsid w:val="00D200B2"/>
    <w:rsid w:val="00D2018E"/>
    <w:rsid w:val="00D2026A"/>
    <w:rsid w:val="00D202C7"/>
    <w:rsid w:val="00D20572"/>
    <w:rsid w:val="00D20A48"/>
    <w:rsid w:val="00D20A74"/>
    <w:rsid w:val="00D20B17"/>
    <w:rsid w:val="00D20CAE"/>
    <w:rsid w:val="00D20D6E"/>
    <w:rsid w:val="00D211BD"/>
    <w:rsid w:val="00D2132C"/>
    <w:rsid w:val="00D2141D"/>
    <w:rsid w:val="00D21713"/>
    <w:rsid w:val="00D21742"/>
    <w:rsid w:val="00D21885"/>
    <w:rsid w:val="00D21ADA"/>
    <w:rsid w:val="00D21C96"/>
    <w:rsid w:val="00D21DE6"/>
    <w:rsid w:val="00D220A5"/>
    <w:rsid w:val="00D221FA"/>
    <w:rsid w:val="00D2227C"/>
    <w:rsid w:val="00D222B5"/>
    <w:rsid w:val="00D228BC"/>
    <w:rsid w:val="00D22C91"/>
    <w:rsid w:val="00D23177"/>
    <w:rsid w:val="00D231EF"/>
    <w:rsid w:val="00D23313"/>
    <w:rsid w:val="00D234C9"/>
    <w:rsid w:val="00D235AD"/>
    <w:rsid w:val="00D23712"/>
    <w:rsid w:val="00D238C1"/>
    <w:rsid w:val="00D239B5"/>
    <w:rsid w:val="00D239D0"/>
    <w:rsid w:val="00D23A12"/>
    <w:rsid w:val="00D23B28"/>
    <w:rsid w:val="00D23E01"/>
    <w:rsid w:val="00D2448A"/>
    <w:rsid w:val="00D24533"/>
    <w:rsid w:val="00D249E0"/>
    <w:rsid w:val="00D24DE7"/>
    <w:rsid w:val="00D24FC9"/>
    <w:rsid w:val="00D2514F"/>
    <w:rsid w:val="00D2546E"/>
    <w:rsid w:val="00D255EE"/>
    <w:rsid w:val="00D255FC"/>
    <w:rsid w:val="00D25707"/>
    <w:rsid w:val="00D25C67"/>
    <w:rsid w:val="00D2614A"/>
    <w:rsid w:val="00D261AF"/>
    <w:rsid w:val="00D27095"/>
    <w:rsid w:val="00D270AA"/>
    <w:rsid w:val="00D271C3"/>
    <w:rsid w:val="00D273C5"/>
    <w:rsid w:val="00D27431"/>
    <w:rsid w:val="00D2773F"/>
    <w:rsid w:val="00D2785E"/>
    <w:rsid w:val="00D27A29"/>
    <w:rsid w:val="00D27A4E"/>
    <w:rsid w:val="00D27AB2"/>
    <w:rsid w:val="00D27B99"/>
    <w:rsid w:val="00D27CBB"/>
    <w:rsid w:val="00D27DA3"/>
    <w:rsid w:val="00D27FDD"/>
    <w:rsid w:val="00D302FE"/>
    <w:rsid w:val="00D3046D"/>
    <w:rsid w:val="00D3046F"/>
    <w:rsid w:val="00D3078A"/>
    <w:rsid w:val="00D307B9"/>
    <w:rsid w:val="00D3115B"/>
    <w:rsid w:val="00D3162B"/>
    <w:rsid w:val="00D316EB"/>
    <w:rsid w:val="00D31902"/>
    <w:rsid w:val="00D31D0F"/>
    <w:rsid w:val="00D31F4A"/>
    <w:rsid w:val="00D321C4"/>
    <w:rsid w:val="00D3228B"/>
    <w:rsid w:val="00D32570"/>
    <w:rsid w:val="00D325A9"/>
    <w:rsid w:val="00D3269E"/>
    <w:rsid w:val="00D32925"/>
    <w:rsid w:val="00D33012"/>
    <w:rsid w:val="00D330EC"/>
    <w:rsid w:val="00D33381"/>
    <w:rsid w:val="00D336BA"/>
    <w:rsid w:val="00D336CA"/>
    <w:rsid w:val="00D33BE9"/>
    <w:rsid w:val="00D33BF4"/>
    <w:rsid w:val="00D33C06"/>
    <w:rsid w:val="00D33FBF"/>
    <w:rsid w:val="00D34093"/>
    <w:rsid w:val="00D341B3"/>
    <w:rsid w:val="00D34203"/>
    <w:rsid w:val="00D34274"/>
    <w:rsid w:val="00D342D4"/>
    <w:rsid w:val="00D343D2"/>
    <w:rsid w:val="00D34946"/>
    <w:rsid w:val="00D34A95"/>
    <w:rsid w:val="00D34D3F"/>
    <w:rsid w:val="00D34E83"/>
    <w:rsid w:val="00D34EA7"/>
    <w:rsid w:val="00D34FA1"/>
    <w:rsid w:val="00D352B1"/>
    <w:rsid w:val="00D352CB"/>
    <w:rsid w:val="00D35413"/>
    <w:rsid w:val="00D356B5"/>
    <w:rsid w:val="00D35C3D"/>
    <w:rsid w:val="00D35CCD"/>
    <w:rsid w:val="00D35EE4"/>
    <w:rsid w:val="00D36171"/>
    <w:rsid w:val="00D363FE"/>
    <w:rsid w:val="00D365CB"/>
    <w:rsid w:val="00D373EA"/>
    <w:rsid w:val="00D376D0"/>
    <w:rsid w:val="00D378C4"/>
    <w:rsid w:val="00D378D0"/>
    <w:rsid w:val="00D37962"/>
    <w:rsid w:val="00D37CE8"/>
    <w:rsid w:val="00D37D31"/>
    <w:rsid w:val="00D37DD5"/>
    <w:rsid w:val="00D40222"/>
    <w:rsid w:val="00D40309"/>
    <w:rsid w:val="00D40A0C"/>
    <w:rsid w:val="00D410E2"/>
    <w:rsid w:val="00D41153"/>
    <w:rsid w:val="00D412B5"/>
    <w:rsid w:val="00D41560"/>
    <w:rsid w:val="00D41DD6"/>
    <w:rsid w:val="00D426CD"/>
    <w:rsid w:val="00D42940"/>
    <w:rsid w:val="00D42BD8"/>
    <w:rsid w:val="00D42C5F"/>
    <w:rsid w:val="00D42CD8"/>
    <w:rsid w:val="00D42E22"/>
    <w:rsid w:val="00D42F3B"/>
    <w:rsid w:val="00D43001"/>
    <w:rsid w:val="00D43025"/>
    <w:rsid w:val="00D4331C"/>
    <w:rsid w:val="00D4344A"/>
    <w:rsid w:val="00D43484"/>
    <w:rsid w:val="00D437EE"/>
    <w:rsid w:val="00D43A39"/>
    <w:rsid w:val="00D43A89"/>
    <w:rsid w:val="00D43F8A"/>
    <w:rsid w:val="00D4401D"/>
    <w:rsid w:val="00D44462"/>
    <w:rsid w:val="00D44521"/>
    <w:rsid w:val="00D44940"/>
    <w:rsid w:val="00D44B8D"/>
    <w:rsid w:val="00D44CAB"/>
    <w:rsid w:val="00D44D95"/>
    <w:rsid w:val="00D4511B"/>
    <w:rsid w:val="00D4564D"/>
    <w:rsid w:val="00D45655"/>
    <w:rsid w:val="00D456CF"/>
    <w:rsid w:val="00D45972"/>
    <w:rsid w:val="00D45B4C"/>
    <w:rsid w:val="00D45D85"/>
    <w:rsid w:val="00D45DFB"/>
    <w:rsid w:val="00D45E0D"/>
    <w:rsid w:val="00D45EC9"/>
    <w:rsid w:val="00D46044"/>
    <w:rsid w:val="00D4609B"/>
    <w:rsid w:val="00D46319"/>
    <w:rsid w:val="00D4640F"/>
    <w:rsid w:val="00D465E3"/>
    <w:rsid w:val="00D46732"/>
    <w:rsid w:val="00D4679C"/>
    <w:rsid w:val="00D47166"/>
    <w:rsid w:val="00D472C6"/>
    <w:rsid w:val="00D47339"/>
    <w:rsid w:val="00D5008A"/>
    <w:rsid w:val="00D502E0"/>
    <w:rsid w:val="00D505EB"/>
    <w:rsid w:val="00D50998"/>
    <w:rsid w:val="00D50B9B"/>
    <w:rsid w:val="00D50DF3"/>
    <w:rsid w:val="00D513BD"/>
    <w:rsid w:val="00D51AE7"/>
    <w:rsid w:val="00D51C15"/>
    <w:rsid w:val="00D51CC1"/>
    <w:rsid w:val="00D51E72"/>
    <w:rsid w:val="00D51FFA"/>
    <w:rsid w:val="00D52173"/>
    <w:rsid w:val="00D52247"/>
    <w:rsid w:val="00D527C1"/>
    <w:rsid w:val="00D52E72"/>
    <w:rsid w:val="00D53023"/>
    <w:rsid w:val="00D530E9"/>
    <w:rsid w:val="00D5312C"/>
    <w:rsid w:val="00D5343E"/>
    <w:rsid w:val="00D53C4B"/>
    <w:rsid w:val="00D53CE6"/>
    <w:rsid w:val="00D541D6"/>
    <w:rsid w:val="00D54433"/>
    <w:rsid w:val="00D54627"/>
    <w:rsid w:val="00D546E1"/>
    <w:rsid w:val="00D54770"/>
    <w:rsid w:val="00D54A7C"/>
    <w:rsid w:val="00D54D72"/>
    <w:rsid w:val="00D55109"/>
    <w:rsid w:val="00D551FA"/>
    <w:rsid w:val="00D5524C"/>
    <w:rsid w:val="00D555EB"/>
    <w:rsid w:val="00D5571B"/>
    <w:rsid w:val="00D55802"/>
    <w:rsid w:val="00D55A0F"/>
    <w:rsid w:val="00D55FE1"/>
    <w:rsid w:val="00D5634A"/>
    <w:rsid w:val="00D56785"/>
    <w:rsid w:val="00D56C12"/>
    <w:rsid w:val="00D56CE5"/>
    <w:rsid w:val="00D56D6C"/>
    <w:rsid w:val="00D57004"/>
    <w:rsid w:val="00D57567"/>
    <w:rsid w:val="00D57757"/>
    <w:rsid w:val="00D57BAD"/>
    <w:rsid w:val="00D57C93"/>
    <w:rsid w:val="00D57CF9"/>
    <w:rsid w:val="00D57F17"/>
    <w:rsid w:val="00D60038"/>
    <w:rsid w:val="00D60429"/>
    <w:rsid w:val="00D6071C"/>
    <w:rsid w:val="00D60743"/>
    <w:rsid w:val="00D6099B"/>
    <w:rsid w:val="00D609DE"/>
    <w:rsid w:val="00D60AA0"/>
    <w:rsid w:val="00D60BDD"/>
    <w:rsid w:val="00D60EA9"/>
    <w:rsid w:val="00D61B8A"/>
    <w:rsid w:val="00D61CC9"/>
    <w:rsid w:val="00D621DA"/>
    <w:rsid w:val="00D6225E"/>
    <w:rsid w:val="00D622AA"/>
    <w:rsid w:val="00D62340"/>
    <w:rsid w:val="00D626A7"/>
    <w:rsid w:val="00D627AA"/>
    <w:rsid w:val="00D62912"/>
    <w:rsid w:val="00D62AB0"/>
    <w:rsid w:val="00D62EEA"/>
    <w:rsid w:val="00D62EF6"/>
    <w:rsid w:val="00D62F76"/>
    <w:rsid w:val="00D631B4"/>
    <w:rsid w:val="00D6324B"/>
    <w:rsid w:val="00D6328A"/>
    <w:rsid w:val="00D63310"/>
    <w:rsid w:val="00D633BC"/>
    <w:rsid w:val="00D633F4"/>
    <w:rsid w:val="00D63DD8"/>
    <w:rsid w:val="00D63DE9"/>
    <w:rsid w:val="00D63E9E"/>
    <w:rsid w:val="00D63F14"/>
    <w:rsid w:val="00D64144"/>
    <w:rsid w:val="00D64760"/>
    <w:rsid w:val="00D6480D"/>
    <w:rsid w:val="00D64A2E"/>
    <w:rsid w:val="00D64B03"/>
    <w:rsid w:val="00D64B1A"/>
    <w:rsid w:val="00D64D5C"/>
    <w:rsid w:val="00D6513E"/>
    <w:rsid w:val="00D65265"/>
    <w:rsid w:val="00D6527D"/>
    <w:rsid w:val="00D65941"/>
    <w:rsid w:val="00D65A2C"/>
    <w:rsid w:val="00D65B08"/>
    <w:rsid w:val="00D65E01"/>
    <w:rsid w:val="00D660C3"/>
    <w:rsid w:val="00D6629E"/>
    <w:rsid w:val="00D66AEE"/>
    <w:rsid w:val="00D66B2D"/>
    <w:rsid w:val="00D66E0D"/>
    <w:rsid w:val="00D67251"/>
    <w:rsid w:val="00D6739E"/>
    <w:rsid w:val="00D675D6"/>
    <w:rsid w:val="00D6778A"/>
    <w:rsid w:val="00D67B4C"/>
    <w:rsid w:val="00D67BFD"/>
    <w:rsid w:val="00D704B1"/>
    <w:rsid w:val="00D70753"/>
    <w:rsid w:val="00D70892"/>
    <w:rsid w:val="00D70A0D"/>
    <w:rsid w:val="00D70B71"/>
    <w:rsid w:val="00D70D92"/>
    <w:rsid w:val="00D719D6"/>
    <w:rsid w:val="00D71C1E"/>
    <w:rsid w:val="00D7235D"/>
    <w:rsid w:val="00D723C9"/>
    <w:rsid w:val="00D7271B"/>
    <w:rsid w:val="00D72CA3"/>
    <w:rsid w:val="00D72DD6"/>
    <w:rsid w:val="00D72DD8"/>
    <w:rsid w:val="00D72E7D"/>
    <w:rsid w:val="00D72EFA"/>
    <w:rsid w:val="00D73262"/>
    <w:rsid w:val="00D73296"/>
    <w:rsid w:val="00D732EF"/>
    <w:rsid w:val="00D73377"/>
    <w:rsid w:val="00D733D5"/>
    <w:rsid w:val="00D7358B"/>
    <w:rsid w:val="00D73705"/>
    <w:rsid w:val="00D73ABA"/>
    <w:rsid w:val="00D73D12"/>
    <w:rsid w:val="00D73F0D"/>
    <w:rsid w:val="00D741FA"/>
    <w:rsid w:val="00D7428C"/>
    <w:rsid w:val="00D74390"/>
    <w:rsid w:val="00D74590"/>
    <w:rsid w:val="00D74635"/>
    <w:rsid w:val="00D74E12"/>
    <w:rsid w:val="00D7559C"/>
    <w:rsid w:val="00D7568A"/>
    <w:rsid w:val="00D75A5D"/>
    <w:rsid w:val="00D75C26"/>
    <w:rsid w:val="00D76357"/>
    <w:rsid w:val="00D76431"/>
    <w:rsid w:val="00D76A50"/>
    <w:rsid w:val="00D77225"/>
    <w:rsid w:val="00D7724C"/>
    <w:rsid w:val="00D77411"/>
    <w:rsid w:val="00D776D0"/>
    <w:rsid w:val="00D77752"/>
    <w:rsid w:val="00D77B1D"/>
    <w:rsid w:val="00D77B67"/>
    <w:rsid w:val="00D77C3C"/>
    <w:rsid w:val="00D77DFE"/>
    <w:rsid w:val="00D77E25"/>
    <w:rsid w:val="00D80221"/>
    <w:rsid w:val="00D80294"/>
    <w:rsid w:val="00D80606"/>
    <w:rsid w:val="00D812FD"/>
    <w:rsid w:val="00D8157C"/>
    <w:rsid w:val="00D81668"/>
    <w:rsid w:val="00D81AC3"/>
    <w:rsid w:val="00D81B27"/>
    <w:rsid w:val="00D8200F"/>
    <w:rsid w:val="00D822B5"/>
    <w:rsid w:val="00D823C1"/>
    <w:rsid w:val="00D82B09"/>
    <w:rsid w:val="00D82C50"/>
    <w:rsid w:val="00D82E8F"/>
    <w:rsid w:val="00D82F8B"/>
    <w:rsid w:val="00D83023"/>
    <w:rsid w:val="00D83213"/>
    <w:rsid w:val="00D83F2D"/>
    <w:rsid w:val="00D83F61"/>
    <w:rsid w:val="00D842C4"/>
    <w:rsid w:val="00D84859"/>
    <w:rsid w:val="00D84956"/>
    <w:rsid w:val="00D84B85"/>
    <w:rsid w:val="00D8508D"/>
    <w:rsid w:val="00D853EF"/>
    <w:rsid w:val="00D85438"/>
    <w:rsid w:val="00D8546F"/>
    <w:rsid w:val="00D85495"/>
    <w:rsid w:val="00D85965"/>
    <w:rsid w:val="00D85AE1"/>
    <w:rsid w:val="00D86235"/>
    <w:rsid w:val="00D86264"/>
    <w:rsid w:val="00D863FB"/>
    <w:rsid w:val="00D865A7"/>
    <w:rsid w:val="00D86795"/>
    <w:rsid w:val="00D86B9C"/>
    <w:rsid w:val="00D86CAA"/>
    <w:rsid w:val="00D86E47"/>
    <w:rsid w:val="00D8717D"/>
    <w:rsid w:val="00D87394"/>
    <w:rsid w:val="00D87527"/>
    <w:rsid w:val="00D8752F"/>
    <w:rsid w:val="00D87938"/>
    <w:rsid w:val="00D87A04"/>
    <w:rsid w:val="00D87C56"/>
    <w:rsid w:val="00D87DA7"/>
    <w:rsid w:val="00D90129"/>
    <w:rsid w:val="00D90161"/>
    <w:rsid w:val="00D9080F"/>
    <w:rsid w:val="00D910D7"/>
    <w:rsid w:val="00D91283"/>
    <w:rsid w:val="00D916F3"/>
    <w:rsid w:val="00D91804"/>
    <w:rsid w:val="00D91C9F"/>
    <w:rsid w:val="00D91F77"/>
    <w:rsid w:val="00D920F6"/>
    <w:rsid w:val="00D9224E"/>
    <w:rsid w:val="00D922D8"/>
    <w:rsid w:val="00D92591"/>
    <w:rsid w:val="00D92627"/>
    <w:rsid w:val="00D9275E"/>
    <w:rsid w:val="00D92872"/>
    <w:rsid w:val="00D92EFA"/>
    <w:rsid w:val="00D93002"/>
    <w:rsid w:val="00D93153"/>
    <w:rsid w:val="00D9321F"/>
    <w:rsid w:val="00D93620"/>
    <w:rsid w:val="00D93976"/>
    <w:rsid w:val="00D93A65"/>
    <w:rsid w:val="00D93C59"/>
    <w:rsid w:val="00D93C94"/>
    <w:rsid w:val="00D93FD0"/>
    <w:rsid w:val="00D94241"/>
    <w:rsid w:val="00D94908"/>
    <w:rsid w:val="00D94A7D"/>
    <w:rsid w:val="00D94C27"/>
    <w:rsid w:val="00D95369"/>
    <w:rsid w:val="00D9597F"/>
    <w:rsid w:val="00D95D66"/>
    <w:rsid w:val="00D95E6D"/>
    <w:rsid w:val="00D95E91"/>
    <w:rsid w:val="00D96227"/>
    <w:rsid w:val="00D96856"/>
    <w:rsid w:val="00D96A82"/>
    <w:rsid w:val="00D96C7D"/>
    <w:rsid w:val="00D96C82"/>
    <w:rsid w:val="00D96D06"/>
    <w:rsid w:val="00D9733A"/>
    <w:rsid w:val="00D9754C"/>
    <w:rsid w:val="00D976B9"/>
    <w:rsid w:val="00D97930"/>
    <w:rsid w:val="00D97CB8"/>
    <w:rsid w:val="00D97F23"/>
    <w:rsid w:val="00DA033C"/>
    <w:rsid w:val="00DA0684"/>
    <w:rsid w:val="00DA0DC3"/>
    <w:rsid w:val="00DA0F61"/>
    <w:rsid w:val="00DA101A"/>
    <w:rsid w:val="00DA1246"/>
    <w:rsid w:val="00DA1491"/>
    <w:rsid w:val="00DA1DCF"/>
    <w:rsid w:val="00DA28A8"/>
    <w:rsid w:val="00DA2B3D"/>
    <w:rsid w:val="00DA2E8D"/>
    <w:rsid w:val="00DA31FE"/>
    <w:rsid w:val="00DA3295"/>
    <w:rsid w:val="00DA32B6"/>
    <w:rsid w:val="00DA33A6"/>
    <w:rsid w:val="00DA3692"/>
    <w:rsid w:val="00DA37A4"/>
    <w:rsid w:val="00DA3EB4"/>
    <w:rsid w:val="00DA40BB"/>
    <w:rsid w:val="00DA42C6"/>
    <w:rsid w:val="00DA4417"/>
    <w:rsid w:val="00DA47F9"/>
    <w:rsid w:val="00DA4937"/>
    <w:rsid w:val="00DA4A71"/>
    <w:rsid w:val="00DA4DE7"/>
    <w:rsid w:val="00DA5337"/>
    <w:rsid w:val="00DA58EF"/>
    <w:rsid w:val="00DA5D96"/>
    <w:rsid w:val="00DA5DAE"/>
    <w:rsid w:val="00DA6147"/>
    <w:rsid w:val="00DA61FE"/>
    <w:rsid w:val="00DA657E"/>
    <w:rsid w:val="00DA65E7"/>
    <w:rsid w:val="00DA6671"/>
    <w:rsid w:val="00DA6B09"/>
    <w:rsid w:val="00DA6F45"/>
    <w:rsid w:val="00DA7103"/>
    <w:rsid w:val="00DA7169"/>
    <w:rsid w:val="00DA7442"/>
    <w:rsid w:val="00DA7811"/>
    <w:rsid w:val="00DA799B"/>
    <w:rsid w:val="00DA7CE9"/>
    <w:rsid w:val="00DB0101"/>
    <w:rsid w:val="00DB01CD"/>
    <w:rsid w:val="00DB01F8"/>
    <w:rsid w:val="00DB07A3"/>
    <w:rsid w:val="00DB0F49"/>
    <w:rsid w:val="00DB10F4"/>
    <w:rsid w:val="00DB1108"/>
    <w:rsid w:val="00DB1405"/>
    <w:rsid w:val="00DB17F0"/>
    <w:rsid w:val="00DB185C"/>
    <w:rsid w:val="00DB18BB"/>
    <w:rsid w:val="00DB1914"/>
    <w:rsid w:val="00DB19EA"/>
    <w:rsid w:val="00DB1A3B"/>
    <w:rsid w:val="00DB1CDC"/>
    <w:rsid w:val="00DB1DA9"/>
    <w:rsid w:val="00DB1FAE"/>
    <w:rsid w:val="00DB1FC0"/>
    <w:rsid w:val="00DB2452"/>
    <w:rsid w:val="00DB2A7E"/>
    <w:rsid w:val="00DB2B7D"/>
    <w:rsid w:val="00DB2D27"/>
    <w:rsid w:val="00DB2DFC"/>
    <w:rsid w:val="00DB2EA7"/>
    <w:rsid w:val="00DB2FE1"/>
    <w:rsid w:val="00DB3248"/>
    <w:rsid w:val="00DB3303"/>
    <w:rsid w:val="00DB3419"/>
    <w:rsid w:val="00DB3577"/>
    <w:rsid w:val="00DB3696"/>
    <w:rsid w:val="00DB3F3C"/>
    <w:rsid w:val="00DB4D42"/>
    <w:rsid w:val="00DB4FC0"/>
    <w:rsid w:val="00DB5108"/>
    <w:rsid w:val="00DB53D5"/>
    <w:rsid w:val="00DB54B3"/>
    <w:rsid w:val="00DB56AA"/>
    <w:rsid w:val="00DB5755"/>
    <w:rsid w:val="00DB5BA4"/>
    <w:rsid w:val="00DB63BE"/>
    <w:rsid w:val="00DB66A2"/>
    <w:rsid w:val="00DB6740"/>
    <w:rsid w:val="00DB6CBC"/>
    <w:rsid w:val="00DB6FA5"/>
    <w:rsid w:val="00DB70FF"/>
    <w:rsid w:val="00DB78C9"/>
    <w:rsid w:val="00DB7AD0"/>
    <w:rsid w:val="00DB7F09"/>
    <w:rsid w:val="00DC0297"/>
    <w:rsid w:val="00DC02DD"/>
    <w:rsid w:val="00DC0353"/>
    <w:rsid w:val="00DC06A4"/>
    <w:rsid w:val="00DC0BDB"/>
    <w:rsid w:val="00DC0EE2"/>
    <w:rsid w:val="00DC1591"/>
    <w:rsid w:val="00DC18FD"/>
    <w:rsid w:val="00DC19D1"/>
    <w:rsid w:val="00DC1B3E"/>
    <w:rsid w:val="00DC1B85"/>
    <w:rsid w:val="00DC1B92"/>
    <w:rsid w:val="00DC1BFD"/>
    <w:rsid w:val="00DC1DA6"/>
    <w:rsid w:val="00DC1DE2"/>
    <w:rsid w:val="00DC1EEF"/>
    <w:rsid w:val="00DC2236"/>
    <w:rsid w:val="00DC2621"/>
    <w:rsid w:val="00DC29C0"/>
    <w:rsid w:val="00DC2D48"/>
    <w:rsid w:val="00DC2E46"/>
    <w:rsid w:val="00DC2F2F"/>
    <w:rsid w:val="00DC2F77"/>
    <w:rsid w:val="00DC31F7"/>
    <w:rsid w:val="00DC38DD"/>
    <w:rsid w:val="00DC3BCC"/>
    <w:rsid w:val="00DC3F03"/>
    <w:rsid w:val="00DC40B2"/>
    <w:rsid w:val="00DC44A0"/>
    <w:rsid w:val="00DC46B1"/>
    <w:rsid w:val="00DC48E0"/>
    <w:rsid w:val="00DC4CAB"/>
    <w:rsid w:val="00DC4DDA"/>
    <w:rsid w:val="00DC5205"/>
    <w:rsid w:val="00DC5206"/>
    <w:rsid w:val="00DC5238"/>
    <w:rsid w:val="00DC5509"/>
    <w:rsid w:val="00DC5535"/>
    <w:rsid w:val="00DC571B"/>
    <w:rsid w:val="00DC57CD"/>
    <w:rsid w:val="00DC5A9C"/>
    <w:rsid w:val="00DC5B82"/>
    <w:rsid w:val="00DC628E"/>
    <w:rsid w:val="00DC697F"/>
    <w:rsid w:val="00DC6A13"/>
    <w:rsid w:val="00DC6B7B"/>
    <w:rsid w:val="00DC6FB3"/>
    <w:rsid w:val="00DC7212"/>
    <w:rsid w:val="00DC7609"/>
    <w:rsid w:val="00DC7A11"/>
    <w:rsid w:val="00DC7EF1"/>
    <w:rsid w:val="00DD03E0"/>
    <w:rsid w:val="00DD0562"/>
    <w:rsid w:val="00DD0618"/>
    <w:rsid w:val="00DD0A8E"/>
    <w:rsid w:val="00DD0BD0"/>
    <w:rsid w:val="00DD0D13"/>
    <w:rsid w:val="00DD0ECA"/>
    <w:rsid w:val="00DD0F02"/>
    <w:rsid w:val="00DD10DE"/>
    <w:rsid w:val="00DD1219"/>
    <w:rsid w:val="00DD1413"/>
    <w:rsid w:val="00DD16B7"/>
    <w:rsid w:val="00DD1977"/>
    <w:rsid w:val="00DD1C2B"/>
    <w:rsid w:val="00DD1D63"/>
    <w:rsid w:val="00DD1E4A"/>
    <w:rsid w:val="00DD20E1"/>
    <w:rsid w:val="00DD2318"/>
    <w:rsid w:val="00DD2369"/>
    <w:rsid w:val="00DD2397"/>
    <w:rsid w:val="00DD242D"/>
    <w:rsid w:val="00DD2463"/>
    <w:rsid w:val="00DD26D5"/>
    <w:rsid w:val="00DD280C"/>
    <w:rsid w:val="00DD2CD0"/>
    <w:rsid w:val="00DD2D07"/>
    <w:rsid w:val="00DD2FB5"/>
    <w:rsid w:val="00DD2FE6"/>
    <w:rsid w:val="00DD3223"/>
    <w:rsid w:val="00DD3249"/>
    <w:rsid w:val="00DD32CE"/>
    <w:rsid w:val="00DD36B0"/>
    <w:rsid w:val="00DD3769"/>
    <w:rsid w:val="00DD392A"/>
    <w:rsid w:val="00DD3A32"/>
    <w:rsid w:val="00DD3A42"/>
    <w:rsid w:val="00DD3E94"/>
    <w:rsid w:val="00DD3F40"/>
    <w:rsid w:val="00DD418E"/>
    <w:rsid w:val="00DD42C7"/>
    <w:rsid w:val="00DD444A"/>
    <w:rsid w:val="00DD457F"/>
    <w:rsid w:val="00DD4690"/>
    <w:rsid w:val="00DD4C86"/>
    <w:rsid w:val="00DD4F04"/>
    <w:rsid w:val="00DD4F69"/>
    <w:rsid w:val="00DD5055"/>
    <w:rsid w:val="00DD5370"/>
    <w:rsid w:val="00DD54A1"/>
    <w:rsid w:val="00DD5569"/>
    <w:rsid w:val="00DD5E44"/>
    <w:rsid w:val="00DD5EF2"/>
    <w:rsid w:val="00DD62D5"/>
    <w:rsid w:val="00DD64F1"/>
    <w:rsid w:val="00DD6789"/>
    <w:rsid w:val="00DD6877"/>
    <w:rsid w:val="00DD6AC4"/>
    <w:rsid w:val="00DD6BFE"/>
    <w:rsid w:val="00DD6C4D"/>
    <w:rsid w:val="00DD6E13"/>
    <w:rsid w:val="00DD6FCC"/>
    <w:rsid w:val="00DD705A"/>
    <w:rsid w:val="00DD70DE"/>
    <w:rsid w:val="00DD73AB"/>
    <w:rsid w:val="00DD7435"/>
    <w:rsid w:val="00DD7935"/>
    <w:rsid w:val="00DD79DD"/>
    <w:rsid w:val="00DD7AB8"/>
    <w:rsid w:val="00DD7D95"/>
    <w:rsid w:val="00DD7DDA"/>
    <w:rsid w:val="00DD7EEC"/>
    <w:rsid w:val="00DE023D"/>
    <w:rsid w:val="00DE02CF"/>
    <w:rsid w:val="00DE0383"/>
    <w:rsid w:val="00DE0389"/>
    <w:rsid w:val="00DE05F5"/>
    <w:rsid w:val="00DE0606"/>
    <w:rsid w:val="00DE06A0"/>
    <w:rsid w:val="00DE08A8"/>
    <w:rsid w:val="00DE0BB5"/>
    <w:rsid w:val="00DE0E9E"/>
    <w:rsid w:val="00DE0F3D"/>
    <w:rsid w:val="00DE139E"/>
    <w:rsid w:val="00DE150E"/>
    <w:rsid w:val="00DE24C6"/>
    <w:rsid w:val="00DE25D1"/>
    <w:rsid w:val="00DE25FD"/>
    <w:rsid w:val="00DE276B"/>
    <w:rsid w:val="00DE2DEF"/>
    <w:rsid w:val="00DE31AE"/>
    <w:rsid w:val="00DE3309"/>
    <w:rsid w:val="00DE3543"/>
    <w:rsid w:val="00DE3770"/>
    <w:rsid w:val="00DE37AB"/>
    <w:rsid w:val="00DE38BB"/>
    <w:rsid w:val="00DE3AA0"/>
    <w:rsid w:val="00DE3BD9"/>
    <w:rsid w:val="00DE44A2"/>
    <w:rsid w:val="00DE47D9"/>
    <w:rsid w:val="00DE4B8C"/>
    <w:rsid w:val="00DE4C9F"/>
    <w:rsid w:val="00DE526C"/>
    <w:rsid w:val="00DE5490"/>
    <w:rsid w:val="00DE553E"/>
    <w:rsid w:val="00DE56A3"/>
    <w:rsid w:val="00DE593D"/>
    <w:rsid w:val="00DE5AE4"/>
    <w:rsid w:val="00DE5B66"/>
    <w:rsid w:val="00DE5CFA"/>
    <w:rsid w:val="00DE6499"/>
    <w:rsid w:val="00DE66E4"/>
    <w:rsid w:val="00DE6880"/>
    <w:rsid w:val="00DE75D7"/>
    <w:rsid w:val="00DE79CC"/>
    <w:rsid w:val="00DF0557"/>
    <w:rsid w:val="00DF062F"/>
    <w:rsid w:val="00DF0C94"/>
    <w:rsid w:val="00DF0CED"/>
    <w:rsid w:val="00DF12C2"/>
    <w:rsid w:val="00DF13A3"/>
    <w:rsid w:val="00DF1425"/>
    <w:rsid w:val="00DF151E"/>
    <w:rsid w:val="00DF15C8"/>
    <w:rsid w:val="00DF18F2"/>
    <w:rsid w:val="00DF1E16"/>
    <w:rsid w:val="00DF21B9"/>
    <w:rsid w:val="00DF2388"/>
    <w:rsid w:val="00DF2426"/>
    <w:rsid w:val="00DF2543"/>
    <w:rsid w:val="00DF2669"/>
    <w:rsid w:val="00DF27EA"/>
    <w:rsid w:val="00DF28A7"/>
    <w:rsid w:val="00DF2D99"/>
    <w:rsid w:val="00DF2E58"/>
    <w:rsid w:val="00DF2ED1"/>
    <w:rsid w:val="00DF3190"/>
    <w:rsid w:val="00DF32DB"/>
    <w:rsid w:val="00DF352A"/>
    <w:rsid w:val="00DF3C56"/>
    <w:rsid w:val="00DF3C79"/>
    <w:rsid w:val="00DF3F7F"/>
    <w:rsid w:val="00DF43C6"/>
    <w:rsid w:val="00DF443F"/>
    <w:rsid w:val="00DF4443"/>
    <w:rsid w:val="00DF44AB"/>
    <w:rsid w:val="00DF4514"/>
    <w:rsid w:val="00DF4558"/>
    <w:rsid w:val="00DF4838"/>
    <w:rsid w:val="00DF4BF7"/>
    <w:rsid w:val="00DF4C9A"/>
    <w:rsid w:val="00DF4F3D"/>
    <w:rsid w:val="00DF5208"/>
    <w:rsid w:val="00DF554A"/>
    <w:rsid w:val="00DF5692"/>
    <w:rsid w:val="00DF56E1"/>
    <w:rsid w:val="00DF5B12"/>
    <w:rsid w:val="00DF5D5C"/>
    <w:rsid w:val="00DF6228"/>
    <w:rsid w:val="00DF64CF"/>
    <w:rsid w:val="00DF661B"/>
    <w:rsid w:val="00DF6B4A"/>
    <w:rsid w:val="00DF6DEF"/>
    <w:rsid w:val="00DF6E15"/>
    <w:rsid w:val="00DF724F"/>
    <w:rsid w:val="00DF7388"/>
    <w:rsid w:val="00DF73B0"/>
    <w:rsid w:val="00DF7648"/>
    <w:rsid w:val="00DF785C"/>
    <w:rsid w:val="00DF7876"/>
    <w:rsid w:val="00DF7987"/>
    <w:rsid w:val="00DF7C8F"/>
    <w:rsid w:val="00DF7DDC"/>
    <w:rsid w:val="00E0068A"/>
    <w:rsid w:val="00E00A4F"/>
    <w:rsid w:val="00E00AF4"/>
    <w:rsid w:val="00E00F30"/>
    <w:rsid w:val="00E00FA0"/>
    <w:rsid w:val="00E01C14"/>
    <w:rsid w:val="00E01CF1"/>
    <w:rsid w:val="00E020F1"/>
    <w:rsid w:val="00E0224D"/>
    <w:rsid w:val="00E022EB"/>
    <w:rsid w:val="00E023C6"/>
    <w:rsid w:val="00E027FC"/>
    <w:rsid w:val="00E029AE"/>
    <w:rsid w:val="00E029B7"/>
    <w:rsid w:val="00E02B4D"/>
    <w:rsid w:val="00E02F0A"/>
    <w:rsid w:val="00E030BB"/>
    <w:rsid w:val="00E030E7"/>
    <w:rsid w:val="00E0381B"/>
    <w:rsid w:val="00E039A7"/>
    <w:rsid w:val="00E039E4"/>
    <w:rsid w:val="00E03F74"/>
    <w:rsid w:val="00E044F8"/>
    <w:rsid w:val="00E045BD"/>
    <w:rsid w:val="00E04709"/>
    <w:rsid w:val="00E0478C"/>
    <w:rsid w:val="00E04791"/>
    <w:rsid w:val="00E049F4"/>
    <w:rsid w:val="00E04C69"/>
    <w:rsid w:val="00E052EE"/>
    <w:rsid w:val="00E05366"/>
    <w:rsid w:val="00E053E2"/>
    <w:rsid w:val="00E0591D"/>
    <w:rsid w:val="00E05951"/>
    <w:rsid w:val="00E05B76"/>
    <w:rsid w:val="00E06272"/>
    <w:rsid w:val="00E064D9"/>
    <w:rsid w:val="00E0664C"/>
    <w:rsid w:val="00E06E4A"/>
    <w:rsid w:val="00E06F92"/>
    <w:rsid w:val="00E071D8"/>
    <w:rsid w:val="00E0726D"/>
    <w:rsid w:val="00E07584"/>
    <w:rsid w:val="00E079E2"/>
    <w:rsid w:val="00E07EC1"/>
    <w:rsid w:val="00E10344"/>
    <w:rsid w:val="00E10522"/>
    <w:rsid w:val="00E108D9"/>
    <w:rsid w:val="00E10B16"/>
    <w:rsid w:val="00E10E4C"/>
    <w:rsid w:val="00E10EEF"/>
    <w:rsid w:val="00E1107D"/>
    <w:rsid w:val="00E11454"/>
    <w:rsid w:val="00E11984"/>
    <w:rsid w:val="00E11A0F"/>
    <w:rsid w:val="00E11CE0"/>
    <w:rsid w:val="00E11E22"/>
    <w:rsid w:val="00E11EC6"/>
    <w:rsid w:val="00E1208B"/>
    <w:rsid w:val="00E1220F"/>
    <w:rsid w:val="00E123AD"/>
    <w:rsid w:val="00E1247E"/>
    <w:rsid w:val="00E125A4"/>
    <w:rsid w:val="00E125F8"/>
    <w:rsid w:val="00E127D8"/>
    <w:rsid w:val="00E12A48"/>
    <w:rsid w:val="00E12A7C"/>
    <w:rsid w:val="00E12E35"/>
    <w:rsid w:val="00E12F3B"/>
    <w:rsid w:val="00E12FBF"/>
    <w:rsid w:val="00E13528"/>
    <w:rsid w:val="00E138BD"/>
    <w:rsid w:val="00E139D4"/>
    <w:rsid w:val="00E13A80"/>
    <w:rsid w:val="00E13B71"/>
    <w:rsid w:val="00E14402"/>
    <w:rsid w:val="00E1470B"/>
    <w:rsid w:val="00E14E0F"/>
    <w:rsid w:val="00E14E18"/>
    <w:rsid w:val="00E14F13"/>
    <w:rsid w:val="00E14FEA"/>
    <w:rsid w:val="00E153FF"/>
    <w:rsid w:val="00E1555E"/>
    <w:rsid w:val="00E15647"/>
    <w:rsid w:val="00E15899"/>
    <w:rsid w:val="00E158DF"/>
    <w:rsid w:val="00E1598D"/>
    <w:rsid w:val="00E15C3F"/>
    <w:rsid w:val="00E15C4E"/>
    <w:rsid w:val="00E15CAD"/>
    <w:rsid w:val="00E16111"/>
    <w:rsid w:val="00E16267"/>
    <w:rsid w:val="00E16297"/>
    <w:rsid w:val="00E16969"/>
    <w:rsid w:val="00E16AA1"/>
    <w:rsid w:val="00E16AE9"/>
    <w:rsid w:val="00E16DDF"/>
    <w:rsid w:val="00E170B3"/>
    <w:rsid w:val="00E176C2"/>
    <w:rsid w:val="00E177A8"/>
    <w:rsid w:val="00E1783C"/>
    <w:rsid w:val="00E178B7"/>
    <w:rsid w:val="00E17CD7"/>
    <w:rsid w:val="00E17CE5"/>
    <w:rsid w:val="00E17E53"/>
    <w:rsid w:val="00E204B0"/>
    <w:rsid w:val="00E20637"/>
    <w:rsid w:val="00E206BE"/>
    <w:rsid w:val="00E20792"/>
    <w:rsid w:val="00E2089F"/>
    <w:rsid w:val="00E20DC8"/>
    <w:rsid w:val="00E20FB3"/>
    <w:rsid w:val="00E2127C"/>
    <w:rsid w:val="00E215AD"/>
    <w:rsid w:val="00E215B4"/>
    <w:rsid w:val="00E216FA"/>
    <w:rsid w:val="00E218D1"/>
    <w:rsid w:val="00E219B6"/>
    <w:rsid w:val="00E21E69"/>
    <w:rsid w:val="00E2277F"/>
    <w:rsid w:val="00E229DF"/>
    <w:rsid w:val="00E22C94"/>
    <w:rsid w:val="00E22CB3"/>
    <w:rsid w:val="00E22DE0"/>
    <w:rsid w:val="00E2351C"/>
    <w:rsid w:val="00E23CE2"/>
    <w:rsid w:val="00E23CFD"/>
    <w:rsid w:val="00E2402C"/>
    <w:rsid w:val="00E24205"/>
    <w:rsid w:val="00E2432C"/>
    <w:rsid w:val="00E2437D"/>
    <w:rsid w:val="00E243B4"/>
    <w:rsid w:val="00E24645"/>
    <w:rsid w:val="00E247E8"/>
    <w:rsid w:val="00E24A8B"/>
    <w:rsid w:val="00E25372"/>
    <w:rsid w:val="00E26454"/>
    <w:rsid w:val="00E264B9"/>
    <w:rsid w:val="00E266A2"/>
    <w:rsid w:val="00E26901"/>
    <w:rsid w:val="00E26944"/>
    <w:rsid w:val="00E26BC4"/>
    <w:rsid w:val="00E27300"/>
    <w:rsid w:val="00E27412"/>
    <w:rsid w:val="00E27462"/>
    <w:rsid w:val="00E2785A"/>
    <w:rsid w:val="00E27B64"/>
    <w:rsid w:val="00E27C87"/>
    <w:rsid w:val="00E27D41"/>
    <w:rsid w:val="00E302AE"/>
    <w:rsid w:val="00E30706"/>
    <w:rsid w:val="00E30842"/>
    <w:rsid w:val="00E30AAD"/>
    <w:rsid w:val="00E30CAD"/>
    <w:rsid w:val="00E30DF1"/>
    <w:rsid w:val="00E30ED8"/>
    <w:rsid w:val="00E316DE"/>
    <w:rsid w:val="00E3192A"/>
    <w:rsid w:val="00E31A19"/>
    <w:rsid w:val="00E31C8D"/>
    <w:rsid w:val="00E31FCD"/>
    <w:rsid w:val="00E321C3"/>
    <w:rsid w:val="00E3224E"/>
    <w:rsid w:val="00E323C0"/>
    <w:rsid w:val="00E323E5"/>
    <w:rsid w:val="00E32524"/>
    <w:rsid w:val="00E3258C"/>
    <w:rsid w:val="00E32671"/>
    <w:rsid w:val="00E329F3"/>
    <w:rsid w:val="00E32AF3"/>
    <w:rsid w:val="00E32B24"/>
    <w:rsid w:val="00E32DA7"/>
    <w:rsid w:val="00E3350E"/>
    <w:rsid w:val="00E33724"/>
    <w:rsid w:val="00E33844"/>
    <w:rsid w:val="00E3394A"/>
    <w:rsid w:val="00E339C4"/>
    <w:rsid w:val="00E33C81"/>
    <w:rsid w:val="00E33EC2"/>
    <w:rsid w:val="00E33FCF"/>
    <w:rsid w:val="00E346AF"/>
    <w:rsid w:val="00E34744"/>
    <w:rsid w:val="00E3476F"/>
    <w:rsid w:val="00E347DD"/>
    <w:rsid w:val="00E34C2C"/>
    <w:rsid w:val="00E35043"/>
    <w:rsid w:val="00E35242"/>
    <w:rsid w:val="00E35244"/>
    <w:rsid w:val="00E354FA"/>
    <w:rsid w:val="00E357BB"/>
    <w:rsid w:val="00E35A3C"/>
    <w:rsid w:val="00E35B01"/>
    <w:rsid w:val="00E35BAB"/>
    <w:rsid w:val="00E35BD8"/>
    <w:rsid w:val="00E35D53"/>
    <w:rsid w:val="00E35DAD"/>
    <w:rsid w:val="00E35E25"/>
    <w:rsid w:val="00E361AE"/>
    <w:rsid w:val="00E36621"/>
    <w:rsid w:val="00E36780"/>
    <w:rsid w:val="00E36893"/>
    <w:rsid w:val="00E36D37"/>
    <w:rsid w:val="00E36DF0"/>
    <w:rsid w:val="00E3754F"/>
    <w:rsid w:val="00E3769B"/>
    <w:rsid w:val="00E37A2F"/>
    <w:rsid w:val="00E40271"/>
    <w:rsid w:val="00E405EB"/>
    <w:rsid w:val="00E4061E"/>
    <w:rsid w:val="00E408F5"/>
    <w:rsid w:val="00E40B08"/>
    <w:rsid w:val="00E40D40"/>
    <w:rsid w:val="00E41029"/>
    <w:rsid w:val="00E411E7"/>
    <w:rsid w:val="00E41344"/>
    <w:rsid w:val="00E4143D"/>
    <w:rsid w:val="00E41DF8"/>
    <w:rsid w:val="00E4206C"/>
    <w:rsid w:val="00E42D00"/>
    <w:rsid w:val="00E42DD1"/>
    <w:rsid w:val="00E43763"/>
    <w:rsid w:val="00E43AEC"/>
    <w:rsid w:val="00E4485D"/>
    <w:rsid w:val="00E449A9"/>
    <w:rsid w:val="00E44AC1"/>
    <w:rsid w:val="00E44C23"/>
    <w:rsid w:val="00E44CC3"/>
    <w:rsid w:val="00E44CCD"/>
    <w:rsid w:val="00E45272"/>
    <w:rsid w:val="00E454E6"/>
    <w:rsid w:val="00E4565E"/>
    <w:rsid w:val="00E45729"/>
    <w:rsid w:val="00E4573B"/>
    <w:rsid w:val="00E45CDD"/>
    <w:rsid w:val="00E45D8C"/>
    <w:rsid w:val="00E45DA5"/>
    <w:rsid w:val="00E45FD8"/>
    <w:rsid w:val="00E46035"/>
    <w:rsid w:val="00E46689"/>
    <w:rsid w:val="00E466D3"/>
    <w:rsid w:val="00E4682E"/>
    <w:rsid w:val="00E46BFB"/>
    <w:rsid w:val="00E473C6"/>
    <w:rsid w:val="00E477CF"/>
    <w:rsid w:val="00E47936"/>
    <w:rsid w:val="00E47A07"/>
    <w:rsid w:val="00E47A79"/>
    <w:rsid w:val="00E47BCC"/>
    <w:rsid w:val="00E47C30"/>
    <w:rsid w:val="00E47CE5"/>
    <w:rsid w:val="00E47DE3"/>
    <w:rsid w:val="00E47EB8"/>
    <w:rsid w:val="00E50060"/>
    <w:rsid w:val="00E50318"/>
    <w:rsid w:val="00E50811"/>
    <w:rsid w:val="00E50B94"/>
    <w:rsid w:val="00E50C14"/>
    <w:rsid w:val="00E50E9D"/>
    <w:rsid w:val="00E50F82"/>
    <w:rsid w:val="00E518CE"/>
    <w:rsid w:val="00E52041"/>
    <w:rsid w:val="00E52239"/>
    <w:rsid w:val="00E52AE8"/>
    <w:rsid w:val="00E531F3"/>
    <w:rsid w:val="00E5321B"/>
    <w:rsid w:val="00E53661"/>
    <w:rsid w:val="00E53BB7"/>
    <w:rsid w:val="00E53BE7"/>
    <w:rsid w:val="00E53BED"/>
    <w:rsid w:val="00E53EA5"/>
    <w:rsid w:val="00E53EE9"/>
    <w:rsid w:val="00E5431C"/>
    <w:rsid w:val="00E544B2"/>
    <w:rsid w:val="00E54769"/>
    <w:rsid w:val="00E54AD5"/>
    <w:rsid w:val="00E5557B"/>
    <w:rsid w:val="00E55AC2"/>
    <w:rsid w:val="00E55E51"/>
    <w:rsid w:val="00E56084"/>
    <w:rsid w:val="00E56448"/>
    <w:rsid w:val="00E56CE7"/>
    <w:rsid w:val="00E56E07"/>
    <w:rsid w:val="00E56E98"/>
    <w:rsid w:val="00E57227"/>
    <w:rsid w:val="00E5739F"/>
    <w:rsid w:val="00E57B5C"/>
    <w:rsid w:val="00E57D7F"/>
    <w:rsid w:val="00E57ECB"/>
    <w:rsid w:val="00E6029B"/>
    <w:rsid w:val="00E6040E"/>
    <w:rsid w:val="00E604F2"/>
    <w:rsid w:val="00E6055B"/>
    <w:rsid w:val="00E60562"/>
    <w:rsid w:val="00E6074D"/>
    <w:rsid w:val="00E60957"/>
    <w:rsid w:val="00E60AA9"/>
    <w:rsid w:val="00E60BAE"/>
    <w:rsid w:val="00E60F19"/>
    <w:rsid w:val="00E61097"/>
    <w:rsid w:val="00E6141B"/>
    <w:rsid w:val="00E6177D"/>
    <w:rsid w:val="00E61929"/>
    <w:rsid w:val="00E619D3"/>
    <w:rsid w:val="00E61AF6"/>
    <w:rsid w:val="00E61D6E"/>
    <w:rsid w:val="00E61ED6"/>
    <w:rsid w:val="00E61EFE"/>
    <w:rsid w:val="00E61F0C"/>
    <w:rsid w:val="00E61FD0"/>
    <w:rsid w:val="00E62129"/>
    <w:rsid w:val="00E621C9"/>
    <w:rsid w:val="00E6243C"/>
    <w:rsid w:val="00E62661"/>
    <w:rsid w:val="00E62743"/>
    <w:rsid w:val="00E628AE"/>
    <w:rsid w:val="00E62A3F"/>
    <w:rsid w:val="00E62BF6"/>
    <w:rsid w:val="00E62D6E"/>
    <w:rsid w:val="00E62E93"/>
    <w:rsid w:val="00E63128"/>
    <w:rsid w:val="00E633D7"/>
    <w:rsid w:val="00E63BF8"/>
    <w:rsid w:val="00E63E30"/>
    <w:rsid w:val="00E63F92"/>
    <w:rsid w:val="00E64146"/>
    <w:rsid w:val="00E6416A"/>
    <w:rsid w:val="00E643F7"/>
    <w:rsid w:val="00E64718"/>
    <w:rsid w:val="00E64C2D"/>
    <w:rsid w:val="00E64CB4"/>
    <w:rsid w:val="00E65144"/>
    <w:rsid w:val="00E6525F"/>
    <w:rsid w:val="00E65811"/>
    <w:rsid w:val="00E65E55"/>
    <w:rsid w:val="00E66062"/>
    <w:rsid w:val="00E66087"/>
    <w:rsid w:val="00E660CC"/>
    <w:rsid w:val="00E66719"/>
    <w:rsid w:val="00E66C3E"/>
    <w:rsid w:val="00E66C58"/>
    <w:rsid w:val="00E66D72"/>
    <w:rsid w:val="00E67146"/>
    <w:rsid w:val="00E671CD"/>
    <w:rsid w:val="00E672F6"/>
    <w:rsid w:val="00E67583"/>
    <w:rsid w:val="00E67C5B"/>
    <w:rsid w:val="00E67C9B"/>
    <w:rsid w:val="00E67DE2"/>
    <w:rsid w:val="00E7039F"/>
    <w:rsid w:val="00E707D6"/>
    <w:rsid w:val="00E7087E"/>
    <w:rsid w:val="00E70B20"/>
    <w:rsid w:val="00E70C63"/>
    <w:rsid w:val="00E70C98"/>
    <w:rsid w:val="00E71880"/>
    <w:rsid w:val="00E71D49"/>
    <w:rsid w:val="00E72089"/>
    <w:rsid w:val="00E724E1"/>
    <w:rsid w:val="00E725C0"/>
    <w:rsid w:val="00E728B4"/>
    <w:rsid w:val="00E72ACE"/>
    <w:rsid w:val="00E72EB9"/>
    <w:rsid w:val="00E73127"/>
    <w:rsid w:val="00E7325E"/>
    <w:rsid w:val="00E73272"/>
    <w:rsid w:val="00E737ED"/>
    <w:rsid w:val="00E7391C"/>
    <w:rsid w:val="00E73BBE"/>
    <w:rsid w:val="00E73D1A"/>
    <w:rsid w:val="00E73DDE"/>
    <w:rsid w:val="00E73DFD"/>
    <w:rsid w:val="00E740C5"/>
    <w:rsid w:val="00E74815"/>
    <w:rsid w:val="00E748F8"/>
    <w:rsid w:val="00E74AAF"/>
    <w:rsid w:val="00E75427"/>
    <w:rsid w:val="00E756FA"/>
    <w:rsid w:val="00E758CA"/>
    <w:rsid w:val="00E763BE"/>
    <w:rsid w:val="00E7658F"/>
    <w:rsid w:val="00E76649"/>
    <w:rsid w:val="00E769DC"/>
    <w:rsid w:val="00E76A54"/>
    <w:rsid w:val="00E76A7D"/>
    <w:rsid w:val="00E76E3D"/>
    <w:rsid w:val="00E773FA"/>
    <w:rsid w:val="00E7747E"/>
    <w:rsid w:val="00E774C5"/>
    <w:rsid w:val="00E774F0"/>
    <w:rsid w:val="00E7757A"/>
    <w:rsid w:val="00E77ABB"/>
    <w:rsid w:val="00E77E1D"/>
    <w:rsid w:val="00E77EF8"/>
    <w:rsid w:val="00E77F73"/>
    <w:rsid w:val="00E80188"/>
    <w:rsid w:val="00E804C5"/>
    <w:rsid w:val="00E8070F"/>
    <w:rsid w:val="00E80ABE"/>
    <w:rsid w:val="00E810EC"/>
    <w:rsid w:val="00E812D5"/>
    <w:rsid w:val="00E81731"/>
    <w:rsid w:val="00E81AD0"/>
    <w:rsid w:val="00E81FB0"/>
    <w:rsid w:val="00E822D5"/>
    <w:rsid w:val="00E82576"/>
    <w:rsid w:val="00E826D6"/>
    <w:rsid w:val="00E8274E"/>
    <w:rsid w:val="00E82BE6"/>
    <w:rsid w:val="00E82C8D"/>
    <w:rsid w:val="00E82F51"/>
    <w:rsid w:val="00E82FE0"/>
    <w:rsid w:val="00E832CF"/>
    <w:rsid w:val="00E83519"/>
    <w:rsid w:val="00E83BE9"/>
    <w:rsid w:val="00E83C5C"/>
    <w:rsid w:val="00E83FB9"/>
    <w:rsid w:val="00E8460C"/>
    <w:rsid w:val="00E84C79"/>
    <w:rsid w:val="00E851B5"/>
    <w:rsid w:val="00E853E3"/>
    <w:rsid w:val="00E85597"/>
    <w:rsid w:val="00E85710"/>
    <w:rsid w:val="00E85730"/>
    <w:rsid w:val="00E85CA1"/>
    <w:rsid w:val="00E85DF2"/>
    <w:rsid w:val="00E85E45"/>
    <w:rsid w:val="00E8634C"/>
    <w:rsid w:val="00E863B0"/>
    <w:rsid w:val="00E866BF"/>
    <w:rsid w:val="00E866DC"/>
    <w:rsid w:val="00E86888"/>
    <w:rsid w:val="00E86B10"/>
    <w:rsid w:val="00E8756D"/>
    <w:rsid w:val="00E876A7"/>
    <w:rsid w:val="00E879D7"/>
    <w:rsid w:val="00E87A1B"/>
    <w:rsid w:val="00E87CC7"/>
    <w:rsid w:val="00E87F4E"/>
    <w:rsid w:val="00E90211"/>
    <w:rsid w:val="00E90289"/>
    <w:rsid w:val="00E905AC"/>
    <w:rsid w:val="00E906CD"/>
    <w:rsid w:val="00E90805"/>
    <w:rsid w:val="00E90C29"/>
    <w:rsid w:val="00E90E27"/>
    <w:rsid w:val="00E91795"/>
    <w:rsid w:val="00E924EA"/>
    <w:rsid w:val="00E92977"/>
    <w:rsid w:val="00E93152"/>
    <w:rsid w:val="00E93456"/>
    <w:rsid w:val="00E940DA"/>
    <w:rsid w:val="00E94137"/>
    <w:rsid w:val="00E9431E"/>
    <w:rsid w:val="00E94370"/>
    <w:rsid w:val="00E9447B"/>
    <w:rsid w:val="00E94595"/>
    <w:rsid w:val="00E94711"/>
    <w:rsid w:val="00E947BE"/>
    <w:rsid w:val="00E94961"/>
    <w:rsid w:val="00E94A40"/>
    <w:rsid w:val="00E95268"/>
    <w:rsid w:val="00E95738"/>
    <w:rsid w:val="00E9591E"/>
    <w:rsid w:val="00E95FCD"/>
    <w:rsid w:val="00E95FFC"/>
    <w:rsid w:val="00E96238"/>
    <w:rsid w:val="00E96644"/>
    <w:rsid w:val="00E96876"/>
    <w:rsid w:val="00E9696D"/>
    <w:rsid w:val="00E96CCC"/>
    <w:rsid w:val="00E96D41"/>
    <w:rsid w:val="00E9707B"/>
    <w:rsid w:val="00E9770E"/>
    <w:rsid w:val="00E979FA"/>
    <w:rsid w:val="00E97D08"/>
    <w:rsid w:val="00E97DA8"/>
    <w:rsid w:val="00EA00B9"/>
    <w:rsid w:val="00EA0317"/>
    <w:rsid w:val="00EA0375"/>
    <w:rsid w:val="00EA0873"/>
    <w:rsid w:val="00EA09A0"/>
    <w:rsid w:val="00EA0E12"/>
    <w:rsid w:val="00EA0FFD"/>
    <w:rsid w:val="00EA1330"/>
    <w:rsid w:val="00EA15A3"/>
    <w:rsid w:val="00EA17A3"/>
    <w:rsid w:val="00EA19AF"/>
    <w:rsid w:val="00EA19E1"/>
    <w:rsid w:val="00EA1BBB"/>
    <w:rsid w:val="00EA1DFC"/>
    <w:rsid w:val="00EA2562"/>
    <w:rsid w:val="00EA283C"/>
    <w:rsid w:val="00EA30E5"/>
    <w:rsid w:val="00EA311E"/>
    <w:rsid w:val="00EA32C5"/>
    <w:rsid w:val="00EA37CA"/>
    <w:rsid w:val="00EA3901"/>
    <w:rsid w:val="00EA3AE2"/>
    <w:rsid w:val="00EA3C8A"/>
    <w:rsid w:val="00EA3D8B"/>
    <w:rsid w:val="00EA3E3E"/>
    <w:rsid w:val="00EA408A"/>
    <w:rsid w:val="00EA430B"/>
    <w:rsid w:val="00EA4372"/>
    <w:rsid w:val="00EA449D"/>
    <w:rsid w:val="00EA44D8"/>
    <w:rsid w:val="00EA4552"/>
    <w:rsid w:val="00EA5362"/>
    <w:rsid w:val="00EA53B1"/>
    <w:rsid w:val="00EA541D"/>
    <w:rsid w:val="00EA568F"/>
    <w:rsid w:val="00EA56E6"/>
    <w:rsid w:val="00EA5944"/>
    <w:rsid w:val="00EA5989"/>
    <w:rsid w:val="00EA5DAD"/>
    <w:rsid w:val="00EA6067"/>
    <w:rsid w:val="00EA6407"/>
    <w:rsid w:val="00EA652E"/>
    <w:rsid w:val="00EA673E"/>
    <w:rsid w:val="00EA6C70"/>
    <w:rsid w:val="00EA6C90"/>
    <w:rsid w:val="00EA6D18"/>
    <w:rsid w:val="00EA6FD8"/>
    <w:rsid w:val="00EA6FE2"/>
    <w:rsid w:val="00EA6FFA"/>
    <w:rsid w:val="00EA747D"/>
    <w:rsid w:val="00EA74B1"/>
    <w:rsid w:val="00EA7ACA"/>
    <w:rsid w:val="00EA7DB1"/>
    <w:rsid w:val="00EA7F43"/>
    <w:rsid w:val="00EB01DE"/>
    <w:rsid w:val="00EB068F"/>
    <w:rsid w:val="00EB0851"/>
    <w:rsid w:val="00EB18F1"/>
    <w:rsid w:val="00EB1BC1"/>
    <w:rsid w:val="00EB1EA0"/>
    <w:rsid w:val="00EB1F27"/>
    <w:rsid w:val="00EB2068"/>
    <w:rsid w:val="00EB217C"/>
    <w:rsid w:val="00EB23F9"/>
    <w:rsid w:val="00EB2440"/>
    <w:rsid w:val="00EB2665"/>
    <w:rsid w:val="00EB2688"/>
    <w:rsid w:val="00EB29D0"/>
    <w:rsid w:val="00EB2C0B"/>
    <w:rsid w:val="00EB2EA6"/>
    <w:rsid w:val="00EB3460"/>
    <w:rsid w:val="00EB34D1"/>
    <w:rsid w:val="00EB34E9"/>
    <w:rsid w:val="00EB371C"/>
    <w:rsid w:val="00EB373A"/>
    <w:rsid w:val="00EB399F"/>
    <w:rsid w:val="00EB3A0F"/>
    <w:rsid w:val="00EB3AE0"/>
    <w:rsid w:val="00EB3FE9"/>
    <w:rsid w:val="00EB420A"/>
    <w:rsid w:val="00EB42AC"/>
    <w:rsid w:val="00EB4423"/>
    <w:rsid w:val="00EB494C"/>
    <w:rsid w:val="00EB4C6B"/>
    <w:rsid w:val="00EB4F0D"/>
    <w:rsid w:val="00EB5245"/>
    <w:rsid w:val="00EB55BC"/>
    <w:rsid w:val="00EB5908"/>
    <w:rsid w:val="00EB5BFB"/>
    <w:rsid w:val="00EB5F3E"/>
    <w:rsid w:val="00EB5FA2"/>
    <w:rsid w:val="00EB616D"/>
    <w:rsid w:val="00EB6315"/>
    <w:rsid w:val="00EB63AD"/>
    <w:rsid w:val="00EB669F"/>
    <w:rsid w:val="00EB6748"/>
    <w:rsid w:val="00EB68B4"/>
    <w:rsid w:val="00EB6956"/>
    <w:rsid w:val="00EB6A34"/>
    <w:rsid w:val="00EB6CF5"/>
    <w:rsid w:val="00EB6FED"/>
    <w:rsid w:val="00EB72D7"/>
    <w:rsid w:val="00EB7377"/>
    <w:rsid w:val="00EB747B"/>
    <w:rsid w:val="00EB768D"/>
    <w:rsid w:val="00EB7730"/>
    <w:rsid w:val="00EB77A0"/>
    <w:rsid w:val="00EB7B2A"/>
    <w:rsid w:val="00EB7C5A"/>
    <w:rsid w:val="00EC0148"/>
    <w:rsid w:val="00EC02DA"/>
    <w:rsid w:val="00EC032F"/>
    <w:rsid w:val="00EC038E"/>
    <w:rsid w:val="00EC0786"/>
    <w:rsid w:val="00EC098B"/>
    <w:rsid w:val="00EC0990"/>
    <w:rsid w:val="00EC0AC8"/>
    <w:rsid w:val="00EC0F1C"/>
    <w:rsid w:val="00EC1345"/>
    <w:rsid w:val="00EC14C6"/>
    <w:rsid w:val="00EC174A"/>
    <w:rsid w:val="00EC1C46"/>
    <w:rsid w:val="00EC1FE2"/>
    <w:rsid w:val="00EC20A0"/>
    <w:rsid w:val="00EC2265"/>
    <w:rsid w:val="00EC26F2"/>
    <w:rsid w:val="00EC29B3"/>
    <w:rsid w:val="00EC2ABC"/>
    <w:rsid w:val="00EC2C08"/>
    <w:rsid w:val="00EC2C14"/>
    <w:rsid w:val="00EC3007"/>
    <w:rsid w:val="00EC3B08"/>
    <w:rsid w:val="00EC3B57"/>
    <w:rsid w:val="00EC3EE1"/>
    <w:rsid w:val="00EC3F8B"/>
    <w:rsid w:val="00EC41BF"/>
    <w:rsid w:val="00EC437C"/>
    <w:rsid w:val="00EC44A5"/>
    <w:rsid w:val="00EC44B2"/>
    <w:rsid w:val="00EC46E8"/>
    <w:rsid w:val="00EC4B78"/>
    <w:rsid w:val="00EC4D0F"/>
    <w:rsid w:val="00EC4D68"/>
    <w:rsid w:val="00EC506C"/>
    <w:rsid w:val="00EC511F"/>
    <w:rsid w:val="00EC598C"/>
    <w:rsid w:val="00EC5A55"/>
    <w:rsid w:val="00EC5C36"/>
    <w:rsid w:val="00EC60AE"/>
    <w:rsid w:val="00EC624F"/>
    <w:rsid w:val="00EC64E3"/>
    <w:rsid w:val="00EC660E"/>
    <w:rsid w:val="00EC67CF"/>
    <w:rsid w:val="00EC6878"/>
    <w:rsid w:val="00EC6C30"/>
    <w:rsid w:val="00EC6E68"/>
    <w:rsid w:val="00EC71DF"/>
    <w:rsid w:val="00EC765F"/>
    <w:rsid w:val="00EC79CD"/>
    <w:rsid w:val="00EC7DB6"/>
    <w:rsid w:val="00ED04F9"/>
    <w:rsid w:val="00ED0CBF"/>
    <w:rsid w:val="00ED0EFA"/>
    <w:rsid w:val="00ED13CD"/>
    <w:rsid w:val="00ED16B7"/>
    <w:rsid w:val="00ED17A5"/>
    <w:rsid w:val="00ED1988"/>
    <w:rsid w:val="00ED1BE9"/>
    <w:rsid w:val="00ED20DA"/>
    <w:rsid w:val="00ED21DF"/>
    <w:rsid w:val="00ED23A5"/>
    <w:rsid w:val="00ED23E8"/>
    <w:rsid w:val="00ED2417"/>
    <w:rsid w:val="00ED25A0"/>
    <w:rsid w:val="00ED2798"/>
    <w:rsid w:val="00ED28B2"/>
    <w:rsid w:val="00ED2C5C"/>
    <w:rsid w:val="00ED2E0E"/>
    <w:rsid w:val="00ED321B"/>
    <w:rsid w:val="00ED34F4"/>
    <w:rsid w:val="00ED357A"/>
    <w:rsid w:val="00ED38B8"/>
    <w:rsid w:val="00ED3953"/>
    <w:rsid w:val="00ED3E11"/>
    <w:rsid w:val="00ED3EEA"/>
    <w:rsid w:val="00ED3F9C"/>
    <w:rsid w:val="00ED4AED"/>
    <w:rsid w:val="00ED4B7C"/>
    <w:rsid w:val="00ED5080"/>
    <w:rsid w:val="00ED5F9C"/>
    <w:rsid w:val="00ED60FB"/>
    <w:rsid w:val="00ED6596"/>
    <w:rsid w:val="00ED6F46"/>
    <w:rsid w:val="00ED6F85"/>
    <w:rsid w:val="00ED7498"/>
    <w:rsid w:val="00ED766F"/>
    <w:rsid w:val="00ED7717"/>
    <w:rsid w:val="00ED79A9"/>
    <w:rsid w:val="00ED7D59"/>
    <w:rsid w:val="00EE007D"/>
    <w:rsid w:val="00EE017A"/>
    <w:rsid w:val="00EE0716"/>
    <w:rsid w:val="00EE0829"/>
    <w:rsid w:val="00EE095C"/>
    <w:rsid w:val="00EE0A07"/>
    <w:rsid w:val="00EE0D35"/>
    <w:rsid w:val="00EE0E79"/>
    <w:rsid w:val="00EE1214"/>
    <w:rsid w:val="00EE1270"/>
    <w:rsid w:val="00EE1393"/>
    <w:rsid w:val="00EE16A7"/>
    <w:rsid w:val="00EE1852"/>
    <w:rsid w:val="00EE2329"/>
    <w:rsid w:val="00EE270E"/>
    <w:rsid w:val="00EE2813"/>
    <w:rsid w:val="00EE2BA1"/>
    <w:rsid w:val="00EE2C6D"/>
    <w:rsid w:val="00EE2E2D"/>
    <w:rsid w:val="00EE303A"/>
    <w:rsid w:val="00EE345F"/>
    <w:rsid w:val="00EE38AE"/>
    <w:rsid w:val="00EE39E2"/>
    <w:rsid w:val="00EE3AA3"/>
    <w:rsid w:val="00EE3BB1"/>
    <w:rsid w:val="00EE3C05"/>
    <w:rsid w:val="00EE40A4"/>
    <w:rsid w:val="00EE4387"/>
    <w:rsid w:val="00EE46B5"/>
    <w:rsid w:val="00EE481D"/>
    <w:rsid w:val="00EE49BE"/>
    <w:rsid w:val="00EE4CDD"/>
    <w:rsid w:val="00EE4D64"/>
    <w:rsid w:val="00EE4F66"/>
    <w:rsid w:val="00EE53D1"/>
    <w:rsid w:val="00EE56FA"/>
    <w:rsid w:val="00EE59BB"/>
    <w:rsid w:val="00EE5AC8"/>
    <w:rsid w:val="00EE5B7E"/>
    <w:rsid w:val="00EE5D5C"/>
    <w:rsid w:val="00EE62D2"/>
    <w:rsid w:val="00EE6504"/>
    <w:rsid w:val="00EE6A29"/>
    <w:rsid w:val="00EE6AD2"/>
    <w:rsid w:val="00EE6B85"/>
    <w:rsid w:val="00EE6F34"/>
    <w:rsid w:val="00EE70B1"/>
    <w:rsid w:val="00EE7370"/>
    <w:rsid w:val="00EE757A"/>
    <w:rsid w:val="00EE7595"/>
    <w:rsid w:val="00EE75D6"/>
    <w:rsid w:val="00EE7766"/>
    <w:rsid w:val="00EE7973"/>
    <w:rsid w:val="00EE7989"/>
    <w:rsid w:val="00EE7ACF"/>
    <w:rsid w:val="00EE7D6A"/>
    <w:rsid w:val="00EF0508"/>
    <w:rsid w:val="00EF0AAB"/>
    <w:rsid w:val="00EF0B1F"/>
    <w:rsid w:val="00EF0C54"/>
    <w:rsid w:val="00EF101F"/>
    <w:rsid w:val="00EF12EA"/>
    <w:rsid w:val="00EF1461"/>
    <w:rsid w:val="00EF14D7"/>
    <w:rsid w:val="00EF15C0"/>
    <w:rsid w:val="00EF17BF"/>
    <w:rsid w:val="00EF194C"/>
    <w:rsid w:val="00EF1B94"/>
    <w:rsid w:val="00EF1DA1"/>
    <w:rsid w:val="00EF1ECF"/>
    <w:rsid w:val="00EF23F3"/>
    <w:rsid w:val="00EF285D"/>
    <w:rsid w:val="00EF286C"/>
    <w:rsid w:val="00EF2AB7"/>
    <w:rsid w:val="00EF3588"/>
    <w:rsid w:val="00EF39F5"/>
    <w:rsid w:val="00EF3B3F"/>
    <w:rsid w:val="00EF3B59"/>
    <w:rsid w:val="00EF4219"/>
    <w:rsid w:val="00EF42CF"/>
    <w:rsid w:val="00EF45C8"/>
    <w:rsid w:val="00EF4600"/>
    <w:rsid w:val="00EF48C2"/>
    <w:rsid w:val="00EF4B70"/>
    <w:rsid w:val="00EF4C99"/>
    <w:rsid w:val="00EF4F81"/>
    <w:rsid w:val="00EF5373"/>
    <w:rsid w:val="00EF550D"/>
    <w:rsid w:val="00EF55FE"/>
    <w:rsid w:val="00EF5846"/>
    <w:rsid w:val="00EF5916"/>
    <w:rsid w:val="00EF59DE"/>
    <w:rsid w:val="00EF5AE4"/>
    <w:rsid w:val="00EF5C31"/>
    <w:rsid w:val="00EF5F78"/>
    <w:rsid w:val="00EF675D"/>
    <w:rsid w:val="00EF6A1E"/>
    <w:rsid w:val="00EF6B09"/>
    <w:rsid w:val="00EF6C92"/>
    <w:rsid w:val="00EF74FE"/>
    <w:rsid w:val="00EF75DC"/>
    <w:rsid w:val="00EF7C97"/>
    <w:rsid w:val="00F00253"/>
    <w:rsid w:val="00F009AA"/>
    <w:rsid w:val="00F00A76"/>
    <w:rsid w:val="00F00EDC"/>
    <w:rsid w:val="00F0165E"/>
    <w:rsid w:val="00F01DA3"/>
    <w:rsid w:val="00F02FEF"/>
    <w:rsid w:val="00F031B9"/>
    <w:rsid w:val="00F03204"/>
    <w:rsid w:val="00F03A77"/>
    <w:rsid w:val="00F03B1D"/>
    <w:rsid w:val="00F040A0"/>
    <w:rsid w:val="00F0430F"/>
    <w:rsid w:val="00F04638"/>
    <w:rsid w:val="00F04DE1"/>
    <w:rsid w:val="00F05420"/>
    <w:rsid w:val="00F0544F"/>
    <w:rsid w:val="00F055B1"/>
    <w:rsid w:val="00F05CA4"/>
    <w:rsid w:val="00F05CC6"/>
    <w:rsid w:val="00F05E00"/>
    <w:rsid w:val="00F060C7"/>
    <w:rsid w:val="00F06356"/>
    <w:rsid w:val="00F06391"/>
    <w:rsid w:val="00F06A35"/>
    <w:rsid w:val="00F06A4D"/>
    <w:rsid w:val="00F06CAD"/>
    <w:rsid w:val="00F07386"/>
    <w:rsid w:val="00F074F2"/>
    <w:rsid w:val="00F07761"/>
    <w:rsid w:val="00F078AF"/>
    <w:rsid w:val="00F07906"/>
    <w:rsid w:val="00F07A70"/>
    <w:rsid w:val="00F07E50"/>
    <w:rsid w:val="00F1016F"/>
    <w:rsid w:val="00F1061A"/>
    <w:rsid w:val="00F109B2"/>
    <w:rsid w:val="00F10B92"/>
    <w:rsid w:val="00F10CE0"/>
    <w:rsid w:val="00F10CFE"/>
    <w:rsid w:val="00F10DAA"/>
    <w:rsid w:val="00F115D1"/>
    <w:rsid w:val="00F11A4B"/>
    <w:rsid w:val="00F120B8"/>
    <w:rsid w:val="00F123F4"/>
    <w:rsid w:val="00F1290E"/>
    <w:rsid w:val="00F12946"/>
    <w:rsid w:val="00F12B6A"/>
    <w:rsid w:val="00F12BB9"/>
    <w:rsid w:val="00F12C76"/>
    <w:rsid w:val="00F12CA5"/>
    <w:rsid w:val="00F12EDD"/>
    <w:rsid w:val="00F13280"/>
    <w:rsid w:val="00F1345A"/>
    <w:rsid w:val="00F134C3"/>
    <w:rsid w:val="00F138BB"/>
    <w:rsid w:val="00F13A8A"/>
    <w:rsid w:val="00F14105"/>
    <w:rsid w:val="00F1418B"/>
    <w:rsid w:val="00F14302"/>
    <w:rsid w:val="00F148B3"/>
    <w:rsid w:val="00F14D15"/>
    <w:rsid w:val="00F1501A"/>
    <w:rsid w:val="00F15413"/>
    <w:rsid w:val="00F15774"/>
    <w:rsid w:val="00F15857"/>
    <w:rsid w:val="00F15985"/>
    <w:rsid w:val="00F15B56"/>
    <w:rsid w:val="00F16166"/>
    <w:rsid w:val="00F16771"/>
    <w:rsid w:val="00F169B7"/>
    <w:rsid w:val="00F16B33"/>
    <w:rsid w:val="00F16EBC"/>
    <w:rsid w:val="00F16F8A"/>
    <w:rsid w:val="00F176BC"/>
    <w:rsid w:val="00F17A28"/>
    <w:rsid w:val="00F17AFC"/>
    <w:rsid w:val="00F17BFD"/>
    <w:rsid w:val="00F17FDF"/>
    <w:rsid w:val="00F20202"/>
    <w:rsid w:val="00F20366"/>
    <w:rsid w:val="00F204C0"/>
    <w:rsid w:val="00F2099A"/>
    <w:rsid w:val="00F20C3B"/>
    <w:rsid w:val="00F20CD0"/>
    <w:rsid w:val="00F210F3"/>
    <w:rsid w:val="00F211D0"/>
    <w:rsid w:val="00F214B9"/>
    <w:rsid w:val="00F21592"/>
    <w:rsid w:val="00F21709"/>
    <w:rsid w:val="00F21922"/>
    <w:rsid w:val="00F21935"/>
    <w:rsid w:val="00F21A8F"/>
    <w:rsid w:val="00F21C1F"/>
    <w:rsid w:val="00F22192"/>
    <w:rsid w:val="00F22383"/>
    <w:rsid w:val="00F22724"/>
    <w:rsid w:val="00F22A40"/>
    <w:rsid w:val="00F22B6F"/>
    <w:rsid w:val="00F22BB6"/>
    <w:rsid w:val="00F22D99"/>
    <w:rsid w:val="00F2314A"/>
    <w:rsid w:val="00F2322C"/>
    <w:rsid w:val="00F234C3"/>
    <w:rsid w:val="00F234E6"/>
    <w:rsid w:val="00F23514"/>
    <w:rsid w:val="00F235AB"/>
    <w:rsid w:val="00F23746"/>
    <w:rsid w:val="00F238B8"/>
    <w:rsid w:val="00F2391A"/>
    <w:rsid w:val="00F24386"/>
    <w:rsid w:val="00F2477C"/>
    <w:rsid w:val="00F247DA"/>
    <w:rsid w:val="00F2482A"/>
    <w:rsid w:val="00F2488E"/>
    <w:rsid w:val="00F2508A"/>
    <w:rsid w:val="00F2547A"/>
    <w:rsid w:val="00F25EDB"/>
    <w:rsid w:val="00F260B5"/>
    <w:rsid w:val="00F261BA"/>
    <w:rsid w:val="00F264F9"/>
    <w:rsid w:val="00F26661"/>
    <w:rsid w:val="00F266BA"/>
    <w:rsid w:val="00F267A4"/>
    <w:rsid w:val="00F26809"/>
    <w:rsid w:val="00F26891"/>
    <w:rsid w:val="00F26FF7"/>
    <w:rsid w:val="00F270F6"/>
    <w:rsid w:val="00F27655"/>
    <w:rsid w:val="00F27877"/>
    <w:rsid w:val="00F2788C"/>
    <w:rsid w:val="00F27B18"/>
    <w:rsid w:val="00F3031D"/>
    <w:rsid w:val="00F30342"/>
    <w:rsid w:val="00F3034B"/>
    <w:rsid w:val="00F3039C"/>
    <w:rsid w:val="00F3047E"/>
    <w:rsid w:val="00F30560"/>
    <w:rsid w:val="00F3057F"/>
    <w:rsid w:val="00F30600"/>
    <w:rsid w:val="00F30A84"/>
    <w:rsid w:val="00F30A8F"/>
    <w:rsid w:val="00F312A5"/>
    <w:rsid w:val="00F3130D"/>
    <w:rsid w:val="00F3146F"/>
    <w:rsid w:val="00F31A0F"/>
    <w:rsid w:val="00F31C8D"/>
    <w:rsid w:val="00F31E96"/>
    <w:rsid w:val="00F3201F"/>
    <w:rsid w:val="00F32223"/>
    <w:rsid w:val="00F324D9"/>
    <w:rsid w:val="00F32A0B"/>
    <w:rsid w:val="00F32D9F"/>
    <w:rsid w:val="00F32F5D"/>
    <w:rsid w:val="00F333CD"/>
    <w:rsid w:val="00F334B6"/>
    <w:rsid w:val="00F334F5"/>
    <w:rsid w:val="00F3361C"/>
    <w:rsid w:val="00F33A32"/>
    <w:rsid w:val="00F340B0"/>
    <w:rsid w:val="00F34157"/>
    <w:rsid w:val="00F34563"/>
    <w:rsid w:val="00F34568"/>
    <w:rsid w:val="00F349BD"/>
    <w:rsid w:val="00F34C18"/>
    <w:rsid w:val="00F35228"/>
    <w:rsid w:val="00F352A0"/>
    <w:rsid w:val="00F3538E"/>
    <w:rsid w:val="00F353E1"/>
    <w:rsid w:val="00F357EA"/>
    <w:rsid w:val="00F358D3"/>
    <w:rsid w:val="00F35DD3"/>
    <w:rsid w:val="00F3635D"/>
    <w:rsid w:val="00F369E9"/>
    <w:rsid w:val="00F36B3D"/>
    <w:rsid w:val="00F37306"/>
    <w:rsid w:val="00F377A0"/>
    <w:rsid w:val="00F377DF"/>
    <w:rsid w:val="00F3781E"/>
    <w:rsid w:val="00F37F0D"/>
    <w:rsid w:val="00F40193"/>
    <w:rsid w:val="00F4028C"/>
    <w:rsid w:val="00F402A4"/>
    <w:rsid w:val="00F40903"/>
    <w:rsid w:val="00F40929"/>
    <w:rsid w:val="00F40CF2"/>
    <w:rsid w:val="00F40E11"/>
    <w:rsid w:val="00F40E1A"/>
    <w:rsid w:val="00F4184D"/>
    <w:rsid w:val="00F41CC8"/>
    <w:rsid w:val="00F41DE3"/>
    <w:rsid w:val="00F41E46"/>
    <w:rsid w:val="00F41E96"/>
    <w:rsid w:val="00F425E3"/>
    <w:rsid w:val="00F42631"/>
    <w:rsid w:val="00F42698"/>
    <w:rsid w:val="00F42B1A"/>
    <w:rsid w:val="00F43446"/>
    <w:rsid w:val="00F4345E"/>
    <w:rsid w:val="00F4363C"/>
    <w:rsid w:val="00F436B1"/>
    <w:rsid w:val="00F43899"/>
    <w:rsid w:val="00F43C09"/>
    <w:rsid w:val="00F43DC8"/>
    <w:rsid w:val="00F4400F"/>
    <w:rsid w:val="00F441E1"/>
    <w:rsid w:val="00F44393"/>
    <w:rsid w:val="00F44504"/>
    <w:rsid w:val="00F448C0"/>
    <w:rsid w:val="00F44978"/>
    <w:rsid w:val="00F44CAF"/>
    <w:rsid w:val="00F44CCF"/>
    <w:rsid w:val="00F44CE8"/>
    <w:rsid w:val="00F452B9"/>
    <w:rsid w:val="00F45492"/>
    <w:rsid w:val="00F45660"/>
    <w:rsid w:val="00F4579A"/>
    <w:rsid w:val="00F45F22"/>
    <w:rsid w:val="00F45F2E"/>
    <w:rsid w:val="00F45F38"/>
    <w:rsid w:val="00F46282"/>
    <w:rsid w:val="00F462F9"/>
    <w:rsid w:val="00F4632C"/>
    <w:rsid w:val="00F4673D"/>
    <w:rsid w:val="00F46754"/>
    <w:rsid w:val="00F46A0C"/>
    <w:rsid w:val="00F46EB6"/>
    <w:rsid w:val="00F46ED0"/>
    <w:rsid w:val="00F46FE5"/>
    <w:rsid w:val="00F47117"/>
    <w:rsid w:val="00F474AE"/>
    <w:rsid w:val="00F47901"/>
    <w:rsid w:val="00F47A1F"/>
    <w:rsid w:val="00F47E9A"/>
    <w:rsid w:val="00F5009D"/>
    <w:rsid w:val="00F50380"/>
    <w:rsid w:val="00F504E9"/>
    <w:rsid w:val="00F50C53"/>
    <w:rsid w:val="00F50FBB"/>
    <w:rsid w:val="00F51348"/>
    <w:rsid w:val="00F51511"/>
    <w:rsid w:val="00F51727"/>
    <w:rsid w:val="00F51752"/>
    <w:rsid w:val="00F51991"/>
    <w:rsid w:val="00F51ADD"/>
    <w:rsid w:val="00F51D20"/>
    <w:rsid w:val="00F521CE"/>
    <w:rsid w:val="00F523CF"/>
    <w:rsid w:val="00F524DC"/>
    <w:rsid w:val="00F52BE5"/>
    <w:rsid w:val="00F52E2E"/>
    <w:rsid w:val="00F53787"/>
    <w:rsid w:val="00F53B9C"/>
    <w:rsid w:val="00F5401C"/>
    <w:rsid w:val="00F5402B"/>
    <w:rsid w:val="00F540B2"/>
    <w:rsid w:val="00F541BE"/>
    <w:rsid w:val="00F5425C"/>
    <w:rsid w:val="00F5438E"/>
    <w:rsid w:val="00F548CB"/>
    <w:rsid w:val="00F54A9F"/>
    <w:rsid w:val="00F54C12"/>
    <w:rsid w:val="00F54DBE"/>
    <w:rsid w:val="00F554EE"/>
    <w:rsid w:val="00F558CE"/>
    <w:rsid w:val="00F55BD4"/>
    <w:rsid w:val="00F55CE1"/>
    <w:rsid w:val="00F55DB8"/>
    <w:rsid w:val="00F5650A"/>
    <w:rsid w:val="00F56799"/>
    <w:rsid w:val="00F567CC"/>
    <w:rsid w:val="00F56A6A"/>
    <w:rsid w:val="00F56BDE"/>
    <w:rsid w:val="00F56D43"/>
    <w:rsid w:val="00F5738F"/>
    <w:rsid w:val="00F57549"/>
    <w:rsid w:val="00F57565"/>
    <w:rsid w:val="00F5758C"/>
    <w:rsid w:val="00F57CE7"/>
    <w:rsid w:val="00F57FF5"/>
    <w:rsid w:val="00F60189"/>
    <w:rsid w:val="00F602AC"/>
    <w:rsid w:val="00F602ED"/>
    <w:rsid w:val="00F606DE"/>
    <w:rsid w:val="00F607B5"/>
    <w:rsid w:val="00F60886"/>
    <w:rsid w:val="00F618C3"/>
    <w:rsid w:val="00F61A2C"/>
    <w:rsid w:val="00F61C90"/>
    <w:rsid w:val="00F62028"/>
    <w:rsid w:val="00F621EC"/>
    <w:rsid w:val="00F622B8"/>
    <w:rsid w:val="00F62311"/>
    <w:rsid w:val="00F6237F"/>
    <w:rsid w:val="00F62584"/>
    <w:rsid w:val="00F6273B"/>
    <w:rsid w:val="00F62C3D"/>
    <w:rsid w:val="00F62D70"/>
    <w:rsid w:val="00F6301B"/>
    <w:rsid w:val="00F630E8"/>
    <w:rsid w:val="00F6338E"/>
    <w:rsid w:val="00F6365A"/>
    <w:rsid w:val="00F639C5"/>
    <w:rsid w:val="00F63F2A"/>
    <w:rsid w:val="00F63FA2"/>
    <w:rsid w:val="00F6461B"/>
    <w:rsid w:val="00F6464B"/>
    <w:rsid w:val="00F65092"/>
    <w:rsid w:val="00F6530D"/>
    <w:rsid w:val="00F655E2"/>
    <w:rsid w:val="00F65621"/>
    <w:rsid w:val="00F658A8"/>
    <w:rsid w:val="00F65A0D"/>
    <w:rsid w:val="00F660A2"/>
    <w:rsid w:val="00F661A4"/>
    <w:rsid w:val="00F6681D"/>
    <w:rsid w:val="00F66CF6"/>
    <w:rsid w:val="00F67073"/>
    <w:rsid w:val="00F6711D"/>
    <w:rsid w:val="00F67B7D"/>
    <w:rsid w:val="00F67BAC"/>
    <w:rsid w:val="00F704A8"/>
    <w:rsid w:val="00F704D5"/>
    <w:rsid w:val="00F70537"/>
    <w:rsid w:val="00F7058C"/>
    <w:rsid w:val="00F70BC9"/>
    <w:rsid w:val="00F70F53"/>
    <w:rsid w:val="00F71004"/>
    <w:rsid w:val="00F711B8"/>
    <w:rsid w:val="00F71313"/>
    <w:rsid w:val="00F71785"/>
    <w:rsid w:val="00F7180C"/>
    <w:rsid w:val="00F71CA5"/>
    <w:rsid w:val="00F71E7F"/>
    <w:rsid w:val="00F71F40"/>
    <w:rsid w:val="00F72104"/>
    <w:rsid w:val="00F72386"/>
    <w:rsid w:val="00F7293D"/>
    <w:rsid w:val="00F72F02"/>
    <w:rsid w:val="00F72FE0"/>
    <w:rsid w:val="00F73371"/>
    <w:rsid w:val="00F73376"/>
    <w:rsid w:val="00F73490"/>
    <w:rsid w:val="00F73B08"/>
    <w:rsid w:val="00F73BED"/>
    <w:rsid w:val="00F73CAF"/>
    <w:rsid w:val="00F73CBA"/>
    <w:rsid w:val="00F743E5"/>
    <w:rsid w:val="00F744B5"/>
    <w:rsid w:val="00F74694"/>
    <w:rsid w:val="00F74EFD"/>
    <w:rsid w:val="00F75057"/>
    <w:rsid w:val="00F75112"/>
    <w:rsid w:val="00F75220"/>
    <w:rsid w:val="00F7528D"/>
    <w:rsid w:val="00F75575"/>
    <w:rsid w:val="00F75679"/>
    <w:rsid w:val="00F75832"/>
    <w:rsid w:val="00F75849"/>
    <w:rsid w:val="00F758A7"/>
    <w:rsid w:val="00F75959"/>
    <w:rsid w:val="00F75979"/>
    <w:rsid w:val="00F76000"/>
    <w:rsid w:val="00F76118"/>
    <w:rsid w:val="00F761C0"/>
    <w:rsid w:val="00F762C1"/>
    <w:rsid w:val="00F763CA"/>
    <w:rsid w:val="00F76469"/>
    <w:rsid w:val="00F76980"/>
    <w:rsid w:val="00F76BA0"/>
    <w:rsid w:val="00F76E40"/>
    <w:rsid w:val="00F76E5D"/>
    <w:rsid w:val="00F76EC9"/>
    <w:rsid w:val="00F76F8E"/>
    <w:rsid w:val="00F77155"/>
    <w:rsid w:val="00F77267"/>
    <w:rsid w:val="00F774F4"/>
    <w:rsid w:val="00F77770"/>
    <w:rsid w:val="00F77BB6"/>
    <w:rsid w:val="00F77E42"/>
    <w:rsid w:val="00F80027"/>
    <w:rsid w:val="00F809E3"/>
    <w:rsid w:val="00F80C9A"/>
    <w:rsid w:val="00F80CEB"/>
    <w:rsid w:val="00F80E1F"/>
    <w:rsid w:val="00F81666"/>
    <w:rsid w:val="00F81BE3"/>
    <w:rsid w:val="00F81CFE"/>
    <w:rsid w:val="00F81DFD"/>
    <w:rsid w:val="00F81E6A"/>
    <w:rsid w:val="00F8211D"/>
    <w:rsid w:val="00F82465"/>
    <w:rsid w:val="00F826C2"/>
    <w:rsid w:val="00F82A0B"/>
    <w:rsid w:val="00F82CB0"/>
    <w:rsid w:val="00F82D4C"/>
    <w:rsid w:val="00F82DB1"/>
    <w:rsid w:val="00F82DF5"/>
    <w:rsid w:val="00F831AF"/>
    <w:rsid w:val="00F83270"/>
    <w:rsid w:val="00F838B1"/>
    <w:rsid w:val="00F839BD"/>
    <w:rsid w:val="00F83A95"/>
    <w:rsid w:val="00F83ACF"/>
    <w:rsid w:val="00F83B50"/>
    <w:rsid w:val="00F83E67"/>
    <w:rsid w:val="00F83ED8"/>
    <w:rsid w:val="00F83EEF"/>
    <w:rsid w:val="00F840B9"/>
    <w:rsid w:val="00F840BF"/>
    <w:rsid w:val="00F842F2"/>
    <w:rsid w:val="00F843E4"/>
    <w:rsid w:val="00F84418"/>
    <w:rsid w:val="00F844B8"/>
    <w:rsid w:val="00F845EC"/>
    <w:rsid w:val="00F8488D"/>
    <w:rsid w:val="00F84992"/>
    <w:rsid w:val="00F84B9E"/>
    <w:rsid w:val="00F84CB4"/>
    <w:rsid w:val="00F84CD0"/>
    <w:rsid w:val="00F854AE"/>
    <w:rsid w:val="00F856AC"/>
    <w:rsid w:val="00F859EC"/>
    <w:rsid w:val="00F85A42"/>
    <w:rsid w:val="00F85D8A"/>
    <w:rsid w:val="00F85EAC"/>
    <w:rsid w:val="00F85F10"/>
    <w:rsid w:val="00F85F38"/>
    <w:rsid w:val="00F85FC0"/>
    <w:rsid w:val="00F86153"/>
    <w:rsid w:val="00F86213"/>
    <w:rsid w:val="00F86344"/>
    <w:rsid w:val="00F863F4"/>
    <w:rsid w:val="00F867CA"/>
    <w:rsid w:val="00F86A36"/>
    <w:rsid w:val="00F86FF4"/>
    <w:rsid w:val="00F87225"/>
    <w:rsid w:val="00F87272"/>
    <w:rsid w:val="00F87D0A"/>
    <w:rsid w:val="00F902C6"/>
    <w:rsid w:val="00F90321"/>
    <w:rsid w:val="00F90694"/>
    <w:rsid w:val="00F90713"/>
    <w:rsid w:val="00F907C3"/>
    <w:rsid w:val="00F90EA3"/>
    <w:rsid w:val="00F90EC4"/>
    <w:rsid w:val="00F90EF2"/>
    <w:rsid w:val="00F910AF"/>
    <w:rsid w:val="00F9134B"/>
    <w:rsid w:val="00F9142F"/>
    <w:rsid w:val="00F916DC"/>
    <w:rsid w:val="00F91A8A"/>
    <w:rsid w:val="00F91BE4"/>
    <w:rsid w:val="00F91F55"/>
    <w:rsid w:val="00F91F84"/>
    <w:rsid w:val="00F921AD"/>
    <w:rsid w:val="00F923BE"/>
    <w:rsid w:val="00F92DEC"/>
    <w:rsid w:val="00F92E16"/>
    <w:rsid w:val="00F93091"/>
    <w:rsid w:val="00F93847"/>
    <w:rsid w:val="00F9388E"/>
    <w:rsid w:val="00F93992"/>
    <w:rsid w:val="00F93B55"/>
    <w:rsid w:val="00F93E40"/>
    <w:rsid w:val="00F942A2"/>
    <w:rsid w:val="00F94314"/>
    <w:rsid w:val="00F9467F"/>
    <w:rsid w:val="00F94745"/>
    <w:rsid w:val="00F9475A"/>
    <w:rsid w:val="00F947A9"/>
    <w:rsid w:val="00F949EA"/>
    <w:rsid w:val="00F94C6F"/>
    <w:rsid w:val="00F94D31"/>
    <w:rsid w:val="00F94E79"/>
    <w:rsid w:val="00F9531B"/>
    <w:rsid w:val="00F95593"/>
    <w:rsid w:val="00F95609"/>
    <w:rsid w:val="00F95626"/>
    <w:rsid w:val="00F95789"/>
    <w:rsid w:val="00F965E0"/>
    <w:rsid w:val="00F96B74"/>
    <w:rsid w:val="00F96F95"/>
    <w:rsid w:val="00F9732F"/>
    <w:rsid w:val="00F9733B"/>
    <w:rsid w:val="00F977E6"/>
    <w:rsid w:val="00FA00CE"/>
    <w:rsid w:val="00FA096B"/>
    <w:rsid w:val="00FA12E1"/>
    <w:rsid w:val="00FA1AFF"/>
    <w:rsid w:val="00FA1BF0"/>
    <w:rsid w:val="00FA1E2C"/>
    <w:rsid w:val="00FA1F2B"/>
    <w:rsid w:val="00FA1FC0"/>
    <w:rsid w:val="00FA2318"/>
    <w:rsid w:val="00FA2C02"/>
    <w:rsid w:val="00FA2F19"/>
    <w:rsid w:val="00FA2FB8"/>
    <w:rsid w:val="00FA306A"/>
    <w:rsid w:val="00FA3104"/>
    <w:rsid w:val="00FA34A4"/>
    <w:rsid w:val="00FA3620"/>
    <w:rsid w:val="00FA3815"/>
    <w:rsid w:val="00FA3CE3"/>
    <w:rsid w:val="00FA3D06"/>
    <w:rsid w:val="00FA411D"/>
    <w:rsid w:val="00FA4137"/>
    <w:rsid w:val="00FA45F3"/>
    <w:rsid w:val="00FA4640"/>
    <w:rsid w:val="00FA46A8"/>
    <w:rsid w:val="00FA4B29"/>
    <w:rsid w:val="00FA519F"/>
    <w:rsid w:val="00FA54D4"/>
    <w:rsid w:val="00FA553C"/>
    <w:rsid w:val="00FA56C0"/>
    <w:rsid w:val="00FA57AF"/>
    <w:rsid w:val="00FA57F3"/>
    <w:rsid w:val="00FA5A9C"/>
    <w:rsid w:val="00FA5BBD"/>
    <w:rsid w:val="00FA5C00"/>
    <w:rsid w:val="00FA5EFC"/>
    <w:rsid w:val="00FA6328"/>
    <w:rsid w:val="00FA655D"/>
    <w:rsid w:val="00FA6612"/>
    <w:rsid w:val="00FA6AC8"/>
    <w:rsid w:val="00FA6F03"/>
    <w:rsid w:val="00FA6F44"/>
    <w:rsid w:val="00FA72B4"/>
    <w:rsid w:val="00FA731F"/>
    <w:rsid w:val="00FA738A"/>
    <w:rsid w:val="00FA7447"/>
    <w:rsid w:val="00FA749C"/>
    <w:rsid w:val="00FA7642"/>
    <w:rsid w:val="00FA797B"/>
    <w:rsid w:val="00FA7F80"/>
    <w:rsid w:val="00FB005F"/>
    <w:rsid w:val="00FB012F"/>
    <w:rsid w:val="00FB01FA"/>
    <w:rsid w:val="00FB09D3"/>
    <w:rsid w:val="00FB0CB8"/>
    <w:rsid w:val="00FB1AD1"/>
    <w:rsid w:val="00FB1B09"/>
    <w:rsid w:val="00FB21CC"/>
    <w:rsid w:val="00FB2732"/>
    <w:rsid w:val="00FB2736"/>
    <w:rsid w:val="00FB2B59"/>
    <w:rsid w:val="00FB2BCA"/>
    <w:rsid w:val="00FB2DC0"/>
    <w:rsid w:val="00FB3208"/>
    <w:rsid w:val="00FB34C1"/>
    <w:rsid w:val="00FB3842"/>
    <w:rsid w:val="00FB39B6"/>
    <w:rsid w:val="00FB3CE3"/>
    <w:rsid w:val="00FB3D18"/>
    <w:rsid w:val="00FB3EB0"/>
    <w:rsid w:val="00FB4795"/>
    <w:rsid w:val="00FB47C5"/>
    <w:rsid w:val="00FB48B3"/>
    <w:rsid w:val="00FB499E"/>
    <w:rsid w:val="00FB4B28"/>
    <w:rsid w:val="00FB4BEF"/>
    <w:rsid w:val="00FB4E69"/>
    <w:rsid w:val="00FB5142"/>
    <w:rsid w:val="00FB51EC"/>
    <w:rsid w:val="00FB5257"/>
    <w:rsid w:val="00FB532B"/>
    <w:rsid w:val="00FB57AB"/>
    <w:rsid w:val="00FB5810"/>
    <w:rsid w:val="00FB5BEE"/>
    <w:rsid w:val="00FB5C0B"/>
    <w:rsid w:val="00FB6251"/>
    <w:rsid w:val="00FB695C"/>
    <w:rsid w:val="00FB69B6"/>
    <w:rsid w:val="00FB6C09"/>
    <w:rsid w:val="00FB77AF"/>
    <w:rsid w:val="00FB783C"/>
    <w:rsid w:val="00FC0223"/>
    <w:rsid w:val="00FC0EDB"/>
    <w:rsid w:val="00FC1651"/>
    <w:rsid w:val="00FC1809"/>
    <w:rsid w:val="00FC1BA8"/>
    <w:rsid w:val="00FC1C8A"/>
    <w:rsid w:val="00FC1E71"/>
    <w:rsid w:val="00FC1F9D"/>
    <w:rsid w:val="00FC2A0E"/>
    <w:rsid w:val="00FC2A8A"/>
    <w:rsid w:val="00FC2AAC"/>
    <w:rsid w:val="00FC2F9B"/>
    <w:rsid w:val="00FC32CC"/>
    <w:rsid w:val="00FC370F"/>
    <w:rsid w:val="00FC385B"/>
    <w:rsid w:val="00FC3E47"/>
    <w:rsid w:val="00FC3EF3"/>
    <w:rsid w:val="00FC4374"/>
    <w:rsid w:val="00FC462B"/>
    <w:rsid w:val="00FC46CB"/>
    <w:rsid w:val="00FC485C"/>
    <w:rsid w:val="00FC4A8F"/>
    <w:rsid w:val="00FC4BDC"/>
    <w:rsid w:val="00FC52C6"/>
    <w:rsid w:val="00FC53A0"/>
    <w:rsid w:val="00FC569D"/>
    <w:rsid w:val="00FC56FD"/>
    <w:rsid w:val="00FC573D"/>
    <w:rsid w:val="00FC5CAF"/>
    <w:rsid w:val="00FC5E5E"/>
    <w:rsid w:val="00FC5E7E"/>
    <w:rsid w:val="00FC635B"/>
    <w:rsid w:val="00FC6375"/>
    <w:rsid w:val="00FC6434"/>
    <w:rsid w:val="00FC647A"/>
    <w:rsid w:val="00FC700B"/>
    <w:rsid w:val="00FC79BE"/>
    <w:rsid w:val="00FC7A01"/>
    <w:rsid w:val="00FC7AE6"/>
    <w:rsid w:val="00FC7B26"/>
    <w:rsid w:val="00FC7B36"/>
    <w:rsid w:val="00FC7C1F"/>
    <w:rsid w:val="00FC7D1B"/>
    <w:rsid w:val="00FC7EE3"/>
    <w:rsid w:val="00FD00E8"/>
    <w:rsid w:val="00FD010A"/>
    <w:rsid w:val="00FD0170"/>
    <w:rsid w:val="00FD055E"/>
    <w:rsid w:val="00FD071B"/>
    <w:rsid w:val="00FD09A5"/>
    <w:rsid w:val="00FD0B31"/>
    <w:rsid w:val="00FD0CA9"/>
    <w:rsid w:val="00FD0F7B"/>
    <w:rsid w:val="00FD1603"/>
    <w:rsid w:val="00FD17FE"/>
    <w:rsid w:val="00FD1852"/>
    <w:rsid w:val="00FD19D5"/>
    <w:rsid w:val="00FD1C83"/>
    <w:rsid w:val="00FD1F20"/>
    <w:rsid w:val="00FD25DE"/>
    <w:rsid w:val="00FD27E2"/>
    <w:rsid w:val="00FD2D61"/>
    <w:rsid w:val="00FD2DC1"/>
    <w:rsid w:val="00FD2E53"/>
    <w:rsid w:val="00FD30B7"/>
    <w:rsid w:val="00FD3701"/>
    <w:rsid w:val="00FD3DF5"/>
    <w:rsid w:val="00FD3E9A"/>
    <w:rsid w:val="00FD416C"/>
    <w:rsid w:val="00FD41AA"/>
    <w:rsid w:val="00FD4540"/>
    <w:rsid w:val="00FD455F"/>
    <w:rsid w:val="00FD459C"/>
    <w:rsid w:val="00FD49AF"/>
    <w:rsid w:val="00FD4AD4"/>
    <w:rsid w:val="00FD4B14"/>
    <w:rsid w:val="00FD4D03"/>
    <w:rsid w:val="00FD5056"/>
    <w:rsid w:val="00FD5491"/>
    <w:rsid w:val="00FD56EA"/>
    <w:rsid w:val="00FD5911"/>
    <w:rsid w:val="00FD60B2"/>
    <w:rsid w:val="00FD6299"/>
    <w:rsid w:val="00FD644E"/>
    <w:rsid w:val="00FD6552"/>
    <w:rsid w:val="00FD6571"/>
    <w:rsid w:val="00FD667D"/>
    <w:rsid w:val="00FD6715"/>
    <w:rsid w:val="00FD6A8A"/>
    <w:rsid w:val="00FD6AE2"/>
    <w:rsid w:val="00FD6BFA"/>
    <w:rsid w:val="00FD6D08"/>
    <w:rsid w:val="00FD7018"/>
    <w:rsid w:val="00FD705B"/>
    <w:rsid w:val="00FD7325"/>
    <w:rsid w:val="00FD7414"/>
    <w:rsid w:val="00FD75C7"/>
    <w:rsid w:val="00FD76C8"/>
    <w:rsid w:val="00FD7C87"/>
    <w:rsid w:val="00FD7D44"/>
    <w:rsid w:val="00FE055C"/>
    <w:rsid w:val="00FE08E9"/>
    <w:rsid w:val="00FE0AA3"/>
    <w:rsid w:val="00FE0EA2"/>
    <w:rsid w:val="00FE0F97"/>
    <w:rsid w:val="00FE1077"/>
    <w:rsid w:val="00FE1440"/>
    <w:rsid w:val="00FE178B"/>
    <w:rsid w:val="00FE1ACF"/>
    <w:rsid w:val="00FE1C6A"/>
    <w:rsid w:val="00FE208C"/>
    <w:rsid w:val="00FE21D5"/>
    <w:rsid w:val="00FE2295"/>
    <w:rsid w:val="00FE237F"/>
    <w:rsid w:val="00FE25B3"/>
    <w:rsid w:val="00FE25F5"/>
    <w:rsid w:val="00FE2A97"/>
    <w:rsid w:val="00FE2F12"/>
    <w:rsid w:val="00FE319D"/>
    <w:rsid w:val="00FE37A0"/>
    <w:rsid w:val="00FE3CFE"/>
    <w:rsid w:val="00FE3EB5"/>
    <w:rsid w:val="00FE452B"/>
    <w:rsid w:val="00FE4870"/>
    <w:rsid w:val="00FE4966"/>
    <w:rsid w:val="00FE49D0"/>
    <w:rsid w:val="00FE4E28"/>
    <w:rsid w:val="00FE50C0"/>
    <w:rsid w:val="00FE5973"/>
    <w:rsid w:val="00FE5D00"/>
    <w:rsid w:val="00FE600F"/>
    <w:rsid w:val="00FE61D6"/>
    <w:rsid w:val="00FE61E9"/>
    <w:rsid w:val="00FE647B"/>
    <w:rsid w:val="00FE6758"/>
    <w:rsid w:val="00FE6BEB"/>
    <w:rsid w:val="00FE6C22"/>
    <w:rsid w:val="00FE7238"/>
    <w:rsid w:val="00FE74D2"/>
    <w:rsid w:val="00FE78B7"/>
    <w:rsid w:val="00FE792B"/>
    <w:rsid w:val="00FE79D2"/>
    <w:rsid w:val="00FE7B5E"/>
    <w:rsid w:val="00FE7F7A"/>
    <w:rsid w:val="00FF0037"/>
    <w:rsid w:val="00FF0490"/>
    <w:rsid w:val="00FF0778"/>
    <w:rsid w:val="00FF0888"/>
    <w:rsid w:val="00FF0940"/>
    <w:rsid w:val="00FF0B4F"/>
    <w:rsid w:val="00FF0FE2"/>
    <w:rsid w:val="00FF1290"/>
    <w:rsid w:val="00FF1561"/>
    <w:rsid w:val="00FF1739"/>
    <w:rsid w:val="00FF1753"/>
    <w:rsid w:val="00FF1803"/>
    <w:rsid w:val="00FF2127"/>
    <w:rsid w:val="00FF23AE"/>
    <w:rsid w:val="00FF24A3"/>
    <w:rsid w:val="00FF265A"/>
    <w:rsid w:val="00FF282A"/>
    <w:rsid w:val="00FF2BE8"/>
    <w:rsid w:val="00FF2CA7"/>
    <w:rsid w:val="00FF2D2F"/>
    <w:rsid w:val="00FF2D4F"/>
    <w:rsid w:val="00FF2FC0"/>
    <w:rsid w:val="00FF3026"/>
    <w:rsid w:val="00FF30F9"/>
    <w:rsid w:val="00FF31B4"/>
    <w:rsid w:val="00FF32DE"/>
    <w:rsid w:val="00FF3DF3"/>
    <w:rsid w:val="00FF3F02"/>
    <w:rsid w:val="00FF40F9"/>
    <w:rsid w:val="00FF4212"/>
    <w:rsid w:val="00FF4C07"/>
    <w:rsid w:val="00FF4E6B"/>
    <w:rsid w:val="00FF520A"/>
    <w:rsid w:val="00FF53DB"/>
    <w:rsid w:val="00FF5431"/>
    <w:rsid w:val="00FF5709"/>
    <w:rsid w:val="00FF586F"/>
    <w:rsid w:val="00FF5A05"/>
    <w:rsid w:val="00FF5AE5"/>
    <w:rsid w:val="00FF5E8C"/>
    <w:rsid w:val="00FF5E90"/>
    <w:rsid w:val="00FF5F6E"/>
    <w:rsid w:val="00FF66CA"/>
    <w:rsid w:val="00FF68D3"/>
    <w:rsid w:val="00FF6C9E"/>
    <w:rsid w:val="00FF7326"/>
    <w:rsid w:val="00FF75B2"/>
    <w:rsid w:val="00FF780A"/>
    <w:rsid w:val="00FF7898"/>
    <w:rsid w:val="00FF78A6"/>
    <w:rsid w:val="00FF79D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505FA2"/>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9"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qFormat="1"/>
    <w:lsdException w:name="endnote text" w:semiHidden="1" w:unhideWhenUsed="1" w:qFormat="1"/>
    <w:lsdException w:name="table of authorities" w:semiHidden="1" w:uiPriority="0" w:unhideWhenUsed="1"/>
    <w:lsdException w:name="macro" w:semiHidden="1" w:uiPriority="0" w:unhideWhenUsed="1"/>
    <w:lsdException w:name="toa heading" w:semiHidden="1" w:uiPriority="0"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iPriority="0"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0" w:qFormat="1"/>
    <w:lsdException w:name="Closing" w:semiHidden="1" w:uiPriority="0" w:unhideWhenUsed="1"/>
    <w:lsdException w:name="Signature" w:semiHidden="1" w:uiPriority="0" w:unhideWhenUsed="1"/>
    <w:lsdException w:name="Default Paragraph Font" w:semiHidden="1" w:uiPriority="1" w:unhideWhenUsed="1"/>
    <w:lsdException w:name="Body Text" w:semiHidden="1" w:uiPriority="0" w:unhideWhenUsed="1" w:qFormat="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iPriority="0" w:unhideWhenUsed="1"/>
    <w:lsdException w:name="Date" w:semiHidden="1" w:uiPriority="0" w:unhideWhenUsed="1"/>
    <w:lsdException w:name="Body Text First Indent" w:semiHidden="1" w:uiPriority="0" w:unhideWhenUsed="1" w:qFormat="1"/>
    <w:lsdException w:name="Body Text First Indent 2" w:semiHidden="1" w:uiPriority="0" w:unhideWhenUsed="1" w:qFormat="1"/>
    <w:lsdException w:name="Note Heading" w:semiHidden="1" w:uiPriority="0"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qFormat="1"/>
    <w:lsdException w:name="Hyperlink" w:semiHidden="1" w:unhideWhenUsed="1"/>
    <w:lsdException w:name="FollowedHyperlink" w:semiHidden="1" w:unhideWhenUsed="1"/>
    <w:lsdException w:name="Strong" w:uiPriority="0" w:qFormat="1"/>
    <w:lsdException w:name="Emphasis" w:uiPriority="20" w:qFormat="1"/>
    <w:lsdException w:name="Document Map" w:semiHidden="1" w:uiPriority="0"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8"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0"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0"/>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0"/>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AD7BA3"/>
  </w:style>
  <w:style w:type="paragraph" w:styleId="Heading1">
    <w:name w:val="heading 1"/>
    <w:aliases w:val="Section Heading,Heading,Heading + All caps,Left:  0&quot;,First line:  0&quot;,Before:  0 pt,h1"/>
    <w:basedOn w:val="Normal"/>
    <w:link w:val="Heading1Char"/>
    <w:uiPriority w:val="9"/>
    <w:qFormat/>
    <w:rsid w:val="0066392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aliases w:val="h2"/>
    <w:basedOn w:val="Normal"/>
    <w:next w:val="Normal"/>
    <w:link w:val="Heading2Char"/>
    <w:uiPriority w:val="99"/>
    <w:qFormat/>
    <w:rsid w:val="00962850"/>
    <w:pPr>
      <w:keepNext/>
      <w:spacing w:after="240" w:line="240" w:lineRule="auto"/>
      <w:outlineLvl w:val="1"/>
    </w:pPr>
    <w:rPr>
      <w:rFonts w:ascii="Times New Roman Bold" w:eastAsia="PMingLiU" w:hAnsi="Times New Roman Bold" w:cs="Arial"/>
      <w:b/>
      <w:bCs/>
      <w:color w:val="000000"/>
      <w:sz w:val="20"/>
      <w:szCs w:val="28"/>
      <w:lang w:val="en-GB" w:eastAsia="zh-TW"/>
    </w:rPr>
  </w:style>
  <w:style w:type="paragraph" w:styleId="Heading3">
    <w:name w:val="heading 3"/>
    <w:aliases w:val="H3,h3,12pt Italic,DPW Head Left Bold"/>
    <w:basedOn w:val="Normal"/>
    <w:next w:val="Normal"/>
    <w:link w:val="Heading3Char"/>
    <w:uiPriority w:val="99"/>
    <w:qFormat/>
    <w:rsid w:val="00962850"/>
    <w:pPr>
      <w:keepNext/>
      <w:spacing w:after="240" w:line="240" w:lineRule="auto"/>
      <w:outlineLvl w:val="2"/>
    </w:pPr>
    <w:rPr>
      <w:rFonts w:ascii="Times New Roman" w:eastAsia="PMingLiU" w:hAnsi="Times New Roman" w:cs="Arial"/>
      <w:bCs/>
      <w:color w:val="000000"/>
      <w:sz w:val="20"/>
      <w:szCs w:val="26"/>
      <w:u w:val="single"/>
      <w:lang w:val="en-GB" w:eastAsia="zh-TW"/>
    </w:rPr>
  </w:style>
  <w:style w:type="paragraph" w:styleId="Heading4">
    <w:name w:val="heading 4"/>
    <w:aliases w:val="Level 2 - a,h4"/>
    <w:basedOn w:val="Normal"/>
    <w:next w:val="BodyText"/>
    <w:link w:val="Heading4Char"/>
    <w:uiPriority w:val="99"/>
    <w:qFormat/>
    <w:rsid w:val="00962850"/>
    <w:pPr>
      <w:keepNext/>
      <w:keepLines/>
      <w:autoSpaceDE w:val="0"/>
      <w:autoSpaceDN w:val="0"/>
      <w:adjustRightInd w:val="0"/>
      <w:spacing w:before="240" w:after="0" w:line="240" w:lineRule="exact"/>
      <w:ind w:left="2880" w:right="720" w:hanging="720"/>
      <w:outlineLvl w:val="3"/>
    </w:pPr>
    <w:rPr>
      <w:rFonts w:ascii="Times New Roman" w:eastAsia="SimSun" w:hAnsi="Times New Roman" w:cs="Times New Roman"/>
      <w:sz w:val="24"/>
      <w:szCs w:val="24"/>
    </w:rPr>
  </w:style>
  <w:style w:type="paragraph" w:styleId="Heading5">
    <w:name w:val="heading 5"/>
    <w:aliases w:val="h5"/>
    <w:basedOn w:val="Normal"/>
    <w:next w:val="BodyText"/>
    <w:link w:val="Heading5Char"/>
    <w:qFormat/>
    <w:rsid w:val="00962850"/>
    <w:pPr>
      <w:keepNext/>
      <w:keepLines/>
      <w:autoSpaceDE w:val="0"/>
      <w:autoSpaceDN w:val="0"/>
      <w:adjustRightInd w:val="0"/>
      <w:spacing w:before="240" w:after="0" w:line="240" w:lineRule="exact"/>
      <w:ind w:left="3600" w:right="720" w:hanging="720"/>
      <w:outlineLvl w:val="4"/>
    </w:pPr>
    <w:rPr>
      <w:rFonts w:ascii="Times New Roman" w:eastAsia="SimSun" w:hAnsi="Times New Roman" w:cs="Times New Roman"/>
      <w:sz w:val="24"/>
      <w:szCs w:val="24"/>
    </w:rPr>
  </w:style>
  <w:style w:type="paragraph" w:styleId="Heading6">
    <w:name w:val="heading 6"/>
    <w:aliases w:val="h6"/>
    <w:basedOn w:val="Normal"/>
    <w:next w:val="BodyText"/>
    <w:link w:val="Heading6Char"/>
    <w:qFormat/>
    <w:rsid w:val="00962850"/>
    <w:pPr>
      <w:keepNext/>
      <w:keepLines/>
      <w:autoSpaceDE w:val="0"/>
      <w:autoSpaceDN w:val="0"/>
      <w:adjustRightInd w:val="0"/>
      <w:spacing w:before="240" w:after="0" w:line="240" w:lineRule="exact"/>
      <w:ind w:left="4320" w:right="720" w:hanging="720"/>
      <w:outlineLvl w:val="5"/>
    </w:pPr>
    <w:rPr>
      <w:rFonts w:ascii="Times New Roman" w:eastAsia="SimSun" w:hAnsi="Times New Roman" w:cs="Times New Roman"/>
      <w:sz w:val="24"/>
      <w:szCs w:val="24"/>
    </w:rPr>
  </w:style>
  <w:style w:type="paragraph" w:styleId="Heading7">
    <w:name w:val="heading 7"/>
    <w:aliases w:val="h7"/>
    <w:basedOn w:val="Normal"/>
    <w:next w:val="BodyText"/>
    <w:link w:val="Heading7Char"/>
    <w:qFormat/>
    <w:rsid w:val="00962850"/>
    <w:pPr>
      <w:keepNext/>
      <w:keepLines/>
      <w:autoSpaceDE w:val="0"/>
      <w:autoSpaceDN w:val="0"/>
      <w:adjustRightInd w:val="0"/>
      <w:spacing w:before="240" w:after="0" w:line="240" w:lineRule="exact"/>
      <w:ind w:left="5040" w:right="720" w:hanging="720"/>
      <w:outlineLvl w:val="6"/>
    </w:pPr>
    <w:rPr>
      <w:rFonts w:ascii="Times New Roman" w:eastAsia="SimSun" w:hAnsi="Times New Roman" w:cs="Times New Roman"/>
      <w:sz w:val="24"/>
      <w:szCs w:val="24"/>
    </w:rPr>
  </w:style>
  <w:style w:type="paragraph" w:styleId="Heading8">
    <w:name w:val="heading 8"/>
    <w:aliases w:val="h8"/>
    <w:basedOn w:val="Normal"/>
    <w:next w:val="BodyText"/>
    <w:link w:val="Heading8Char"/>
    <w:qFormat/>
    <w:rsid w:val="00962850"/>
    <w:pPr>
      <w:keepNext/>
      <w:keepLines/>
      <w:autoSpaceDE w:val="0"/>
      <w:autoSpaceDN w:val="0"/>
      <w:adjustRightInd w:val="0"/>
      <w:spacing w:before="240" w:after="0" w:line="240" w:lineRule="exact"/>
      <w:ind w:left="5760" w:right="720" w:hanging="720"/>
      <w:outlineLvl w:val="7"/>
    </w:pPr>
    <w:rPr>
      <w:rFonts w:ascii="Times New Roman" w:eastAsia="SimSun" w:hAnsi="Times New Roman" w:cs="Times New Roman"/>
      <w:sz w:val="24"/>
      <w:szCs w:val="24"/>
    </w:rPr>
  </w:style>
  <w:style w:type="paragraph" w:styleId="Heading9">
    <w:name w:val="heading 9"/>
    <w:aliases w:val="h9"/>
    <w:basedOn w:val="Normal"/>
    <w:next w:val="BodyText"/>
    <w:link w:val="Heading9Char"/>
    <w:qFormat/>
    <w:rsid w:val="00962850"/>
    <w:pPr>
      <w:keepNext/>
      <w:keepLines/>
      <w:autoSpaceDE w:val="0"/>
      <w:autoSpaceDN w:val="0"/>
      <w:adjustRightInd w:val="0"/>
      <w:spacing w:before="240" w:after="0" w:line="240" w:lineRule="exact"/>
      <w:ind w:left="6480" w:right="720" w:hanging="720"/>
      <w:outlineLvl w:val="8"/>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Guideline 字元"/>
    <w:basedOn w:val="Normal"/>
    <w:link w:val="HeaderChar"/>
    <w:uiPriority w:val="99"/>
    <w:unhideWhenUsed/>
    <w:rsid w:val="003078F3"/>
    <w:pPr>
      <w:tabs>
        <w:tab w:val="center" w:pos="4680"/>
        <w:tab w:val="right" w:pos="9360"/>
      </w:tabs>
      <w:spacing w:after="0" w:line="240" w:lineRule="auto"/>
    </w:pPr>
  </w:style>
  <w:style w:type="character" w:customStyle="1" w:styleId="HeaderChar">
    <w:name w:val="Header Char"/>
    <w:aliases w:val="Guideline 字元 Char"/>
    <w:basedOn w:val="DefaultParagraphFont"/>
    <w:link w:val="Header"/>
    <w:uiPriority w:val="99"/>
    <w:rsid w:val="003078F3"/>
  </w:style>
  <w:style w:type="paragraph" w:styleId="Footer">
    <w:name w:val="footer"/>
    <w:basedOn w:val="Normal"/>
    <w:link w:val="FooterChar"/>
    <w:uiPriority w:val="99"/>
    <w:unhideWhenUsed/>
    <w:rsid w:val="003078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78F3"/>
  </w:style>
  <w:style w:type="paragraph" w:styleId="BalloonText">
    <w:name w:val="Balloon Text"/>
    <w:basedOn w:val="Normal"/>
    <w:link w:val="BalloonTextChar"/>
    <w:uiPriority w:val="99"/>
    <w:semiHidden/>
    <w:unhideWhenUsed/>
    <w:rsid w:val="003078F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078F3"/>
    <w:rPr>
      <w:rFonts w:ascii="Tahoma" w:hAnsi="Tahoma" w:cs="Tahoma"/>
      <w:sz w:val="16"/>
      <w:szCs w:val="16"/>
    </w:rPr>
  </w:style>
  <w:style w:type="paragraph" w:styleId="ListParagraph">
    <w:name w:val="List Paragraph"/>
    <w:basedOn w:val="Normal"/>
    <w:uiPriority w:val="34"/>
    <w:qFormat/>
    <w:rsid w:val="00747E4D"/>
    <w:pPr>
      <w:ind w:left="720"/>
      <w:contextualSpacing/>
    </w:pPr>
  </w:style>
  <w:style w:type="paragraph" w:customStyle="1" w:styleId="O-BodyText">
    <w:name w:val="O-Body Text ()"/>
    <w:aliases w:val="1Body,s1"/>
    <w:basedOn w:val="Normal"/>
    <w:qFormat/>
    <w:rsid w:val="006632BB"/>
    <w:pPr>
      <w:spacing w:after="0" w:line="240" w:lineRule="auto"/>
    </w:pPr>
    <w:rPr>
      <w:rFonts w:ascii="Times New Roman" w:eastAsia="Times New Roman" w:hAnsi="Times New Roman" w:cs="Times New Roman"/>
      <w:color w:val="000000"/>
      <w:sz w:val="20"/>
      <w:szCs w:val="20"/>
      <w:lang w:val="en-GB" w:eastAsia="zh-TW"/>
    </w:rPr>
  </w:style>
  <w:style w:type="table" w:styleId="TableGrid">
    <w:name w:val="Table Grid"/>
    <w:basedOn w:val="TableNormal"/>
    <w:uiPriority w:val="39"/>
    <w:rsid w:val="00144D60"/>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C216D"/>
    <w:rPr>
      <w:color w:val="0000FF" w:themeColor="hyperlink"/>
      <w:u w:val="single"/>
    </w:rPr>
  </w:style>
  <w:style w:type="table" w:styleId="LightShading">
    <w:name w:val="Light Shading"/>
    <w:basedOn w:val="TableNormal"/>
    <w:uiPriority w:val="60"/>
    <w:rsid w:val="00934A8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Heading1Char">
    <w:name w:val="Heading 1 Char"/>
    <w:aliases w:val="Section Heading Char1,Heading Char1,Heading + All caps Char1,Left:  0&quot; Char1,First line:  0&quot; Char1,Before:  0 pt Char,h1 Char"/>
    <w:basedOn w:val="DefaultParagraphFont"/>
    <w:link w:val="Heading1"/>
    <w:uiPriority w:val="9"/>
    <w:rsid w:val="00663922"/>
    <w:rPr>
      <w:rFonts w:ascii="Times New Roman" w:eastAsia="Times New Roman" w:hAnsi="Times New Roman" w:cs="Times New Roman"/>
      <w:b/>
      <w:bCs/>
      <w:kern w:val="36"/>
      <w:sz w:val="48"/>
      <w:szCs w:val="48"/>
    </w:rPr>
  </w:style>
  <w:style w:type="character" w:customStyle="1" w:styleId="Heading2Char">
    <w:name w:val="Heading 2 Char"/>
    <w:aliases w:val="h2 Char"/>
    <w:basedOn w:val="DefaultParagraphFont"/>
    <w:link w:val="Heading2"/>
    <w:uiPriority w:val="99"/>
    <w:rsid w:val="00962850"/>
    <w:rPr>
      <w:rFonts w:ascii="Times New Roman Bold" w:eastAsia="PMingLiU" w:hAnsi="Times New Roman Bold" w:cs="Arial"/>
      <w:b/>
      <w:bCs/>
      <w:color w:val="000000"/>
      <w:sz w:val="20"/>
      <w:szCs w:val="28"/>
      <w:lang w:val="en-GB" w:eastAsia="zh-TW"/>
    </w:rPr>
  </w:style>
  <w:style w:type="character" w:customStyle="1" w:styleId="Heading3Char">
    <w:name w:val="Heading 3 Char"/>
    <w:aliases w:val="H3 Char,h3 Char,12pt Italic Char,DPW Head Left Bold Char"/>
    <w:basedOn w:val="DefaultParagraphFont"/>
    <w:link w:val="Heading3"/>
    <w:uiPriority w:val="99"/>
    <w:rsid w:val="00962850"/>
    <w:rPr>
      <w:rFonts w:ascii="Times New Roman" w:eastAsia="PMingLiU" w:hAnsi="Times New Roman" w:cs="Arial"/>
      <w:bCs/>
      <w:color w:val="000000"/>
      <w:sz w:val="20"/>
      <w:szCs w:val="26"/>
      <w:u w:val="single"/>
      <w:lang w:val="en-GB" w:eastAsia="zh-TW"/>
    </w:rPr>
  </w:style>
  <w:style w:type="character" w:customStyle="1" w:styleId="Heading4Char">
    <w:name w:val="Heading 4 Char"/>
    <w:aliases w:val="Level 2 - a Char,h4 Char"/>
    <w:basedOn w:val="DefaultParagraphFont"/>
    <w:link w:val="Heading4"/>
    <w:uiPriority w:val="99"/>
    <w:rsid w:val="00962850"/>
    <w:rPr>
      <w:rFonts w:ascii="Times New Roman" w:eastAsia="SimSun" w:hAnsi="Times New Roman" w:cs="Times New Roman"/>
      <w:sz w:val="24"/>
      <w:szCs w:val="24"/>
    </w:rPr>
  </w:style>
  <w:style w:type="character" w:customStyle="1" w:styleId="Heading5Char">
    <w:name w:val="Heading 5 Char"/>
    <w:aliases w:val="h5 Char"/>
    <w:basedOn w:val="DefaultParagraphFont"/>
    <w:link w:val="Heading5"/>
    <w:rsid w:val="00962850"/>
    <w:rPr>
      <w:rFonts w:ascii="Times New Roman" w:eastAsia="SimSun" w:hAnsi="Times New Roman" w:cs="Times New Roman"/>
      <w:sz w:val="24"/>
      <w:szCs w:val="24"/>
    </w:rPr>
  </w:style>
  <w:style w:type="character" w:customStyle="1" w:styleId="Heading6Char">
    <w:name w:val="Heading 6 Char"/>
    <w:aliases w:val="h6 Char"/>
    <w:basedOn w:val="DefaultParagraphFont"/>
    <w:link w:val="Heading6"/>
    <w:rsid w:val="00962850"/>
    <w:rPr>
      <w:rFonts w:ascii="Times New Roman" w:eastAsia="SimSun" w:hAnsi="Times New Roman" w:cs="Times New Roman"/>
      <w:sz w:val="24"/>
      <w:szCs w:val="24"/>
    </w:rPr>
  </w:style>
  <w:style w:type="character" w:customStyle="1" w:styleId="Heading7Char">
    <w:name w:val="Heading 7 Char"/>
    <w:aliases w:val="h7 Char"/>
    <w:basedOn w:val="DefaultParagraphFont"/>
    <w:link w:val="Heading7"/>
    <w:rsid w:val="00962850"/>
    <w:rPr>
      <w:rFonts w:ascii="Times New Roman" w:eastAsia="SimSun" w:hAnsi="Times New Roman" w:cs="Times New Roman"/>
      <w:sz w:val="24"/>
      <w:szCs w:val="24"/>
    </w:rPr>
  </w:style>
  <w:style w:type="character" w:customStyle="1" w:styleId="Heading8Char">
    <w:name w:val="Heading 8 Char"/>
    <w:aliases w:val="h8 Char"/>
    <w:basedOn w:val="DefaultParagraphFont"/>
    <w:link w:val="Heading8"/>
    <w:rsid w:val="00962850"/>
    <w:rPr>
      <w:rFonts w:ascii="Times New Roman" w:eastAsia="SimSun" w:hAnsi="Times New Roman" w:cs="Times New Roman"/>
      <w:sz w:val="24"/>
      <w:szCs w:val="24"/>
    </w:rPr>
  </w:style>
  <w:style w:type="character" w:customStyle="1" w:styleId="Heading9Char">
    <w:name w:val="Heading 9 Char"/>
    <w:aliases w:val="h9 Char"/>
    <w:basedOn w:val="DefaultParagraphFont"/>
    <w:link w:val="Heading9"/>
    <w:rsid w:val="00962850"/>
    <w:rPr>
      <w:rFonts w:ascii="Times New Roman" w:eastAsia="SimSun" w:hAnsi="Times New Roman" w:cs="Times New Roman"/>
      <w:sz w:val="24"/>
      <w:szCs w:val="24"/>
    </w:rPr>
  </w:style>
  <w:style w:type="numbering" w:customStyle="1" w:styleId="NoList1">
    <w:name w:val="No List1"/>
    <w:next w:val="NoList"/>
    <w:uiPriority w:val="99"/>
    <w:semiHidden/>
    <w:unhideWhenUsed/>
    <w:rsid w:val="00962850"/>
  </w:style>
  <w:style w:type="paragraph" w:customStyle="1" w:styleId="O-BodyTextDS">
    <w:name w:val="O-Body Text (DS)"/>
    <w:aliases w:val="2Body,s28,28"/>
    <w:basedOn w:val="Normal"/>
    <w:uiPriority w:val="4"/>
    <w:qFormat/>
    <w:rsid w:val="00962850"/>
    <w:pPr>
      <w:spacing w:after="0" w:line="480" w:lineRule="auto"/>
    </w:pPr>
    <w:rPr>
      <w:rFonts w:ascii="Times New Roman" w:eastAsia="Times New Roman" w:hAnsi="Times New Roman" w:cs="Times New Roman"/>
      <w:color w:val="000000"/>
      <w:sz w:val="20"/>
      <w:szCs w:val="20"/>
      <w:lang w:eastAsia="zh-TW"/>
    </w:rPr>
  </w:style>
  <w:style w:type="paragraph" w:customStyle="1" w:styleId="O-BodyTextJ">
    <w:name w:val="O-Body Text (J)"/>
    <w:aliases w:val="3Body,s13"/>
    <w:basedOn w:val="Normal"/>
    <w:uiPriority w:val="7"/>
    <w:qFormat/>
    <w:rsid w:val="00962850"/>
    <w:pPr>
      <w:spacing w:after="0" w:line="240" w:lineRule="auto"/>
      <w:jc w:val="both"/>
    </w:pPr>
    <w:rPr>
      <w:rFonts w:ascii="Times New Roman" w:eastAsia="Times New Roman" w:hAnsi="Times New Roman" w:cs="Times New Roman"/>
      <w:color w:val="000000"/>
      <w:sz w:val="20"/>
      <w:szCs w:val="20"/>
      <w:lang w:eastAsia="zh-TW"/>
    </w:rPr>
  </w:style>
  <w:style w:type="paragraph" w:customStyle="1" w:styleId="O-BodyText5">
    <w:name w:val="O-Body Text .5&quot;"/>
    <w:aliases w:val="1Half,s2,S2"/>
    <w:uiPriority w:val="1"/>
    <w:qFormat/>
    <w:rsid w:val="00962850"/>
    <w:pPr>
      <w:spacing w:after="240" w:line="240" w:lineRule="auto"/>
      <w:ind w:firstLine="720"/>
    </w:pPr>
    <w:rPr>
      <w:rFonts w:ascii="Times New Roman" w:eastAsia="Times New Roman" w:hAnsi="Times New Roman" w:cs="Times New Roman"/>
      <w:sz w:val="24"/>
      <w:szCs w:val="24"/>
      <w:lang w:eastAsia="zh-TW"/>
    </w:rPr>
  </w:style>
  <w:style w:type="paragraph" w:customStyle="1" w:styleId="O-BodyText5DS">
    <w:name w:val="O-Body Text .5” (DS)"/>
    <w:aliases w:val="2Half,s29"/>
    <w:basedOn w:val="Normal"/>
    <w:uiPriority w:val="5"/>
    <w:qFormat/>
    <w:rsid w:val="00962850"/>
    <w:pPr>
      <w:spacing w:after="0" w:line="480" w:lineRule="auto"/>
      <w:ind w:firstLine="720"/>
    </w:pPr>
    <w:rPr>
      <w:rFonts w:ascii="Times New Roman" w:eastAsia="Times New Roman" w:hAnsi="Times New Roman" w:cs="Times New Roman"/>
      <w:color w:val="000000"/>
      <w:sz w:val="20"/>
      <w:szCs w:val="20"/>
      <w:lang w:eastAsia="zh-TW"/>
    </w:rPr>
  </w:style>
  <w:style w:type="paragraph" w:customStyle="1" w:styleId="O-BodyText5J">
    <w:name w:val="O-Body Text .5” (J)"/>
    <w:aliases w:val="3Half,s14,O-Body Text .5&quot; (J)"/>
    <w:basedOn w:val="Normal"/>
    <w:link w:val="O-BodyText5JChar"/>
    <w:uiPriority w:val="7"/>
    <w:qFormat/>
    <w:rsid w:val="00962850"/>
    <w:pPr>
      <w:spacing w:after="0" w:line="240" w:lineRule="auto"/>
      <w:ind w:firstLine="720"/>
      <w:jc w:val="both"/>
    </w:pPr>
    <w:rPr>
      <w:rFonts w:ascii="Times New Roman" w:eastAsia="Times New Roman" w:hAnsi="Times New Roman" w:cs="Times New Roman"/>
      <w:color w:val="000000"/>
      <w:sz w:val="20"/>
      <w:szCs w:val="20"/>
      <w:lang w:eastAsia="zh-TW"/>
    </w:rPr>
  </w:style>
  <w:style w:type="paragraph" w:customStyle="1" w:styleId="O-BodyText1">
    <w:name w:val="O-Body Text 1&quot;"/>
    <w:aliases w:val="1Full,s3,S3"/>
    <w:basedOn w:val="Normal"/>
    <w:uiPriority w:val="2"/>
    <w:qFormat/>
    <w:rsid w:val="00962850"/>
    <w:pPr>
      <w:spacing w:after="0" w:line="240" w:lineRule="auto"/>
      <w:ind w:firstLine="1440"/>
    </w:pPr>
    <w:rPr>
      <w:rFonts w:ascii="Times New Roman" w:eastAsia="Times New Roman" w:hAnsi="Times New Roman" w:cs="Times New Roman"/>
      <w:color w:val="000000"/>
      <w:sz w:val="20"/>
      <w:szCs w:val="20"/>
      <w:lang w:eastAsia="zh-TW"/>
    </w:rPr>
  </w:style>
  <w:style w:type="paragraph" w:customStyle="1" w:styleId="O-BodyText1DS">
    <w:name w:val="O-Body Text 1” (DS)"/>
    <w:aliases w:val="2Full,s30,30"/>
    <w:basedOn w:val="Normal"/>
    <w:uiPriority w:val="6"/>
    <w:qFormat/>
    <w:rsid w:val="00962850"/>
    <w:pPr>
      <w:spacing w:after="0" w:line="480" w:lineRule="auto"/>
      <w:ind w:firstLine="1440"/>
    </w:pPr>
    <w:rPr>
      <w:rFonts w:ascii="Times New Roman" w:eastAsia="Times New Roman" w:hAnsi="Times New Roman" w:cs="Times New Roman"/>
      <w:color w:val="000000"/>
      <w:sz w:val="20"/>
      <w:szCs w:val="20"/>
      <w:lang w:eastAsia="zh-TW"/>
    </w:rPr>
  </w:style>
  <w:style w:type="paragraph" w:customStyle="1" w:styleId="O-BodyText1J">
    <w:name w:val="O-Body Text 1” (J)"/>
    <w:aliases w:val="3Full,s15,O-Body Text 1&quot; (J)"/>
    <w:basedOn w:val="Normal"/>
    <w:uiPriority w:val="7"/>
    <w:qFormat/>
    <w:rsid w:val="00962850"/>
    <w:pPr>
      <w:spacing w:after="0" w:line="240" w:lineRule="auto"/>
      <w:ind w:firstLine="1440"/>
      <w:jc w:val="both"/>
    </w:pPr>
    <w:rPr>
      <w:rFonts w:ascii="Times New Roman" w:eastAsia="Times New Roman" w:hAnsi="Times New Roman" w:cs="Times New Roman"/>
      <w:color w:val="000000"/>
      <w:sz w:val="20"/>
      <w:szCs w:val="20"/>
      <w:lang w:eastAsia="zh-TW"/>
    </w:rPr>
  </w:style>
  <w:style w:type="paragraph" w:customStyle="1" w:styleId="O-Bullet">
    <w:name w:val="O-Bullet ()"/>
    <w:aliases w:val="1Bullet,s4"/>
    <w:uiPriority w:val="32"/>
    <w:qFormat/>
    <w:rsid w:val="00962850"/>
    <w:pPr>
      <w:numPr>
        <w:numId w:val="1"/>
      </w:numPr>
      <w:spacing w:after="240" w:line="240" w:lineRule="auto"/>
    </w:pPr>
    <w:rPr>
      <w:rFonts w:ascii="Times New Roman" w:eastAsia="Times New Roman" w:hAnsi="Times New Roman" w:cs="Times New Roman"/>
      <w:sz w:val="24"/>
      <w:szCs w:val="24"/>
      <w:lang w:eastAsia="zh-TW"/>
    </w:rPr>
  </w:style>
  <w:style w:type="paragraph" w:customStyle="1" w:styleId="O-Bullet5">
    <w:name w:val="O-Bullet .5&quot;"/>
    <w:aliases w:val="2Bullet,s26"/>
    <w:uiPriority w:val="32"/>
    <w:rsid w:val="00962850"/>
    <w:pPr>
      <w:numPr>
        <w:numId w:val="2"/>
      </w:numPr>
      <w:spacing w:after="240" w:line="240" w:lineRule="auto"/>
    </w:pPr>
    <w:rPr>
      <w:rFonts w:ascii="Times New Roman" w:eastAsia="Times New Roman" w:hAnsi="Times New Roman" w:cs="Times New Roman"/>
      <w:sz w:val="24"/>
      <w:szCs w:val="24"/>
      <w:lang w:eastAsia="zh-TW"/>
    </w:rPr>
  </w:style>
  <w:style w:type="paragraph" w:customStyle="1" w:styleId="O-Bullet1">
    <w:name w:val="O-Bullet 1&quot;"/>
    <w:aliases w:val="3Bullet,s27,O-bullet 1&quot;"/>
    <w:uiPriority w:val="32"/>
    <w:rsid w:val="00962850"/>
    <w:pPr>
      <w:numPr>
        <w:numId w:val="3"/>
      </w:numPr>
      <w:spacing w:after="240" w:line="240" w:lineRule="auto"/>
    </w:pPr>
    <w:rPr>
      <w:rFonts w:ascii="Times New Roman" w:eastAsia="Times New Roman" w:hAnsi="Times New Roman" w:cs="Times New Roman"/>
      <w:sz w:val="24"/>
      <w:szCs w:val="24"/>
      <w:lang w:eastAsia="zh-TW"/>
    </w:rPr>
  </w:style>
  <w:style w:type="paragraph" w:customStyle="1" w:styleId="O-Indent5">
    <w:name w:val="O-Indent .5&quot;"/>
    <w:aliases w:val="Half Indent,s5,S5"/>
    <w:basedOn w:val="Normal"/>
    <w:uiPriority w:val="10"/>
    <w:qFormat/>
    <w:rsid w:val="00962850"/>
    <w:pPr>
      <w:spacing w:after="0" w:line="240" w:lineRule="auto"/>
      <w:ind w:left="720"/>
    </w:pPr>
    <w:rPr>
      <w:rFonts w:ascii="Times New Roman" w:eastAsia="Times New Roman" w:hAnsi="Times New Roman" w:cs="Times New Roman"/>
      <w:color w:val="000000"/>
      <w:sz w:val="20"/>
      <w:szCs w:val="20"/>
      <w:lang w:eastAsia="zh-TW"/>
    </w:rPr>
  </w:style>
  <w:style w:type="paragraph" w:customStyle="1" w:styleId="O-Indent1">
    <w:name w:val="O-Indent 1&quot;"/>
    <w:aliases w:val="Full Indent,s6,S6"/>
    <w:basedOn w:val="Normal"/>
    <w:uiPriority w:val="11"/>
    <w:qFormat/>
    <w:rsid w:val="00962850"/>
    <w:pPr>
      <w:spacing w:after="0" w:line="240" w:lineRule="auto"/>
      <w:ind w:left="1440"/>
    </w:pPr>
    <w:rPr>
      <w:rFonts w:ascii="Times New Roman" w:eastAsia="Times New Roman" w:hAnsi="Times New Roman" w:cs="Times New Roman"/>
      <w:color w:val="000000"/>
      <w:sz w:val="20"/>
      <w:szCs w:val="20"/>
      <w:lang w:eastAsia="zh-TW"/>
    </w:rPr>
  </w:style>
  <w:style w:type="paragraph" w:customStyle="1" w:styleId="O-Quote">
    <w:name w:val="O-Quote ()"/>
    <w:aliases w:val="1Quote,s7"/>
    <w:basedOn w:val="Normal"/>
    <w:uiPriority w:val="33"/>
    <w:rsid w:val="00962850"/>
    <w:pPr>
      <w:spacing w:after="0" w:line="240" w:lineRule="auto"/>
      <w:ind w:left="1440" w:right="1440"/>
    </w:pPr>
    <w:rPr>
      <w:rFonts w:ascii="Times New Roman" w:eastAsia="Times New Roman" w:hAnsi="Times New Roman" w:cs="Times New Roman"/>
      <w:color w:val="000000"/>
      <w:sz w:val="20"/>
      <w:szCs w:val="20"/>
      <w:lang w:eastAsia="zh-TW"/>
    </w:rPr>
  </w:style>
  <w:style w:type="paragraph" w:customStyle="1" w:styleId="O-QuoteDS">
    <w:name w:val="O-Quote (DS)"/>
    <w:aliases w:val="2Quote,s17"/>
    <w:basedOn w:val="Normal"/>
    <w:uiPriority w:val="33"/>
    <w:rsid w:val="00962850"/>
    <w:pPr>
      <w:spacing w:after="0" w:line="480" w:lineRule="auto"/>
      <w:ind w:left="1440" w:right="1440"/>
    </w:pPr>
    <w:rPr>
      <w:rFonts w:ascii="Times New Roman" w:eastAsia="Times New Roman" w:hAnsi="Times New Roman" w:cs="Times New Roman"/>
      <w:color w:val="000000"/>
      <w:sz w:val="20"/>
      <w:szCs w:val="20"/>
      <w:lang w:eastAsia="zh-TW"/>
    </w:rPr>
  </w:style>
  <w:style w:type="paragraph" w:customStyle="1" w:styleId="O-QuoteJ">
    <w:name w:val="O-Quote (J)"/>
    <w:aliases w:val="3Quote,s16"/>
    <w:basedOn w:val="Normal"/>
    <w:uiPriority w:val="33"/>
    <w:rsid w:val="00962850"/>
    <w:pPr>
      <w:spacing w:after="0" w:line="240" w:lineRule="auto"/>
      <w:ind w:left="1440" w:right="1440"/>
      <w:jc w:val="both"/>
    </w:pPr>
    <w:rPr>
      <w:rFonts w:ascii="Times New Roman" w:eastAsia="Times New Roman" w:hAnsi="Times New Roman" w:cs="Times New Roman"/>
      <w:color w:val="000000"/>
      <w:sz w:val="20"/>
      <w:szCs w:val="20"/>
      <w:lang w:eastAsia="zh-TW"/>
    </w:rPr>
  </w:style>
  <w:style w:type="paragraph" w:customStyle="1" w:styleId="O-SignatureLA">
    <w:name w:val="O-Signature (LA)"/>
    <w:aliases w:val="Sig (LA),s18"/>
    <w:basedOn w:val="Normal"/>
    <w:uiPriority w:val="45"/>
    <w:rsid w:val="00962850"/>
    <w:pPr>
      <w:keepLines/>
      <w:tabs>
        <w:tab w:val="right" w:pos="2880"/>
      </w:tabs>
      <w:spacing w:before="720" w:after="0" w:line="240" w:lineRule="auto"/>
      <w:ind w:left="547" w:hanging="547"/>
    </w:pPr>
    <w:rPr>
      <w:rFonts w:ascii="Times New Roman" w:eastAsia="Times New Roman" w:hAnsi="Times New Roman" w:cs="Times New Roman"/>
      <w:color w:val="000000"/>
      <w:sz w:val="20"/>
      <w:szCs w:val="20"/>
      <w:lang w:eastAsia="zh-TW"/>
    </w:rPr>
  </w:style>
  <w:style w:type="paragraph" w:customStyle="1" w:styleId="O-Signature">
    <w:name w:val="O-Signature"/>
    <w:aliases w:val="Sigs,s12,S12"/>
    <w:basedOn w:val="Normal"/>
    <w:next w:val="Normal"/>
    <w:uiPriority w:val="45"/>
    <w:rsid w:val="00962850"/>
    <w:pPr>
      <w:keepNext/>
      <w:keepLines/>
      <w:spacing w:after="0" w:line="240" w:lineRule="auto"/>
      <w:ind w:left="4320"/>
    </w:pPr>
    <w:rPr>
      <w:rFonts w:ascii="Times New Roman" w:eastAsia="Times New Roman" w:hAnsi="Times New Roman" w:cs="Times New Roman"/>
      <w:color w:val="000000"/>
      <w:sz w:val="20"/>
      <w:szCs w:val="20"/>
      <w:lang w:eastAsia="zh-TW"/>
    </w:rPr>
  </w:style>
  <w:style w:type="paragraph" w:customStyle="1" w:styleId="O-Title3">
    <w:name w:val="O-Title 3"/>
    <w:aliases w:val="3Title,s22,O-Title O-(Ctr) (Bld) (U) (Lower Caps),O-Title (Ctr) (Bld) (U) (Lower Caps)"/>
    <w:next w:val="O-BodyText"/>
    <w:uiPriority w:val="37"/>
    <w:qFormat/>
    <w:rsid w:val="00962850"/>
    <w:pPr>
      <w:keepNext/>
      <w:keepLines/>
      <w:spacing w:after="240" w:line="240" w:lineRule="auto"/>
      <w:jc w:val="center"/>
    </w:pPr>
    <w:rPr>
      <w:rFonts w:ascii="Times New Roman" w:eastAsia="Times New Roman" w:hAnsi="Times New Roman" w:cs="Times New Roman"/>
      <w:b/>
      <w:bCs/>
      <w:sz w:val="24"/>
      <w:szCs w:val="24"/>
      <w:u w:val="single"/>
      <w:lang w:eastAsia="zh-TW"/>
    </w:rPr>
  </w:style>
  <w:style w:type="paragraph" w:customStyle="1" w:styleId="O-TITLE">
    <w:name w:val="O-TITLE"/>
    <w:aliases w:val="1Title,s10,O-TITLE CENTERED (B),S10"/>
    <w:basedOn w:val="Normal"/>
    <w:next w:val="O-BodyText"/>
    <w:uiPriority w:val="35"/>
    <w:qFormat/>
    <w:rsid w:val="00962850"/>
    <w:pPr>
      <w:keepNext/>
      <w:keepLines/>
      <w:spacing w:after="0" w:line="240" w:lineRule="auto"/>
      <w:jc w:val="center"/>
    </w:pPr>
    <w:rPr>
      <w:rFonts w:ascii="Times New Roman" w:eastAsia="Times New Roman" w:hAnsi="Times New Roman" w:cs="Times New Roman"/>
      <w:b/>
      <w:caps/>
      <w:color w:val="000000"/>
      <w:sz w:val="20"/>
      <w:szCs w:val="20"/>
      <w:lang w:eastAsia="zh-TW"/>
    </w:rPr>
  </w:style>
  <w:style w:type="paragraph" w:customStyle="1" w:styleId="O-Title6">
    <w:name w:val="O-Title 6"/>
    <w:aliases w:val="6Title,s11,O-Title Left Bold,S11"/>
    <w:next w:val="O-BodyText"/>
    <w:uiPriority w:val="40"/>
    <w:qFormat/>
    <w:rsid w:val="00962850"/>
    <w:pPr>
      <w:keepNext/>
      <w:keepLines/>
      <w:spacing w:after="240" w:line="240" w:lineRule="auto"/>
    </w:pPr>
    <w:rPr>
      <w:rFonts w:ascii="Times New Roman" w:eastAsia="Times New Roman" w:hAnsi="Times New Roman" w:cs="Times New Roman"/>
      <w:b/>
      <w:sz w:val="24"/>
      <w:szCs w:val="24"/>
      <w:lang w:eastAsia="zh-TW"/>
    </w:rPr>
  </w:style>
  <w:style w:type="paragraph" w:customStyle="1" w:styleId="O-Title7">
    <w:name w:val="O-Title 7"/>
    <w:aliases w:val="7Title,s19,O-Title Left (Bld) (U)"/>
    <w:next w:val="O-BodyText"/>
    <w:uiPriority w:val="41"/>
    <w:qFormat/>
    <w:rsid w:val="00962850"/>
    <w:pPr>
      <w:keepNext/>
      <w:keepLines/>
      <w:spacing w:after="240" w:line="240" w:lineRule="auto"/>
    </w:pPr>
    <w:rPr>
      <w:rFonts w:ascii="Times New Roman" w:eastAsia="Times New Roman" w:hAnsi="Times New Roman" w:cs="Times New Roman"/>
      <w:b/>
      <w:bCs/>
      <w:sz w:val="24"/>
      <w:szCs w:val="24"/>
      <w:u w:val="single"/>
      <w:lang w:eastAsia="zh-TW"/>
    </w:rPr>
  </w:style>
  <w:style w:type="paragraph" w:customStyle="1" w:styleId="O-Title5">
    <w:name w:val="O-Title 5"/>
    <w:aliases w:val="5Title,s8,O-TITLE CENTERED (U),S8"/>
    <w:basedOn w:val="Normal"/>
    <w:next w:val="O-BodyText"/>
    <w:uiPriority w:val="39"/>
    <w:qFormat/>
    <w:rsid w:val="00962850"/>
    <w:pPr>
      <w:keepNext/>
      <w:keepLines/>
      <w:spacing w:after="0" w:line="240" w:lineRule="auto"/>
      <w:jc w:val="center"/>
    </w:pPr>
    <w:rPr>
      <w:rFonts w:ascii="Times New Roman" w:eastAsia="Times New Roman" w:hAnsi="Times New Roman" w:cs="Times New Roman"/>
      <w:b/>
      <w:bCs/>
      <w:iCs/>
      <w:caps/>
      <w:color w:val="000000"/>
      <w:sz w:val="20"/>
      <w:szCs w:val="20"/>
      <w:u w:val="single"/>
      <w:lang w:eastAsia="zh-TW"/>
    </w:rPr>
  </w:style>
  <w:style w:type="paragraph" w:customStyle="1" w:styleId="O-Title2">
    <w:name w:val="O-Title 2"/>
    <w:aliases w:val="2Title,s20,O-Title (Bld) (Ctr) (Lower Caps)"/>
    <w:basedOn w:val="Normal"/>
    <w:next w:val="O-BodyText"/>
    <w:uiPriority w:val="36"/>
    <w:qFormat/>
    <w:rsid w:val="00962850"/>
    <w:pPr>
      <w:keepNext/>
      <w:keepLines/>
      <w:spacing w:after="0" w:line="240" w:lineRule="auto"/>
      <w:jc w:val="center"/>
    </w:pPr>
    <w:rPr>
      <w:rFonts w:ascii="Times New Roman" w:eastAsia="Times New Roman" w:hAnsi="Times New Roman" w:cs="Times New Roman"/>
      <w:b/>
      <w:bCs/>
      <w:color w:val="000000"/>
      <w:sz w:val="20"/>
      <w:szCs w:val="20"/>
      <w:lang w:eastAsia="zh-TW"/>
    </w:rPr>
  </w:style>
  <w:style w:type="paragraph" w:styleId="NoSpacing">
    <w:name w:val="No Spacing"/>
    <w:link w:val="NoSpacingChar"/>
    <w:uiPriority w:val="8"/>
    <w:qFormat/>
    <w:rsid w:val="00962850"/>
    <w:pPr>
      <w:spacing w:after="0" w:line="240" w:lineRule="auto"/>
    </w:pPr>
    <w:rPr>
      <w:rFonts w:ascii="Times New Roman" w:hAnsi="Times New Roman" w:cs="Times New Roman"/>
      <w:sz w:val="24"/>
      <w:szCs w:val="24"/>
      <w:lang w:eastAsia="zh-TW"/>
    </w:rPr>
  </w:style>
  <w:style w:type="paragraph" w:styleId="FootnoteText">
    <w:name w:val="footnote text"/>
    <w:aliases w:val="Car"/>
    <w:basedOn w:val="Normal"/>
    <w:link w:val="FootnoteTextChar"/>
    <w:uiPriority w:val="99"/>
    <w:qFormat/>
    <w:rsid w:val="00962850"/>
    <w:pPr>
      <w:spacing w:after="0" w:line="240" w:lineRule="auto"/>
    </w:pPr>
    <w:rPr>
      <w:rFonts w:ascii="Times New Roman" w:eastAsia="PMingLiU" w:hAnsi="Times New Roman" w:cs="Times New Roman"/>
      <w:color w:val="000000"/>
      <w:sz w:val="20"/>
      <w:szCs w:val="20"/>
      <w:lang w:eastAsia="zh-TW"/>
    </w:rPr>
  </w:style>
  <w:style w:type="character" w:customStyle="1" w:styleId="FootnoteTextChar">
    <w:name w:val="Footnote Text Char"/>
    <w:aliases w:val="Car Char1"/>
    <w:basedOn w:val="DefaultParagraphFont"/>
    <w:link w:val="FootnoteText"/>
    <w:uiPriority w:val="99"/>
    <w:rsid w:val="00962850"/>
    <w:rPr>
      <w:rFonts w:ascii="Times New Roman" w:eastAsia="PMingLiU" w:hAnsi="Times New Roman" w:cs="Times New Roman"/>
      <w:color w:val="000000"/>
      <w:sz w:val="20"/>
      <w:szCs w:val="20"/>
      <w:lang w:eastAsia="zh-TW"/>
    </w:rPr>
  </w:style>
  <w:style w:type="character" w:styleId="FootnoteReference">
    <w:name w:val="footnote reference"/>
    <w:basedOn w:val="DefaultParagraphFont"/>
    <w:uiPriority w:val="99"/>
    <w:unhideWhenUsed/>
    <w:rsid w:val="00962850"/>
    <w:rPr>
      <w:vertAlign w:val="superscript"/>
      <w:lang w:val="en-US"/>
    </w:rPr>
  </w:style>
  <w:style w:type="paragraph" w:customStyle="1" w:styleId="Parties">
    <w:name w:val="Parties"/>
    <w:uiPriority w:val="34"/>
    <w:rsid w:val="00962850"/>
    <w:pPr>
      <w:numPr>
        <w:numId w:val="4"/>
      </w:numPr>
      <w:spacing w:after="240" w:line="300" w:lineRule="exact"/>
      <w:jc w:val="both"/>
    </w:pPr>
    <w:rPr>
      <w:rFonts w:ascii="Times New Roman" w:eastAsia="Times New Roman" w:hAnsi="Times New Roman" w:cs="Times New Roman"/>
      <w:sz w:val="24"/>
      <w:szCs w:val="21"/>
      <w:lang w:val="en-GB" w:eastAsia="zh-TW"/>
    </w:rPr>
  </w:style>
  <w:style w:type="paragraph" w:customStyle="1" w:styleId="Background">
    <w:name w:val="Background"/>
    <w:uiPriority w:val="34"/>
    <w:rsid w:val="00962850"/>
    <w:pPr>
      <w:numPr>
        <w:numId w:val="5"/>
      </w:numPr>
      <w:spacing w:after="240" w:line="300" w:lineRule="exact"/>
      <w:jc w:val="both"/>
    </w:pPr>
    <w:rPr>
      <w:rFonts w:ascii="Times New Roman" w:eastAsia="Times New Roman" w:hAnsi="Times New Roman" w:cs="Times New Roman"/>
      <w:sz w:val="24"/>
      <w:szCs w:val="21"/>
      <w:lang w:val="en-GB" w:eastAsia="zh-TW"/>
    </w:rPr>
  </w:style>
  <w:style w:type="paragraph" w:customStyle="1" w:styleId="OPDFooter">
    <w:name w:val="O PD Footer"/>
    <w:uiPriority w:val="46"/>
    <w:rsid w:val="00962850"/>
    <w:pPr>
      <w:tabs>
        <w:tab w:val="right" w:pos="7200"/>
      </w:tabs>
      <w:spacing w:after="0" w:line="240" w:lineRule="auto"/>
      <w:jc w:val="right"/>
    </w:pPr>
    <w:rPr>
      <w:rFonts w:ascii="Arial Narrow" w:eastAsia="Times New Roman" w:hAnsi="Arial Narrow" w:cs="Times New Roman"/>
      <w:sz w:val="18"/>
      <w:szCs w:val="20"/>
      <w:lang w:eastAsia="zh-TW"/>
    </w:rPr>
  </w:style>
  <w:style w:type="paragraph" w:customStyle="1" w:styleId="OResumeArticlesNoBullets">
    <w:name w:val="O Resume Articles No Bullets"/>
    <w:basedOn w:val="Normal"/>
    <w:uiPriority w:val="46"/>
    <w:rsid w:val="00962850"/>
    <w:pPr>
      <w:spacing w:after="0" w:line="240" w:lineRule="auto"/>
    </w:pPr>
    <w:rPr>
      <w:rFonts w:ascii="Garamond" w:eastAsia="Times" w:hAnsi="Garamond" w:cs="Times New Roman"/>
      <w:color w:val="000000"/>
      <w:sz w:val="20"/>
      <w:szCs w:val="20"/>
      <w:lang w:eastAsia="zh-TW"/>
    </w:rPr>
  </w:style>
  <w:style w:type="paragraph" w:customStyle="1" w:styleId="OResumeArticlesBullets">
    <w:name w:val="O Resume Articles Bullets"/>
    <w:basedOn w:val="OResumeArticlesNoBullets"/>
    <w:uiPriority w:val="46"/>
    <w:rsid w:val="00962850"/>
    <w:pPr>
      <w:numPr>
        <w:numId w:val="6"/>
      </w:numPr>
      <w:spacing w:after="60"/>
    </w:pPr>
  </w:style>
  <w:style w:type="paragraph" w:customStyle="1" w:styleId="OResumeArticlesHeading">
    <w:name w:val="O Resume Articles Heading"/>
    <w:basedOn w:val="OResumeArticlesNoBullets"/>
    <w:uiPriority w:val="46"/>
    <w:rsid w:val="00962850"/>
    <w:pPr>
      <w:spacing w:before="240"/>
    </w:pPr>
    <w:rPr>
      <w:b/>
    </w:rPr>
  </w:style>
  <w:style w:type="paragraph" w:customStyle="1" w:styleId="OResumeArticlesLeadin">
    <w:name w:val="O Resume Articles Leadin"/>
    <w:next w:val="Normal"/>
    <w:uiPriority w:val="46"/>
    <w:rsid w:val="00962850"/>
    <w:pPr>
      <w:keepNext/>
      <w:tabs>
        <w:tab w:val="left" w:pos="180"/>
        <w:tab w:val="left" w:pos="2520"/>
        <w:tab w:val="left" w:pos="2779"/>
        <w:tab w:val="left" w:pos="9979"/>
      </w:tabs>
      <w:spacing w:after="60" w:line="240" w:lineRule="auto"/>
      <w:ind w:firstLine="180"/>
    </w:pPr>
    <w:rPr>
      <w:rFonts w:ascii="Garamond" w:eastAsia="Times" w:hAnsi="Garamond" w:cs="Times New Roman"/>
      <w:noProof/>
      <w:szCs w:val="20"/>
      <w:lang w:eastAsia="zh-TW"/>
    </w:rPr>
  </w:style>
  <w:style w:type="paragraph" w:customStyle="1" w:styleId="OResumeAttorneyID">
    <w:name w:val="O Resume Attorney ID"/>
    <w:basedOn w:val="Normal"/>
    <w:uiPriority w:val="46"/>
    <w:rsid w:val="00962850"/>
    <w:pPr>
      <w:spacing w:after="0" w:line="240" w:lineRule="auto"/>
    </w:pPr>
    <w:rPr>
      <w:rFonts w:ascii="Arial" w:eastAsia="Times New Roman" w:hAnsi="Arial" w:cs="Times New Roman"/>
      <w:color w:val="000000"/>
      <w:sz w:val="16"/>
      <w:szCs w:val="20"/>
      <w:lang w:eastAsia="zh-TW"/>
    </w:rPr>
  </w:style>
  <w:style w:type="paragraph" w:customStyle="1" w:styleId="OResumeBodyText">
    <w:name w:val="O Resume Body Text"/>
    <w:uiPriority w:val="46"/>
    <w:rsid w:val="00962850"/>
    <w:pPr>
      <w:spacing w:before="240" w:after="0" w:line="240" w:lineRule="auto"/>
    </w:pPr>
    <w:rPr>
      <w:rFonts w:ascii="Garamond" w:eastAsia="Times" w:hAnsi="Garamond" w:cs="Times New Roman"/>
      <w:sz w:val="24"/>
      <w:szCs w:val="20"/>
      <w:lang w:eastAsia="zh-TW"/>
    </w:rPr>
  </w:style>
  <w:style w:type="paragraph" w:customStyle="1" w:styleId="OResumeBulletQualification">
    <w:name w:val="O Resume Bullet Qualification"/>
    <w:uiPriority w:val="46"/>
    <w:rsid w:val="00962850"/>
    <w:pPr>
      <w:tabs>
        <w:tab w:val="num" w:pos="360"/>
      </w:tabs>
      <w:spacing w:after="120" w:line="240" w:lineRule="auto"/>
      <w:ind w:left="180" w:hanging="180"/>
    </w:pPr>
    <w:rPr>
      <w:rFonts w:ascii="Garamond" w:eastAsia="Times" w:hAnsi="Garamond" w:cs="Times New Roman"/>
      <w:noProof/>
      <w:szCs w:val="20"/>
      <w:lang w:eastAsia="zh-TW"/>
    </w:rPr>
  </w:style>
  <w:style w:type="character" w:customStyle="1" w:styleId="OResumeClientCaseProjectName">
    <w:name w:val="O Resume Client/Case/Project Name"/>
    <w:uiPriority w:val="46"/>
    <w:rsid w:val="00962850"/>
    <w:rPr>
      <w:rFonts w:ascii="Arial" w:hAnsi="Arial"/>
      <w:b/>
      <w:sz w:val="20"/>
    </w:rPr>
  </w:style>
  <w:style w:type="paragraph" w:customStyle="1" w:styleId="OResumeContactInformation">
    <w:name w:val="O Resume Contact Information"/>
    <w:next w:val="Normal"/>
    <w:uiPriority w:val="46"/>
    <w:rsid w:val="00962850"/>
    <w:pPr>
      <w:spacing w:after="0" w:line="240" w:lineRule="auto"/>
      <w:ind w:left="187"/>
    </w:pPr>
    <w:rPr>
      <w:rFonts w:ascii="Arial" w:eastAsia="Times" w:hAnsi="Arial" w:cs="Times New Roman"/>
      <w:noProof/>
      <w:sz w:val="16"/>
      <w:szCs w:val="20"/>
      <w:lang w:eastAsia="zh-TW"/>
    </w:rPr>
  </w:style>
  <w:style w:type="paragraph" w:customStyle="1" w:styleId="OResumeEmail">
    <w:name w:val="O Resume Email"/>
    <w:uiPriority w:val="46"/>
    <w:rsid w:val="00962850"/>
    <w:pPr>
      <w:spacing w:after="360" w:line="240" w:lineRule="auto"/>
    </w:pPr>
    <w:rPr>
      <w:rFonts w:ascii="Arial" w:eastAsia="Times" w:hAnsi="Arial" w:cs="Times New Roman"/>
      <w:i/>
      <w:iCs/>
      <w:sz w:val="16"/>
      <w:szCs w:val="20"/>
      <w:lang w:eastAsia="zh-TW"/>
    </w:rPr>
  </w:style>
  <w:style w:type="paragraph" w:customStyle="1" w:styleId="OResumeFooter">
    <w:name w:val="O Resume Footer"/>
    <w:uiPriority w:val="46"/>
    <w:rsid w:val="00962850"/>
    <w:pPr>
      <w:spacing w:after="0" w:line="200" w:lineRule="exact"/>
      <w:jc w:val="right"/>
    </w:pPr>
    <w:rPr>
      <w:rFonts w:ascii="Arial Narrow" w:eastAsia="Times" w:hAnsi="Arial Narrow" w:cs="Times New Roman"/>
      <w:noProof/>
      <w:sz w:val="18"/>
      <w:szCs w:val="20"/>
      <w:lang w:eastAsia="zh-TW"/>
    </w:rPr>
  </w:style>
  <w:style w:type="paragraph" w:customStyle="1" w:styleId="OResumeName">
    <w:name w:val="O Resume Name"/>
    <w:next w:val="OResumeContactInformation"/>
    <w:uiPriority w:val="46"/>
    <w:rsid w:val="00962850"/>
    <w:pPr>
      <w:spacing w:after="120" w:line="240" w:lineRule="auto"/>
    </w:pPr>
    <w:rPr>
      <w:rFonts w:ascii="Arial" w:eastAsia="Times" w:hAnsi="Arial" w:cs="Times New Roman"/>
      <w:b/>
      <w:noProof/>
      <w:sz w:val="32"/>
      <w:szCs w:val="20"/>
      <w:lang w:eastAsia="zh-TW"/>
    </w:rPr>
  </w:style>
  <w:style w:type="paragraph" w:customStyle="1" w:styleId="OResumeSidebar">
    <w:name w:val="O Resume Sidebar"/>
    <w:uiPriority w:val="46"/>
    <w:rsid w:val="00962850"/>
    <w:pPr>
      <w:spacing w:after="120" w:line="240" w:lineRule="auto"/>
    </w:pPr>
    <w:rPr>
      <w:rFonts w:ascii="Arial" w:eastAsia="Times" w:hAnsi="Arial" w:cs="Times New Roman"/>
      <w:noProof/>
      <w:sz w:val="16"/>
      <w:szCs w:val="20"/>
      <w:lang w:eastAsia="zh-TW"/>
    </w:rPr>
  </w:style>
  <w:style w:type="paragraph" w:customStyle="1" w:styleId="OResumeSidebarBullet">
    <w:name w:val="O Resume Sidebar Bullet"/>
    <w:basedOn w:val="Normal"/>
    <w:uiPriority w:val="46"/>
    <w:rsid w:val="00962850"/>
    <w:pPr>
      <w:numPr>
        <w:numId w:val="7"/>
      </w:numPr>
      <w:spacing w:after="0" w:line="240" w:lineRule="auto"/>
    </w:pPr>
    <w:rPr>
      <w:rFonts w:ascii="Arial" w:eastAsia="Times" w:hAnsi="Arial" w:cs="Arial"/>
      <w:color w:val="000000"/>
      <w:sz w:val="16"/>
      <w:szCs w:val="20"/>
      <w:lang w:eastAsia="zh-TW"/>
    </w:rPr>
  </w:style>
  <w:style w:type="paragraph" w:customStyle="1" w:styleId="OResumeSidebarHead">
    <w:name w:val="O Resume Sidebar Head"/>
    <w:basedOn w:val="Normal"/>
    <w:uiPriority w:val="46"/>
    <w:rsid w:val="00962850"/>
    <w:pPr>
      <w:spacing w:after="0" w:line="240" w:lineRule="auto"/>
    </w:pPr>
    <w:rPr>
      <w:rFonts w:ascii="Arial" w:eastAsia="Times" w:hAnsi="Arial" w:cs="Arial"/>
      <w:b/>
      <w:noProof/>
      <w:color w:val="000000"/>
      <w:sz w:val="18"/>
      <w:szCs w:val="20"/>
      <w:lang w:eastAsia="zh-TW"/>
    </w:rPr>
  </w:style>
  <w:style w:type="paragraph" w:customStyle="1" w:styleId="O-Title4">
    <w:name w:val="O-Title 4"/>
    <w:aliases w:val="4Title,s9"/>
    <w:basedOn w:val="Normal"/>
    <w:next w:val="O-BodyText"/>
    <w:uiPriority w:val="38"/>
    <w:qFormat/>
    <w:rsid w:val="00962850"/>
    <w:pPr>
      <w:spacing w:after="0" w:line="240" w:lineRule="auto"/>
    </w:pPr>
    <w:rPr>
      <w:rFonts w:ascii="Times New Roman" w:eastAsia="Times New Roman" w:hAnsi="Times New Roman" w:cs="Times New Roman"/>
      <w:color w:val="000000"/>
      <w:sz w:val="20"/>
      <w:szCs w:val="20"/>
      <w:u w:val="single"/>
      <w:lang w:eastAsia="zh-TW"/>
    </w:rPr>
  </w:style>
  <w:style w:type="paragraph" w:customStyle="1" w:styleId="O-Title8">
    <w:name w:val="O-Title 8"/>
    <w:aliases w:val="8Title,s23,O-Title Left (I)"/>
    <w:next w:val="O-BodyText"/>
    <w:uiPriority w:val="42"/>
    <w:qFormat/>
    <w:rsid w:val="00962850"/>
    <w:pPr>
      <w:spacing w:after="240" w:line="240" w:lineRule="auto"/>
    </w:pPr>
    <w:rPr>
      <w:rFonts w:ascii="Times New Roman" w:eastAsia="Times New Roman" w:hAnsi="Times New Roman" w:cs="Times New Roman"/>
      <w:i/>
      <w:sz w:val="24"/>
      <w:szCs w:val="24"/>
      <w:lang w:eastAsia="zh-TW"/>
    </w:rPr>
  </w:style>
  <w:style w:type="paragraph" w:customStyle="1" w:styleId="O-Center">
    <w:name w:val="O-Center"/>
    <w:aliases w:val="Center,s21,O-Title (C) (Lower Caps)"/>
    <w:basedOn w:val="Normal"/>
    <w:next w:val="O-BodyText"/>
    <w:uiPriority w:val="35"/>
    <w:rsid w:val="00962850"/>
    <w:pPr>
      <w:keepNext/>
      <w:keepLines/>
      <w:spacing w:after="0" w:line="240" w:lineRule="auto"/>
      <w:jc w:val="center"/>
    </w:pPr>
    <w:rPr>
      <w:rFonts w:ascii="Times New Roman" w:eastAsia="PMingLiU" w:hAnsi="Times New Roman" w:cs="Times New Roman"/>
      <w:color w:val="000000"/>
      <w:sz w:val="20"/>
      <w:szCs w:val="20"/>
      <w:lang w:eastAsia="zh-TW"/>
    </w:rPr>
  </w:style>
  <w:style w:type="paragraph" w:customStyle="1" w:styleId="O-TITLE9">
    <w:name w:val="O-TITLE 9"/>
    <w:aliases w:val="9TITLE,s31,O-Single (no space after)"/>
    <w:basedOn w:val="Normal"/>
    <w:next w:val="O-BodyText"/>
    <w:uiPriority w:val="43"/>
    <w:qFormat/>
    <w:rsid w:val="00962850"/>
    <w:pPr>
      <w:keepNext/>
      <w:keepLines/>
      <w:spacing w:after="0" w:line="240" w:lineRule="auto"/>
    </w:pPr>
    <w:rPr>
      <w:rFonts w:ascii="Times New Roman" w:eastAsia="Times New Roman" w:hAnsi="Times New Roman" w:cs="Times New Roman"/>
      <w:b/>
      <w:caps/>
      <w:color w:val="000000"/>
      <w:sz w:val="20"/>
      <w:szCs w:val="20"/>
      <w:lang w:eastAsia="zh-TW"/>
    </w:rPr>
  </w:style>
  <w:style w:type="paragraph" w:styleId="BodyText">
    <w:name w:val="Body Text"/>
    <w:aliases w:val="bt"/>
    <w:basedOn w:val="Normal"/>
    <w:link w:val="BodyTextChar"/>
    <w:qFormat/>
    <w:rsid w:val="00962850"/>
    <w:pPr>
      <w:widowControl w:val="0"/>
      <w:spacing w:after="240" w:line="240" w:lineRule="auto"/>
      <w:ind w:firstLine="720"/>
    </w:pPr>
    <w:rPr>
      <w:rFonts w:ascii="Times New Roman" w:eastAsia="PMingLiU" w:hAnsi="Times New Roman" w:cs="Times New Roman"/>
      <w:color w:val="000000"/>
      <w:sz w:val="20"/>
      <w:szCs w:val="20"/>
      <w:lang w:val="en-GB" w:eastAsia="zh-TW"/>
    </w:rPr>
  </w:style>
  <w:style w:type="character" w:customStyle="1" w:styleId="BodyTextChar">
    <w:name w:val="Body Text Char"/>
    <w:aliases w:val="bt Char"/>
    <w:basedOn w:val="DefaultParagraphFont"/>
    <w:link w:val="BodyText"/>
    <w:rsid w:val="00962850"/>
    <w:rPr>
      <w:rFonts w:ascii="Times New Roman" w:eastAsia="PMingLiU" w:hAnsi="Times New Roman" w:cs="Times New Roman"/>
      <w:color w:val="000000"/>
      <w:sz w:val="20"/>
      <w:szCs w:val="20"/>
      <w:lang w:val="en-GB" w:eastAsia="zh-TW"/>
    </w:rPr>
  </w:style>
  <w:style w:type="paragraph" w:customStyle="1" w:styleId="BodyTextContinued">
    <w:name w:val="Body Text Continued"/>
    <w:basedOn w:val="BodyText"/>
    <w:next w:val="BodyText"/>
    <w:rsid w:val="00962850"/>
    <w:pPr>
      <w:ind w:firstLine="0"/>
    </w:pPr>
  </w:style>
  <w:style w:type="paragraph" w:customStyle="1" w:styleId="ColorfulGrid-Accent12">
    <w:name w:val="Colorful Grid - Accent 12"/>
    <w:basedOn w:val="Normal"/>
    <w:next w:val="BodyTextContinued"/>
    <w:link w:val="ColorfulGrid-Accent1Char"/>
    <w:qFormat/>
    <w:rsid w:val="00962850"/>
    <w:pPr>
      <w:spacing w:after="240" w:line="240" w:lineRule="auto"/>
      <w:ind w:left="1440" w:right="1440"/>
    </w:pPr>
    <w:rPr>
      <w:rFonts w:ascii="Times New Roman" w:eastAsia="PMingLiU" w:hAnsi="Times New Roman" w:cs="Times New Roman"/>
      <w:color w:val="000000"/>
      <w:sz w:val="20"/>
      <w:szCs w:val="20"/>
      <w:lang w:val="en-GB" w:eastAsia="zh-TW"/>
    </w:rPr>
  </w:style>
  <w:style w:type="character" w:customStyle="1" w:styleId="ColorfulGrid-Accent1Char">
    <w:name w:val="Colorful Grid - Accent 1 Char"/>
    <w:link w:val="ColorfulGrid-Accent12"/>
    <w:rsid w:val="00962850"/>
    <w:rPr>
      <w:rFonts w:ascii="Times New Roman" w:eastAsia="PMingLiU" w:hAnsi="Times New Roman" w:cs="Times New Roman"/>
      <w:color w:val="000000"/>
      <w:sz w:val="20"/>
      <w:szCs w:val="20"/>
      <w:lang w:val="en-GB" w:eastAsia="zh-TW"/>
    </w:rPr>
  </w:style>
  <w:style w:type="character" w:styleId="PageNumber">
    <w:name w:val="page number"/>
    <w:basedOn w:val="DefaultParagraphFont"/>
    <w:rsid w:val="00962850"/>
  </w:style>
  <w:style w:type="paragraph" w:customStyle="1" w:styleId="O-BodyText0">
    <w:name w:val="O-Body Text"/>
    <w:aliases w:val="S1"/>
    <w:basedOn w:val="Normal"/>
    <w:rsid w:val="00962850"/>
    <w:pPr>
      <w:spacing w:after="240" w:line="240" w:lineRule="auto"/>
    </w:pPr>
    <w:rPr>
      <w:rFonts w:ascii="Times New Roman" w:eastAsia="PMingLiU" w:hAnsi="Times New Roman" w:cs="Times New Roman"/>
      <w:color w:val="000000"/>
      <w:sz w:val="20"/>
      <w:szCs w:val="20"/>
      <w:lang w:eastAsia="zh-TW"/>
    </w:rPr>
  </w:style>
  <w:style w:type="paragraph" w:customStyle="1" w:styleId="O-Bullet0">
    <w:name w:val="O-Bullet"/>
    <w:aliases w:val="S4"/>
    <w:basedOn w:val="Normal"/>
    <w:rsid w:val="00962850"/>
    <w:pPr>
      <w:tabs>
        <w:tab w:val="num" w:pos="360"/>
      </w:tabs>
      <w:spacing w:after="240" w:line="240" w:lineRule="auto"/>
    </w:pPr>
    <w:rPr>
      <w:rFonts w:ascii="Times New Roman" w:eastAsia="PMingLiU" w:hAnsi="Times New Roman" w:cs="Times New Roman"/>
      <w:color w:val="000000"/>
      <w:sz w:val="20"/>
      <w:szCs w:val="20"/>
      <w:lang w:eastAsia="zh-TW"/>
    </w:rPr>
  </w:style>
  <w:style w:type="paragraph" w:customStyle="1" w:styleId="O-IndentedQuote">
    <w:name w:val="O-Indented Quote"/>
    <w:aliases w:val="S7"/>
    <w:basedOn w:val="Normal"/>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O-TitleLeftUnderlined">
    <w:name w:val="O-Title Left Underlined"/>
    <w:aliases w:val="S9,O-Title Left (U)"/>
    <w:basedOn w:val="Normal"/>
    <w:next w:val="Normal"/>
    <w:rsid w:val="00962850"/>
    <w:pPr>
      <w:keepNext/>
      <w:keepLines/>
      <w:spacing w:after="240" w:line="240" w:lineRule="auto"/>
    </w:pPr>
    <w:rPr>
      <w:rFonts w:ascii="Times New Roman" w:eastAsia="PMingLiU" w:hAnsi="Times New Roman" w:cs="Times New Roman"/>
      <w:color w:val="000000"/>
      <w:sz w:val="20"/>
      <w:szCs w:val="20"/>
      <w:u w:val="single"/>
      <w:lang w:eastAsia="zh-TW"/>
    </w:rPr>
  </w:style>
  <w:style w:type="character" w:customStyle="1" w:styleId="O-BodyText5JChar">
    <w:name w:val="O-Body Text .5&quot; (J) Char"/>
    <w:aliases w:val="s14 Char,O-Body Text .5” (J) Char,3Half Char"/>
    <w:link w:val="O-BodyText5J"/>
    <w:uiPriority w:val="7"/>
    <w:rsid w:val="00962850"/>
    <w:rPr>
      <w:rFonts w:ascii="Times New Roman" w:eastAsia="Times New Roman" w:hAnsi="Times New Roman" w:cs="Times New Roman"/>
      <w:color w:val="000000"/>
      <w:sz w:val="20"/>
      <w:szCs w:val="20"/>
      <w:lang w:eastAsia="zh-TW"/>
    </w:rPr>
  </w:style>
  <w:style w:type="paragraph" w:customStyle="1" w:styleId="O-TitleLeftIUBld">
    <w:name w:val="O-Title Left (I) (U) (Bld)"/>
    <w:aliases w:val="s25"/>
    <w:basedOn w:val="Normal"/>
    <w:next w:val="Normal"/>
    <w:rsid w:val="00962850"/>
    <w:pPr>
      <w:keepNext/>
      <w:spacing w:after="240" w:line="240" w:lineRule="auto"/>
    </w:pPr>
    <w:rPr>
      <w:rFonts w:ascii="Times New Roman" w:eastAsia="PMingLiU" w:hAnsi="Times New Roman" w:cs="Times New Roman"/>
      <w:b/>
      <w:bCs/>
      <w:i/>
      <w:iCs/>
      <w:color w:val="000000"/>
      <w:sz w:val="20"/>
      <w:szCs w:val="20"/>
      <w:u w:val="single"/>
      <w:lang w:eastAsia="zh-TW"/>
    </w:rPr>
  </w:style>
  <w:style w:type="paragraph" w:customStyle="1" w:styleId="O-TitleLeftIU">
    <w:name w:val="O-Title Left (I) (U)"/>
    <w:aliases w:val="s24"/>
    <w:basedOn w:val="Normal"/>
    <w:next w:val="Normal"/>
    <w:rsid w:val="00962850"/>
    <w:pPr>
      <w:keepNext/>
      <w:spacing w:after="240" w:line="240" w:lineRule="auto"/>
    </w:pPr>
    <w:rPr>
      <w:rFonts w:ascii="Times New Roman" w:eastAsia="PMingLiU" w:hAnsi="Times New Roman" w:cs="Times New Roman"/>
      <w:bCs/>
      <w:i/>
      <w:color w:val="000000"/>
      <w:sz w:val="20"/>
      <w:szCs w:val="20"/>
      <w:u w:val="single"/>
      <w:lang w:eastAsia="zh-TW"/>
    </w:rPr>
  </w:style>
  <w:style w:type="character" w:customStyle="1" w:styleId="FootnoteTextChar1">
    <w:name w:val="Footnote Text Char1"/>
    <w:aliases w:val="Car Char"/>
    <w:uiPriority w:val="99"/>
    <w:rsid w:val="00962850"/>
    <w:rPr>
      <w:rFonts w:eastAsia="PMingLiU"/>
      <w:color w:val="000000"/>
      <w:lang w:val="en-GB" w:eastAsia="zh-TW" w:bidi="ar-SA"/>
    </w:rPr>
  </w:style>
  <w:style w:type="table" w:customStyle="1" w:styleId="TableGrid1">
    <w:name w:val="Table Grid1"/>
    <w:basedOn w:val="TableNormal"/>
    <w:next w:val="TableGrid"/>
    <w:uiPriority w:val="59"/>
    <w:rsid w:val="00962850"/>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62850"/>
    <w:pPr>
      <w:spacing w:after="120" w:line="290" w:lineRule="auto"/>
      <w:ind w:left="425"/>
      <w:jc w:val="both"/>
    </w:pPr>
    <w:rPr>
      <w:rFonts w:ascii="Times New Roman" w:eastAsia="PMingLiU" w:hAnsi="Times New Roman" w:cs="Times New Roman"/>
      <w:kern w:val="20"/>
      <w:sz w:val="20"/>
      <w:szCs w:val="20"/>
      <w:lang w:eastAsia="en-US"/>
    </w:rPr>
  </w:style>
  <w:style w:type="paragraph" w:styleId="BodyTextIndent">
    <w:name w:val="Body Text Indent"/>
    <w:aliases w:val="bti"/>
    <w:basedOn w:val="BodyText"/>
    <w:next w:val="BodyText"/>
    <w:link w:val="BodyTextIndentChar"/>
    <w:qFormat/>
    <w:rsid w:val="00962850"/>
    <w:pPr>
      <w:autoSpaceDE w:val="0"/>
      <w:autoSpaceDN w:val="0"/>
      <w:adjustRightInd w:val="0"/>
      <w:ind w:left="720" w:firstLine="0"/>
    </w:pPr>
    <w:rPr>
      <w:rFonts w:eastAsia="SimSun"/>
      <w:color w:val="auto"/>
      <w:sz w:val="24"/>
      <w:szCs w:val="24"/>
      <w:lang w:val="en-US" w:eastAsia="zh-CN"/>
    </w:rPr>
  </w:style>
  <w:style w:type="character" w:customStyle="1" w:styleId="BodyTextIndentChar">
    <w:name w:val="Body Text Indent Char"/>
    <w:aliases w:val="bti Char"/>
    <w:basedOn w:val="DefaultParagraphFont"/>
    <w:link w:val="BodyTextIndent"/>
    <w:rsid w:val="00962850"/>
    <w:rPr>
      <w:rFonts w:ascii="Times New Roman" w:eastAsia="SimSun" w:hAnsi="Times New Roman" w:cs="Times New Roman"/>
      <w:sz w:val="24"/>
      <w:szCs w:val="24"/>
    </w:rPr>
  </w:style>
  <w:style w:type="paragraph" w:customStyle="1" w:styleId="LHFirmName">
    <w:name w:val="LH Firm Name"/>
    <w:basedOn w:val="Normal"/>
    <w:rsid w:val="00962850"/>
    <w:pPr>
      <w:autoSpaceDE w:val="0"/>
      <w:autoSpaceDN w:val="0"/>
      <w:adjustRightInd w:val="0"/>
      <w:spacing w:after="120" w:line="240" w:lineRule="auto"/>
      <w:ind w:left="-720"/>
    </w:pPr>
    <w:rPr>
      <w:rFonts w:ascii="EngravrsRoman BT" w:eastAsia="SimSun" w:hAnsi="EngravrsRoman BT" w:cs="EngravrsRoman BT"/>
      <w:b/>
      <w:bCs/>
      <w:spacing w:val="10"/>
      <w:sz w:val="15"/>
      <w:szCs w:val="15"/>
    </w:rPr>
  </w:style>
  <w:style w:type="paragraph" w:customStyle="1" w:styleId="LetterClosing">
    <w:name w:val="LetterClosing"/>
    <w:basedOn w:val="Normal"/>
    <w:next w:val="Normal"/>
    <w:rsid w:val="00962850"/>
    <w:pPr>
      <w:autoSpaceDE w:val="0"/>
      <w:autoSpaceDN w:val="0"/>
      <w:adjustRightInd w:val="0"/>
      <w:spacing w:after="0" w:line="240" w:lineRule="auto"/>
    </w:pPr>
    <w:rPr>
      <w:rFonts w:ascii="Times New Roman" w:eastAsia="SimSun" w:hAnsi="Times New Roman" w:cs="Times New Roman"/>
      <w:sz w:val="24"/>
      <w:szCs w:val="24"/>
    </w:rPr>
  </w:style>
  <w:style w:type="paragraph" w:styleId="NormalIndent">
    <w:name w:val="Normal Indent"/>
    <w:basedOn w:val="Normal"/>
    <w:rsid w:val="00962850"/>
    <w:pPr>
      <w:widowControl w:val="0"/>
      <w:autoSpaceDE w:val="0"/>
      <w:autoSpaceDN w:val="0"/>
      <w:adjustRightInd w:val="0"/>
      <w:spacing w:after="0" w:line="240" w:lineRule="exact"/>
      <w:ind w:left="720" w:right="720"/>
    </w:pPr>
    <w:rPr>
      <w:rFonts w:ascii="Times New Roman" w:eastAsia="SimSun" w:hAnsi="Times New Roman" w:cs="Times New Roman"/>
      <w:sz w:val="24"/>
      <w:szCs w:val="24"/>
    </w:rPr>
  </w:style>
  <w:style w:type="paragraph" w:customStyle="1" w:styleId="PleadingSignature">
    <w:name w:val="Pleading Signature"/>
    <w:basedOn w:val="Normal"/>
    <w:rsid w:val="00962850"/>
    <w:pPr>
      <w:keepNext/>
      <w:keepLines/>
      <w:widowControl w:val="0"/>
      <w:tabs>
        <w:tab w:val="left" w:pos="5400"/>
      </w:tabs>
      <w:autoSpaceDE w:val="0"/>
      <w:autoSpaceDN w:val="0"/>
      <w:adjustRightInd w:val="0"/>
      <w:spacing w:after="0" w:line="240" w:lineRule="exact"/>
      <w:ind w:left="4680" w:right="360"/>
    </w:pPr>
    <w:rPr>
      <w:rFonts w:ascii="Times New Roman" w:eastAsia="SimSun" w:hAnsi="Times New Roman" w:cs="Times New Roman"/>
      <w:sz w:val="24"/>
      <w:szCs w:val="24"/>
    </w:rPr>
  </w:style>
  <w:style w:type="paragraph" w:styleId="EnvelopeAddress">
    <w:name w:val="envelope address"/>
    <w:basedOn w:val="Normal"/>
    <w:rsid w:val="00962850"/>
    <w:pPr>
      <w:framePr w:w="5760" w:h="2160" w:hRule="exact" w:wrap="auto" w:vAnchor="page" w:hAnchor="page" w:x="6481" w:y="3068"/>
      <w:autoSpaceDE w:val="0"/>
      <w:autoSpaceDN w:val="0"/>
      <w:adjustRightInd w:val="0"/>
      <w:spacing w:after="0" w:line="240" w:lineRule="auto"/>
    </w:pPr>
    <w:rPr>
      <w:rFonts w:ascii="Times New Roman" w:eastAsia="SimSun" w:hAnsi="Times New Roman" w:cs="Times New Roman"/>
      <w:sz w:val="24"/>
      <w:szCs w:val="24"/>
    </w:rPr>
  </w:style>
  <w:style w:type="paragraph" w:customStyle="1" w:styleId="LetterDate">
    <w:name w:val="Letter Date"/>
    <w:basedOn w:val="Normal"/>
    <w:next w:val="BodyText"/>
    <w:rsid w:val="00962850"/>
    <w:pPr>
      <w:autoSpaceDE w:val="0"/>
      <w:autoSpaceDN w:val="0"/>
      <w:adjustRightInd w:val="0"/>
      <w:spacing w:after="0" w:line="240" w:lineRule="auto"/>
    </w:pPr>
    <w:rPr>
      <w:rFonts w:ascii="Times New Roman" w:eastAsia="SimSun" w:hAnsi="Times New Roman" w:cs="Times New Roman"/>
      <w:sz w:val="24"/>
      <w:szCs w:val="24"/>
    </w:rPr>
  </w:style>
  <w:style w:type="paragraph" w:styleId="TOAHeading">
    <w:name w:val="toa heading"/>
    <w:basedOn w:val="Normal"/>
    <w:next w:val="TableofAuthorities"/>
    <w:rsid w:val="00962850"/>
    <w:pPr>
      <w:keepNext/>
      <w:widowControl w:val="0"/>
      <w:autoSpaceDE w:val="0"/>
      <w:autoSpaceDN w:val="0"/>
      <w:adjustRightInd w:val="0"/>
      <w:spacing w:before="120" w:after="120" w:line="240" w:lineRule="exact"/>
      <w:jc w:val="center"/>
    </w:pPr>
    <w:rPr>
      <w:rFonts w:ascii="Times New Roman" w:eastAsia="SimSun" w:hAnsi="Times New Roman" w:cs="Times New Roman"/>
      <w:b/>
      <w:bCs/>
      <w:caps/>
      <w:sz w:val="24"/>
      <w:szCs w:val="24"/>
    </w:rPr>
  </w:style>
  <w:style w:type="paragraph" w:styleId="TableofAuthorities">
    <w:name w:val="table of authorities"/>
    <w:basedOn w:val="Normal"/>
    <w:next w:val="Normal"/>
    <w:semiHidden/>
    <w:rsid w:val="00962850"/>
    <w:pPr>
      <w:widowControl w:val="0"/>
      <w:tabs>
        <w:tab w:val="right" w:leader="dot" w:pos="9216"/>
      </w:tabs>
      <w:autoSpaceDE w:val="0"/>
      <w:autoSpaceDN w:val="0"/>
      <w:adjustRightInd w:val="0"/>
      <w:spacing w:after="120" w:line="240" w:lineRule="exact"/>
      <w:ind w:left="360" w:right="1440" w:hanging="360"/>
    </w:pPr>
    <w:rPr>
      <w:rFonts w:ascii="Times New Roman" w:eastAsia="SimSun" w:hAnsi="Times New Roman" w:cs="Times New Roman"/>
      <w:sz w:val="24"/>
      <w:szCs w:val="24"/>
    </w:rPr>
  </w:style>
  <w:style w:type="character" w:customStyle="1" w:styleId="ParagraphNumber">
    <w:name w:val="ParagraphNumber"/>
    <w:basedOn w:val="DefaultParagraphFont"/>
    <w:rsid w:val="00962850"/>
  </w:style>
  <w:style w:type="paragraph" w:styleId="TOC1">
    <w:name w:val="toc 1"/>
    <w:basedOn w:val="Normal"/>
    <w:next w:val="TOC2"/>
    <w:autoRedefine/>
    <w:semiHidden/>
    <w:rsid w:val="00962850"/>
    <w:pPr>
      <w:keepLines/>
      <w:tabs>
        <w:tab w:val="right" w:leader="dot" w:pos="9288"/>
      </w:tabs>
      <w:autoSpaceDE w:val="0"/>
      <w:autoSpaceDN w:val="0"/>
      <w:adjustRightInd w:val="0"/>
      <w:spacing w:after="0" w:line="240" w:lineRule="auto"/>
      <w:ind w:left="720" w:right="720" w:hanging="720"/>
    </w:pPr>
    <w:rPr>
      <w:rFonts w:ascii="Times New Roman" w:eastAsia="SimSun" w:hAnsi="Times New Roman" w:cs="Times New Roman"/>
      <w:sz w:val="24"/>
      <w:szCs w:val="24"/>
    </w:rPr>
  </w:style>
  <w:style w:type="paragraph" w:styleId="TOC2">
    <w:name w:val="toc 2"/>
    <w:basedOn w:val="Normal"/>
    <w:next w:val="TOC3"/>
    <w:autoRedefine/>
    <w:semiHidden/>
    <w:rsid w:val="00962850"/>
    <w:pPr>
      <w:keepLines/>
      <w:tabs>
        <w:tab w:val="right" w:leader="dot" w:pos="9288"/>
      </w:tabs>
      <w:autoSpaceDE w:val="0"/>
      <w:autoSpaceDN w:val="0"/>
      <w:adjustRightInd w:val="0"/>
      <w:spacing w:after="0" w:line="240" w:lineRule="auto"/>
      <w:ind w:left="1440" w:right="720" w:hanging="720"/>
    </w:pPr>
    <w:rPr>
      <w:rFonts w:ascii="Times New Roman" w:eastAsia="SimSun" w:hAnsi="Times New Roman" w:cs="Times New Roman"/>
      <w:sz w:val="24"/>
      <w:szCs w:val="24"/>
    </w:rPr>
  </w:style>
  <w:style w:type="paragraph" w:styleId="TOC3">
    <w:name w:val="toc 3"/>
    <w:basedOn w:val="Normal"/>
    <w:next w:val="TOC4"/>
    <w:autoRedefine/>
    <w:semiHidden/>
    <w:rsid w:val="00962850"/>
    <w:pPr>
      <w:keepLines/>
      <w:tabs>
        <w:tab w:val="right" w:leader="dot" w:pos="9288"/>
      </w:tabs>
      <w:autoSpaceDE w:val="0"/>
      <w:autoSpaceDN w:val="0"/>
      <w:adjustRightInd w:val="0"/>
      <w:spacing w:after="0" w:line="240" w:lineRule="auto"/>
      <w:ind w:left="2160" w:right="720" w:hanging="720"/>
    </w:pPr>
    <w:rPr>
      <w:rFonts w:ascii="Times New Roman" w:eastAsia="SimSun" w:hAnsi="Times New Roman" w:cs="Times New Roman"/>
      <w:sz w:val="24"/>
      <w:szCs w:val="24"/>
    </w:rPr>
  </w:style>
  <w:style w:type="paragraph" w:styleId="TOC4">
    <w:name w:val="toc 4"/>
    <w:basedOn w:val="Normal"/>
    <w:next w:val="TOC5"/>
    <w:autoRedefine/>
    <w:semiHidden/>
    <w:rsid w:val="00962850"/>
    <w:pPr>
      <w:keepLines/>
      <w:tabs>
        <w:tab w:val="right" w:leader="dot" w:pos="9288"/>
      </w:tabs>
      <w:autoSpaceDE w:val="0"/>
      <w:autoSpaceDN w:val="0"/>
      <w:adjustRightInd w:val="0"/>
      <w:spacing w:after="0" w:line="240" w:lineRule="auto"/>
      <w:ind w:left="2880" w:right="720" w:hanging="720"/>
    </w:pPr>
    <w:rPr>
      <w:rFonts w:ascii="Times New Roman" w:eastAsia="SimSun" w:hAnsi="Times New Roman" w:cs="Times New Roman"/>
      <w:sz w:val="24"/>
      <w:szCs w:val="24"/>
    </w:rPr>
  </w:style>
  <w:style w:type="paragraph" w:styleId="TOC5">
    <w:name w:val="toc 5"/>
    <w:basedOn w:val="Normal"/>
    <w:next w:val="TOC6"/>
    <w:autoRedefine/>
    <w:semiHidden/>
    <w:rsid w:val="00962850"/>
    <w:pPr>
      <w:keepLines/>
      <w:tabs>
        <w:tab w:val="right" w:leader="dot" w:pos="9288"/>
      </w:tabs>
      <w:autoSpaceDE w:val="0"/>
      <w:autoSpaceDN w:val="0"/>
      <w:adjustRightInd w:val="0"/>
      <w:spacing w:after="0" w:line="240" w:lineRule="auto"/>
      <w:ind w:left="3600" w:right="720" w:hanging="720"/>
    </w:pPr>
    <w:rPr>
      <w:rFonts w:ascii="Times New Roman" w:eastAsia="SimSun" w:hAnsi="Times New Roman" w:cs="Times New Roman"/>
      <w:sz w:val="24"/>
      <w:szCs w:val="24"/>
    </w:rPr>
  </w:style>
  <w:style w:type="paragraph" w:styleId="TOC6">
    <w:name w:val="toc 6"/>
    <w:basedOn w:val="Normal"/>
    <w:next w:val="TOC7"/>
    <w:autoRedefine/>
    <w:semiHidden/>
    <w:rsid w:val="00962850"/>
    <w:pPr>
      <w:keepLines/>
      <w:tabs>
        <w:tab w:val="right" w:leader="dot" w:pos="9288"/>
      </w:tabs>
      <w:autoSpaceDE w:val="0"/>
      <w:autoSpaceDN w:val="0"/>
      <w:adjustRightInd w:val="0"/>
      <w:spacing w:after="0" w:line="240" w:lineRule="auto"/>
      <w:ind w:left="4320" w:right="720" w:hanging="720"/>
    </w:pPr>
    <w:rPr>
      <w:rFonts w:ascii="Times New Roman" w:eastAsia="SimSun" w:hAnsi="Times New Roman" w:cs="Times New Roman"/>
      <w:sz w:val="24"/>
      <w:szCs w:val="24"/>
    </w:rPr>
  </w:style>
  <w:style w:type="paragraph" w:styleId="TOC7">
    <w:name w:val="toc 7"/>
    <w:basedOn w:val="Normal"/>
    <w:next w:val="TOC8"/>
    <w:autoRedefine/>
    <w:semiHidden/>
    <w:rsid w:val="00962850"/>
    <w:pPr>
      <w:keepLines/>
      <w:tabs>
        <w:tab w:val="right" w:leader="dot" w:pos="9288"/>
      </w:tabs>
      <w:autoSpaceDE w:val="0"/>
      <w:autoSpaceDN w:val="0"/>
      <w:adjustRightInd w:val="0"/>
      <w:spacing w:after="0" w:line="240" w:lineRule="auto"/>
      <w:ind w:left="5040" w:right="720" w:hanging="720"/>
    </w:pPr>
    <w:rPr>
      <w:rFonts w:ascii="Times New Roman" w:eastAsia="SimSun" w:hAnsi="Times New Roman" w:cs="Times New Roman"/>
      <w:sz w:val="24"/>
      <w:szCs w:val="24"/>
    </w:rPr>
  </w:style>
  <w:style w:type="paragraph" w:styleId="TOC8">
    <w:name w:val="toc 8"/>
    <w:basedOn w:val="Normal"/>
    <w:next w:val="TOC9"/>
    <w:autoRedefine/>
    <w:semiHidden/>
    <w:rsid w:val="00962850"/>
    <w:pPr>
      <w:keepLines/>
      <w:tabs>
        <w:tab w:val="right" w:leader="dot" w:pos="9288"/>
      </w:tabs>
      <w:autoSpaceDE w:val="0"/>
      <w:autoSpaceDN w:val="0"/>
      <w:adjustRightInd w:val="0"/>
      <w:spacing w:after="0" w:line="240" w:lineRule="auto"/>
      <w:ind w:left="5760" w:right="720" w:hanging="720"/>
    </w:pPr>
    <w:rPr>
      <w:rFonts w:ascii="Times New Roman" w:eastAsia="SimSun" w:hAnsi="Times New Roman" w:cs="Times New Roman"/>
      <w:sz w:val="24"/>
      <w:szCs w:val="24"/>
    </w:rPr>
  </w:style>
  <w:style w:type="paragraph" w:styleId="TOC9">
    <w:name w:val="toc 9"/>
    <w:basedOn w:val="Normal"/>
    <w:autoRedefine/>
    <w:semiHidden/>
    <w:rsid w:val="00962850"/>
    <w:pPr>
      <w:keepLines/>
      <w:tabs>
        <w:tab w:val="right" w:leader="dot" w:pos="9288"/>
      </w:tabs>
      <w:autoSpaceDE w:val="0"/>
      <w:autoSpaceDN w:val="0"/>
      <w:adjustRightInd w:val="0"/>
      <w:spacing w:after="0" w:line="240" w:lineRule="auto"/>
      <w:ind w:left="6480" w:right="720" w:hanging="720"/>
    </w:pPr>
    <w:rPr>
      <w:rFonts w:ascii="Times New Roman" w:eastAsia="SimSun" w:hAnsi="Times New Roman" w:cs="Times New Roman"/>
      <w:sz w:val="24"/>
      <w:szCs w:val="24"/>
    </w:rPr>
  </w:style>
  <w:style w:type="paragraph" w:customStyle="1" w:styleId="DeliveryPhrase">
    <w:name w:val="Delivery Phrase"/>
    <w:basedOn w:val="Normal"/>
    <w:next w:val="Normal"/>
    <w:rsid w:val="00962850"/>
    <w:pPr>
      <w:autoSpaceDE w:val="0"/>
      <w:autoSpaceDN w:val="0"/>
      <w:adjustRightInd w:val="0"/>
      <w:spacing w:before="240" w:after="0" w:line="240" w:lineRule="auto"/>
    </w:pPr>
    <w:rPr>
      <w:rFonts w:ascii="Times New Roman" w:eastAsia="SimSun" w:hAnsi="Times New Roman" w:cs="Times New Roman"/>
      <w:b/>
      <w:bCs/>
      <w:caps/>
      <w:sz w:val="24"/>
      <w:szCs w:val="24"/>
    </w:rPr>
  </w:style>
  <w:style w:type="paragraph" w:customStyle="1" w:styleId="SDP">
    <w:name w:val="SDP"/>
    <w:basedOn w:val="Normal"/>
    <w:next w:val="Normal"/>
    <w:rsid w:val="00962850"/>
    <w:pPr>
      <w:autoSpaceDE w:val="0"/>
      <w:autoSpaceDN w:val="0"/>
      <w:adjustRightInd w:val="0"/>
      <w:spacing w:before="240" w:after="0" w:line="240" w:lineRule="auto"/>
    </w:pPr>
    <w:rPr>
      <w:rFonts w:ascii="Times New Roman" w:eastAsia="SimSun" w:hAnsi="Times New Roman" w:cs="Times New Roman"/>
      <w:b/>
      <w:bCs/>
      <w:caps/>
      <w:sz w:val="24"/>
      <w:szCs w:val="24"/>
    </w:rPr>
  </w:style>
  <w:style w:type="paragraph" w:customStyle="1" w:styleId="Centered">
    <w:name w:val="Centered"/>
    <w:basedOn w:val="Normal"/>
    <w:next w:val="BodyText"/>
    <w:rsid w:val="00962850"/>
    <w:pPr>
      <w:autoSpaceDE w:val="0"/>
      <w:autoSpaceDN w:val="0"/>
      <w:adjustRightInd w:val="0"/>
      <w:spacing w:after="240" w:line="240" w:lineRule="exact"/>
      <w:jc w:val="center"/>
    </w:pPr>
    <w:rPr>
      <w:rFonts w:ascii="Times New Roman" w:eastAsia="SimSun" w:hAnsi="Times New Roman" w:cs="Times New Roman"/>
      <w:sz w:val="24"/>
      <w:szCs w:val="24"/>
    </w:rPr>
  </w:style>
  <w:style w:type="paragraph" w:customStyle="1" w:styleId="HeaderNumbers">
    <w:name w:val="HeaderNumbers"/>
    <w:basedOn w:val="Normal"/>
    <w:rsid w:val="00962850"/>
    <w:pPr>
      <w:autoSpaceDE w:val="0"/>
      <w:autoSpaceDN w:val="0"/>
      <w:adjustRightInd w:val="0"/>
      <w:spacing w:before="720" w:after="0" w:line="480" w:lineRule="exact"/>
      <w:ind w:right="144"/>
      <w:jc w:val="right"/>
    </w:pPr>
    <w:rPr>
      <w:rFonts w:ascii="Times New Roman" w:eastAsia="SimSun" w:hAnsi="Times New Roman" w:cs="Times New Roman"/>
      <w:sz w:val="24"/>
      <w:szCs w:val="24"/>
    </w:rPr>
  </w:style>
  <w:style w:type="paragraph" w:customStyle="1" w:styleId="LeftHeading">
    <w:name w:val="Left Heading"/>
    <w:basedOn w:val="Normal"/>
    <w:next w:val="Normal"/>
    <w:link w:val="LeftHeadingChar"/>
    <w:rsid w:val="00962850"/>
    <w:pPr>
      <w:autoSpaceDE w:val="0"/>
      <w:autoSpaceDN w:val="0"/>
      <w:adjustRightInd w:val="0"/>
      <w:spacing w:after="0" w:line="240" w:lineRule="auto"/>
    </w:pPr>
    <w:rPr>
      <w:rFonts w:ascii="Times New Roman" w:eastAsia="SimSun" w:hAnsi="Times New Roman" w:cs="Times New Roman"/>
      <w:b/>
      <w:bCs/>
      <w:sz w:val="20"/>
      <w:szCs w:val="20"/>
    </w:rPr>
  </w:style>
  <w:style w:type="character" w:customStyle="1" w:styleId="LeftHeadingChar">
    <w:name w:val="Left Heading Char"/>
    <w:link w:val="LeftHeading"/>
    <w:rsid w:val="00962850"/>
    <w:rPr>
      <w:rFonts w:ascii="Times New Roman" w:eastAsia="SimSun" w:hAnsi="Times New Roman" w:cs="Times New Roman"/>
      <w:b/>
      <w:bCs/>
      <w:sz w:val="20"/>
      <w:szCs w:val="20"/>
    </w:rPr>
  </w:style>
  <w:style w:type="paragraph" w:styleId="PlainText">
    <w:name w:val="Plain Text"/>
    <w:basedOn w:val="Normal"/>
    <w:link w:val="PlainTextChar"/>
    <w:rsid w:val="00962850"/>
    <w:pPr>
      <w:autoSpaceDE w:val="0"/>
      <w:autoSpaceDN w:val="0"/>
      <w:adjustRightInd w:val="0"/>
      <w:spacing w:after="0" w:line="240" w:lineRule="auto"/>
    </w:pPr>
    <w:rPr>
      <w:rFonts w:ascii="Courier New" w:eastAsia="SimSun" w:hAnsi="Courier New" w:cs="Times New Roman"/>
      <w:sz w:val="20"/>
      <w:szCs w:val="20"/>
      <w:lang w:eastAsia="zh-TW"/>
    </w:rPr>
  </w:style>
  <w:style w:type="character" w:customStyle="1" w:styleId="PlainTextChar">
    <w:name w:val="Plain Text Char"/>
    <w:basedOn w:val="DefaultParagraphFont"/>
    <w:link w:val="PlainText"/>
    <w:rsid w:val="00962850"/>
    <w:rPr>
      <w:rFonts w:ascii="Courier New" w:eastAsia="SimSun" w:hAnsi="Courier New" w:cs="Times New Roman"/>
      <w:sz w:val="20"/>
      <w:szCs w:val="20"/>
      <w:lang w:eastAsia="zh-TW"/>
    </w:rPr>
  </w:style>
  <w:style w:type="paragraph" w:customStyle="1" w:styleId="MacPacTrailer">
    <w:name w:val="MacPac Trailer"/>
    <w:rsid w:val="003F25F1"/>
    <w:pPr>
      <w:widowControl w:val="0"/>
      <w:spacing w:after="0" w:line="200" w:lineRule="exact"/>
    </w:pPr>
    <w:rPr>
      <w:rFonts w:ascii="Times New Roman" w:eastAsia="Times New Roman" w:hAnsi="Times New Roman" w:cs="Times New Roman"/>
      <w:sz w:val="16"/>
      <w:lang w:eastAsia="en-US"/>
    </w:rPr>
  </w:style>
  <w:style w:type="paragraph" w:customStyle="1" w:styleId="CellRowSpacer">
    <w:name w:val="CellRowSpacer"/>
    <w:basedOn w:val="Normal"/>
    <w:rsid w:val="00962850"/>
    <w:pPr>
      <w:autoSpaceDE w:val="0"/>
      <w:autoSpaceDN w:val="0"/>
      <w:adjustRightInd w:val="0"/>
      <w:spacing w:before="40" w:after="40" w:line="288" w:lineRule="auto"/>
    </w:pPr>
    <w:rPr>
      <w:rFonts w:ascii="Times New Roman" w:eastAsia="PMingLiU" w:hAnsi="Times New Roman" w:cs="Times New Roman"/>
      <w:kern w:val="20"/>
      <w:sz w:val="20"/>
      <w:szCs w:val="20"/>
    </w:rPr>
  </w:style>
  <w:style w:type="paragraph" w:customStyle="1" w:styleId="VSmCellHead">
    <w:name w:val="VSmCellHead"/>
    <w:basedOn w:val="Normal"/>
    <w:rsid w:val="00962850"/>
    <w:pPr>
      <w:autoSpaceDE w:val="0"/>
      <w:autoSpaceDN w:val="0"/>
      <w:adjustRightInd w:val="0"/>
      <w:spacing w:before="40" w:after="120" w:line="288" w:lineRule="auto"/>
    </w:pPr>
    <w:rPr>
      <w:rFonts w:ascii="Times New Roman" w:eastAsia="PMingLiU" w:hAnsi="Times New Roman" w:cs="Times New Roman"/>
      <w:b/>
      <w:bCs/>
      <w:kern w:val="20"/>
      <w:sz w:val="17"/>
      <w:szCs w:val="17"/>
    </w:rPr>
  </w:style>
  <w:style w:type="paragraph" w:customStyle="1" w:styleId="VSmCellBody">
    <w:name w:val="VSmCellBody"/>
    <w:basedOn w:val="Normal"/>
    <w:rsid w:val="00962850"/>
    <w:pPr>
      <w:autoSpaceDE w:val="0"/>
      <w:autoSpaceDN w:val="0"/>
      <w:adjustRightInd w:val="0"/>
      <w:spacing w:before="40" w:after="40" w:line="288" w:lineRule="auto"/>
    </w:pPr>
    <w:rPr>
      <w:rFonts w:ascii="Times New Roman" w:eastAsia="PMingLiU" w:hAnsi="Times New Roman" w:cs="Times New Roman"/>
      <w:kern w:val="20"/>
      <w:sz w:val="17"/>
      <w:szCs w:val="17"/>
    </w:rPr>
  </w:style>
  <w:style w:type="paragraph" w:customStyle="1" w:styleId="Body3">
    <w:name w:val="Body 3"/>
    <w:basedOn w:val="Normal"/>
    <w:rsid w:val="00962850"/>
    <w:pPr>
      <w:tabs>
        <w:tab w:val="left" w:pos="1276"/>
      </w:tabs>
      <w:autoSpaceDE w:val="0"/>
      <w:autoSpaceDN w:val="0"/>
      <w:adjustRightInd w:val="0"/>
      <w:spacing w:after="120" w:line="288" w:lineRule="auto"/>
      <w:ind w:left="1843"/>
      <w:jc w:val="both"/>
    </w:pPr>
    <w:rPr>
      <w:rFonts w:ascii="Times New Roman" w:eastAsia="PMingLiU" w:hAnsi="Times New Roman" w:cs="Times New Roman"/>
      <w:kern w:val="20"/>
      <w:sz w:val="20"/>
      <w:szCs w:val="20"/>
    </w:rPr>
  </w:style>
  <w:style w:type="paragraph" w:customStyle="1" w:styleId="CellBody">
    <w:name w:val="CellBody"/>
    <w:basedOn w:val="Normal"/>
    <w:rsid w:val="00962850"/>
    <w:pPr>
      <w:autoSpaceDE w:val="0"/>
      <w:autoSpaceDN w:val="0"/>
      <w:adjustRightInd w:val="0"/>
      <w:spacing w:before="40" w:after="40" w:line="288" w:lineRule="auto"/>
    </w:pPr>
    <w:rPr>
      <w:rFonts w:ascii="Times New Roman" w:eastAsia="PMingLiU" w:hAnsi="Times New Roman" w:cs="Times New Roman"/>
      <w:kern w:val="20"/>
      <w:sz w:val="20"/>
      <w:szCs w:val="20"/>
    </w:rPr>
  </w:style>
  <w:style w:type="paragraph" w:customStyle="1" w:styleId="CellHead">
    <w:name w:val="CellHead"/>
    <w:basedOn w:val="Normal"/>
    <w:rsid w:val="00962850"/>
    <w:pPr>
      <w:autoSpaceDE w:val="0"/>
      <w:autoSpaceDN w:val="0"/>
      <w:adjustRightInd w:val="0"/>
      <w:spacing w:before="40" w:after="120" w:line="288" w:lineRule="auto"/>
    </w:pPr>
    <w:rPr>
      <w:rFonts w:ascii="Times New Roman" w:eastAsia="PMingLiU" w:hAnsi="Times New Roman" w:cs="Times New Roman"/>
      <w:b/>
      <w:bCs/>
      <w:kern w:val="20"/>
      <w:sz w:val="20"/>
      <w:szCs w:val="20"/>
    </w:rPr>
  </w:style>
  <w:style w:type="paragraph" w:customStyle="1" w:styleId="SmCellHead">
    <w:name w:val="SmCellHead"/>
    <w:basedOn w:val="CellHead"/>
    <w:rsid w:val="00962850"/>
    <w:rPr>
      <w:sz w:val="18"/>
      <w:szCs w:val="18"/>
    </w:rPr>
  </w:style>
  <w:style w:type="paragraph" w:customStyle="1" w:styleId="SmCellBody">
    <w:name w:val="SmCellBody"/>
    <w:basedOn w:val="CellBody"/>
    <w:rsid w:val="00962850"/>
    <w:rPr>
      <w:sz w:val="18"/>
      <w:szCs w:val="18"/>
    </w:rPr>
  </w:style>
  <w:style w:type="paragraph" w:customStyle="1" w:styleId="DeltaViewTableHeading">
    <w:name w:val="DeltaView Table Heading"/>
    <w:basedOn w:val="Normal"/>
    <w:rsid w:val="00962850"/>
    <w:pPr>
      <w:autoSpaceDE w:val="0"/>
      <w:autoSpaceDN w:val="0"/>
      <w:adjustRightInd w:val="0"/>
      <w:spacing w:after="120" w:line="240" w:lineRule="auto"/>
    </w:pPr>
    <w:rPr>
      <w:rFonts w:ascii="Arial" w:eastAsia="SimSun" w:hAnsi="Arial" w:cs="Arial"/>
      <w:b/>
      <w:bCs/>
      <w:sz w:val="24"/>
      <w:szCs w:val="24"/>
    </w:rPr>
  </w:style>
  <w:style w:type="paragraph" w:customStyle="1" w:styleId="DeltaViewTableBody">
    <w:name w:val="DeltaView Table Body"/>
    <w:basedOn w:val="Normal"/>
    <w:uiPriority w:val="99"/>
    <w:rsid w:val="00962850"/>
    <w:pPr>
      <w:autoSpaceDE w:val="0"/>
      <w:autoSpaceDN w:val="0"/>
      <w:adjustRightInd w:val="0"/>
      <w:spacing w:after="0" w:line="240" w:lineRule="auto"/>
    </w:pPr>
    <w:rPr>
      <w:rFonts w:ascii="Arial" w:eastAsia="SimSun" w:hAnsi="Arial" w:cs="Arial"/>
      <w:sz w:val="24"/>
      <w:szCs w:val="24"/>
    </w:rPr>
  </w:style>
  <w:style w:type="paragraph" w:customStyle="1" w:styleId="DeltaViewAnnounce">
    <w:name w:val="DeltaView Announce"/>
    <w:rsid w:val="00962850"/>
    <w:pPr>
      <w:autoSpaceDE w:val="0"/>
      <w:autoSpaceDN w:val="0"/>
      <w:adjustRightInd w:val="0"/>
      <w:spacing w:before="100" w:beforeAutospacing="1" w:after="100" w:afterAutospacing="1" w:line="240" w:lineRule="auto"/>
    </w:pPr>
    <w:rPr>
      <w:rFonts w:ascii="Arial" w:eastAsia="SimSun" w:hAnsi="Arial" w:cs="Arial"/>
      <w:sz w:val="24"/>
      <w:szCs w:val="24"/>
      <w:lang w:val="en-GB"/>
    </w:rPr>
  </w:style>
  <w:style w:type="character" w:customStyle="1" w:styleId="DeltaViewInsertion">
    <w:name w:val="DeltaView Insertion"/>
    <w:uiPriority w:val="99"/>
    <w:rsid w:val="00962850"/>
    <w:rPr>
      <w:color w:val="0000FF"/>
      <w:spacing w:val="0"/>
      <w:u w:val="double"/>
    </w:rPr>
  </w:style>
  <w:style w:type="character" w:customStyle="1" w:styleId="DeltaViewDeletion">
    <w:name w:val="DeltaView Deletion"/>
    <w:rsid w:val="00962850"/>
    <w:rPr>
      <w:strike/>
      <w:color w:val="FF0000"/>
      <w:spacing w:val="0"/>
    </w:rPr>
  </w:style>
  <w:style w:type="character" w:customStyle="1" w:styleId="DeltaViewMoveSource">
    <w:name w:val="DeltaView Move Source"/>
    <w:rsid w:val="00962850"/>
    <w:rPr>
      <w:strike/>
      <w:color w:val="00C000"/>
      <w:spacing w:val="0"/>
    </w:rPr>
  </w:style>
  <w:style w:type="character" w:customStyle="1" w:styleId="DeltaViewMoveDestination">
    <w:name w:val="DeltaView Move Destination"/>
    <w:rsid w:val="00962850"/>
    <w:rPr>
      <w:color w:val="00C000"/>
      <w:spacing w:val="0"/>
      <w:u w:val="double"/>
    </w:rPr>
  </w:style>
  <w:style w:type="character" w:customStyle="1" w:styleId="DeltaViewChangeNumber">
    <w:name w:val="DeltaView Change Number"/>
    <w:rsid w:val="00962850"/>
    <w:rPr>
      <w:color w:val="000000"/>
      <w:spacing w:val="0"/>
      <w:vertAlign w:val="superscript"/>
    </w:rPr>
  </w:style>
  <w:style w:type="character" w:customStyle="1" w:styleId="DeltaViewDelimiter">
    <w:name w:val="DeltaView Delimiter"/>
    <w:rsid w:val="00962850"/>
    <w:rPr>
      <w:spacing w:val="0"/>
    </w:rPr>
  </w:style>
  <w:style w:type="character" w:customStyle="1" w:styleId="DeltaViewFormatChange">
    <w:name w:val="DeltaView Format Change"/>
    <w:rsid w:val="00962850"/>
    <w:rPr>
      <w:color w:val="000000"/>
      <w:spacing w:val="0"/>
    </w:rPr>
  </w:style>
  <w:style w:type="character" w:customStyle="1" w:styleId="DeltaViewMovedDeletion">
    <w:name w:val="DeltaView Moved Deletion"/>
    <w:rsid w:val="00962850"/>
    <w:rPr>
      <w:strike/>
      <w:color w:val="C08080"/>
      <w:spacing w:val="0"/>
    </w:rPr>
  </w:style>
  <w:style w:type="character" w:customStyle="1" w:styleId="DeltaViewEditorComment">
    <w:name w:val="DeltaView Editor Comment"/>
    <w:rsid w:val="00962850"/>
    <w:rPr>
      <w:color w:val="0000FF"/>
      <w:spacing w:val="0"/>
      <w:u w:val="double"/>
    </w:rPr>
  </w:style>
  <w:style w:type="character" w:customStyle="1" w:styleId="DeltaViewStyleChangeText">
    <w:name w:val="DeltaView Style Change Text"/>
    <w:rsid w:val="00962850"/>
    <w:rPr>
      <w:color w:val="000000"/>
      <w:spacing w:val="0"/>
      <w:u w:val="double"/>
    </w:rPr>
  </w:style>
  <w:style w:type="character" w:customStyle="1" w:styleId="DeltaViewStyleChangeLabel">
    <w:name w:val="DeltaView Style Change Label"/>
    <w:rsid w:val="00962850"/>
    <w:rPr>
      <w:color w:val="000000"/>
      <w:spacing w:val="0"/>
    </w:rPr>
  </w:style>
  <w:style w:type="paragraph" w:styleId="NormalWeb">
    <w:name w:val="Normal (Web)"/>
    <w:basedOn w:val="Normal"/>
    <w:uiPriority w:val="99"/>
    <w:rsid w:val="00962850"/>
    <w:pPr>
      <w:spacing w:before="100" w:beforeAutospacing="1" w:after="100" w:afterAutospacing="1" w:line="240" w:lineRule="auto"/>
    </w:pPr>
    <w:rPr>
      <w:rFonts w:ascii="Times New Roman" w:eastAsia="PMingLiU" w:hAnsi="Times New Roman" w:cs="Times New Roman"/>
      <w:sz w:val="24"/>
      <w:szCs w:val="24"/>
    </w:rPr>
  </w:style>
  <w:style w:type="paragraph" w:customStyle="1" w:styleId="CharCharCharCharCharCharChar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Char Char Char Char Char Char Char"/>
    <w:basedOn w:val="Normal"/>
    <w:rsid w:val="00962850"/>
    <w:pPr>
      <w:widowControl w:val="0"/>
      <w:autoSpaceDE w:val="0"/>
      <w:autoSpaceDN w:val="0"/>
      <w:adjustRightInd w:val="0"/>
      <w:spacing w:after="160" w:line="240" w:lineRule="exact"/>
    </w:pPr>
    <w:rPr>
      <w:rFonts w:ascii="Verdana" w:eastAsia="MS Mincho" w:hAnsi="Verdana" w:cs="Times New Roman"/>
      <w:sz w:val="20"/>
      <w:szCs w:val="20"/>
      <w:lang w:eastAsia="en-US"/>
    </w:rPr>
  </w:style>
  <w:style w:type="paragraph" w:styleId="ListBullet2">
    <w:name w:val="List Bullet 2"/>
    <w:aliases w:val="lb2"/>
    <w:basedOn w:val="Normal"/>
    <w:rsid w:val="00962850"/>
    <w:pPr>
      <w:tabs>
        <w:tab w:val="num" w:pos="1440"/>
      </w:tabs>
      <w:spacing w:after="240" w:line="240" w:lineRule="auto"/>
      <w:ind w:left="1440" w:hanging="720"/>
    </w:pPr>
    <w:rPr>
      <w:rFonts w:ascii="Times New Roman" w:eastAsia="Batang" w:hAnsi="Times New Roman" w:cs="Times New Roman"/>
      <w:sz w:val="20"/>
      <w:szCs w:val="20"/>
      <w:lang w:eastAsia="en-US"/>
    </w:rPr>
  </w:style>
  <w:style w:type="paragraph" w:customStyle="1" w:styleId="CharCharCharChar">
    <w:name w:val="Char Char Char Char"/>
    <w:basedOn w:val="Normal"/>
    <w:rsid w:val="00962850"/>
    <w:pPr>
      <w:spacing w:after="160" w:line="240" w:lineRule="exact"/>
    </w:pPr>
    <w:rPr>
      <w:rFonts w:ascii="Verdana" w:eastAsia="Times New Roman" w:hAnsi="Verdana" w:cs="Times New Roman"/>
      <w:sz w:val="20"/>
      <w:szCs w:val="20"/>
      <w:lang w:eastAsia="en-US"/>
    </w:rPr>
  </w:style>
  <w:style w:type="character" w:customStyle="1" w:styleId="Table8pt">
    <w:name w:val="Table8pt"/>
    <w:aliases w:val="t8"/>
    <w:rsid w:val="00962850"/>
    <w:rPr>
      <w:sz w:val="16"/>
    </w:rPr>
  </w:style>
  <w:style w:type="character" w:styleId="CommentReference">
    <w:name w:val="annotation reference"/>
    <w:uiPriority w:val="99"/>
    <w:rsid w:val="00962850"/>
    <w:rPr>
      <w:sz w:val="21"/>
      <w:szCs w:val="21"/>
    </w:rPr>
  </w:style>
  <w:style w:type="paragraph" w:styleId="CommentText">
    <w:name w:val="annotation text"/>
    <w:basedOn w:val="Normal"/>
    <w:link w:val="CommentTextChar"/>
    <w:uiPriority w:val="99"/>
    <w:rsid w:val="00962850"/>
    <w:pPr>
      <w:spacing w:after="0" w:line="240" w:lineRule="auto"/>
    </w:pPr>
    <w:rPr>
      <w:rFonts w:ascii="Times New Roman" w:eastAsia="SimSun" w:hAnsi="Times New Roman" w:cs="Times New Roman"/>
      <w:sz w:val="24"/>
      <w:szCs w:val="24"/>
    </w:rPr>
  </w:style>
  <w:style w:type="character" w:customStyle="1" w:styleId="CommentTextChar">
    <w:name w:val="Comment Text Char"/>
    <w:basedOn w:val="DefaultParagraphFont"/>
    <w:link w:val="CommentText"/>
    <w:uiPriority w:val="99"/>
    <w:rsid w:val="00962850"/>
    <w:rPr>
      <w:rFonts w:ascii="Times New Roman" w:eastAsia="SimSun" w:hAnsi="Times New Roman" w:cs="Times New Roman"/>
      <w:sz w:val="24"/>
      <w:szCs w:val="24"/>
    </w:rPr>
  </w:style>
  <w:style w:type="paragraph" w:styleId="CommentSubject">
    <w:name w:val="annotation subject"/>
    <w:basedOn w:val="CommentText"/>
    <w:next w:val="CommentText"/>
    <w:link w:val="CommentSubjectChar"/>
    <w:uiPriority w:val="99"/>
    <w:semiHidden/>
    <w:rsid w:val="00962850"/>
    <w:rPr>
      <w:b/>
      <w:bCs/>
    </w:rPr>
  </w:style>
  <w:style w:type="character" w:customStyle="1" w:styleId="CommentSubjectChar">
    <w:name w:val="Comment Subject Char"/>
    <w:basedOn w:val="CommentTextChar"/>
    <w:link w:val="CommentSubject"/>
    <w:uiPriority w:val="99"/>
    <w:semiHidden/>
    <w:rsid w:val="00962850"/>
    <w:rPr>
      <w:rFonts w:ascii="Times New Roman" w:eastAsia="SimSun" w:hAnsi="Times New Roman" w:cs="Times New Roman"/>
      <w:b/>
      <w:bCs/>
      <w:sz w:val="24"/>
      <w:szCs w:val="24"/>
    </w:rPr>
  </w:style>
  <w:style w:type="paragraph" w:customStyle="1" w:styleId="Normal11pt">
    <w:name w:val="Normal + 11 pt"/>
    <w:aliases w:val="Bold,Justified,Before:  6 pt,After:  6 pt"/>
    <w:basedOn w:val="Normal"/>
    <w:rsid w:val="00962850"/>
    <w:pPr>
      <w:keepNext/>
      <w:tabs>
        <w:tab w:val="num" w:pos="540"/>
      </w:tabs>
      <w:autoSpaceDE w:val="0"/>
      <w:autoSpaceDN w:val="0"/>
      <w:adjustRightInd w:val="0"/>
      <w:snapToGrid w:val="0"/>
      <w:spacing w:before="120" w:after="120" w:line="240" w:lineRule="auto"/>
      <w:ind w:left="547" w:hanging="547"/>
      <w:jc w:val="both"/>
    </w:pPr>
    <w:rPr>
      <w:rFonts w:ascii="Times New Roman" w:eastAsia="SimSun" w:hAnsi="Times New Roman" w:cs="Times New Roman"/>
      <w:b/>
      <w:lang w:val="en-HK"/>
    </w:rPr>
  </w:style>
  <w:style w:type="paragraph" w:styleId="BodyText2">
    <w:name w:val="Body Text 2"/>
    <w:aliases w:val="bt2"/>
    <w:basedOn w:val="Normal"/>
    <w:link w:val="BodyText2Char"/>
    <w:qFormat/>
    <w:rsid w:val="00962850"/>
    <w:pPr>
      <w:spacing w:after="120" w:line="480" w:lineRule="auto"/>
    </w:pPr>
    <w:rPr>
      <w:rFonts w:ascii="Times New Roman" w:eastAsia="PMingLiU" w:hAnsi="Times New Roman" w:cs="Times New Roman"/>
      <w:color w:val="000000"/>
      <w:sz w:val="20"/>
      <w:szCs w:val="20"/>
      <w:lang w:val="en-GB" w:eastAsia="zh-TW"/>
    </w:rPr>
  </w:style>
  <w:style w:type="character" w:customStyle="1" w:styleId="BodyText2Char">
    <w:name w:val="Body Text 2 Char"/>
    <w:aliases w:val="bt2 Char"/>
    <w:basedOn w:val="DefaultParagraphFont"/>
    <w:link w:val="BodyText2"/>
    <w:rsid w:val="00962850"/>
    <w:rPr>
      <w:rFonts w:ascii="Times New Roman" w:eastAsia="PMingLiU" w:hAnsi="Times New Roman" w:cs="Times New Roman"/>
      <w:color w:val="000000"/>
      <w:sz w:val="20"/>
      <w:szCs w:val="20"/>
      <w:lang w:val="en-GB" w:eastAsia="zh-TW"/>
    </w:rPr>
  </w:style>
  <w:style w:type="character" w:styleId="Strong">
    <w:name w:val="Strong"/>
    <w:qFormat/>
    <w:rsid w:val="00962850"/>
    <w:rPr>
      <w:b/>
      <w:bCs/>
    </w:rPr>
  </w:style>
  <w:style w:type="character" w:customStyle="1" w:styleId="style31">
    <w:name w:val="style31"/>
    <w:rsid w:val="00962850"/>
    <w:rPr>
      <w:b/>
      <w:bCs/>
      <w:color w:val="CC3300"/>
      <w:sz w:val="21"/>
      <w:szCs w:val="21"/>
    </w:rPr>
  </w:style>
  <w:style w:type="paragraph" w:customStyle="1" w:styleId="NumContinue">
    <w:name w:val="Num Continue"/>
    <w:basedOn w:val="BodyText"/>
    <w:rsid w:val="00962850"/>
    <w:pPr>
      <w:snapToGrid w:val="0"/>
    </w:pPr>
    <w:rPr>
      <w:rFonts w:eastAsia="SimSun"/>
      <w:color w:val="auto"/>
      <w:szCs w:val="24"/>
      <w:lang w:val="en-US" w:eastAsia="zh-CN"/>
    </w:rPr>
  </w:style>
  <w:style w:type="paragraph" w:customStyle="1" w:styleId="OutlineCont1">
    <w:name w:val="Outline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OutlineCont2">
    <w:name w:val="Outline Cont 2"/>
    <w:basedOn w:val="OutlineCont1"/>
    <w:rsid w:val="00962850"/>
  </w:style>
  <w:style w:type="paragraph" w:customStyle="1" w:styleId="OutlineCont3">
    <w:name w:val="Outline Cont 3"/>
    <w:basedOn w:val="OutlineCont2"/>
    <w:rsid w:val="00962850"/>
  </w:style>
  <w:style w:type="paragraph" w:customStyle="1" w:styleId="OutlineCont4">
    <w:name w:val="Outline Cont 4"/>
    <w:basedOn w:val="OutlineCont3"/>
    <w:rsid w:val="00962850"/>
  </w:style>
  <w:style w:type="paragraph" w:customStyle="1" w:styleId="OutlineCont5">
    <w:name w:val="Outline Cont 5"/>
    <w:basedOn w:val="OutlineCont4"/>
    <w:rsid w:val="00962850"/>
  </w:style>
  <w:style w:type="paragraph" w:customStyle="1" w:styleId="OutlineCont6">
    <w:name w:val="Outline Cont 6"/>
    <w:basedOn w:val="OutlineCont5"/>
    <w:rsid w:val="00962850"/>
  </w:style>
  <w:style w:type="paragraph" w:customStyle="1" w:styleId="OutlineCont7">
    <w:name w:val="Outline Cont 7"/>
    <w:basedOn w:val="OutlineCont6"/>
    <w:rsid w:val="00962850"/>
  </w:style>
  <w:style w:type="paragraph" w:customStyle="1" w:styleId="OutlineCont8">
    <w:name w:val="Outline Cont 8"/>
    <w:basedOn w:val="OutlineCont7"/>
    <w:rsid w:val="00962850"/>
  </w:style>
  <w:style w:type="paragraph" w:customStyle="1" w:styleId="OutlineCont9">
    <w:name w:val="Outline Cont 9"/>
    <w:basedOn w:val="OutlineCont8"/>
    <w:rsid w:val="00962850"/>
  </w:style>
  <w:style w:type="paragraph" w:customStyle="1" w:styleId="OutlineL1">
    <w:name w:val="Outline_L1"/>
    <w:basedOn w:val="Normal"/>
    <w:next w:val="NumContinue"/>
    <w:rsid w:val="00962850"/>
    <w:pPr>
      <w:tabs>
        <w:tab w:val="num" w:pos="720"/>
      </w:tabs>
      <w:spacing w:after="240" w:line="240" w:lineRule="auto"/>
      <w:outlineLvl w:val="0"/>
    </w:pPr>
    <w:rPr>
      <w:rFonts w:ascii="Times New Roman" w:eastAsia="SimSun" w:hAnsi="Times New Roman" w:cs="Times New Roman"/>
      <w:sz w:val="24"/>
      <w:szCs w:val="20"/>
      <w:lang w:eastAsia="en-US"/>
    </w:rPr>
  </w:style>
  <w:style w:type="paragraph" w:customStyle="1" w:styleId="OutlineL2">
    <w:name w:val="Outline_L2"/>
    <w:basedOn w:val="OutlineL1"/>
    <w:next w:val="NumContinue"/>
    <w:rsid w:val="00962850"/>
    <w:pPr>
      <w:tabs>
        <w:tab w:val="clear" w:pos="720"/>
        <w:tab w:val="num" w:pos="1440"/>
      </w:tabs>
      <w:ind w:firstLine="720"/>
      <w:outlineLvl w:val="1"/>
    </w:pPr>
  </w:style>
  <w:style w:type="paragraph" w:customStyle="1" w:styleId="OutlineL3">
    <w:name w:val="Outline_L3"/>
    <w:basedOn w:val="OutlineL2"/>
    <w:next w:val="NumContinue"/>
    <w:rsid w:val="00962850"/>
    <w:pPr>
      <w:tabs>
        <w:tab w:val="clear" w:pos="1440"/>
        <w:tab w:val="num" w:pos="2160"/>
      </w:tabs>
      <w:ind w:firstLine="1440"/>
      <w:outlineLvl w:val="2"/>
    </w:pPr>
  </w:style>
  <w:style w:type="paragraph" w:customStyle="1" w:styleId="OutlineL4">
    <w:name w:val="Outline_L4"/>
    <w:basedOn w:val="OutlineL3"/>
    <w:next w:val="NumContinue"/>
    <w:rsid w:val="00962850"/>
    <w:pPr>
      <w:tabs>
        <w:tab w:val="clear" w:pos="2160"/>
        <w:tab w:val="num" w:pos="2880"/>
      </w:tabs>
      <w:ind w:firstLine="2160"/>
      <w:outlineLvl w:val="3"/>
    </w:pPr>
  </w:style>
  <w:style w:type="paragraph" w:customStyle="1" w:styleId="OutlineL5">
    <w:name w:val="Outline_L5"/>
    <w:basedOn w:val="OutlineL4"/>
    <w:next w:val="NumContinue"/>
    <w:rsid w:val="00962850"/>
    <w:pPr>
      <w:tabs>
        <w:tab w:val="clear" w:pos="2880"/>
        <w:tab w:val="num" w:pos="3600"/>
      </w:tabs>
      <w:ind w:firstLine="2880"/>
      <w:outlineLvl w:val="4"/>
    </w:pPr>
  </w:style>
  <w:style w:type="paragraph" w:customStyle="1" w:styleId="OutlineL6">
    <w:name w:val="Outline_L6"/>
    <w:basedOn w:val="OutlineL5"/>
    <w:next w:val="NumContinue"/>
    <w:rsid w:val="00962850"/>
    <w:pPr>
      <w:tabs>
        <w:tab w:val="clear" w:pos="3600"/>
        <w:tab w:val="num" w:pos="4320"/>
      </w:tabs>
      <w:ind w:firstLine="3600"/>
      <w:outlineLvl w:val="5"/>
    </w:pPr>
  </w:style>
  <w:style w:type="paragraph" w:customStyle="1" w:styleId="OutlineL7">
    <w:name w:val="Outline_L7"/>
    <w:basedOn w:val="OutlineL6"/>
    <w:next w:val="NumContinue"/>
    <w:rsid w:val="00962850"/>
    <w:pPr>
      <w:tabs>
        <w:tab w:val="clear" w:pos="4320"/>
        <w:tab w:val="num" w:pos="5040"/>
      </w:tabs>
      <w:ind w:firstLine="4320"/>
      <w:outlineLvl w:val="6"/>
    </w:pPr>
  </w:style>
  <w:style w:type="paragraph" w:customStyle="1" w:styleId="OutlineL8">
    <w:name w:val="Outline_L8"/>
    <w:basedOn w:val="OutlineL7"/>
    <w:next w:val="NumContinue"/>
    <w:rsid w:val="00962850"/>
    <w:pPr>
      <w:tabs>
        <w:tab w:val="clear" w:pos="5040"/>
        <w:tab w:val="num" w:pos="5760"/>
      </w:tabs>
      <w:ind w:firstLine="5040"/>
      <w:outlineLvl w:val="7"/>
    </w:pPr>
  </w:style>
  <w:style w:type="paragraph" w:customStyle="1" w:styleId="OutlineL9">
    <w:name w:val="Outline_L9"/>
    <w:basedOn w:val="OutlineL8"/>
    <w:next w:val="NumContinue"/>
    <w:rsid w:val="00962850"/>
    <w:pPr>
      <w:tabs>
        <w:tab w:val="clear" w:pos="5760"/>
        <w:tab w:val="num" w:pos="6480"/>
      </w:tabs>
      <w:ind w:firstLine="5760"/>
      <w:outlineLvl w:val="8"/>
    </w:pPr>
  </w:style>
  <w:style w:type="paragraph" w:customStyle="1" w:styleId="StandardCont1">
    <w:name w:val="Standard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StandardCont2">
    <w:name w:val="Standard Cont 2"/>
    <w:basedOn w:val="StandardCont1"/>
    <w:rsid w:val="00962850"/>
  </w:style>
  <w:style w:type="paragraph" w:customStyle="1" w:styleId="StandardCont3">
    <w:name w:val="Standard Cont 3"/>
    <w:basedOn w:val="StandardCont2"/>
    <w:rsid w:val="00962850"/>
  </w:style>
  <w:style w:type="paragraph" w:customStyle="1" w:styleId="StandardCont4">
    <w:name w:val="Standard Cont 4"/>
    <w:basedOn w:val="StandardCont3"/>
    <w:rsid w:val="00962850"/>
  </w:style>
  <w:style w:type="paragraph" w:customStyle="1" w:styleId="StandardCont5">
    <w:name w:val="Standard Cont 5"/>
    <w:basedOn w:val="StandardCont4"/>
    <w:rsid w:val="00962850"/>
  </w:style>
  <w:style w:type="paragraph" w:customStyle="1" w:styleId="StandardCont6">
    <w:name w:val="Standard Cont 6"/>
    <w:basedOn w:val="StandardCont5"/>
    <w:rsid w:val="00962850"/>
  </w:style>
  <w:style w:type="paragraph" w:customStyle="1" w:styleId="StandardCont7">
    <w:name w:val="Standard Cont 7"/>
    <w:basedOn w:val="StandardCont6"/>
    <w:rsid w:val="00962850"/>
  </w:style>
  <w:style w:type="paragraph" w:customStyle="1" w:styleId="StandardCont8">
    <w:name w:val="Standard Cont 8"/>
    <w:basedOn w:val="StandardCont7"/>
    <w:rsid w:val="00962850"/>
  </w:style>
  <w:style w:type="paragraph" w:customStyle="1" w:styleId="StandardCont9">
    <w:name w:val="Standard Cont 9"/>
    <w:basedOn w:val="StandardCont8"/>
    <w:rsid w:val="00962850"/>
  </w:style>
  <w:style w:type="paragraph" w:customStyle="1" w:styleId="StandardL1">
    <w:name w:val="Standard_L1"/>
    <w:basedOn w:val="Normal"/>
    <w:next w:val="NumContinue"/>
    <w:rsid w:val="00962850"/>
    <w:pPr>
      <w:tabs>
        <w:tab w:val="num" w:pos="720"/>
      </w:tabs>
      <w:spacing w:after="240" w:line="240" w:lineRule="auto"/>
      <w:outlineLvl w:val="0"/>
    </w:pPr>
    <w:rPr>
      <w:rFonts w:ascii="Times New Roman" w:eastAsia="SimSun" w:hAnsi="Times New Roman" w:cs="Times New Roman"/>
      <w:sz w:val="24"/>
      <w:szCs w:val="20"/>
      <w:lang w:eastAsia="en-US"/>
    </w:rPr>
  </w:style>
  <w:style w:type="paragraph" w:customStyle="1" w:styleId="StandardL2">
    <w:name w:val="Standard_L2"/>
    <w:basedOn w:val="StandardL1"/>
    <w:next w:val="NumContinue"/>
    <w:rsid w:val="00962850"/>
    <w:pPr>
      <w:tabs>
        <w:tab w:val="clear" w:pos="720"/>
        <w:tab w:val="num" w:pos="1440"/>
      </w:tabs>
      <w:ind w:firstLine="720"/>
      <w:outlineLvl w:val="1"/>
    </w:pPr>
  </w:style>
  <w:style w:type="paragraph" w:customStyle="1" w:styleId="StandardL3">
    <w:name w:val="Standard_L3"/>
    <w:basedOn w:val="StandardL2"/>
    <w:next w:val="NumContinue"/>
    <w:rsid w:val="00962850"/>
    <w:pPr>
      <w:tabs>
        <w:tab w:val="clear" w:pos="1440"/>
        <w:tab w:val="num" w:pos="2160"/>
      </w:tabs>
      <w:ind w:firstLine="1440"/>
      <w:outlineLvl w:val="2"/>
    </w:pPr>
  </w:style>
  <w:style w:type="paragraph" w:customStyle="1" w:styleId="StandardL4">
    <w:name w:val="Standard_L4"/>
    <w:basedOn w:val="StandardL3"/>
    <w:next w:val="NumContinue"/>
    <w:rsid w:val="00962850"/>
    <w:pPr>
      <w:tabs>
        <w:tab w:val="clear" w:pos="2160"/>
        <w:tab w:val="num" w:pos="2880"/>
      </w:tabs>
      <w:ind w:firstLine="2160"/>
      <w:outlineLvl w:val="3"/>
    </w:pPr>
  </w:style>
  <w:style w:type="paragraph" w:customStyle="1" w:styleId="StandardL5">
    <w:name w:val="Standard_L5"/>
    <w:basedOn w:val="StandardL4"/>
    <w:next w:val="NumContinue"/>
    <w:rsid w:val="00962850"/>
    <w:pPr>
      <w:tabs>
        <w:tab w:val="clear" w:pos="2880"/>
        <w:tab w:val="num" w:pos="3600"/>
      </w:tabs>
      <w:ind w:firstLine="2880"/>
      <w:outlineLvl w:val="4"/>
    </w:pPr>
  </w:style>
  <w:style w:type="paragraph" w:customStyle="1" w:styleId="StandardL6">
    <w:name w:val="Standard_L6"/>
    <w:basedOn w:val="StandardL5"/>
    <w:next w:val="NumContinue"/>
    <w:rsid w:val="00962850"/>
    <w:pPr>
      <w:tabs>
        <w:tab w:val="clear" w:pos="3600"/>
        <w:tab w:val="num" w:pos="4320"/>
      </w:tabs>
      <w:ind w:firstLine="3600"/>
      <w:outlineLvl w:val="5"/>
    </w:pPr>
  </w:style>
  <w:style w:type="paragraph" w:customStyle="1" w:styleId="StandardL7">
    <w:name w:val="Standard_L7"/>
    <w:basedOn w:val="StandardL6"/>
    <w:next w:val="NumContinue"/>
    <w:rsid w:val="00962850"/>
    <w:pPr>
      <w:tabs>
        <w:tab w:val="clear" w:pos="4320"/>
        <w:tab w:val="num" w:pos="5040"/>
      </w:tabs>
      <w:ind w:firstLine="4320"/>
      <w:outlineLvl w:val="6"/>
    </w:pPr>
  </w:style>
  <w:style w:type="paragraph" w:customStyle="1" w:styleId="StandardL8">
    <w:name w:val="Standard_L8"/>
    <w:basedOn w:val="StandardL7"/>
    <w:next w:val="NumContinue"/>
    <w:rsid w:val="00962850"/>
    <w:pPr>
      <w:tabs>
        <w:tab w:val="clear" w:pos="5040"/>
        <w:tab w:val="num" w:pos="5760"/>
      </w:tabs>
      <w:ind w:firstLine="5040"/>
      <w:outlineLvl w:val="7"/>
    </w:pPr>
  </w:style>
  <w:style w:type="paragraph" w:customStyle="1" w:styleId="StandardL9">
    <w:name w:val="Standard_L9"/>
    <w:basedOn w:val="StandardL8"/>
    <w:next w:val="NumContinue"/>
    <w:rsid w:val="00962850"/>
    <w:pPr>
      <w:tabs>
        <w:tab w:val="clear" w:pos="5760"/>
        <w:tab w:val="num" w:pos="6480"/>
      </w:tabs>
      <w:ind w:firstLine="5760"/>
      <w:outlineLvl w:val="8"/>
    </w:pPr>
  </w:style>
  <w:style w:type="paragraph" w:customStyle="1" w:styleId="TabbedCont1">
    <w:name w:val="Tabbed Cont 1"/>
    <w:basedOn w:val="Normal"/>
    <w:rsid w:val="00962850"/>
    <w:pPr>
      <w:spacing w:after="240" w:line="240" w:lineRule="auto"/>
    </w:pPr>
    <w:rPr>
      <w:rFonts w:ascii="Times New Roman" w:eastAsia="SimSun" w:hAnsi="Times New Roman" w:cs="Times New Roman"/>
      <w:sz w:val="24"/>
      <w:szCs w:val="20"/>
      <w:lang w:eastAsia="en-US"/>
    </w:rPr>
  </w:style>
  <w:style w:type="paragraph" w:customStyle="1" w:styleId="TabbedCont2">
    <w:name w:val="Tabbed Cont 2"/>
    <w:basedOn w:val="TabbedCont1"/>
    <w:rsid w:val="00962850"/>
  </w:style>
  <w:style w:type="paragraph" w:customStyle="1" w:styleId="TabbedCont3">
    <w:name w:val="Tabbed Cont 3"/>
    <w:basedOn w:val="TabbedCont2"/>
    <w:rsid w:val="00962850"/>
  </w:style>
  <w:style w:type="paragraph" w:customStyle="1" w:styleId="TabbedCont4">
    <w:name w:val="Tabbed Cont 4"/>
    <w:basedOn w:val="TabbedCont3"/>
    <w:rsid w:val="00962850"/>
  </w:style>
  <w:style w:type="paragraph" w:customStyle="1" w:styleId="TabbedCont5">
    <w:name w:val="Tabbed Cont 5"/>
    <w:basedOn w:val="TabbedCont4"/>
    <w:rsid w:val="00962850"/>
  </w:style>
  <w:style w:type="paragraph" w:customStyle="1" w:styleId="TabbedCont6">
    <w:name w:val="Tabbed Cont 6"/>
    <w:basedOn w:val="TabbedCont5"/>
    <w:rsid w:val="00962850"/>
  </w:style>
  <w:style w:type="paragraph" w:customStyle="1" w:styleId="TabbedCont7">
    <w:name w:val="Tabbed Cont 7"/>
    <w:basedOn w:val="TabbedCont6"/>
    <w:rsid w:val="00962850"/>
  </w:style>
  <w:style w:type="paragraph" w:customStyle="1" w:styleId="TabbedCont8">
    <w:name w:val="Tabbed Cont 8"/>
    <w:basedOn w:val="TabbedCont7"/>
    <w:rsid w:val="00962850"/>
  </w:style>
  <w:style w:type="paragraph" w:customStyle="1" w:styleId="TabbedCont9">
    <w:name w:val="Tabbed Cont 9"/>
    <w:basedOn w:val="TabbedCont8"/>
    <w:rsid w:val="00962850"/>
  </w:style>
  <w:style w:type="paragraph" w:customStyle="1" w:styleId="TabbedL1">
    <w:name w:val="Tabbed_L1"/>
    <w:basedOn w:val="Normal"/>
    <w:next w:val="NumContinue"/>
    <w:rsid w:val="00962850"/>
    <w:pPr>
      <w:tabs>
        <w:tab w:val="num" w:pos="1440"/>
      </w:tabs>
      <w:spacing w:after="240" w:line="240" w:lineRule="auto"/>
      <w:ind w:firstLine="720"/>
      <w:outlineLvl w:val="0"/>
    </w:pPr>
    <w:rPr>
      <w:rFonts w:ascii="Times New Roman" w:eastAsia="SimSun" w:hAnsi="Times New Roman" w:cs="Times New Roman"/>
      <w:sz w:val="24"/>
      <w:szCs w:val="20"/>
      <w:lang w:eastAsia="en-US"/>
    </w:rPr>
  </w:style>
  <w:style w:type="paragraph" w:customStyle="1" w:styleId="TabbedL2">
    <w:name w:val="Tabbed_L2"/>
    <w:basedOn w:val="TabbedL1"/>
    <w:next w:val="NumContinue"/>
    <w:rsid w:val="00962850"/>
    <w:pPr>
      <w:tabs>
        <w:tab w:val="clear" w:pos="1440"/>
        <w:tab w:val="num" w:pos="2160"/>
      </w:tabs>
      <w:ind w:firstLine="1440"/>
      <w:outlineLvl w:val="1"/>
    </w:pPr>
  </w:style>
  <w:style w:type="paragraph" w:customStyle="1" w:styleId="TabbedL3">
    <w:name w:val="Tabbed_L3"/>
    <w:basedOn w:val="TabbedL2"/>
    <w:next w:val="NumContinue"/>
    <w:rsid w:val="00962850"/>
    <w:pPr>
      <w:tabs>
        <w:tab w:val="clear" w:pos="2160"/>
        <w:tab w:val="num" w:pos="2880"/>
      </w:tabs>
      <w:ind w:firstLine="2160"/>
      <w:outlineLvl w:val="2"/>
    </w:pPr>
  </w:style>
  <w:style w:type="paragraph" w:customStyle="1" w:styleId="TabbedL4">
    <w:name w:val="Tabbed_L4"/>
    <w:basedOn w:val="TabbedL3"/>
    <w:next w:val="NumContinue"/>
    <w:rsid w:val="00962850"/>
    <w:pPr>
      <w:tabs>
        <w:tab w:val="clear" w:pos="2880"/>
        <w:tab w:val="num" w:pos="3600"/>
      </w:tabs>
      <w:ind w:firstLine="2880"/>
      <w:outlineLvl w:val="3"/>
    </w:pPr>
  </w:style>
  <w:style w:type="paragraph" w:customStyle="1" w:styleId="TabbedL5">
    <w:name w:val="Tabbed_L5"/>
    <w:basedOn w:val="TabbedL4"/>
    <w:next w:val="NumContinue"/>
    <w:rsid w:val="00962850"/>
    <w:pPr>
      <w:tabs>
        <w:tab w:val="clear" w:pos="3600"/>
        <w:tab w:val="num" w:pos="4320"/>
      </w:tabs>
      <w:ind w:firstLine="3600"/>
      <w:outlineLvl w:val="4"/>
    </w:pPr>
  </w:style>
  <w:style w:type="paragraph" w:customStyle="1" w:styleId="TabbedL6">
    <w:name w:val="Tabbed_L6"/>
    <w:basedOn w:val="TabbedL5"/>
    <w:next w:val="NumContinue"/>
    <w:rsid w:val="00962850"/>
    <w:pPr>
      <w:tabs>
        <w:tab w:val="clear" w:pos="4320"/>
        <w:tab w:val="num" w:pos="5040"/>
      </w:tabs>
      <w:ind w:firstLine="4320"/>
      <w:outlineLvl w:val="5"/>
    </w:pPr>
  </w:style>
  <w:style w:type="paragraph" w:customStyle="1" w:styleId="TabbedL7">
    <w:name w:val="Tabbed_L7"/>
    <w:basedOn w:val="TabbedL6"/>
    <w:next w:val="NumContinue"/>
    <w:rsid w:val="00962850"/>
    <w:pPr>
      <w:tabs>
        <w:tab w:val="clear" w:pos="5040"/>
        <w:tab w:val="num" w:pos="5760"/>
      </w:tabs>
      <w:ind w:firstLine="5040"/>
      <w:outlineLvl w:val="6"/>
    </w:pPr>
  </w:style>
  <w:style w:type="paragraph" w:customStyle="1" w:styleId="TabbedL8">
    <w:name w:val="Tabbed_L8"/>
    <w:basedOn w:val="TabbedL7"/>
    <w:next w:val="NumContinue"/>
    <w:rsid w:val="00962850"/>
    <w:pPr>
      <w:tabs>
        <w:tab w:val="clear" w:pos="5760"/>
        <w:tab w:val="num" w:pos="6480"/>
      </w:tabs>
      <w:ind w:firstLine="5760"/>
      <w:outlineLvl w:val="7"/>
    </w:pPr>
  </w:style>
  <w:style w:type="paragraph" w:customStyle="1" w:styleId="TabbedL9">
    <w:name w:val="Tabbed_L9"/>
    <w:basedOn w:val="TabbedL8"/>
    <w:next w:val="NumContinue"/>
    <w:rsid w:val="00962850"/>
    <w:pPr>
      <w:tabs>
        <w:tab w:val="clear" w:pos="6480"/>
        <w:tab w:val="num" w:pos="7200"/>
      </w:tabs>
      <w:ind w:firstLine="6480"/>
      <w:outlineLvl w:val="8"/>
    </w:pPr>
  </w:style>
  <w:style w:type="paragraph" w:customStyle="1" w:styleId="ScheduleHeading1">
    <w:name w:val="Schedule Heading 1"/>
    <w:basedOn w:val="BodyText"/>
    <w:next w:val="BodyText"/>
    <w:qFormat/>
    <w:rsid w:val="00962850"/>
    <w:pPr>
      <w:keepNext/>
      <w:widowControl/>
      <w:tabs>
        <w:tab w:val="num" w:pos="709"/>
        <w:tab w:val="left" w:pos="1559"/>
        <w:tab w:val="left" w:pos="2268"/>
        <w:tab w:val="left" w:pos="2977"/>
        <w:tab w:val="left" w:pos="3686"/>
        <w:tab w:val="left" w:pos="4394"/>
        <w:tab w:val="right" w:pos="8789"/>
      </w:tabs>
      <w:spacing w:before="200" w:after="100" w:line="260" w:lineRule="atLeast"/>
      <w:ind w:left="709" w:hanging="709"/>
      <w:jc w:val="both"/>
    </w:pPr>
    <w:rPr>
      <w:rFonts w:eastAsia="Batang"/>
      <w:b/>
      <w:caps/>
      <w:color w:val="auto"/>
      <w:sz w:val="22"/>
      <w:lang w:eastAsia="ko-KR"/>
    </w:rPr>
  </w:style>
  <w:style w:type="paragraph" w:customStyle="1" w:styleId="ScheduleHeading2">
    <w:name w:val="Schedule Heading 2"/>
    <w:basedOn w:val="BodyText"/>
    <w:next w:val="BodyText"/>
    <w:qFormat/>
    <w:rsid w:val="00962850"/>
    <w:pPr>
      <w:keepNext/>
      <w:widowControl/>
      <w:tabs>
        <w:tab w:val="num" w:pos="709"/>
        <w:tab w:val="left" w:pos="1559"/>
        <w:tab w:val="left" w:pos="2268"/>
        <w:tab w:val="left" w:pos="2977"/>
        <w:tab w:val="left" w:pos="3686"/>
        <w:tab w:val="left" w:pos="4394"/>
        <w:tab w:val="right" w:pos="8789"/>
      </w:tabs>
      <w:spacing w:before="100" w:after="100" w:line="260" w:lineRule="atLeast"/>
      <w:ind w:left="709" w:hanging="709"/>
      <w:jc w:val="both"/>
    </w:pPr>
    <w:rPr>
      <w:rFonts w:eastAsia="Batang"/>
      <w:b/>
      <w:color w:val="auto"/>
      <w:sz w:val="22"/>
      <w:lang w:eastAsia="ko-KR"/>
    </w:rPr>
  </w:style>
  <w:style w:type="paragraph" w:customStyle="1" w:styleId="ScheduleHeading3">
    <w:name w:val="Schedule Heading 3"/>
    <w:basedOn w:val="BodyText"/>
    <w:next w:val="BodyText"/>
    <w:qFormat/>
    <w:rsid w:val="00962850"/>
    <w:pPr>
      <w:widowControl/>
      <w:tabs>
        <w:tab w:val="num" w:pos="1559"/>
        <w:tab w:val="left" w:pos="2268"/>
        <w:tab w:val="left" w:pos="2977"/>
        <w:tab w:val="left" w:pos="3686"/>
        <w:tab w:val="left" w:pos="4394"/>
        <w:tab w:val="right" w:pos="8789"/>
      </w:tabs>
      <w:spacing w:before="100" w:after="100" w:line="260" w:lineRule="atLeast"/>
      <w:ind w:left="1559" w:hanging="850"/>
      <w:jc w:val="both"/>
    </w:pPr>
    <w:rPr>
      <w:rFonts w:eastAsia="Batang"/>
      <w:color w:val="auto"/>
      <w:sz w:val="22"/>
      <w:lang w:eastAsia="ko-KR"/>
    </w:rPr>
  </w:style>
  <w:style w:type="paragraph" w:customStyle="1" w:styleId="ScheduleHeading4">
    <w:name w:val="Schedule Heading 4"/>
    <w:basedOn w:val="BodyText"/>
    <w:next w:val="BodyText"/>
    <w:qFormat/>
    <w:rsid w:val="00962850"/>
    <w:pPr>
      <w:widowControl/>
      <w:tabs>
        <w:tab w:val="num" w:pos="2268"/>
        <w:tab w:val="left" w:pos="2977"/>
        <w:tab w:val="left" w:pos="3686"/>
        <w:tab w:val="left" w:pos="4394"/>
        <w:tab w:val="right" w:pos="8789"/>
      </w:tabs>
      <w:spacing w:before="100" w:after="100" w:line="260" w:lineRule="atLeast"/>
      <w:ind w:left="2268" w:hanging="709"/>
      <w:jc w:val="both"/>
    </w:pPr>
    <w:rPr>
      <w:rFonts w:eastAsia="Batang"/>
      <w:color w:val="auto"/>
      <w:sz w:val="22"/>
      <w:lang w:eastAsia="ko-KR"/>
    </w:rPr>
  </w:style>
  <w:style w:type="paragraph" w:customStyle="1" w:styleId="ScheduleHeading5">
    <w:name w:val="Schedule Heading 5"/>
    <w:basedOn w:val="BodyText"/>
    <w:next w:val="BodyText"/>
    <w:qFormat/>
    <w:rsid w:val="00962850"/>
    <w:pPr>
      <w:widowControl/>
      <w:tabs>
        <w:tab w:val="num" w:pos="2977"/>
        <w:tab w:val="left" w:pos="3686"/>
        <w:tab w:val="left" w:pos="4394"/>
        <w:tab w:val="right" w:pos="8789"/>
      </w:tabs>
      <w:spacing w:before="100" w:after="100" w:line="260" w:lineRule="atLeast"/>
      <w:ind w:left="2977" w:hanging="709"/>
      <w:jc w:val="both"/>
    </w:pPr>
    <w:rPr>
      <w:rFonts w:eastAsia="Batang"/>
      <w:color w:val="auto"/>
      <w:sz w:val="22"/>
      <w:lang w:eastAsia="ko-KR"/>
    </w:rPr>
  </w:style>
  <w:style w:type="paragraph" w:customStyle="1" w:styleId="ScheduleHeading6">
    <w:name w:val="Schedule Heading 6"/>
    <w:basedOn w:val="BodyText"/>
    <w:next w:val="BodyText"/>
    <w:qFormat/>
    <w:rsid w:val="00962850"/>
    <w:pPr>
      <w:widowControl/>
      <w:tabs>
        <w:tab w:val="num" w:pos="3686"/>
        <w:tab w:val="left" w:pos="4394"/>
        <w:tab w:val="right" w:pos="8789"/>
      </w:tabs>
      <w:spacing w:before="100" w:after="100" w:line="260" w:lineRule="atLeast"/>
      <w:ind w:left="3686" w:hanging="709"/>
      <w:jc w:val="both"/>
    </w:pPr>
    <w:rPr>
      <w:rFonts w:eastAsia="Batang"/>
      <w:color w:val="auto"/>
      <w:sz w:val="22"/>
      <w:lang w:eastAsia="ko-KR"/>
    </w:rPr>
  </w:style>
  <w:style w:type="paragraph" w:customStyle="1" w:styleId="ScheduleHeading7">
    <w:name w:val="Schedule Heading 7"/>
    <w:basedOn w:val="BodyText"/>
    <w:next w:val="BodyText"/>
    <w:qFormat/>
    <w:rsid w:val="00962850"/>
    <w:pPr>
      <w:widowControl/>
      <w:tabs>
        <w:tab w:val="num" w:pos="4394"/>
        <w:tab w:val="right" w:pos="8789"/>
      </w:tabs>
      <w:spacing w:before="100" w:after="100" w:line="260" w:lineRule="atLeast"/>
      <w:ind w:left="4394" w:hanging="708"/>
      <w:jc w:val="both"/>
    </w:pPr>
    <w:rPr>
      <w:rFonts w:eastAsia="Batang"/>
      <w:color w:val="auto"/>
      <w:sz w:val="22"/>
      <w:lang w:eastAsia="ko-KR"/>
    </w:rPr>
  </w:style>
  <w:style w:type="paragraph" w:customStyle="1" w:styleId="5Bullet">
    <w:name w:val=".5 Bullet"/>
    <w:basedOn w:val="Normal"/>
    <w:rsid w:val="00962850"/>
    <w:pPr>
      <w:tabs>
        <w:tab w:val="num" w:pos="1440"/>
      </w:tabs>
      <w:spacing w:after="240" w:line="240" w:lineRule="auto"/>
      <w:ind w:left="1440" w:hanging="720"/>
      <w:jc w:val="both"/>
    </w:pPr>
    <w:rPr>
      <w:rFonts w:ascii="Times New Roman" w:eastAsia="MS Mincho" w:hAnsi="Times New Roman" w:cs="Times New Roman"/>
      <w:sz w:val="20"/>
      <w:szCs w:val="24"/>
      <w:lang w:eastAsia="ja-JP"/>
    </w:rPr>
  </w:style>
  <w:style w:type="paragraph" w:customStyle="1" w:styleId="HangingIndented">
    <w:name w:val="Hanging Indented"/>
    <w:basedOn w:val="O-BodyText5J"/>
    <w:rsid w:val="00962850"/>
  </w:style>
  <w:style w:type="paragraph" w:customStyle="1" w:styleId="HangingIndented1">
    <w:name w:val="Hanging Indented (1&quot;)"/>
    <w:basedOn w:val="HangingIndented"/>
    <w:rsid w:val="00962850"/>
    <w:pPr>
      <w:spacing w:after="240"/>
      <w:ind w:left="2169" w:hanging="720"/>
    </w:pPr>
    <w:rPr>
      <w:rFonts w:eastAsia="MS Mincho"/>
      <w:color w:val="auto"/>
      <w:lang w:eastAsia="ja-JP"/>
    </w:rPr>
  </w:style>
  <w:style w:type="paragraph" w:customStyle="1" w:styleId="5AND1">
    <w:name w:val=".5 AND 1"/>
    <w:basedOn w:val="Normal"/>
    <w:rsid w:val="00962850"/>
    <w:pPr>
      <w:spacing w:after="240" w:line="240" w:lineRule="auto"/>
      <w:ind w:left="1440" w:hanging="720"/>
      <w:jc w:val="both"/>
    </w:pPr>
    <w:rPr>
      <w:rFonts w:ascii="Times New Roman" w:eastAsia="MS Mincho" w:hAnsi="Times New Roman" w:cs="Times New Roman"/>
      <w:sz w:val="20"/>
      <w:szCs w:val="24"/>
      <w:lang w:eastAsia="ja-JP"/>
    </w:rPr>
  </w:style>
  <w:style w:type="paragraph" w:customStyle="1" w:styleId="75AND125">
    <w:name w:val=".75 AND 1.25"/>
    <w:basedOn w:val="Normal"/>
    <w:rsid w:val="00962850"/>
    <w:pPr>
      <w:spacing w:after="240" w:line="240" w:lineRule="auto"/>
      <w:ind w:left="1800" w:hanging="720"/>
      <w:jc w:val="both"/>
    </w:pPr>
    <w:rPr>
      <w:rFonts w:ascii="Times New Roman" w:eastAsia="MS Mincho" w:hAnsi="Times New Roman" w:cs="Times New Roman"/>
      <w:sz w:val="20"/>
      <w:szCs w:val="24"/>
      <w:lang w:eastAsia="ja-JP"/>
    </w:rPr>
  </w:style>
  <w:style w:type="paragraph" w:customStyle="1" w:styleId="TableNotes1">
    <w:name w:val="Table Notes 1"/>
    <w:basedOn w:val="Normal"/>
    <w:rsid w:val="00962850"/>
    <w:pPr>
      <w:spacing w:after="120" w:line="240" w:lineRule="auto"/>
      <w:ind w:left="360" w:hanging="360"/>
      <w:jc w:val="both"/>
    </w:pPr>
    <w:rPr>
      <w:rFonts w:ascii="Times New Roman" w:eastAsia="MS Mincho" w:hAnsi="Times New Roman" w:cs="Times New Roman"/>
      <w:sz w:val="16"/>
      <w:szCs w:val="24"/>
      <w:lang w:eastAsia="ja-JP"/>
    </w:rPr>
  </w:style>
  <w:style w:type="character" w:customStyle="1" w:styleId="e-text1">
    <w:name w:val="e-text1"/>
    <w:rsid w:val="00962850"/>
    <w:rPr>
      <w:rFonts w:ascii="Times New Roman" w:hAnsi="Times New Roman" w:cs="Times New Roman" w:hint="default"/>
      <w:vanish w:val="0"/>
      <w:webHidden w:val="0"/>
      <w:sz w:val="21"/>
      <w:szCs w:val="21"/>
      <w:specVanish w:val="0"/>
    </w:rPr>
  </w:style>
  <w:style w:type="paragraph" w:customStyle="1" w:styleId="Text">
    <w:name w:val="Text"/>
    <w:basedOn w:val="Normal"/>
    <w:qFormat/>
    <w:rsid w:val="00962850"/>
    <w:pPr>
      <w:kinsoku w:val="0"/>
      <w:spacing w:after="240" w:line="240" w:lineRule="atLeast"/>
      <w:jc w:val="both"/>
    </w:pPr>
    <w:rPr>
      <w:rFonts w:ascii="Times New Roman" w:eastAsia="PMingLiU" w:hAnsi="Times New Roman" w:cs="Times New Roman"/>
      <w:sz w:val="24"/>
      <w:szCs w:val="24"/>
      <w:lang w:eastAsia="en-US"/>
    </w:rPr>
  </w:style>
  <w:style w:type="paragraph" w:customStyle="1" w:styleId="Lefthead">
    <w:name w:val="Left head"/>
    <w:basedOn w:val="Normal"/>
    <w:qFormat/>
    <w:rsid w:val="00962850"/>
    <w:pPr>
      <w:keepNext/>
      <w:widowControl w:val="0"/>
      <w:kinsoku w:val="0"/>
      <w:spacing w:after="120" w:line="240" w:lineRule="atLeast"/>
    </w:pPr>
    <w:rPr>
      <w:rFonts w:ascii="Times New Roman" w:eastAsia="PMingLiU" w:hAnsi="Times New Roman" w:cs="Times New Roman"/>
      <w:b/>
      <w:sz w:val="24"/>
      <w:szCs w:val="24"/>
      <w:lang w:eastAsia="en-US"/>
    </w:rPr>
  </w:style>
  <w:style w:type="paragraph" w:customStyle="1" w:styleId="text-hanging">
    <w:name w:val="text - hanging"/>
    <w:basedOn w:val="Normal"/>
    <w:qFormat/>
    <w:rsid w:val="00962850"/>
    <w:pPr>
      <w:kinsoku w:val="0"/>
      <w:spacing w:after="240" w:line="240" w:lineRule="atLeast"/>
      <w:ind w:left="720" w:hanging="720"/>
      <w:jc w:val="both"/>
    </w:pPr>
    <w:rPr>
      <w:rFonts w:ascii="Times New Roman" w:eastAsia="PMingLiU" w:hAnsi="Times New Roman" w:cs="Times New Roman"/>
      <w:sz w:val="24"/>
      <w:szCs w:val="24"/>
      <w:lang w:eastAsia="en-US"/>
    </w:rPr>
  </w:style>
  <w:style w:type="paragraph" w:customStyle="1" w:styleId="TText2">
    <w:name w:val="TText2"/>
    <w:basedOn w:val="Normal"/>
    <w:rsid w:val="00962850"/>
    <w:pPr>
      <w:kinsoku w:val="0"/>
      <w:spacing w:after="240" w:line="240" w:lineRule="atLeast"/>
      <w:jc w:val="right"/>
    </w:pPr>
    <w:rPr>
      <w:rFonts w:ascii="Times New Roman" w:eastAsia="PMingLiU" w:hAnsi="Times New Roman" w:cs="Times New Roman"/>
      <w:spacing w:val="2"/>
      <w:sz w:val="24"/>
      <w:lang w:eastAsia="en-US"/>
    </w:rPr>
  </w:style>
  <w:style w:type="paragraph" w:customStyle="1" w:styleId="TText">
    <w:name w:val="TText"/>
    <w:basedOn w:val="Normal"/>
    <w:rsid w:val="00962850"/>
    <w:pPr>
      <w:tabs>
        <w:tab w:val="right" w:leader="dot" w:pos="9360"/>
      </w:tabs>
      <w:kinsoku w:val="0"/>
      <w:spacing w:after="0" w:line="240" w:lineRule="atLeast"/>
      <w:ind w:left="180" w:hanging="180"/>
    </w:pPr>
    <w:rPr>
      <w:rFonts w:ascii="Times New Roman" w:eastAsia="PMingLiU" w:hAnsi="Times New Roman" w:cs="Times New Roman"/>
      <w:sz w:val="24"/>
      <w:lang w:eastAsia="en-US"/>
    </w:rPr>
  </w:style>
  <w:style w:type="paragraph" w:customStyle="1" w:styleId="NoteTxt">
    <w:name w:val="NoteTxt"/>
    <w:basedOn w:val="Normal"/>
    <w:rsid w:val="00962850"/>
    <w:pPr>
      <w:kinsoku w:val="0"/>
      <w:spacing w:after="120" w:line="240" w:lineRule="atLeast"/>
      <w:ind w:left="720" w:hanging="720"/>
      <w:jc w:val="both"/>
    </w:pPr>
    <w:rPr>
      <w:rFonts w:ascii="Times New Roman" w:eastAsia="PMingLiU" w:hAnsi="Times New Roman" w:cs="Times New Roman"/>
      <w:sz w:val="20"/>
      <w:szCs w:val="18"/>
      <w:lang w:eastAsia="en-US"/>
    </w:rPr>
  </w:style>
  <w:style w:type="paragraph" w:customStyle="1" w:styleId="TimeTable">
    <w:name w:val="TimeTable"/>
    <w:basedOn w:val="Normal"/>
    <w:rsid w:val="00962850"/>
    <w:pPr>
      <w:kinsoku w:val="0"/>
      <w:spacing w:after="240" w:line="240" w:lineRule="atLeast"/>
      <w:jc w:val="both"/>
    </w:pPr>
    <w:rPr>
      <w:rFonts w:ascii="Times New Roman" w:eastAsia="PMingLiU" w:hAnsi="Times New Roman" w:cs="Times New Roman"/>
      <w:lang w:eastAsia="en-US"/>
    </w:rPr>
  </w:style>
  <w:style w:type="paragraph" w:customStyle="1" w:styleId="Tableleftcolumn">
    <w:name w:val="Table left column"/>
    <w:basedOn w:val="Normal"/>
    <w:qFormat/>
    <w:rsid w:val="00962850"/>
    <w:pPr>
      <w:kinsoku w:val="0"/>
      <w:spacing w:after="240" w:line="240" w:lineRule="atLeast"/>
      <w:ind w:left="288" w:hanging="288"/>
    </w:pPr>
    <w:rPr>
      <w:rFonts w:ascii="Times New Roman" w:eastAsia="PMingLiU" w:hAnsi="Times New Roman" w:cs="Times New Roman"/>
      <w:sz w:val="24"/>
      <w:szCs w:val="24"/>
      <w:lang w:eastAsia="en-US"/>
    </w:rPr>
  </w:style>
  <w:style w:type="paragraph" w:customStyle="1" w:styleId="ColorfulShading-Accent11">
    <w:name w:val="Colorful Shading - Accent 11"/>
    <w:hidden/>
    <w:semiHidden/>
    <w:rsid w:val="00962850"/>
    <w:pPr>
      <w:spacing w:after="0" w:line="240" w:lineRule="auto"/>
    </w:pPr>
    <w:rPr>
      <w:rFonts w:ascii="Times New Roman" w:eastAsia="PMingLiU" w:hAnsi="Times New Roman" w:cs="Times New Roman"/>
      <w:sz w:val="24"/>
      <w:szCs w:val="24"/>
      <w:lang w:eastAsia="en-US"/>
    </w:rPr>
  </w:style>
  <w:style w:type="paragraph" w:customStyle="1" w:styleId="Dates">
    <w:name w:val="Dates"/>
    <w:basedOn w:val="Normal"/>
    <w:rsid w:val="00962850"/>
    <w:pPr>
      <w:kinsoku w:val="0"/>
      <w:spacing w:after="0" w:line="240" w:lineRule="atLeast"/>
      <w:jc w:val="center"/>
    </w:pPr>
    <w:rPr>
      <w:rFonts w:ascii="Times New Roman" w:eastAsia="PMingLiU" w:hAnsi="Times New Roman" w:cs="Times New Roman"/>
      <w:b/>
      <w:sz w:val="24"/>
      <w:szCs w:val="24"/>
      <w:lang w:eastAsia="en-US"/>
    </w:rPr>
  </w:style>
  <w:style w:type="paragraph" w:customStyle="1" w:styleId="B1">
    <w:name w:val="B1"/>
    <w:basedOn w:val="Text"/>
    <w:rsid w:val="00962850"/>
    <w:pPr>
      <w:ind w:left="720" w:hanging="360"/>
    </w:pPr>
  </w:style>
  <w:style w:type="paragraph" w:customStyle="1" w:styleId="T1">
    <w:name w:val="T1"/>
    <w:basedOn w:val="Normal"/>
    <w:rsid w:val="00962850"/>
    <w:pPr>
      <w:kinsoku w:val="0"/>
      <w:spacing w:after="240" w:line="240" w:lineRule="atLeast"/>
      <w:ind w:left="360"/>
      <w:jc w:val="both"/>
    </w:pPr>
    <w:rPr>
      <w:rFonts w:ascii="Times New Roman" w:eastAsia="PMingLiU" w:hAnsi="Times New Roman" w:cs="Times New Roman"/>
      <w:sz w:val="24"/>
      <w:szCs w:val="24"/>
      <w:lang w:eastAsia="en-US"/>
    </w:rPr>
  </w:style>
  <w:style w:type="paragraph" w:customStyle="1" w:styleId="B2">
    <w:name w:val="B2"/>
    <w:basedOn w:val="Normal"/>
    <w:rsid w:val="00962850"/>
    <w:pPr>
      <w:kinsoku w:val="0"/>
      <w:spacing w:after="240" w:line="240" w:lineRule="atLeast"/>
      <w:ind w:left="1440" w:hanging="720"/>
    </w:pPr>
    <w:rPr>
      <w:rFonts w:ascii="Times New Roman" w:eastAsia="PMingLiU" w:hAnsi="Times New Roman" w:cs="Times New Roman"/>
      <w:sz w:val="24"/>
      <w:szCs w:val="24"/>
      <w:lang w:eastAsia="en-US"/>
    </w:rPr>
  </w:style>
  <w:style w:type="paragraph" w:customStyle="1" w:styleId="T2">
    <w:name w:val="T2"/>
    <w:basedOn w:val="Normal"/>
    <w:rsid w:val="00962850"/>
    <w:pPr>
      <w:kinsoku w:val="0"/>
      <w:spacing w:after="240" w:line="240" w:lineRule="atLeast"/>
      <w:ind w:left="720" w:hanging="720"/>
      <w:jc w:val="both"/>
    </w:pPr>
    <w:rPr>
      <w:rFonts w:ascii="Times New Roman" w:eastAsia="PMingLiU" w:hAnsi="Times New Roman" w:cs="Times New Roman"/>
      <w:sz w:val="24"/>
      <w:szCs w:val="24"/>
      <w:lang w:eastAsia="en-US"/>
    </w:rPr>
  </w:style>
  <w:style w:type="character" w:styleId="Emphasis">
    <w:name w:val="Emphasis"/>
    <w:uiPriority w:val="20"/>
    <w:qFormat/>
    <w:rsid w:val="00962850"/>
    <w:rPr>
      <w:b/>
      <w:bCs/>
      <w:i w:val="0"/>
      <w:iCs w:val="0"/>
    </w:rPr>
  </w:style>
  <w:style w:type="character" w:customStyle="1" w:styleId="btCharChar">
    <w:name w:val="bt Char Char"/>
    <w:rsid w:val="00962850"/>
    <w:rPr>
      <w:rFonts w:eastAsia="PMingLiU"/>
      <w:color w:val="000000"/>
      <w:lang w:val="en-GB" w:eastAsia="zh-TW" w:bidi="ar-SA"/>
    </w:rPr>
  </w:style>
  <w:style w:type="character" w:customStyle="1" w:styleId="SectionHeadingChar">
    <w:name w:val="Section Heading Char"/>
    <w:aliases w:val="Heading Char,Heading + All caps Char,Left:  0&quot; Char,First line:  0&quot; Char,Before:  0 pt Char Char"/>
    <w:rsid w:val="00962850"/>
    <w:rPr>
      <w:rFonts w:ascii="Times New Roman Bold" w:eastAsia="PMingLiU" w:hAnsi="Times New Roman Bold" w:cs="Arial"/>
      <w:b/>
      <w:bCs/>
      <w:color w:val="000000"/>
      <w:kern w:val="32"/>
      <w:szCs w:val="32"/>
      <w:lang w:val="en-GB" w:eastAsia="zh-TW" w:bidi="ar-SA"/>
    </w:rPr>
  </w:style>
  <w:style w:type="character" w:customStyle="1" w:styleId="Level2-aCharChar1">
    <w:name w:val="Level 2 - a Char Char1"/>
    <w:rsid w:val="00962850"/>
    <w:rPr>
      <w:rFonts w:eastAsia="SimSun"/>
      <w:sz w:val="24"/>
      <w:szCs w:val="24"/>
      <w:lang w:val="en-US" w:eastAsia="zh-CN" w:bidi="ar-SA"/>
    </w:rPr>
  </w:style>
  <w:style w:type="paragraph" w:customStyle="1" w:styleId="bh0">
    <w:name w:val="bh0"/>
    <w:basedOn w:val="Normal"/>
    <w:rsid w:val="00962850"/>
    <w:pPr>
      <w:spacing w:before="160" w:after="240" w:line="240" w:lineRule="auto"/>
    </w:pPr>
    <w:rPr>
      <w:rFonts w:ascii="Times New Roman" w:eastAsia="PMingLiU" w:hAnsi="Times New Roman" w:cs="Times New Roman"/>
      <w:b/>
      <w:bCs/>
      <w:sz w:val="20"/>
      <w:szCs w:val="20"/>
      <w:lang w:eastAsia="en-US"/>
    </w:rPr>
  </w:style>
  <w:style w:type="paragraph" w:customStyle="1" w:styleId="i0h2">
    <w:name w:val="i0h2"/>
    <w:basedOn w:val="Normal"/>
    <w:rsid w:val="00962850"/>
    <w:pPr>
      <w:spacing w:after="240" w:line="240" w:lineRule="auto"/>
      <w:ind w:firstLine="480"/>
      <w:jc w:val="both"/>
    </w:pPr>
    <w:rPr>
      <w:rFonts w:ascii="Times New Roman" w:eastAsia="PMingLiU" w:hAnsi="Times New Roman" w:cs="Times New Roman"/>
      <w:sz w:val="20"/>
      <w:szCs w:val="20"/>
      <w:lang w:eastAsia="en-US"/>
    </w:rPr>
  </w:style>
  <w:style w:type="character" w:customStyle="1" w:styleId="apple-style-span">
    <w:name w:val="apple-style-span"/>
    <w:basedOn w:val="DefaultParagraphFont"/>
    <w:rsid w:val="00962850"/>
  </w:style>
  <w:style w:type="character" w:customStyle="1" w:styleId="apple-converted-space">
    <w:name w:val="apple-converted-space"/>
    <w:basedOn w:val="DefaultParagraphFont"/>
    <w:rsid w:val="00962850"/>
  </w:style>
  <w:style w:type="paragraph" w:customStyle="1" w:styleId="bih0">
    <w:name w:val="bih0"/>
    <w:basedOn w:val="Normal"/>
    <w:rsid w:val="00962850"/>
    <w:pPr>
      <w:spacing w:before="160" w:after="240" w:line="240" w:lineRule="auto"/>
    </w:pPr>
    <w:rPr>
      <w:rFonts w:ascii="Times New Roman" w:eastAsia="PMingLiU" w:hAnsi="Times New Roman" w:cs="Times New Roman"/>
      <w:b/>
      <w:bCs/>
      <w:i/>
      <w:iCs/>
      <w:sz w:val="20"/>
      <w:szCs w:val="20"/>
      <w:lang w:eastAsia="zh-TW"/>
    </w:rPr>
  </w:style>
  <w:style w:type="paragraph" w:styleId="ListBullet">
    <w:name w:val="List Bullet"/>
    <w:aliases w:val="lb"/>
    <w:basedOn w:val="Normal"/>
    <w:rsid w:val="00962850"/>
    <w:pPr>
      <w:tabs>
        <w:tab w:val="num" w:pos="360"/>
      </w:tabs>
      <w:spacing w:after="0" w:line="240" w:lineRule="auto"/>
      <w:ind w:left="360" w:hanging="360"/>
    </w:pPr>
    <w:rPr>
      <w:rFonts w:ascii="Calibri" w:eastAsia="Times New Roman" w:hAnsi="Calibri" w:cs="Times New Roman"/>
      <w:lang w:eastAsia="en-US"/>
    </w:rPr>
  </w:style>
  <w:style w:type="character" w:customStyle="1" w:styleId="Level2-aCharChar">
    <w:name w:val="Level 2 - a Char Char"/>
    <w:rsid w:val="00962850"/>
    <w:rPr>
      <w:rFonts w:eastAsia="PMingLiU"/>
      <w:sz w:val="24"/>
      <w:lang w:val="en-GB" w:eastAsia="en-US" w:bidi="ar-SA"/>
    </w:rPr>
  </w:style>
  <w:style w:type="paragraph" w:styleId="ListNumber">
    <w:name w:val="List Number"/>
    <w:aliases w:val="ln"/>
    <w:basedOn w:val="Normal"/>
    <w:rsid w:val="00962850"/>
    <w:pPr>
      <w:tabs>
        <w:tab w:val="num" w:pos="360"/>
        <w:tab w:val="left" w:pos="1418"/>
        <w:tab w:val="left" w:pos="2126"/>
        <w:tab w:val="left" w:pos="2835"/>
        <w:tab w:val="right" w:pos="9072"/>
      </w:tabs>
      <w:spacing w:after="180" w:line="260" w:lineRule="atLeast"/>
      <w:ind w:left="360" w:hanging="360"/>
    </w:pPr>
    <w:rPr>
      <w:rFonts w:ascii="Times New Roman" w:eastAsia="PMingLiU" w:hAnsi="Times New Roman" w:cs="Times New Roman"/>
      <w:sz w:val="24"/>
      <w:szCs w:val="24"/>
      <w:lang w:eastAsia="en-US"/>
    </w:rPr>
  </w:style>
  <w:style w:type="paragraph" w:customStyle="1" w:styleId="TableText">
    <w:name w:val="Table Text"/>
    <w:basedOn w:val="Normal"/>
    <w:link w:val="TableTextChar"/>
    <w:qFormat/>
    <w:rsid w:val="00962850"/>
    <w:pPr>
      <w:tabs>
        <w:tab w:val="left" w:pos="709"/>
        <w:tab w:val="left" w:pos="1418"/>
        <w:tab w:val="left" w:pos="2126"/>
        <w:tab w:val="left" w:pos="2835"/>
        <w:tab w:val="right" w:pos="9072"/>
      </w:tabs>
      <w:spacing w:after="0" w:line="260" w:lineRule="atLeast"/>
    </w:pPr>
    <w:rPr>
      <w:rFonts w:ascii="Times New Roman" w:eastAsia="PMingLiU" w:hAnsi="Times New Roman" w:cs="Times New Roman"/>
      <w:sz w:val="24"/>
      <w:szCs w:val="24"/>
      <w:lang w:eastAsia="en-US"/>
    </w:rPr>
  </w:style>
  <w:style w:type="paragraph" w:customStyle="1" w:styleId="TableHeading">
    <w:name w:val="Table Heading"/>
    <w:basedOn w:val="Normal"/>
    <w:rsid w:val="00962850"/>
    <w:pPr>
      <w:tabs>
        <w:tab w:val="left" w:pos="709"/>
        <w:tab w:val="left" w:pos="1418"/>
        <w:tab w:val="left" w:pos="2126"/>
        <w:tab w:val="left" w:pos="2835"/>
        <w:tab w:val="right" w:pos="9072"/>
      </w:tabs>
      <w:spacing w:after="0" w:line="260" w:lineRule="atLeast"/>
    </w:pPr>
    <w:rPr>
      <w:rFonts w:ascii="Arial" w:eastAsia="PMingLiU" w:hAnsi="Arial" w:cs="Times New Roman"/>
      <w:b/>
      <w:sz w:val="20"/>
      <w:szCs w:val="24"/>
      <w:lang w:eastAsia="en-US"/>
    </w:rPr>
  </w:style>
  <w:style w:type="paragraph" w:customStyle="1" w:styleId="SubHeading">
    <w:name w:val="Sub Heading"/>
    <w:basedOn w:val="Normal"/>
    <w:next w:val="Heading3"/>
    <w:rsid w:val="00962850"/>
    <w:pPr>
      <w:keepNext/>
      <w:tabs>
        <w:tab w:val="left" w:pos="709"/>
        <w:tab w:val="left" w:pos="1418"/>
        <w:tab w:val="left" w:pos="2126"/>
        <w:tab w:val="left" w:pos="2835"/>
        <w:tab w:val="right" w:pos="9072"/>
      </w:tabs>
      <w:spacing w:after="180" w:line="260" w:lineRule="atLeast"/>
    </w:pPr>
    <w:rPr>
      <w:rFonts w:ascii="Arial" w:eastAsia="PMingLiU" w:hAnsi="Arial" w:cs="Times New Roman"/>
      <w:b/>
      <w:sz w:val="24"/>
      <w:szCs w:val="20"/>
      <w:lang w:eastAsia="en-US"/>
    </w:rPr>
  </w:style>
  <w:style w:type="paragraph" w:customStyle="1" w:styleId="Bullet1">
    <w:name w:val="Bullet 1"/>
    <w:basedOn w:val="Normal"/>
    <w:rsid w:val="00962850"/>
    <w:pPr>
      <w:tabs>
        <w:tab w:val="num" w:pos="360"/>
        <w:tab w:val="left" w:pos="709"/>
        <w:tab w:val="left" w:pos="1418"/>
        <w:tab w:val="left" w:pos="2126"/>
        <w:tab w:val="left" w:pos="2835"/>
        <w:tab w:val="right" w:pos="9072"/>
      </w:tabs>
      <w:spacing w:after="180" w:line="260" w:lineRule="atLeast"/>
      <w:ind w:left="360" w:hanging="360"/>
    </w:pPr>
    <w:rPr>
      <w:rFonts w:ascii="Times New Roman" w:eastAsia="PMingLiU" w:hAnsi="Times New Roman" w:cs="Times New Roman"/>
      <w:sz w:val="24"/>
      <w:szCs w:val="24"/>
      <w:lang w:eastAsia="en-US"/>
    </w:rPr>
  </w:style>
  <w:style w:type="paragraph" w:customStyle="1" w:styleId="Bullet2">
    <w:name w:val="Bullet 2"/>
    <w:basedOn w:val="Normal"/>
    <w:rsid w:val="00962850"/>
    <w:pPr>
      <w:tabs>
        <w:tab w:val="num" w:pos="360"/>
        <w:tab w:val="left" w:pos="709"/>
        <w:tab w:val="num" w:pos="1080"/>
        <w:tab w:val="left" w:pos="1418"/>
        <w:tab w:val="left" w:pos="2126"/>
        <w:tab w:val="left" w:pos="2835"/>
        <w:tab w:val="right" w:pos="9072"/>
      </w:tabs>
      <w:spacing w:after="0" w:line="260" w:lineRule="atLeast"/>
      <w:ind w:left="1080" w:hanging="360"/>
    </w:pPr>
    <w:rPr>
      <w:rFonts w:ascii="Times New Roman" w:eastAsia="PMingLiU" w:hAnsi="Times New Roman" w:cs="Times New Roman"/>
      <w:sz w:val="24"/>
      <w:szCs w:val="24"/>
      <w:lang w:eastAsia="en-US"/>
    </w:rPr>
  </w:style>
  <w:style w:type="paragraph" w:customStyle="1" w:styleId="Annexure">
    <w:name w:val="Annexure"/>
    <w:basedOn w:val="Normal"/>
    <w:next w:val="AnnexureLn2"/>
    <w:rsid w:val="00962850"/>
    <w:pPr>
      <w:keepNext/>
      <w:pBdr>
        <w:bottom w:val="single" w:sz="4" w:space="6" w:color="auto"/>
      </w:pBdr>
      <w:tabs>
        <w:tab w:val="left" w:pos="709"/>
        <w:tab w:val="left" w:pos="1418"/>
        <w:tab w:val="left" w:pos="2126"/>
        <w:tab w:val="left" w:pos="2835"/>
        <w:tab w:val="right" w:pos="9072"/>
      </w:tabs>
      <w:spacing w:after="180" w:line="280" w:lineRule="atLeast"/>
    </w:pPr>
    <w:rPr>
      <w:rFonts w:ascii="Arial" w:eastAsia="PMingLiU" w:hAnsi="Arial" w:cs="Times New Roman"/>
      <w:b/>
      <w:kern w:val="28"/>
      <w:sz w:val="24"/>
      <w:szCs w:val="20"/>
      <w:lang w:eastAsia="en-US"/>
    </w:rPr>
  </w:style>
  <w:style w:type="paragraph" w:customStyle="1" w:styleId="AnnexureLn2">
    <w:name w:val="Annexure(Ln2)"/>
    <w:basedOn w:val="Annexure"/>
    <w:next w:val="BodyText"/>
    <w:rsid w:val="00962850"/>
    <w:pPr>
      <w:spacing w:line="260" w:lineRule="atLeast"/>
    </w:pPr>
    <w:rPr>
      <w:sz w:val="22"/>
    </w:rPr>
  </w:style>
  <w:style w:type="paragraph" w:customStyle="1" w:styleId="LeftHeading12pt">
    <w:name w:val="LeftHeading 12pt"/>
    <w:basedOn w:val="Normal"/>
    <w:next w:val="Normal"/>
    <w:rsid w:val="00962850"/>
    <w:pPr>
      <w:keepNext/>
      <w:tabs>
        <w:tab w:val="left" w:pos="709"/>
        <w:tab w:val="left" w:pos="1418"/>
        <w:tab w:val="left" w:pos="2126"/>
        <w:tab w:val="left" w:pos="2835"/>
        <w:tab w:val="right" w:pos="9072"/>
      </w:tabs>
      <w:spacing w:after="180" w:line="280" w:lineRule="atLeast"/>
    </w:pPr>
    <w:rPr>
      <w:rFonts w:ascii="Arial" w:eastAsia="PMingLiU" w:hAnsi="Arial" w:cs="Times New Roman"/>
      <w:b/>
      <w:sz w:val="24"/>
      <w:szCs w:val="20"/>
      <w:lang w:eastAsia="en-US"/>
    </w:rPr>
  </w:style>
  <w:style w:type="paragraph" w:styleId="ListNumber4">
    <w:name w:val="List Number 4"/>
    <w:aliases w:val="ln4"/>
    <w:basedOn w:val="Normal"/>
    <w:rsid w:val="00962850"/>
    <w:pPr>
      <w:tabs>
        <w:tab w:val="left" w:pos="709"/>
        <w:tab w:val="left" w:pos="1418"/>
        <w:tab w:val="left" w:pos="2126"/>
        <w:tab w:val="num" w:pos="2835"/>
        <w:tab w:val="right" w:pos="9072"/>
      </w:tabs>
      <w:spacing w:after="180" w:line="260" w:lineRule="atLeast"/>
      <w:ind w:left="2835" w:hanging="360"/>
    </w:pPr>
    <w:rPr>
      <w:rFonts w:ascii="Times New Roman" w:eastAsia="Times New Roman" w:hAnsi="Times New Roman" w:cs="Times New Roman"/>
      <w:sz w:val="24"/>
      <w:szCs w:val="24"/>
      <w:lang w:eastAsia="en-US"/>
    </w:rPr>
  </w:style>
  <w:style w:type="paragraph" w:customStyle="1" w:styleId="ContentsSubHeading">
    <w:name w:val="Contents SubHeading"/>
    <w:basedOn w:val="Normal"/>
    <w:rsid w:val="00962850"/>
    <w:pPr>
      <w:tabs>
        <w:tab w:val="left" w:pos="1418"/>
        <w:tab w:val="right" w:pos="9072"/>
      </w:tabs>
      <w:spacing w:after="0" w:line="240" w:lineRule="auto"/>
    </w:pPr>
    <w:rPr>
      <w:rFonts w:ascii="Arial" w:eastAsia="PMingLiU" w:hAnsi="Arial" w:cs="Arial"/>
      <w:b/>
      <w:bCs/>
      <w:sz w:val="24"/>
      <w:szCs w:val="24"/>
      <w:lang w:eastAsia="en-US"/>
    </w:rPr>
  </w:style>
  <w:style w:type="paragraph" w:customStyle="1" w:styleId="NormalAtt">
    <w:name w:val="Normal Att"/>
    <w:basedOn w:val="Normal"/>
    <w:rsid w:val="00962850"/>
    <w:pPr>
      <w:keepNext/>
      <w:tabs>
        <w:tab w:val="left" w:pos="709"/>
        <w:tab w:val="left" w:pos="1418"/>
        <w:tab w:val="left" w:pos="2126"/>
        <w:tab w:val="left" w:pos="2835"/>
        <w:tab w:val="right" w:pos="9072"/>
      </w:tabs>
      <w:spacing w:after="0" w:line="240" w:lineRule="auto"/>
    </w:pPr>
    <w:rPr>
      <w:rFonts w:ascii="Times New Roman" w:eastAsia="PMingLiU" w:hAnsi="Times New Roman" w:cs="Times New Roman"/>
      <w:sz w:val="24"/>
      <w:szCs w:val="20"/>
      <w:lang w:eastAsia="en-US"/>
    </w:rPr>
  </w:style>
  <w:style w:type="character" w:customStyle="1" w:styleId="Highlight">
    <w:name w:val="Highlight"/>
    <w:rsid w:val="00962850"/>
    <w:rPr>
      <w:rFonts w:ascii="Arial" w:hAnsi="Arial"/>
      <w:b/>
    </w:rPr>
  </w:style>
  <w:style w:type="paragraph" w:styleId="ListNumber2">
    <w:name w:val="List Number 2"/>
    <w:aliases w:val="ln2"/>
    <w:basedOn w:val="Normal"/>
    <w:rsid w:val="00962850"/>
    <w:pPr>
      <w:tabs>
        <w:tab w:val="left" w:pos="709"/>
        <w:tab w:val="num" w:pos="1418"/>
        <w:tab w:val="left" w:pos="2126"/>
        <w:tab w:val="left" w:pos="2835"/>
        <w:tab w:val="num" w:pos="2880"/>
        <w:tab w:val="right" w:pos="9072"/>
      </w:tabs>
      <w:spacing w:after="180" w:line="260" w:lineRule="atLeast"/>
      <w:ind w:left="1418" w:firstLine="2160"/>
    </w:pPr>
    <w:rPr>
      <w:rFonts w:ascii="Times New Roman" w:eastAsia="PMingLiU" w:hAnsi="Times New Roman" w:cs="Times New Roman"/>
      <w:sz w:val="24"/>
      <w:szCs w:val="24"/>
      <w:lang w:eastAsia="en-US"/>
    </w:rPr>
  </w:style>
  <w:style w:type="paragraph" w:styleId="ListNumber3">
    <w:name w:val="List Number 3"/>
    <w:aliases w:val="ln3"/>
    <w:basedOn w:val="Normal"/>
    <w:rsid w:val="00962850"/>
    <w:pPr>
      <w:tabs>
        <w:tab w:val="left" w:pos="709"/>
        <w:tab w:val="left" w:pos="1418"/>
        <w:tab w:val="num" w:pos="2126"/>
        <w:tab w:val="left" w:pos="2835"/>
        <w:tab w:val="right" w:pos="9072"/>
      </w:tabs>
      <w:spacing w:after="180" w:line="260" w:lineRule="atLeast"/>
      <w:ind w:left="2127" w:hanging="709"/>
    </w:pPr>
    <w:rPr>
      <w:rFonts w:ascii="Times New Roman" w:eastAsia="PMingLiU" w:hAnsi="Times New Roman" w:cs="Times New Roman"/>
      <w:sz w:val="24"/>
      <w:szCs w:val="24"/>
      <w:lang w:eastAsia="en-US"/>
    </w:rPr>
  </w:style>
  <w:style w:type="paragraph" w:customStyle="1" w:styleId="ContentsHeading">
    <w:name w:val="Contents Heading"/>
    <w:basedOn w:val="Normal"/>
    <w:next w:val="ContentsSubHeading"/>
    <w:rsid w:val="00962850"/>
    <w:pPr>
      <w:keepNext/>
      <w:keepLines/>
      <w:pBdr>
        <w:bottom w:val="single" w:sz="6" w:space="6" w:color="auto"/>
      </w:pBdr>
      <w:tabs>
        <w:tab w:val="left" w:pos="709"/>
        <w:tab w:val="left" w:pos="1418"/>
        <w:tab w:val="left" w:pos="2126"/>
        <w:tab w:val="left" w:pos="2835"/>
        <w:tab w:val="right" w:pos="9072"/>
      </w:tabs>
      <w:spacing w:after="400" w:line="260" w:lineRule="atLeast"/>
    </w:pPr>
    <w:rPr>
      <w:rFonts w:ascii="Arial" w:eastAsia="Times New Roman" w:hAnsi="Arial" w:cs="Arial"/>
      <w:b/>
      <w:sz w:val="24"/>
      <w:szCs w:val="24"/>
      <w:lang w:eastAsia="en-US"/>
    </w:rPr>
  </w:style>
  <w:style w:type="paragraph" w:customStyle="1" w:styleId="Da">
    <w:name w:val="D(a)"/>
    <w:basedOn w:val="Normal"/>
    <w:rsid w:val="00962850"/>
    <w:pPr>
      <w:tabs>
        <w:tab w:val="left" w:pos="709"/>
        <w:tab w:val="num" w:pos="1418"/>
        <w:tab w:val="left" w:pos="2126"/>
        <w:tab w:val="left" w:pos="2835"/>
        <w:tab w:val="right" w:pos="9072"/>
      </w:tabs>
      <w:spacing w:after="180" w:line="260" w:lineRule="atLeast"/>
      <w:ind w:left="1418" w:hanging="709"/>
    </w:pPr>
    <w:rPr>
      <w:rFonts w:ascii="Times New Roman" w:eastAsia="PMingLiU" w:hAnsi="Times New Roman" w:cs="Times New Roman"/>
      <w:sz w:val="24"/>
      <w:szCs w:val="20"/>
      <w:lang w:eastAsia="en-US"/>
    </w:rPr>
  </w:style>
  <w:style w:type="paragraph" w:customStyle="1" w:styleId="DA0">
    <w:name w:val="D(A)"/>
    <w:basedOn w:val="Normal"/>
    <w:rsid w:val="00962850"/>
    <w:pPr>
      <w:tabs>
        <w:tab w:val="left" w:pos="709"/>
        <w:tab w:val="left" w:pos="1418"/>
        <w:tab w:val="left" w:pos="2126"/>
        <w:tab w:val="num" w:pos="2835"/>
        <w:tab w:val="right" w:pos="9072"/>
      </w:tabs>
      <w:spacing w:after="180" w:line="260" w:lineRule="atLeast"/>
      <w:ind w:left="2835" w:hanging="709"/>
    </w:pPr>
    <w:rPr>
      <w:rFonts w:ascii="Times New Roman" w:eastAsia="PMingLiU" w:hAnsi="Times New Roman" w:cs="Times New Roman"/>
      <w:sz w:val="24"/>
      <w:szCs w:val="20"/>
      <w:lang w:eastAsia="en-US"/>
    </w:rPr>
  </w:style>
  <w:style w:type="paragraph" w:customStyle="1" w:styleId="Di">
    <w:name w:val="D(i)"/>
    <w:basedOn w:val="Normal"/>
    <w:rsid w:val="00962850"/>
    <w:pPr>
      <w:tabs>
        <w:tab w:val="left" w:pos="709"/>
        <w:tab w:val="left" w:pos="1418"/>
        <w:tab w:val="num" w:pos="2160"/>
        <w:tab w:val="left" w:pos="2835"/>
        <w:tab w:val="right" w:pos="9072"/>
      </w:tabs>
      <w:spacing w:after="180" w:line="260" w:lineRule="atLeast"/>
      <w:ind w:left="2127" w:hanging="709"/>
    </w:pPr>
    <w:rPr>
      <w:rFonts w:ascii="Times New Roman" w:eastAsia="PMingLiU" w:hAnsi="Times New Roman" w:cs="Times New Roman"/>
      <w:sz w:val="24"/>
      <w:szCs w:val="20"/>
      <w:lang w:eastAsia="en-US"/>
    </w:rPr>
  </w:style>
  <w:style w:type="paragraph" w:customStyle="1" w:styleId="DefinitionParagraph">
    <w:name w:val="Definition Paragraph"/>
    <w:basedOn w:val="Normal"/>
    <w:rsid w:val="00962850"/>
    <w:pPr>
      <w:tabs>
        <w:tab w:val="left" w:pos="709"/>
        <w:tab w:val="left" w:pos="1418"/>
        <w:tab w:val="left" w:pos="2126"/>
        <w:tab w:val="left" w:pos="2835"/>
        <w:tab w:val="right" w:pos="9072"/>
      </w:tabs>
      <w:spacing w:after="180" w:line="260" w:lineRule="atLeast"/>
    </w:pPr>
    <w:rPr>
      <w:rFonts w:ascii="Times New Roman" w:eastAsia="PMingLiU" w:hAnsi="Times New Roman" w:cs="Times New Roman"/>
      <w:sz w:val="24"/>
      <w:szCs w:val="20"/>
      <w:lang w:eastAsia="en-US"/>
    </w:rPr>
  </w:style>
  <w:style w:type="paragraph" w:customStyle="1" w:styleId="SchH1">
    <w:name w:val="SchH1"/>
    <w:basedOn w:val="Normal"/>
    <w:next w:val="BodyText"/>
    <w:rsid w:val="00962850"/>
    <w:pPr>
      <w:keepNext/>
      <w:tabs>
        <w:tab w:val="left" w:pos="709"/>
        <w:tab w:val="left" w:pos="1418"/>
        <w:tab w:val="left" w:pos="2126"/>
        <w:tab w:val="left" w:pos="2835"/>
        <w:tab w:val="right" w:pos="9072"/>
      </w:tabs>
      <w:spacing w:after="180" w:line="260" w:lineRule="atLeast"/>
      <w:ind w:left="720" w:hanging="360"/>
    </w:pPr>
    <w:rPr>
      <w:rFonts w:ascii="Arial" w:eastAsia="PMingLiU" w:hAnsi="Arial" w:cs="Times New Roman"/>
      <w:b/>
      <w:sz w:val="24"/>
      <w:szCs w:val="20"/>
      <w:lang w:eastAsia="en-US"/>
    </w:rPr>
  </w:style>
  <w:style w:type="paragraph" w:customStyle="1" w:styleId="SchH2">
    <w:name w:val="SchH2"/>
    <w:basedOn w:val="Normal"/>
    <w:next w:val="BodyText"/>
    <w:rsid w:val="00962850"/>
    <w:pPr>
      <w:keepNext/>
      <w:tabs>
        <w:tab w:val="left" w:pos="709"/>
        <w:tab w:val="left" w:pos="1418"/>
        <w:tab w:val="left" w:pos="2126"/>
        <w:tab w:val="left" w:pos="2835"/>
        <w:tab w:val="right" w:pos="9072"/>
      </w:tabs>
      <w:spacing w:after="180" w:line="260" w:lineRule="atLeast"/>
      <w:ind w:left="1440" w:hanging="360"/>
    </w:pPr>
    <w:rPr>
      <w:rFonts w:ascii="Arial" w:eastAsia="PMingLiU" w:hAnsi="Arial" w:cs="Times New Roman"/>
      <w:b/>
      <w:sz w:val="24"/>
      <w:szCs w:val="20"/>
      <w:lang w:eastAsia="en-US"/>
    </w:rPr>
  </w:style>
  <w:style w:type="paragraph" w:customStyle="1" w:styleId="SchH3">
    <w:name w:val="SchH3"/>
    <w:basedOn w:val="Normal"/>
    <w:rsid w:val="00962850"/>
    <w:pPr>
      <w:tabs>
        <w:tab w:val="left" w:pos="709"/>
        <w:tab w:val="left" w:pos="1418"/>
        <w:tab w:val="left" w:pos="2126"/>
        <w:tab w:val="num" w:pos="2160"/>
        <w:tab w:val="left" w:pos="2835"/>
        <w:tab w:val="right" w:pos="9072"/>
      </w:tabs>
      <w:spacing w:after="180" w:line="260" w:lineRule="atLeast"/>
      <w:ind w:left="2160" w:hanging="360"/>
    </w:pPr>
    <w:rPr>
      <w:rFonts w:ascii="Times New Roman" w:eastAsia="PMingLiU" w:hAnsi="Times New Roman" w:cs="Times New Roman"/>
      <w:sz w:val="24"/>
      <w:szCs w:val="20"/>
      <w:lang w:eastAsia="en-US"/>
    </w:rPr>
  </w:style>
  <w:style w:type="paragraph" w:customStyle="1" w:styleId="SchH4">
    <w:name w:val="SchH4"/>
    <w:basedOn w:val="Normal"/>
    <w:rsid w:val="00962850"/>
    <w:pPr>
      <w:tabs>
        <w:tab w:val="left" w:pos="709"/>
        <w:tab w:val="left" w:pos="1418"/>
        <w:tab w:val="left" w:pos="2126"/>
        <w:tab w:val="left" w:pos="2835"/>
        <w:tab w:val="num" w:pos="2880"/>
        <w:tab w:val="right" w:pos="9072"/>
      </w:tabs>
      <w:spacing w:after="180" w:line="260" w:lineRule="atLeast"/>
      <w:ind w:left="2880" w:hanging="360"/>
    </w:pPr>
    <w:rPr>
      <w:rFonts w:ascii="Times New Roman" w:eastAsia="PMingLiU" w:hAnsi="Times New Roman" w:cs="Times New Roman"/>
      <w:sz w:val="24"/>
      <w:szCs w:val="20"/>
      <w:lang w:eastAsia="en-US"/>
    </w:rPr>
  </w:style>
  <w:style w:type="paragraph" w:customStyle="1" w:styleId="SchH5">
    <w:name w:val="SchH5"/>
    <w:basedOn w:val="Normal"/>
    <w:rsid w:val="00962850"/>
    <w:pPr>
      <w:tabs>
        <w:tab w:val="left" w:pos="709"/>
        <w:tab w:val="left" w:pos="1418"/>
        <w:tab w:val="left" w:pos="2126"/>
        <w:tab w:val="left" w:pos="2835"/>
        <w:tab w:val="num" w:pos="3600"/>
        <w:tab w:val="right" w:pos="9072"/>
      </w:tabs>
      <w:spacing w:after="180" w:line="260" w:lineRule="atLeast"/>
      <w:ind w:left="2127" w:hanging="709"/>
    </w:pPr>
    <w:rPr>
      <w:rFonts w:ascii="Times New Roman" w:eastAsia="PMingLiU" w:hAnsi="Times New Roman" w:cs="Times New Roman"/>
      <w:sz w:val="24"/>
      <w:szCs w:val="20"/>
      <w:lang w:eastAsia="en-US"/>
    </w:rPr>
  </w:style>
  <w:style w:type="paragraph" w:customStyle="1" w:styleId="SchH6">
    <w:name w:val="SchH6"/>
    <w:basedOn w:val="Normal"/>
    <w:rsid w:val="00962850"/>
    <w:pPr>
      <w:tabs>
        <w:tab w:val="left" w:pos="709"/>
        <w:tab w:val="left" w:pos="1418"/>
        <w:tab w:val="left" w:pos="2126"/>
        <w:tab w:val="left" w:pos="2835"/>
        <w:tab w:val="num" w:pos="4320"/>
        <w:tab w:val="right" w:pos="9072"/>
      </w:tabs>
      <w:spacing w:after="180" w:line="260" w:lineRule="atLeast"/>
      <w:ind w:left="4320" w:hanging="360"/>
    </w:pPr>
    <w:rPr>
      <w:rFonts w:ascii="Times New Roman" w:eastAsia="PMingLiU" w:hAnsi="Times New Roman" w:cs="Times New Roman"/>
      <w:sz w:val="24"/>
      <w:szCs w:val="20"/>
      <w:lang w:eastAsia="en-US"/>
    </w:rPr>
  </w:style>
  <w:style w:type="paragraph" w:customStyle="1" w:styleId="SchSH">
    <w:name w:val="SchSH"/>
    <w:basedOn w:val="Normal"/>
    <w:next w:val="SchH3"/>
    <w:rsid w:val="00962850"/>
    <w:pPr>
      <w:keepNext/>
      <w:tabs>
        <w:tab w:val="left" w:pos="709"/>
        <w:tab w:val="left" w:pos="1418"/>
        <w:tab w:val="left" w:pos="2126"/>
        <w:tab w:val="left" w:pos="2835"/>
        <w:tab w:val="right" w:pos="9072"/>
      </w:tabs>
      <w:spacing w:after="180" w:line="260" w:lineRule="atLeast"/>
    </w:pPr>
    <w:rPr>
      <w:rFonts w:ascii="Arial" w:eastAsia="PMingLiU" w:hAnsi="Arial" w:cs="Times New Roman"/>
      <w:b/>
      <w:sz w:val="24"/>
      <w:szCs w:val="20"/>
      <w:lang w:eastAsia="en-US"/>
    </w:rPr>
  </w:style>
  <w:style w:type="paragraph" w:styleId="BodyTextIndent3">
    <w:name w:val="Body Text Indent 3"/>
    <w:aliases w:val="bti3"/>
    <w:basedOn w:val="Normal"/>
    <w:link w:val="BodyTextIndent3Char"/>
    <w:rsid w:val="00962850"/>
    <w:pPr>
      <w:tabs>
        <w:tab w:val="left" w:pos="709"/>
        <w:tab w:val="left" w:pos="1418"/>
        <w:tab w:val="left" w:pos="2126"/>
        <w:tab w:val="left" w:pos="2835"/>
        <w:tab w:val="right" w:pos="9072"/>
      </w:tabs>
      <w:spacing w:after="120" w:line="240" w:lineRule="auto"/>
      <w:ind w:left="480"/>
    </w:pPr>
    <w:rPr>
      <w:rFonts w:ascii="Times New Roman" w:eastAsia="PMingLiU" w:hAnsi="Times New Roman" w:cs="Times New Roman"/>
      <w:sz w:val="16"/>
      <w:szCs w:val="16"/>
      <w:lang w:eastAsia="en-US"/>
    </w:rPr>
  </w:style>
  <w:style w:type="character" w:customStyle="1" w:styleId="BodyTextIndent3Char">
    <w:name w:val="Body Text Indent 3 Char"/>
    <w:aliases w:val="bti3 Char"/>
    <w:basedOn w:val="DefaultParagraphFont"/>
    <w:link w:val="BodyTextIndent3"/>
    <w:rsid w:val="00962850"/>
    <w:rPr>
      <w:rFonts w:ascii="Times New Roman" w:eastAsia="PMingLiU" w:hAnsi="Times New Roman" w:cs="Times New Roman"/>
      <w:sz w:val="16"/>
      <w:szCs w:val="16"/>
      <w:lang w:eastAsia="en-US"/>
    </w:rPr>
  </w:style>
  <w:style w:type="paragraph" w:customStyle="1" w:styleId="rrdsinglerule">
    <w:name w:val="rrdsinglerule"/>
    <w:basedOn w:val="Normal"/>
    <w:next w:val="Normal"/>
    <w:rsid w:val="00962850"/>
    <w:pPr>
      <w:pBdr>
        <w:top w:val="single" w:sz="8" w:space="1" w:color="auto"/>
      </w:pBdr>
      <w:spacing w:before="20" w:after="0" w:line="20" w:lineRule="exact"/>
      <w:jc w:val="center"/>
    </w:pPr>
    <w:rPr>
      <w:rFonts w:ascii="Times New Roman" w:eastAsia="Times New Roman" w:hAnsi="Times New Roman" w:cs="Times New Roman"/>
      <w:sz w:val="8"/>
      <w:szCs w:val="8"/>
      <w:lang w:eastAsia="en-US"/>
    </w:rPr>
  </w:style>
  <w:style w:type="paragraph" w:customStyle="1" w:styleId="rfn">
    <w:name w:val="rfn"/>
    <w:autoRedefine/>
    <w:rsid w:val="00962850"/>
    <w:pPr>
      <w:pBdr>
        <w:bottom w:val="single" w:sz="6" w:space="1" w:color="auto"/>
      </w:pBdr>
      <w:spacing w:after="60" w:line="120" w:lineRule="exact"/>
      <w:ind w:right="7200"/>
    </w:pPr>
    <w:rPr>
      <w:rFonts w:ascii="Times New Roman" w:eastAsia="PMingLiU" w:hAnsi="Times New Roman" w:cs="Times New Roman"/>
      <w:noProof/>
      <w:sz w:val="12"/>
      <w:szCs w:val="20"/>
      <w:lang w:eastAsia="en-US"/>
    </w:rPr>
  </w:style>
  <w:style w:type="character" w:customStyle="1" w:styleId="NOLEADING">
    <w:name w:val="NO LEADING"/>
    <w:rsid w:val="00962850"/>
  </w:style>
  <w:style w:type="paragraph" w:styleId="ListBullet3">
    <w:name w:val="List Bullet 3"/>
    <w:aliases w:val="lb3"/>
    <w:basedOn w:val="Normal"/>
    <w:autoRedefine/>
    <w:rsid w:val="00962850"/>
    <w:pPr>
      <w:widowControl w:val="0"/>
      <w:tabs>
        <w:tab w:val="left" w:pos="360"/>
        <w:tab w:val="left" w:pos="720"/>
        <w:tab w:val="num" w:pos="1080"/>
      </w:tabs>
      <w:autoSpaceDE w:val="0"/>
      <w:autoSpaceDN w:val="0"/>
      <w:adjustRightInd w:val="0"/>
      <w:spacing w:before="120" w:after="0" w:line="240" w:lineRule="auto"/>
      <w:ind w:left="1080" w:hanging="360"/>
      <w:jc w:val="both"/>
    </w:pPr>
    <w:rPr>
      <w:rFonts w:ascii="Times New Roman" w:eastAsia="PMingLiU" w:hAnsi="Times New Roman" w:cs="Angsana New"/>
      <w:sz w:val="20"/>
      <w:szCs w:val="24"/>
      <w:lang w:eastAsia="en-US"/>
    </w:rPr>
  </w:style>
  <w:style w:type="paragraph" w:customStyle="1" w:styleId="QuickBullet">
    <w:name w:val="Quick Bullet"/>
    <w:basedOn w:val="Normal"/>
    <w:rsid w:val="00962850"/>
    <w:pPr>
      <w:widowControl w:val="0"/>
      <w:tabs>
        <w:tab w:val="left" w:pos="360"/>
        <w:tab w:val="left" w:pos="720"/>
        <w:tab w:val="left" w:pos="1080"/>
      </w:tabs>
      <w:autoSpaceDE w:val="0"/>
      <w:autoSpaceDN w:val="0"/>
      <w:adjustRightInd w:val="0"/>
      <w:spacing w:before="120" w:after="0" w:line="240" w:lineRule="auto"/>
      <w:ind w:left="144" w:hanging="144"/>
      <w:jc w:val="both"/>
    </w:pPr>
    <w:rPr>
      <w:rFonts w:ascii="Times New Roman" w:eastAsia="PMingLiU" w:hAnsi="Times New Roman" w:cs="Angsana New"/>
      <w:sz w:val="20"/>
      <w:szCs w:val="24"/>
      <w:lang w:eastAsia="en-US"/>
    </w:rPr>
  </w:style>
  <w:style w:type="paragraph" w:customStyle="1" w:styleId="SmallCircle">
    <w:name w:val="Small Circle"/>
    <w:basedOn w:val="Normal"/>
    <w:rsid w:val="00962850"/>
    <w:pPr>
      <w:widowControl w:val="0"/>
      <w:tabs>
        <w:tab w:val="left" w:pos="360"/>
        <w:tab w:val="left" w:pos="720"/>
        <w:tab w:val="left" w:pos="1080"/>
      </w:tabs>
      <w:autoSpaceDE w:val="0"/>
      <w:autoSpaceDN w:val="0"/>
      <w:adjustRightInd w:val="0"/>
      <w:spacing w:before="120" w:after="0" w:line="240" w:lineRule="auto"/>
      <w:ind w:left="439" w:hanging="439"/>
      <w:jc w:val="both"/>
    </w:pPr>
    <w:rPr>
      <w:rFonts w:ascii="Times New Roman" w:eastAsia="PMingLiU" w:hAnsi="Times New Roman" w:cs="Angsana New"/>
      <w:sz w:val="20"/>
      <w:szCs w:val="24"/>
      <w:lang w:eastAsia="en-US"/>
    </w:rPr>
  </w:style>
  <w:style w:type="paragraph" w:customStyle="1" w:styleId="Bodytextbullet">
    <w:name w:val="Body text bullet"/>
    <w:basedOn w:val="BodyText"/>
    <w:rsid w:val="00962850"/>
    <w:pPr>
      <w:widowControl/>
      <w:tabs>
        <w:tab w:val="num" w:pos="480"/>
        <w:tab w:val="left" w:pos="709"/>
        <w:tab w:val="left" w:pos="1080"/>
        <w:tab w:val="left" w:pos="1418"/>
        <w:tab w:val="left" w:pos="2126"/>
        <w:tab w:val="left" w:pos="2835"/>
        <w:tab w:val="right" w:pos="9072"/>
      </w:tabs>
      <w:autoSpaceDE w:val="0"/>
      <w:autoSpaceDN w:val="0"/>
      <w:adjustRightInd w:val="0"/>
      <w:spacing w:before="120" w:after="120"/>
      <w:ind w:left="480" w:right="-44" w:hanging="480"/>
      <w:jc w:val="both"/>
    </w:pPr>
    <w:rPr>
      <w:rFonts w:cs="Angsana New"/>
      <w:bCs/>
      <w:color w:val="auto"/>
      <w:szCs w:val="22"/>
      <w:lang w:val="en-US" w:eastAsia="zh-CN"/>
    </w:rPr>
  </w:style>
  <w:style w:type="paragraph" w:customStyle="1" w:styleId="QuickFormat3">
    <w:name w:val="QuickFormat3"/>
    <w:basedOn w:val="Normal"/>
    <w:rsid w:val="00962850"/>
    <w:pPr>
      <w:widowControl w:val="0"/>
      <w:tabs>
        <w:tab w:val="left" w:pos="360"/>
        <w:tab w:val="num" w:pos="624"/>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color w:val="000000"/>
      <w:lang w:eastAsia="en-US"/>
    </w:rPr>
  </w:style>
  <w:style w:type="paragraph" w:customStyle="1" w:styleId="QuickFormat2">
    <w:name w:val="QuickFormat2"/>
    <w:basedOn w:val="Normal"/>
    <w:rsid w:val="00962850"/>
    <w:pPr>
      <w:widowControl w:val="0"/>
      <w:tabs>
        <w:tab w:val="left" w:pos="360"/>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color w:val="000000"/>
      <w:sz w:val="16"/>
      <w:szCs w:val="16"/>
      <w:lang w:eastAsia="en-US"/>
    </w:rPr>
  </w:style>
  <w:style w:type="paragraph" w:customStyle="1" w:styleId="TOCHeading2">
    <w:name w:val="TOC Heading2"/>
    <w:basedOn w:val="Normal"/>
    <w:qFormat/>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paragraph" w:customStyle="1" w:styleId="TOCPage">
    <w:name w:val="TOC Page"/>
    <w:basedOn w:val="Normal"/>
    <w:rsid w:val="00962850"/>
    <w:pPr>
      <w:tabs>
        <w:tab w:val="left" w:pos="360"/>
        <w:tab w:val="left" w:pos="720"/>
        <w:tab w:val="left" w:pos="1080"/>
      </w:tabs>
      <w:spacing w:before="120" w:after="240" w:line="240" w:lineRule="auto"/>
      <w:ind w:firstLine="360"/>
      <w:jc w:val="right"/>
    </w:pPr>
    <w:rPr>
      <w:rFonts w:ascii="Times New Roman" w:eastAsia="PMingLiU" w:hAnsi="Times New Roman" w:cs="Angsana New"/>
      <w:b/>
      <w:sz w:val="24"/>
      <w:szCs w:val="20"/>
      <w:lang w:eastAsia="en-US"/>
    </w:rPr>
  </w:style>
  <w:style w:type="paragraph" w:customStyle="1" w:styleId="TableSource">
    <w:name w:val="TableSource"/>
    <w:basedOn w:val="TableFootnotes"/>
    <w:rsid w:val="00962850"/>
    <w:pPr>
      <w:spacing w:after="120"/>
      <w:ind w:left="720" w:hanging="720"/>
      <w:jc w:val="left"/>
    </w:pPr>
  </w:style>
  <w:style w:type="paragraph" w:customStyle="1" w:styleId="TableFootnotes">
    <w:name w:val="TableFootnotes"/>
    <w:basedOn w:val="Normal"/>
    <w:rsid w:val="00962850"/>
    <w:pPr>
      <w:tabs>
        <w:tab w:val="left" w:pos="360"/>
        <w:tab w:val="left" w:pos="720"/>
        <w:tab w:val="left" w:pos="1080"/>
      </w:tabs>
      <w:autoSpaceDE w:val="0"/>
      <w:autoSpaceDN w:val="0"/>
      <w:adjustRightInd w:val="0"/>
      <w:spacing w:before="120" w:after="0" w:line="180" w:lineRule="exact"/>
      <w:ind w:left="432" w:hanging="432"/>
      <w:jc w:val="both"/>
    </w:pPr>
    <w:rPr>
      <w:rFonts w:ascii="Times New Roman" w:eastAsia="PMingLiU" w:hAnsi="Times New Roman" w:cs="Angsana New"/>
      <w:sz w:val="17"/>
      <w:szCs w:val="24"/>
      <w:lang w:eastAsia="en-US"/>
    </w:rPr>
  </w:style>
  <w:style w:type="paragraph" w:customStyle="1" w:styleId="BodyTextBold">
    <w:name w:val="Body Text Bold"/>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cs="Angsana New"/>
      <w:b/>
      <w:color w:val="auto"/>
      <w:szCs w:val="22"/>
      <w:lang w:val="en-US" w:eastAsia="zh-CN"/>
    </w:rPr>
  </w:style>
  <w:style w:type="paragraph" w:customStyle="1" w:styleId="SubHeading1">
    <w:name w:val="SubHeading1"/>
    <w:basedOn w:val="Normal"/>
    <w:rsid w:val="00962850"/>
    <w:pPr>
      <w:tabs>
        <w:tab w:val="left" w:pos="360"/>
        <w:tab w:val="left" w:pos="720"/>
        <w:tab w:val="left" w:pos="1080"/>
      </w:tabs>
      <w:autoSpaceDE w:val="0"/>
      <w:autoSpaceDN w:val="0"/>
      <w:adjustRightInd w:val="0"/>
      <w:spacing w:before="120" w:after="120" w:line="240" w:lineRule="auto"/>
      <w:ind w:firstLine="432"/>
      <w:jc w:val="both"/>
    </w:pPr>
    <w:rPr>
      <w:rFonts w:ascii="Times New Roman" w:eastAsia="PMingLiU" w:hAnsi="Times New Roman" w:cs="Angsana New"/>
      <w:i/>
      <w:iCs/>
      <w:sz w:val="20"/>
      <w:szCs w:val="20"/>
      <w:lang w:eastAsia="en-US"/>
    </w:rPr>
  </w:style>
  <w:style w:type="paragraph" w:customStyle="1" w:styleId="SubSubHeading1">
    <w:name w:val="SubSubHeading1"/>
    <w:basedOn w:val="Normal"/>
    <w:rsid w:val="00962850"/>
    <w:pPr>
      <w:keepNext/>
      <w:tabs>
        <w:tab w:val="left" w:pos="360"/>
        <w:tab w:val="left" w:pos="720"/>
        <w:tab w:val="left" w:pos="1080"/>
      </w:tabs>
      <w:autoSpaceDE w:val="0"/>
      <w:autoSpaceDN w:val="0"/>
      <w:adjustRightInd w:val="0"/>
      <w:spacing w:before="120" w:after="120" w:line="240" w:lineRule="auto"/>
      <w:ind w:firstLine="360"/>
      <w:jc w:val="center"/>
    </w:pPr>
    <w:rPr>
      <w:rFonts w:ascii="Times New Roman" w:eastAsia="PMingLiU" w:hAnsi="Times New Roman" w:cs="Angsana New"/>
      <w:b/>
      <w:bCs/>
      <w:sz w:val="20"/>
      <w:szCs w:val="20"/>
      <w:lang w:eastAsia="en-US"/>
    </w:rPr>
  </w:style>
  <w:style w:type="paragraph" w:customStyle="1" w:styleId="NotInTOCHeading1">
    <w:name w:val="NotInTOCHeading1"/>
    <w:rsid w:val="00962850"/>
    <w:pPr>
      <w:keepNext/>
      <w:spacing w:after="120" w:line="240" w:lineRule="auto"/>
      <w:jc w:val="center"/>
    </w:pPr>
    <w:rPr>
      <w:rFonts w:ascii="Times New Roman" w:eastAsia="PMingLiU" w:hAnsi="Times New Roman" w:cs="Angsana New"/>
      <w:b/>
      <w:caps/>
      <w:sz w:val="20"/>
      <w:szCs w:val="20"/>
      <w:lang w:eastAsia="en-US"/>
    </w:rPr>
  </w:style>
  <w:style w:type="paragraph" w:customStyle="1" w:styleId="TableFootnoteSeparator">
    <w:name w:val="TableFootnoteSeparator"/>
    <w:basedOn w:val="Normal"/>
    <w:rsid w:val="00962850"/>
    <w:pPr>
      <w:keepNext/>
      <w:tabs>
        <w:tab w:val="left" w:pos="360"/>
        <w:tab w:val="left" w:pos="720"/>
        <w:tab w:val="left" w:pos="1080"/>
        <w:tab w:val="right" w:pos="1836"/>
      </w:tabs>
      <w:autoSpaceDE w:val="0"/>
      <w:autoSpaceDN w:val="0"/>
      <w:adjustRightInd w:val="0"/>
      <w:spacing w:before="120" w:after="40" w:line="240" w:lineRule="auto"/>
      <w:ind w:firstLine="360"/>
      <w:jc w:val="both"/>
    </w:pPr>
    <w:rPr>
      <w:rFonts w:ascii="Times New Roman" w:eastAsia="PMingLiU" w:hAnsi="Times New Roman" w:cs="Angsana New"/>
      <w:sz w:val="20"/>
      <w:szCs w:val="24"/>
      <w:u w:val="single"/>
      <w:lang w:eastAsia="en-US"/>
    </w:rPr>
  </w:style>
  <w:style w:type="paragraph" w:customStyle="1" w:styleId="See">
    <w:name w:val="See"/>
    <w:basedOn w:val="Normal"/>
    <w:rsid w:val="00962850"/>
    <w:pPr>
      <w:tabs>
        <w:tab w:val="left" w:pos="360"/>
        <w:tab w:val="left" w:pos="720"/>
        <w:tab w:val="left" w:pos="1080"/>
      </w:tabs>
      <w:autoSpaceDE w:val="0"/>
      <w:autoSpaceDN w:val="0"/>
      <w:adjustRightInd w:val="0"/>
      <w:spacing w:before="120" w:after="120" w:line="240" w:lineRule="auto"/>
      <w:ind w:firstLine="360"/>
      <w:jc w:val="center"/>
    </w:pPr>
    <w:rPr>
      <w:rFonts w:ascii="Times New Roman" w:eastAsia="PMingLiU" w:hAnsi="Times New Roman" w:cs="Angsana New"/>
      <w:i/>
      <w:iCs/>
      <w:sz w:val="20"/>
      <w:szCs w:val="20"/>
      <w:lang w:eastAsia="en-US"/>
    </w:rPr>
  </w:style>
  <w:style w:type="paragraph" w:customStyle="1" w:styleId="LetterHanging">
    <w:name w:val="Letter Hanging"/>
    <w:basedOn w:val="Normal"/>
    <w:rsid w:val="00962850"/>
    <w:pPr>
      <w:tabs>
        <w:tab w:val="left" w:pos="360"/>
        <w:tab w:val="left" w:pos="720"/>
        <w:tab w:val="left" w:pos="1080"/>
      </w:tabs>
      <w:autoSpaceDE w:val="0"/>
      <w:autoSpaceDN w:val="0"/>
      <w:adjustRightInd w:val="0"/>
      <w:spacing w:before="120" w:after="120" w:line="240" w:lineRule="auto"/>
      <w:ind w:left="648" w:hanging="432"/>
      <w:jc w:val="both"/>
    </w:pPr>
    <w:rPr>
      <w:rFonts w:ascii="Times New Roman" w:eastAsia="PMingLiU" w:hAnsi="Times New Roman" w:cs="Angsana New"/>
      <w:color w:val="000000"/>
      <w:sz w:val="20"/>
      <w:szCs w:val="20"/>
      <w:lang w:eastAsia="en-US"/>
    </w:rPr>
  </w:style>
  <w:style w:type="paragraph" w:customStyle="1" w:styleId="LittleRomanHanging">
    <w:name w:val="LittleRomanHanging"/>
    <w:basedOn w:val="Normal"/>
    <w:rsid w:val="00962850"/>
    <w:pPr>
      <w:tabs>
        <w:tab w:val="left" w:pos="360"/>
        <w:tab w:val="left" w:pos="720"/>
        <w:tab w:val="left" w:pos="1080"/>
      </w:tabs>
      <w:autoSpaceDE w:val="0"/>
      <w:autoSpaceDN w:val="0"/>
      <w:adjustRightInd w:val="0"/>
      <w:spacing w:before="120" w:after="120" w:line="240" w:lineRule="auto"/>
      <w:ind w:left="864" w:hanging="432"/>
      <w:jc w:val="both"/>
    </w:pPr>
    <w:rPr>
      <w:rFonts w:ascii="Times New Roman" w:eastAsia="PMingLiU" w:hAnsi="Times New Roman" w:cs="Angsana New"/>
      <w:color w:val="000000"/>
      <w:sz w:val="20"/>
      <w:szCs w:val="20"/>
      <w:lang w:eastAsia="en-US"/>
    </w:rPr>
  </w:style>
  <w:style w:type="paragraph" w:customStyle="1" w:styleId="BodyTextNumbered">
    <w:name w:val="Body Text Numbered"/>
    <w:basedOn w:val="BodyText"/>
    <w:rsid w:val="00962850"/>
    <w:pPr>
      <w:widowControl/>
      <w:tabs>
        <w:tab w:val="left" w:pos="720"/>
        <w:tab w:val="left" w:pos="1080"/>
        <w:tab w:val="left" w:pos="2126"/>
        <w:tab w:val="left" w:pos="2835"/>
        <w:tab w:val="right" w:pos="9072"/>
      </w:tabs>
      <w:spacing w:before="120" w:after="120"/>
      <w:ind w:left="720" w:hanging="360"/>
      <w:jc w:val="both"/>
    </w:pPr>
    <w:rPr>
      <w:rFonts w:cs="Angsana New"/>
      <w:bCs/>
      <w:color w:val="auto"/>
      <w:lang w:val="en-US" w:eastAsia="zh-CN"/>
    </w:rPr>
  </w:style>
  <w:style w:type="paragraph" w:customStyle="1" w:styleId="TitleL">
    <w:name w:val="Title L"/>
    <w:basedOn w:val="Normal"/>
    <w:rsid w:val="00962850"/>
    <w:pPr>
      <w:tabs>
        <w:tab w:val="left" w:pos="360"/>
        <w:tab w:val="left" w:pos="720"/>
        <w:tab w:val="left" w:pos="1080"/>
      </w:tabs>
      <w:spacing w:before="120" w:after="240" w:line="240" w:lineRule="auto"/>
      <w:ind w:firstLine="360"/>
      <w:outlineLvl w:val="0"/>
    </w:pPr>
    <w:rPr>
      <w:rFonts w:ascii="Times New Roman" w:eastAsia="PMingLiU" w:hAnsi="Times New Roman" w:cs="Angsana New"/>
      <w:b/>
      <w:bCs/>
      <w:sz w:val="24"/>
      <w:szCs w:val="32"/>
      <w:lang w:eastAsia="en-US"/>
    </w:rPr>
  </w:style>
  <w:style w:type="paragraph" w:customStyle="1" w:styleId="TitleUC">
    <w:name w:val="Title UC"/>
    <w:basedOn w:val="Normal"/>
    <w:next w:val="Normal"/>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sz w:val="24"/>
      <w:szCs w:val="24"/>
      <w:u w:val="single"/>
      <w:lang w:eastAsia="en-US"/>
    </w:rPr>
  </w:style>
  <w:style w:type="paragraph" w:customStyle="1" w:styleId="TitleB">
    <w:name w:val="Title B"/>
    <w:basedOn w:val="Normal"/>
    <w:next w:val="BodyText"/>
    <w:link w:val="TitleBChar"/>
    <w:rsid w:val="00962850"/>
    <w:pPr>
      <w:tabs>
        <w:tab w:val="left" w:pos="360"/>
        <w:tab w:val="left" w:pos="720"/>
        <w:tab w:val="left" w:pos="1080"/>
      </w:tabs>
      <w:spacing w:before="120" w:after="240" w:line="240" w:lineRule="auto"/>
      <w:ind w:firstLine="360"/>
      <w:jc w:val="both"/>
      <w:outlineLvl w:val="0"/>
    </w:pPr>
    <w:rPr>
      <w:rFonts w:ascii="Times New Roman" w:eastAsia="PMingLiU" w:hAnsi="Times New Roman" w:cs="Times New Roman"/>
      <w:b/>
      <w:sz w:val="20"/>
      <w:szCs w:val="20"/>
      <w:lang w:eastAsia="en-US"/>
    </w:rPr>
  </w:style>
  <w:style w:type="character" w:customStyle="1" w:styleId="TitleBChar">
    <w:name w:val="Title B Char"/>
    <w:link w:val="TitleB"/>
    <w:rsid w:val="00962850"/>
    <w:rPr>
      <w:rFonts w:ascii="Times New Roman" w:eastAsia="PMingLiU" w:hAnsi="Times New Roman" w:cs="Times New Roman"/>
      <w:b/>
      <w:sz w:val="20"/>
      <w:szCs w:val="20"/>
      <w:lang w:eastAsia="en-US"/>
    </w:rPr>
  </w:style>
  <w:style w:type="paragraph" w:customStyle="1" w:styleId="TitleBC">
    <w:name w:val="Title BC"/>
    <w:basedOn w:val="Normal"/>
    <w:next w:val="BodyText"/>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b/>
      <w:sz w:val="24"/>
      <w:szCs w:val="24"/>
      <w:lang w:eastAsia="en-US"/>
    </w:rPr>
  </w:style>
  <w:style w:type="paragraph" w:customStyle="1" w:styleId="TitleBU">
    <w:name w:val="Title BU"/>
    <w:basedOn w:val="Normal"/>
    <w:next w:val="BodyText"/>
    <w:rsid w:val="00962850"/>
    <w:pPr>
      <w:tabs>
        <w:tab w:val="left" w:pos="360"/>
        <w:tab w:val="left" w:pos="720"/>
        <w:tab w:val="left" w:pos="1080"/>
      </w:tabs>
      <w:spacing w:before="120" w:after="240" w:line="240" w:lineRule="auto"/>
      <w:ind w:firstLine="360"/>
      <w:jc w:val="both"/>
      <w:outlineLvl w:val="0"/>
    </w:pPr>
    <w:rPr>
      <w:rFonts w:ascii="Times New Roman" w:eastAsia="PMingLiU" w:hAnsi="Times New Roman" w:cs="Angsana New"/>
      <w:b/>
      <w:sz w:val="24"/>
      <w:szCs w:val="24"/>
      <w:u w:val="single"/>
      <w:lang w:eastAsia="en-US"/>
    </w:rPr>
  </w:style>
  <w:style w:type="paragraph" w:customStyle="1" w:styleId="TitleBUC">
    <w:name w:val="Title BUC"/>
    <w:basedOn w:val="Normal"/>
    <w:next w:val="BodyText"/>
    <w:rsid w:val="00962850"/>
    <w:pPr>
      <w:tabs>
        <w:tab w:val="left" w:pos="360"/>
        <w:tab w:val="left" w:pos="720"/>
        <w:tab w:val="left" w:pos="1080"/>
      </w:tabs>
      <w:spacing w:before="120" w:after="240" w:line="240" w:lineRule="auto"/>
      <w:ind w:firstLine="360"/>
      <w:jc w:val="center"/>
      <w:outlineLvl w:val="0"/>
    </w:pPr>
    <w:rPr>
      <w:rFonts w:ascii="Times New Roman" w:eastAsia="PMingLiU" w:hAnsi="Times New Roman" w:cs="Angsana New"/>
      <w:b/>
      <w:sz w:val="24"/>
      <w:szCs w:val="24"/>
      <w:u w:val="single"/>
      <w:lang w:eastAsia="en-US"/>
    </w:rPr>
  </w:style>
  <w:style w:type="paragraph" w:customStyle="1" w:styleId="TitleC">
    <w:name w:val="Title C"/>
    <w:basedOn w:val="Normal"/>
    <w:next w:val="Normal"/>
    <w:rsid w:val="00962850"/>
    <w:pPr>
      <w:tabs>
        <w:tab w:val="left" w:pos="360"/>
        <w:tab w:val="decimal" w:pos="504"/>
        <w:tab w:val="left" w:pos="720"/>
        <w:tab w:val="left" w:pos="1080"/>
      </w:tabs>
      <w:spacing w:before="120" w:after="240" w:line="240" w:lineRule="auto"/>
      <w:ind w:firstLine="360"/>
      <w:jc w:val="center"/>
    </w:pPr>
    <w:rPr>
      <w:rFonts w:ascii="Times New Roman" w:eastAsia="PMingLiU" w:hAnsi="Times New Roman" w:cs="Angsana New"/>
      <w:sz w:val="24"/>
      <w:szCs w:val="24"/>
      <w:lang w:eastAsia="en-US"/>
    </w:rPr>
  </w:style>
  <w:style w:type="paragraph" w:customStyle="1" w:styleId="ListRoman1">
    <w:name w:val="List Roman 1"/>
    <w:basedOn w:val="Normal"/>
    <w:next w:val="BodyText"/>
    <w:rsid w:val="00962850"/>
    <w:pPr>
      <w:tabs>
        <w:tab w:val="left" w:pos="22"/>
        <w:tab w:val="left" w:pos="360"/>
        <w:tab w:val="left" w:pos="720"/>
        <w:tab w:val="left" w:pos="1080"/>
        <w:tab w:val="num" w:pos="1440"/>
      </w:tabs>
      <w:spacing w:before="120" w:line="288" w:lineRule="auto"/>
      <w:ind w:left="1440" w:hanging="720"/>
      <w:jc w:val="both"/>
    </w:pPr>
    <w:rPr>
      <w:rFonts w:ascii="CG Times" w:eastAsia="PMingLiU" w:hAnsi="CG Times" w:cs="Angsana New"/>
      <w:szCs w:val="20"/>
      <w:lang w:eastAsia="en-US"/>
    </w:rPr>
  </w:style>
  <w:style w:type="paragraph" w:customStyle="1" w:styleId="ListRoman2">
    <w:name w:val="List Roman 2"/>
    <w:basedOn w:val="Normal"/>
    <w:next w:val="Normal"/>
    <w:rsid w:val="00962850"/>
    <w:pPr>
      <w:tabs>
        <w:tab w:val="left" w:pos="50"/>
        <w:tab w:val="left" w:pos="360"/>
        <w:tab w:val="left" w:pos="720"/>
        <w:tab w:val="left" w:pos="1080"/>
        <w:tab w:val="left" w:pos="1418"/>
      </w:tabs>
      <w:spacing w:before="120" w:line="288" w:lineRule="auto"/>
      <w:ind w:left="1440" w:hanging="360"/>
      <w:jc w:val="both"/>
    </w:pPr>
    <w:rPr>
      <w:rFonts w:ascii="CG Times" w:eastAsia="PMingLiU" w:hAnsi="CG Times" w:cs="Angsana New"/>
      <w:szCs w:val="20"/>
      <w:lang w:eastAsia="en-US"/>
    </w:rPr>
  </w:style>
  <w:style w:type="paragraph" w:customStyle="1" w:styleId="ListRoman3">
    <w:name w:val="List Roman 3"/>
    <w:basedOn w:val="Normal"/>
    <w:next w:val="Normal"/>
    <w:rsid w:val="00962850"/>
    <w:pPr>
      <w:tabs>
        <w:tab w:val="left" w:pos="68"/>
        <w:tab w:val="left" w:pos="360"/>
        <w:tab w:val="left" w:pos="720"/>
        <w:tab w:val="left" w:pos="1080"/>
        <w:tab w:val="num" w:pos="1928"/>
      </w:tabs>
      <w:spacing w:before="120" w:line="288" w:lineRule="auto"/>
      <w:ind w:left="1928" w:hanging="511"/>
      <w:jc w:val="both"/>
    </w:pPr>
    <w:rPr>
      <w:rFonts w:ascii="CG Times" w:eastAsia="PMingLiU" w:hAnsi="CG Times" w:cs="Angsana New"/>
      <w:szCs w:val="20"/>
      <w:lang w:eastAsia="en-US"/>
    </w:rPr>
  </w:style>
  <w:style w:type="paragraph" w:customStyle="1" w:styleId="ListAlpha1">
    <w:name w:val="List Alpha 1"/>
    <w:basedOn w:val="Normal"/>
    <w:next w:val="BodyText"/>
    <w:rsid w:val="00962850"/>
    <w:pPr>
      <w:tabs>
        <w:tab w:val="left" w:pos="22"/>
        <w:tab w:val="left" w:pos="360"/>
        <w:tab w:val="num" w:pos="420"/>
        <w:tab w:val="left" w:pos="720"/>
        <w:tab w:val="left" w:pos="1080"/>
      </w:tabs>
      <w:spacing w:before="120" w:line="288" w:lineRule="auto"/>
      <w:ind w:left="420" w:hanging="420"/>
      <w:jc w:val="both"/>
    </w:pPr>
    <w:rPr>
      <w:rFonts w:ascii="CG Times" w:eastAsia="PMingLiU" w:hAnsi="CG Times" w:cs="Angsana New"/>
      <w:szCs w:val="20"/>
      <w:lang w:eastAsia="en-US"/>
    </w:rPr>
  </w:style>
  <w:style w:type="paragraph" w:customStyle="1" w:styleId="ListAlpha2">
    <w:name w:val="List Alpha 2"/>
    <w:basedOn w:val="Normal"/>
    <w:next w:val="Normal"/>
    <w:rsid w:val="00962850"/>
    <w:pPr>
      <w:tabs>
        <w:tab w:val="left" w:pos="50"/>
        <w:tab w:val="left" w:pos="360"/>
        <w:tab w:val="left" w:pos="720"/>
        <w:tab w:val="num" w:pos="840"/>
        <w:tab w:val="left" w:pos="1080"/>
        <w:tab w:val="left" w:pos="1418"/>
      </w:tabs>
      <w:spacing w:before="120" w:line="288" w:lineRule="auto"/>
      <w:ind w:left="840" w:hanging="420"/>
      <w:jc w:val="both"/>
    </w:pPr>
    <w:rPr>
      <w:rFonts w:ascii="CG Times" w:eastAsia="PMingLiU" w:hAnsi="CG Times" w:cs="Angsana New"/>
      <w:szCs w:val="20"/>
      <w:lang w:eastAsia="en-US"/>
    </w:rPr>
  </w:style>
  <w:style w:type="paragraph" w:customStyle="1" w:styleId="ListAlpha3">
    <w:name w:val="List Alpha 3"/>
    <w:basedOn w:val="Normal"/>
    <w:next w:val="Normal"/>
    <w:rsid w:val="00962850"/>
    <w:pPr>
      <w:tabs>
        <w:tab w:val="left" w:pos="68"/>
        <w:tab w:val="left" w:pos="360"/>
        <w:tab w:val="left" w:pos="720"/>
        <w:tab w:val="left" w:pos="1080"/>
        <w:tab w:val="num" w:pos="1260"/>
      </w:tabs>
      <w:spacing w:before="120" w:line="288" w:lineRule="auto"/>
      <w:ind w:left="1260" w:hanging="420"/>
      <w:jc w:val="both"/>
    </w:pPr>
    <w:rPr>
      <w:rFonts w:ascii="CG Times" w:eastAsia="PMingLiU" w:hAnsi="CG Times" w:cs="Angsana New"/>
      <w:szCs w:val="20"/>
      <w:lang w:eastAsia="en-US"/>
    </w:rPr>
  </w:style>
  <w:style w:type="paragraph" w:customStyle="1" w:styleId="STBBullet1">
    <w:name w:val="STB Bullet 1"/>
    <w:basedOn w:val="Normal"/>
    <w:rsid w:val="00962850"/>
    <w:pPr>
      <w:tabs>
        <w:tab w:val="left" w:pos="360"/>
        <w:tab w:val="num" w:pos="720"/>
        <w:tab w:val="left" w:pos="1080"/>
        <w:tab w:val="left" w:pos="1418"/>
      </w:tabs>
      <w:spacing w:before="120" w:after="240" w:line="240" w:lineRule="auto"/>
      <w:jc w:val="both"/>
    </w:pPr>
    <w:rPr>
      <w:rFonts w:ascii="Times New Roman" w:eastAsia="PMingLiU" w:hAnsi="Times New Roman" w:cs="Angsana New"/>
      <w:sz w:val="24"/>
      <w:szCs w:val="24"/>
      <w:lang w:eastAsia="en-US"/>
    </w:rPr>
  </w:style>
  <w:style w:type="paragraph" w:customStyle="1" w:styleId="STBBullet1DBL">
    <w:name w:val="STB Bullet 1 DBL"/>
    <w:basedOn w:val="Normal"/>
    <w:rsid w:val="00962850"/>
    <w:pPr>
      <w:tabs>
        <w:tab w:val="left" w:pos="360"/>
        <w:tab w:val="left" w:pos="709"/>
        <w:tab w:val="left" w:pos="1080"/>
      </w:tabs>
      <w:spacing w:before="120" w:after="0" w:line="480" w:lineRule="auto"/>
      <w:ind w:left="709"/>
      <w:jc w:val="both"/>
    </w:pPr>
    <w:rPr>
      <w:rFonts w:ascii="Times New Roman" w:eastAsia="PMingLiU" w:hAnsi="Times New Roman" w:cs="Angsana New"/>
      <w:sz w:val="24"/>
      <w:szCs w:val="24"/>
      <w:lang w:eastAsia="en-US"/>
    </w:rPr>
  </w:style>
  <w:style w:type="paragraph" w:customStyle="1" w:styleId="STBBullet2">
    <w:name w:val="STB Bullet 2"/>
    <w:basedOn w:val="Normal"/>
    <w:rsid w:val="00962850"/>
    <w:pPr>
      <w:tabs>
        <w:tab w:val="left" w:pos="360"/>
        <w:tab w:val="left" w:pos="720"/>
        <w:tab w:val="num" w:pos="1440"/>
      </w:tabs>
      <w:spacing w:before="120" w:after="240" w:line="240" w:lineRule="auto"/>
      <w:ind w:firstLine="720"/>
      <w:jc w:val="both"/>
    </w:pPr>
    <w:rPr>
      <w:rFonts w:ascii="Times New Roman" w:eastAsia="PMingLiU" w:hAnsi="Times New Roman" w:cs="Angsana New"/>
      <w:sz w:val="24"/>
      <w:szCs w:val="24"/>
      <w:lang w:eastAsia="en-US"/>
    </w:rPr>
  </w:style>
  <w:style w:type="paragraph" w:customStyle="1" w:styleId="STBBullet2DBL">
    <w:name w:val="STB Bullet 2 DBL"/>
    <w:basedOn w:val="Normal"/>
    <w:rsid w:val="00962850"/>
    <w:pPr>
      <w:tabs>
        <w:tab w:val="left" w:pos="360"/>
        <w:tab w:val="num" w:pos="420"/>
        <w:tab w:val="left" w:pos="720"/>
      </w:tabs>
      <w:spacing w:before="120" w:after="0" w:line="480" w:lineRule="auto"/>
      <w:ind w:left="420" w:hanging="420"/>
      <w:jc w:val="both"/>
    </w:pPr>
    <w:rPr>
      <w:rFonts w:ascii="Times New Roman" w:eastAsia="PMingLiU" w:hAnsi="Times New Roman" w:cs="Angsana New"/>
      <w:sz w:val="24"/>
      <w:szCs w:val="24"/>
      <w:lang w:eastAsia="en-US"/>
    </w:rPr>
  </w:style>
  <w:style w:type="paragraph" w:customStyle="1" w:styleId="STBBullet3">
    <w:name w:val="STB Bullet 3"/>
    <w:basedOn w:val="Normal"/>
    <w:rsid w:val="00962850"/>
    <w:pPr>
      <w:tabs>
        <w:tab w:val="left" w:pos="360"/>
        <w:tab w:val="left" w:pos="720"/>
        <w:tab w:val="left" w:pos="1080"/>
      </w:tabs>
      <w:spacing w:before="120" w:after="240" w:line="240" w:lineRule="auto"/>
      <w:jc w:val="both"/>
    </w:pPr>
    <w:rPr>
      <w:rFonts w:ascii="Times New Roman" w:eastAsia="PMingLiU" w:hAnsi="Times New Roman" w:cs="Angsana New"/>
      <w:sz w:val="24"/>
      <w:szCs w:val="24"/>
      <w:lang w:eastAsia="en-US"/>
    </w:rPr>
  </w:style>
  <w:style w:type="paragraph" w:customStyle="1" w:styleId="STBBullet3DBL">
    <w:name w:val="STB Bullet 3 DBL"/>
    <w:basedOn w:val="Normal"/>
    <w:rsid w:val="00962850"/>
    <w:pPr>
      <w:tabs>
        <w:tab w:val="left" w:pos="360"/>
        <w:tab w:val="left" w:pos="720"/>
        <w:tab w:val="left" w:pos="1080"/>
      </w:tabs>
      <w:spacing w:before="120" w:after="0" w:line="480" w:lineRule="auto"/>
      <w:jc w:val="both"/>
    </w:pPr>
    <w:rPr>
      <w:rFonts w:ascii="Times New Roman" w:eastAsia="PMingLiU" w:hAnsi="Times New Roman" w:cs="Angsana New"/>
      <w:sz w:val="24"/>
      <w:szCs w:val="24"/>
      <w:lang w:eastAsia="en-US"/>
    </w:rPr>
  </w:style>
  <w:style w:type="paragraph" w:customStyle="1" w:styleId="STBBullet4">
    <w:name w:val="STB Bullet 4"/>
    <w:basedOn w:val="Normal"/>
    <w:rsid w:val="00962850"/>
    <w:pPr>
      <w:tabs>
        <w:tab w:val="left" w:pos="360"/>
        <w:tab w:val="left" w:pos="720"/>
        <w:tab w:val="left" w:pos="1080"/>
        <w:tab w:val="num" w:pos="1440"/>
      </w:tabs>
      <w:spacing w:before="120" w:after="240" w:line="240" w:lineRule="auto"/>
      <w:jc w:val="both"/>
    </w:pPr>
    <w:rPr>
      <w:rFonts w:ascii="Times New Roman" w:eastAsia="PMingLiU" w:hAnsi="Times New Roman" w:cs="Angsana New"/>
      <w:sz w:val="24"/>
      <w:szCs w:val="24"/>
      <w:lang w:eastAsia="en-US"/>
    </w:rPr>
  </w:style>
  <w:style w:type="paragraph" w:customStyle="1" w:styleId="STBBullet4DBL">
    <w:name w:val="STB Bullet 4 DBL"/>
    <w:basedOn w:val="Normal"/>
    <w:rsid w:val="00962850"/>
    <w:pPr>
      <w:tabs>
        <w:tab w:val="left" w:pos="360"/>
        <w:tab w:val="left" w:pos="720"/>
        <w:tab w:val="left" w:pos="1080"/>
        <w:tab w:val="num" w:pos="2160"/>
      </w:tabs>
      <w:spacing w:before="120" w:after="0" w:line="480" w:lineRule="auto"/>
      <w:jc w:val="both"/>
    </w:pPr>
    <w:rPr>
      <w:rFonts w:ascii="Times New Roman" w:eastAsia="PMingLiU" w:hAnsi="Times New Roman" w:cs="Angsana New"/>
      <w:sz w:val="24"/>
      <w:szCs w:val="24"/>
      <w:lang w:eastAsia="en-US"/>
    </w:rPr>
  </w:style>
  <w:style w:type="paragraph" w:customStyle="1" w:styleId="STBListNumber1">
    <w:name w:val="STB List Number 1"/>
    <w:basedOn w:val="Normal"/>
    <w:rsid w:val="00962850"/>
    <w:pPr>
      <w:tabs>
        <w:tab w:val="left" w:pos="360"/>
        <w:tab w:val="left" w:pos="720"/>
        <w:tab w:val="num" w:pos="1800"/>
      </w:tabs>
      <w:spacing w:before="120" w:after="240" w:line="240" w:lineRule="auto"/>
      <w:ind w:left="1800" w:hanging="360"/>
      <w:jc w:val="both"/>
    </w:pPr>
    <w:rPr>
      <w:rFonts w:ascii="Times New Roman" w:eastAsia="PMingLiU" w:hAnsi="Times New Roman" w:cs="Angsana New"/>
      <w:sz w:val="24"/>
      <w:szCs w:val="24"/>
      <w:lang w:eastAsia="en-US"/>
    </w:rPr>
  </w:style>
  <w:style w:type="paragraph" w:customStyle="1" w:styleId="STBListNumber1DBL">
    <w:name w:val="STB List Number 1 DBL"/>
    <w:basedOn w:val="Normal"/>
    <w:rsid w:val="00962850"/>
    <w:pPr>
      <w:numPr>
        <w:ilvl w:val="1"/>
      </w:numPr>
      <w:tabs>
        <w:tab w:val="left" w:pos="360"/>
        <w:tab w:val="left" w:pos="720"/>
      </w:tabs>
      <w:spacing w:before="120" w:after="0" w:line="480" w:lineRule="auto"/>
      <w:ind w:left="360" w:hanging="360"/>
      <w:jc w:val="both"/>
    </w:pPr>
    <w:rPr>
      <w:rFonts w:ascii="Times New Roman" w:eastAsia="PMingLiU" w:hAnsi="Times New Roman" w:cs="Angsana New"/>
      <w:sz w:val="24"/>
      <w:szCs w:val="24"/>
      <w:lang w:eastAsia="en-US"/>
    </w:rPr>
  </w:style>
  <w:style w:type="paragraph" w:customStyle="1" w:styleId="STBListNumber2">
    <w:name w:val="STB List Number 2"/>
    <w:basedOn w:val="Normal"/>
    <w:rsid w:val="00962850"/>
    <w:pPr>
      <w:numPr>
        <w:ilvl w:val="2"/>
      </w:numPr>
      <w:tabs>
        <w:tab w:val="left" w:pos="360"/>
        <w:tab w:val="left" w:pos="720"/>
        <w:tab w:val="left" w:pos="1080"/>
      </w:tabs>
      <w:spacing w:before="120" w:after="240" w:line="240" w:lineRule="auto"/>
      <w:ind w:left="360" w:hanging="360"/>
      <w:jc w:val="both"/>
    </w:pPr>
    <w:rPr>
      <w:rFonts w:ascii="Times New Roman" w:eastAsia="PMingLiU" w:hAnsi="Times New Roman" w:cs="Angsana New"/>
      <w:sz w:val="24"/>
      <w:szCs w:val="24"/>
      <w:lang w:eastAsia="en-US"/>
    </w:rPr>
  </w:style>
  <w:style w:type="paragraph" w:customStyle="1" w:styleId="STBListNumber2DBL">
    <w:name w:val="STB List Number 2 DBL"/>
    <w:basedOn w:val="Normal"/>
    <w:rsid w:val="00962850"/>
    <w:pPr>
      <w:tabs>
        <w:tab w:val="left" w:pos="360"/>
        <w:tab w:val="left" w:pos="720"/>
        <w:tab w:val="left" w:pos="1080"/>
      </w:tabs>
      <w:spacing w:before="120" w:after="0" w:line="480" w:lineRule="auto"/>
      <w:ind w:firstLine="360"/>
      <w:jc w:val="both"/>
    </w:pPr>
    <w:rPr>
      <w:rFonts w:ascii="Times New Roman" w:eastAsia="PMingLiU" w:hAnsi="Times New Roman" w:cs="Angsana New"/>
      <w:sz w:val="24"/>
      <w:szCs w:val="24"/>
      <w:lang w:eastAsia="en-US"/>
    </w:rPr>
  </w:style>
  <w:style w:type="paragraph" w:customStyle="1" w:styleId="STBListNumber3">
    <w:name w:val="STB List Number 3"/>
    <w:basedOn w:val="Normal"/>
    <w:rsid w:val="00962850"/>
    <w:pPr>
      <w:tabs>
        <w:tab w:val="left" w:pos="360"/>
        <w:tab w:val="left" w:pos="720"/>
        <w:tab w:val="left" w:pos="1080"/>
        <w:tab w:val="num" w:pos="1440"/>
      </w:tabs>
      <w:spacing w:before="120" w:after="240" w:line="240" w:lineRule="auto"/>
      <w:ind w:firstLine="360"/>
      <w:jc w:val="both"/>
    </w:pPr>
    <w:rPr>
      <w:rFonts w:ascii="Times New Roman" w:eastAsia="PMingLiU" w:hAnsi="Times New Roman" w:cs="Angsana New"/>
      <w:sz w:val="24"/>
      <w:szCs w:val="24"/>
      <w:lang w:eastAsia="en-US"/>
    </w:rPr>
  </w:style>
  <w:style w:type="paragraph" w:customStyle="1" w:styleId="STBListNumber3DBL">
    <w:name w:val="STB List Number 3 DBL"/>
    <w:basedOn w:val="Normal"/>
    <w:rsid w:val="00962850"/>
    <w:pPr>
      <w:tabs>
        <w:tab w:val="left" w:pos="360"/>
        <w:tab w:val="left" w:pos="720"/>
        <w:tab w:val="left" w:pos="1080"/>
        <w:tab w:val="num" w:pos="1260"/>
      </w:tabs>
      <w:spacing w:before="120" w:after="0" w:line="480" w:lineRule="auto"/>
      <w:ind w:firstLine="720"/>
      <w:jc w:val="both"/>
    </w:pPr>
    <w:rPr>
      <w:rFonts w:ascii="Times New Roman" w:eastAsia="PMingLiU" w:hAnsi="Times New Roman" w:cs="Angsana New"/>
      <w:sz w:val="24"/>
      <w:szCs w:val="24"/>
      <w:lang w:eastAsia="en-US"/>
    </w:rPr>
  </w:style>
  <w:style w:type="paragraph" w:customStyle="1" w:styleId="STBListNumber4">
    <w:name w:val="STB List Number 4"/>
    <w:basedOn w:val="Normal"/>
    <w:rsid w:val="00962850"/>
    <w:pPr>
      <w:tabs>
        <w:tab w:val="left" w:pos="360"/>
        <w:tab w:val="left" w:pos="720"/>
        <w:tab w:val="left" w:pos="1080"/>
      </w:tabs>
      <w:spacing w:before="120" w:after="240" w:line="240" w:lineRule="auto"/>
      <w:ind w:left="360" w:hanging="360"/>
      <w:jc w:val="both"/>
    </w:pPr>
    <w:rPr>
      <w:rFonts w:ascii="Times New Roman" w:eastAsia="PMingLiU" w:hAnsi="Times New Roman" w:cs="Angsana New"/>
      <w:sz w:val="24"/>
      <w:szCs w:val="24"/>
      <w:lang w:eastAsia="en-US"/>
    </w:rPr>
  </w:style>
  <w:style w:type="paragraph" w:customStyle="1" w:styleId="STBListNumber4DBL">
    <w:name w:val="STB List Number 4 DBL"/>
    <w:basedOn w:val="Normal"/>
    <w:rsid w:val="00962850"/>
    <w:pPr>
      <w:tabs>
        <w:tab w:val="left" w:pos="360"/>
        <w:tab w:val="left" w:pos="720"/>
        <w:tab w:val="left" w:pos="1080"/>
        <w:tab w:val="left" w:pos="1418"/>
      </w:tabs>
      <w:spacing w:before="120" w:after="0" w:line="480" w:lineRule="auto"/>
      <w:ind w:left="360" w:hanging="360"/>
      <w:jc w:val="both"/>
    </w:pPr>
    <w:rPr>
      <w:rFonts w:ascii="Times New Roman" w:eastAsia="PMingLiU" w:hAnsi="Times New Roman" w:cs="Angsana New"/>
      <w:sz w:val="24"/>
      <w:szCs w:val="24"/>
      <w:lang w:eastAsia="en-US"/>
    </w:rPr>
  </w:style>
  <w:style w:type="paragraph" w:customStyle="1" w:styleId="text2">
    <w:name w:val="text2"/>
    <w:basedOn w:val="Normal"/>
    <w:rsid w:val="00962850"/>
    <w:pPr>
      <w:tabs>
        <w:tab w:val="left" w:pos="360"/>
        <w:tab w:val="left" w:pos="720"/>
        <w:tab w:val="left" w:pos="1080"/>
        <w:tab w:val="num" w:pos="1440"/>
      </w:tabs>
      <w:spacing w:before="120" w:after="120" w:line="240" w:lineRule="auto"/>
      <w:ind w:firstLine="432"/>
      <w:jc w:val="both"/>
    </w:pPr>
    <w:rPr>
      <w:rFonts w:ascii="Times New Roman" w:eastAsia="PMingLiU" w:hAnsi="Times New Roman" w:cs="Angsana New"/>
      <w:sz w:val="20"/>
      <w:szCs w:val="20"/>
      <w:lang w:eastAsia="en-US"/>
    </w:rPr>
  </w:style>
  <w:style w:type="paragraph" w:customStyle="1" w:styleId="LeftHeadingItalics">
    <w:name w:val="Left Heading Italics"/>
    <w:basedOn w:val="Normal"/>
    <w:rsid w:val="00962850"/>
    <w:pPr>
      <w:keepNext/>
      <w:tabs>
        <w:tab w:val="left" w:pos="360"/>
        <w:tab w:val="left" w:pos="720"/>
        <w:tab w:val="left" w:pos="1080"/>
      </w:tabs>
      <w:autoSpaceDE w:val="0"/>
      <w:autoSpaceDN w:val="0"/>
      <w:adjustRightInd w:val="0"/>
      <w:spacing w:before="120" w:after="240" w:line="240" w:lineRule="auto"/>
      <w:ind w:firstLine="720"/>
      <w:jc w:val="both"/>
      <w:outlineLvl w:val="0"/>
    </w:pPr>
    <w:rPr>
      <w:rFonts w:ascii="Times New Roman" w:eastAsia="Times New Roman" w:hAnsi="Times New Roman" w:cs="Times New Roman"/>
      <w:b/>
      <w:bCs/>
      <w:i/>
      <w:iCs/>
      <w:color w:val="000000"/>
      <w:sz w:val="20"/>
      <w:szCs w:val="20"/>
      <w:lang w:eastAsia="en-US"/>
    </w:rPr>
  </w:style>
  <w:style w:type="paragraph" w:customStyle="1" w:styleId="Level1">
    <w:name w:val="Level 1"/>
    <w:basedOn w:val="Normal"/>
    <w:next w:val="Normal"/>
    <w:rsid w:val="00962850"/>
    <w:pPr>
      <w:keepNext/>
      <w:tabs>
        <w:tab w:val="left" w:pos="360"/>
        <w:tab w:val="left" w:pos="720"/>
        <w:tab w:val="left" w:pos="1080"/>
      </w:tabs>
      <w:spacing w:before="280" w:after="140" w:line="288" w:lineRule="auto"/>
      <w:ind w:left="720" w:hanging="360"/>
      <w:jc w:val="both"/>
      <w:outlineLvl w:val="0"/>
    </w:pPr>
    <w:rPr>
      <w:rFonts w:ascii="Arial" w:eastAsia="Times New Roman" w:hAnsi="Arial" w:cs="Times New Roman"/>
      <w:b/>
      <w:kern w:val="20"/>
      <w:szCs w:val="24"/>
      <w:lang w:eastAsia="en-US"/>
    </w:rPr>
  </w:style>
  <w:style w:type="paragraph" w:customStyle="1" w:styleId="Level2">
    <w:name w:val="Level 2"/>
    <w:basedOn w:val="Normal"/>
    <w:rsid w:val="00962850"/>
    <w:pPr>
      <w:tabs>
        <w:tab w:val="left" w:pos="360"/>
        <w:tab w:val="left" w:pos="720"/>
        <w:tab w:val="left" w:pos="1080"/>
        <w:tab w:val="num" w:pos="1440"/>
      </w:tabs>
      <w:spacing w:before="120" w:after="140" w:line="288" w:lineRule="auto"/>
      <w:ind w:left="1440" w:hanging="360"/>
      <w:jc w:val="both"/>
      <w:outlineLvl w:val="1"/>
    </w:pPr>
    <w:rPr>
      <w:rFonts w:ascii="Arial" w:eastAsia="Times New Roman" w:hAnsi="Arial" w:cs="Times New Roman"/>
      <w:kern w:val="20"/>
      <w:sz w:val="20"/>
      <w:szCs w:val="24"/>
      <w:lang w:eastAsia="en-US"/>
    </w:rPr>
  </w:style>
  <w:style w:type="paragraph" w:customStyle="1" w:styleId="Level3">
    <w:name w:val="Level 3"/>
    <w:basedOn w:val="Normal"/>
    <w:rsid w:val="00962850"/>
    <w:pPr>
      <w:tabs>
        <w:tab w:val="left" w:pos="360"/>
        <w:tab w:val="left" w:pos="720"/>
        <w:tab w:val="left" w:pos="1080"/>
        <w:tab w:val="num" w:pos="2160"/>
      </w:tabs>
      <w:spacing w:before="120" w:after="140" w:line="288" w:lineRule="auto"/>
      <w:ind w:left="2160" w:hanging="360"/>
      <w:jc w:val="both"/>
      <w:outlineLvl w:val="2"/>
    </w:pPr>
    <w:rPr>
      <w:rFonts w:ascii="Arial" w:eastAsia="Times New Roman" w:hAnsi="Arial" w:cs="Times New Roman"/>
      <w:kern w:val="20"/>
      <w:sz w:val="20"/>
      <w:szCs w:val="24"/>
      <w:lang w:eastAsia="en-US"/>
    </w:rPr>
  </w:style>
  <w:style w:type="paragraph" w:customStyle="1" w:styleId="Level4">
    <w:name w:val="Level 4"/>
    <w:basedOn w:val="Normal"/>
    <w:rsid w:val="00962850"/>
    <w:pPr>
      <w:tabs>
        <w:tab w:val="left" w:pos="360"/>
        <w:tab w:val="left" w:pos="720"/>
        <w:tab w:val="left" w:pos="1080"/>
        <w:tab w:val="num" w:pos="2880"/>
      </w:tabs>
      <w:spacing w:before="120" w:after="140" w:line="288" w:lineRule="auto"/>
      <w:ind w:left="2880" w:hanging="360"/>
      <w:jc w:val="both"/>
      <w:outlineLvl w:val="3"/>
    </w:pPr>
    <w:rPr>
      <w:rFonts w:ascii="Arial" w:eastAsia="Times New Roman" w:hAnsi="Arial" w:cs="Times New Roman"/>
      <w:kern w:val="20"/>
      <w:sz w:val="20"/>
      <w:szCs w:val="24"/>
      <w:lang w:eastAsia="en-US"/>
    </w:rPr>
  </w:style>
  <w:style w:type="paragraph" w:customStyle="1" w:styleId="Level5">
    <w:name w:val="Level 5"/>
    <w:basedOn w:val="Normal"/>
    <w:rsid w:val="00962850"/>
    <w:pPr>
      <w:tabs>
        <w:tab w:val="left" w:pos="360"/>
        <w:tab w:val="left" w:pos="720"/>
        <w:tab w:val="left" w:pos="1080"/>
        <w:tab w:val="num" w:pos="3600"/>
      </w:tabs>
      <w:spacing w:before="120" w:after="140" w:line="288" w:lineRule="auto"/>
      <w:ind w:left="3600" w:hanging="360"/>
      <w:jc w:val="both"/>
      <w:outlineLvl w:val="4"/>
    </w:pPr>
    <w:rPr>
      <w:rFonts w:ascii="Arial" w:eastAsia="Times New Roman" w:hAnsi="Arial" w:cs="Times New Roman"/>
      <w:kern w:val="20"/>
      <w:sz w:val="20"/>
      <w:szCs w:val="24"/>
      <w:lang w:eastAsia="en-US"/>
    </w:rPr>
  </w:style>
  <w:style w:type="paragraph" w:customStyle="1" w:styleId="Level6">
    <w:name w:val="Level 6"/>
    <w:basedOn w:val="Normal"/>
    <w:rsid w:val="00962850"/>
    <w:pPr>
      <w:tabs>
        <w:tab w:val="left" w:pos="360"/>
        <w:tab w:val="left" w:pos="720"/>
        <w:tab w:val="left" w:pos="1080"/>
        <w:tab w:val="num" w:pos="4320"/>
      </w:tabs>
      <w:spacing w:before="120" w:after="140" w:line="288" w:lineRule="auto"/>
      <w:ind w:left="4320" w:hanging="360"/>
      <w:jc w:val="both"/>
      <w:outlineLvl w:val="5"/>
    </w:pPr>
    <w:rPr>
      <w:rFonts w:ascii="Arial" w:eastAsia="Times New Roman" w:hAnsi="Arial" w:cs="Times New Roman"/>
      <w:kern w:val="20"/>
      <w:sz w:val="20"/>
      <w:szCs w:val="24"/>
      <w:lang w:eastAsia="en-US"/>
    </w:rPr>
  </w:style>
  <w:style w:type="paragraph" w:customStyle="1" w:styleId="Level7">
    <w:name w:val="Level 7"/>
    <w:basedOn w:val="Normal"/>
    <w:rsid w:val="00962850"/>
    <w:pPr>
      <w:tabs>
        <w:tab w:val="left" w:pos="360"/>
        <w:tab w:val="left" w:pos="720"/>
        <w:tab w:val="left" w:pos="1080"/>
        <w:tab w:val="num" w:pos="5040"/>
      </w:tabs>
      <w:spacing w:before="120" w:after="140" w:line="288" w:lineRule="auto"/>
      <w:ind w:left="5040" w:hanging="360"/>
      <w:jc w:val="both"/>
      <w:outlineLvl w:val="6"/>
    </w:pPr>
    <w:rPr>
      <w:rFonts w:ascii="Arial" w:eastAsia="Times New Roman" w:hAnsi="Arial" w:cs="Times New Roman"/>
      <w:kern w:val="20"/>
      <w:sz w:val="20"/>
      <w:szCs w:val="24"/>
      <w:lang w:eastAsia="en-US"/>
    </w:rPr>
  </w:style>
  <w:style w:type="paragraph" w:customStyle="1" w:styleId="Level8">
    <w:name w:val="Level 8"/>
    <w:basedOn w:val="Normal"/>
    <w:rsid w:val="00962850"/>
    <w:pPr>
      <w:tabs>
        <w:tab w:val="left" w:pos="360"/>
        <w:tab w:val="left" w:pos="720"/>
        <w:tab w:val="left" w:pos="1080"/>
        <w:tab w:val="num" w:pos="5760"/>
      </w:tabs>
      <w:spacing w:before="120" w:after="140" w:line="288" w:lineRule="auto"/>
      <w:ind w:left="5760" w:hanging="360"/>
      <w:jc w:val="both"/>
      <w:outlineLvl w:val="7"/>
    </w:pPr>
    <w:rPr>
      <w:rFonts w:ascii="Arial" w:eastAsia="Times New Roman" w:hAnsi="Arial" w:cs="Times New Roman"/>
      <w:kern w:val="20"/>
      <w:sz w:val="20"/>
      <w:szCs w:val="24"/>
      <w:lang w:eastAsia="en-US"/>
    </w:rPr>
  </w:style>
  <w:style w:type="paragraph" w:customStyle="1" w:styleId="Level9">
    <w:name w:val="Level 9"/>
    <w:basedOn w:val="Normal"/>
    <w:rsid w:val="00962850"/>
    <w:pPr>
      <w:tabs>
        <w:tab w:val="left" w:pos="360"/>
        <w:tab w:val="left" w:pos="720"/>
        <w:tab w:val="left" w:pos="1080"/>
        <w:tab w:val="num" w:pos="6480"/>
      </w:tabs>
      <w:spacing w:before="120" w:after="140" w:line="288" w:lineRule="auto"/>
      <w:ind w:left="6480" w:hanging="360"/>
      <w:jc w:val="both"/>
      <w:outlineLvl w:val="8"/>
    </w:pPr>
    <w:rPr>
      <w:rFonts w:ascii="Arial" w:eastAsia="Times New Roman" w:hAnsi="Arial" w:cs="Times New Roman"/>
      <w:kern w:val="20"/>
      <w:sz w:val="20"/>
      <w:szCs w:val="24"/>
      <w:lang w:eastAsia="en-US"/>
    </w:rPr>
  </w:style>
  <w:style w:type="paragraph" w:customStyle="1" w:styleId="BodyTextItalics">
    <w:name w:val="Body Text Italics"/>
    <w:basedOn w:val="Normal"/>
    <w:rsid w:val="00962850"/>
    <w:pPr>
      <w:widowControl w:val="0"/>
      <w:tabs>
        <w:tab w:val="left" w:pos="720"/>
        <w:tab w:val="left" w:pos="1080"/>
      </w:tabs>
      <w:autoSpaceDE w:val="0"/>
      <w:autoSpaceDN w:val="0"/>
      <w:adjustRightInd w:val="0"/>
      <w:spacing w:before="120" w:after="0" w:line="240" w:lineRule="auto"/>
      <w:ind w:firstLine="360"/>
      <w:jc w:val="both"/>
    </w:pPr>
    <w:rPr>
      <w:rFonts w:ascii="Times New Roman" w:eastAsia="PMingLiU" w:hAnsi="Times New Roman" w:cs="Angsana New"/>
      <w:i/>
      <w:sz w:val="20"/>
      <w:szCs w:val="24"/>
      <w:lang w:eastAsia="en-US"/>
    </w:rPr>
  </w:style>
  <w:style w:type="paragraph" w:customStyle="1" w:styleId="Bodytext-coverpage">
    <w:name w:val="Body text - cover page"/>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cs="Angsana New"/>
      <w:bCs/>
      <w:color w:val="auto"/>
      <w:sz w:val="18"/>
      <w:szCs w:val="22"/>
      <w:lang w:val="en-US" w:eastAsia="zh-CN"/>
    </w:rPr>
  </w:style>
  <w:style w:type="paragraph" w:customStyle="1" w:styleId="Bodytext-coverpagebold">
    <w:name w:val="Body text - cover page bold"/>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120" w:after="120"/>
      <w:ind w:firstLine="360"/>
      <w:jc w:val="both"/>
    </w:pPr>
    <w:rPr>
      <w:rFonts w:ascii="Times New Roman Bold" w:hAnsi="Times New Roman Bold" w:cs="Angsana New"/>
      <w:b/>
      <w:color w:val="auto"/>
      <w:sz w:val="18"/>
      <w:szCs w:val="22"/>
      <w:lang w:val="en-US" w:eastAsia="zh-CN"/>
    </w:rPr>
  </w:style>
  <w:style w:type="paragraph" w:customStyle="1" w:styleId="Bodytext-bulletletters">
    <w:name w:val="Body text - bullet letters"/>
    <w:basedOn w:val="BodyText"/>
    <w:rsid w:val="00962850"/>
    <w:pPr>
      <w:widowControl/>
      <w:tabs>
        <w:tab w:val="decimal" w:pos="504"/>
        <w:tab w:val="left" w:pos="709"/>
        <w:tab w:val="left" w:pos="1080"/>
        <w:tab w:val="left" w:pos="1418"/>
        <w:tab w:val="left" w:pos="2126"/>
        <w:tab w:val="left" w:pos="2835"/>
        <w:tab w:val="right" w:pos="9072"/>
      </w:tabs>
      <w:autoSpaceDE w:val="0"/>
      <w:autoSpaceDN w:val="0"/>
      <w:adjustRightInd w:val="0"/>
      <w:spacing w:before="120" w:after="120"/>
      <w:ind w:left="720"/>
      <w:jc w:val="both"/>
    </w:pPr>
    <w:rPr>
      <w:rFonts w:cs="Angsana New"/>
      <w:bCs/>
      <w:color w:val="auto"/>
      <w:szCs w:val="22"/>
      <w:lang w:val="en-US" w:eastAsia="zh-CN"/>
    </w:rPr>
  </w:style>
  <w:style w:type="paragraph" w:customStyle="1" w:styleId="Bodytext-indentromans">
    <w:name w:val="Body text - indent romans"/>
    <w:basedOn w:val="BodyText"/>
    <w:rsid w:val="00962850"/>
    <w:pPr>
      <w:widowControl/>
      <w:tabs>
        <w:tab w:val="left" w:pos="720"/>
        <w:tab w:val="left" w:pos="1080"/>
        <w:tab w:val="left" w:pos="1418"/>
        <w:tab w:val="left" w:pos="2126"/>
        <w:tab w:val="left" w:pos="2835"/>
        <w:tab w:val="right" w:pos="9072"/>
      </w:tabs>
      <w:autoSpaceDE w:val="0"/>
      <w:autoSpaceDN w:val="0"/>
      <w:adjustRightInd w:val="0"/>
      <w:spacing w:before="30" w:after="120"/>
      <w:ind w:left="720" w:hanging="360"/>
      <w:jc w:val="both"/>
    </w:pPr>
    <w:rPr>
      <w:rFonts w:cs="Angsana New"/>
      <w:bCs/>
      <w:color w:val="auto"/>
      <w:lang w:val="en-US" w:eastAsia="zh-CN"/>
    </w:rPr>
  </w:style>
  <w:style w:type="paragraph" w:customStyle="1" w:styleId="alpha3">
    <w:name w:val="alpha 3"/>
    <w:basedOn w:val="Normal"/>
    <w:rsid w:val="00962850"/>
    <w:pPr>
      <w:tabs>
        <w:tab w:val="left" w:pos="360"/>
        <w:tab w:val="left" w:pos="720"/>
        <w:tab w:val="left" w:pos="1080"/>
      </w:tabs>
      <w:spacing w:before="120" w:after="140" w:line="290" w:lineRule="auto"/>
      <w:ind w:left="720" w:hanging="360"/>
      <w:jc w:val="both"/>
    </w:pPr>
    <w:rPr>
      <w:rFonts w:ascii="Times New Roman" w:eastAsia="PMingLiU" w:hAnsi="Times New Roman" w:cs="Angsana New"/>
      <w:kern w:val="20"/>
      <w:sz w:val="24"/>
      <w:szCs w:val="20"/>
      <w:lang w:eastAsia="en-US"/>
    </w:rPr>
  </w:style>
  <w:style w:type="paragraph" w:customStyle="1" w:styleId="a">
    <w:name w:val="(a)"/>
    <w:basedOn w:val="BodyText"/>
    <w:autoRedefine/>
    <w:rsid w:val="00962850"/>
    <w:pPr>
      <w:widowControl/>
      <w:tabs>
        <w:tab w:val="left" w:pos="360"/>
        <w:tab w:val="num" w:pos="720"/>
        <w:tab w:val="left" w:pos="1418"/>
        <w:tab w:val="left" w:pos="2126"/>
        <w:tab w:val="left" w:pos="2835"/>
        <w:tab w:val="right" w:pos="9072"/>
      </w:tabs>
      <w:spacing w:before="120" w:after="120"/>
      <w:ind w:left="720" w:hanging="360"/>
      <w:jc w:val="both"/>
    </w:pPr>
    <w:rPr>
      <w:rFonts w:cs="Angsana New"/>
      <w:bCs/>
      <w:i/>
      <w:iCs/>
      <w:color w:val="auto"/>
      <w:szCs w:val="22"/>
      <w:lang w:val="en-US" w:eastAsia="zh-CN"/>
    </w:rPr>
  </w:style>
  <w:style w:type="paragraph" w:customStyle="1" w:styleId="WCPageNumber">
    <w:name w:val="WCPageNumber"/>
    <w:rsid w:val="00962850"/>
    <w:pPr>
      <w:spacing w:after="0" w:line="240" w:lineRule="auto"/>
      <w:jc w:val="center"/>
    </w:pPr>
    <w:rPr>
      <w:rFonts w:ascii="Times New Roman" w:eastAsia="PMingLiU" w:hAnsi="Times New Roman" w:cs="Times New Roman"/>
      <w:sz w:val="24"/>
      <w:szCs w:val="20"/>
      <w:lang w:eastAsia="en-US"/>
    </w:rPr>
  </w:style>
  <w:style w:type="paragraph" w:customStyle="1" w:styleId="bmc">
    <w:name w:val="bmc"/>
    <w:rsid w:val="00962850"/>
    <w:pPr>
      <w:spacing w:after="0" w:line="240" w:lineRule="auto"/>
      <w:jc w:val="both"/>
    </w:pPr>
    <w:rPr>
      <w:rFonts w:ascii="Times New Roman" w:eastAsia="PMingLiU" w:hAnsi="Times New Roman" w:cs="Times New Roman"/>
      <w:sz w:val="24"/>
      <w:szCs w:val="20"/>
      <w:lang w:eastAsia="en-US"/>
    </w:rPr>
  </w:style>
  <w:style w:type="paragraph" w:customStyle="1" w:styleId="bml">
    <w:name w:val="bml"/>
    <w:rsid w:val="00962850"/>
    <w:pPr>
      <w:spacing w:after="0" w:line="240" w:lineRule="auto"/>
      <w:jc w:val="both"/>
    </w:pPr>
    <w:rPr>
      <w:rFonts w:ascii="Times New Roman" w:eastAsia="PMingLiU" w:hAnsi="Times New Roman" w:cs="Times New Roman"/>
      <w:sz w:val="24"/>
      <w:szCs w:val="20"/>
      <w:lang w:eastAsia="en-US"/>
    </w:rPr>
  </w:style>
  <w:style w:type="paragraph" w:customStyle="1" w:styleId="bmwlc">
    <w:name w:val="bmwlc"/>
    <w:rsid w:val="00962850"/>
    <w:pPr>
      <w:spacing w:after="0" w:line="240" w:lineRule="auto"/>
      <w:jc w:val="both"/>
    </w:pPr>
    <w:rPr>
      <w:rFonts w:ascii="Times New Roman" w:eastAsia="PMingLiU" w:hAnsi="Times New Roman" w:cs="Times New Roman"/>
      <w:sz w:val="24"/>
      <w:szCs w:val="20"/>
      <w:lang w:eastAsia="en-US"/>
    </w:rPr>
  </w:style>
  <w:style w:type="paragraph" w:customStyle="1" w:styleId="bmwll">
    <w:name w:val="bmwll"/>
    <w:rsid w:val="00962850"/>
    <w:pPr>
      <w:spacing w:after="0" w:line="240" w:lineRule="auto"/>
      <w:jc w:val="both"/>
    </w:pPr>
    <w:rPr>
      <w:rFonts w:ascii="Times New Roman" w:eastAsia="PMingLiU" w:hAnsi="Times New Roman" w:cs="Times New Roman"/>
      <w:sz w:val="24"/>
      <w:szCs w:val="20"/>
      <w:lang w:eastAsia="en-US"/>
    </w:rPr>
  </w:style>
  <w:style w:type="paragraph" w:customStyle="1" w:styleId="melegram">
    <w:name w:val="melegram"/>
    <w:basedOn w:val="Normal"/>
    <w:rsid w:val="00962850"/>
    <w:pPr>
      <w:tabs>
        <w:tab w:val="left" w:pos="360"/>
        <w:tab w:val="left" w:pos="720"/>
        <w:tab w:val="left" w:pos="1080"/>
      </w:tabs>
      <w:spacing w:before="100" w:beforeAutospacing="1" w:after="100" w:afterAutospacing="1" w:line="240" w:lineRule="auto"/>
      <w:ind w:firstLine="360"/>
      <w:jc w:val="both"/>
    </w:pPr>
    <w:rPr>
      <w:rFonts w:ascii="Arial Unicode MS" w:eastAsia="Arial Unicode MS" w:hAnsi="Arial Unicode MS" w:cs="Arial Unicode MS"/>
      <w:sz w:val="24"/>
      <w:szCs w:val="24"/>
      <w:lang w:eastAsia="en-US"/>
    </w:rPr>
  </w:style>
  <w:style w:type="paragraph" w:customStyle="1" w:styleId="Pyramid">
    <w:name w:val="Pyramid"/>
    <w:basedOn w:val="Normal"/>
    <w:rsid w:val="00962850"/>
    <w:pPr>
      <w:keepLines/>
      <w:tabs>
        <w:tab w:val="left" w:pos="360"/>
        <w:tab w:val="left" w:pos="720"/>
        <w:tab w:val="left" w:pos="1080"/>
      </w:tabs>
      <w:spacing w:before="120" w:after="0" w:line="240" w:lineRule="auto"/>
      <w:ind w:firstLine="360"/>
      <w:jc w:val="center"/>
    </w:pPr>
    <w:rPr>
      <w:rFonts w:ascii="Times New Roman" w:eastAsia="Times New Roman" w:hAnsi="Times New Roman" w:cs="Times New Roman"/>
      <w:b/>
      <w:bCs/>
      <w:sz w:val="20"/>
      <w:szCs w:val="20"/>
      <w:lang w:eastAsia="en-US"/>
    </w:rPr>
  </w:style>
  <w:style w:type="paragraph" w:customStyle="1" w:styleId="Footnote">
    <w:name w:val="Footnote"/>
    <w:basedOn w:val="Normal"/>
    <w:rsid w:val="00962850"/>
    <w:pPr>
      <w:tabs>
        <w:tab w:val="left" w:pos="360"/>
        <w:tab w:val="left" w:pos="720"/>
        <w:tab w:val="left" w:pos="1080"/>
      </w:tabs>
      <w:spacing w:before="120" w:after="0" w:line="240" w:lineRule="atLeast"/>
      <w:ind w:left="360" w:hanging="360"/>
      <w:jc w:val="both"/>
    </w:pPr>
    <w:rPr>
      <w:rFonts w:ascii="Times New Roman" w:eastAsia="Times New Roman" w:hAnsi="Times New Roman" w:cs="Times New Roman"/>
      <w:sz w:val="20"/>
      <w:szCs w:val="20"/>
      <w:lang w:eastAsia="en-US"/>
    </w:rPr>
  </w:style>
  <w:style w:type="paragraph" w:customStyle="1" w:styleId="SigBlock">
    <w:name w:val="SigBlock"/>
    <w:basedOn w:val="Footnote"/>
    <w:rsid w:val="00962850"/>
    <w:pPr>
      <w:keepLines/>
      <w:tabs>
        <w:tab w:val="left" w:pos="5760"/>
        <w:tab w:val="center" w:pos="8280"/>
        <w:tab w:val="right" w:pos="10800"/>
      </w:tabs>
      <w:spacing w:before="0"/>
      <w:ind w:left="5400" w:firstLine="0"/>
    </w:pPr>
  </w:style>
  <w:style w:type="paragraph" w:customStyle="1" w:styleId="ItalHead">
    <w:name w:val="ItalHead"/>
    <w:basedOn w:val="SigBlock"/>
    <w:rsid w:val="00962850"/>
    <w:pPr>
      <w:keepLines w:val="0"/>
      <w:tabs>
        <w:tab w:val="clear" w:pos="5760"/>
        <w:tab w:val="clear" w:pos="10800"/>
      </w:tabs>
      <w:ind w:left="187"/>
    </w:pPr>
    <w:rPr>
      <w:i/>
      <w:iCs/>
    </w:rPr>
  </w:style>
  <w:style w:type="paragraph" w:customStyle="1" w:styleId="Ind1">
    <w:name w:val="Ind1"/>
    <w:basedOn w:val="Normal"/>
    <w:rsid w:val="00962850"/>
    <w:pPr>
      <w:tabs>
        <w:tab w:val="left" w:pos="360"/>
        <w:tab w:val="left" w:pos="720"/>
        <w:tab w:val="left" w:pos="1080"/>
      </w:tabs>
      <w:spacing w:before="120" w:after="0" w:line="240" w:lineRule="auto"/>
      <w:ind w:firstLine="576"/>
      <w:jc w:val="both"/>
    </w:pPr>
    <w:rPr>
      <w:rFonts w:ascii="Times New Roman" w:eastAsia="Times New Roman" w:hAnsi="Times New Roman" w:cs="Times New Roman"/>
      <w:sz w:val="20"/>
      <w:szCs w:val="20"/>
      <w:lang w:eastAsia="en-US"/>
    </w:rPr>
  </w:style>
  <w:style w:type="paragraph" w:customStyle="1" w:styleId="Ind2">
    <w:name w:val="Ind2"/>
    <w:basedOn w:val="Normal"/>
    <w:rsid w:val="00962850"/>
    <w:pPr>
      <w:tabs>
        <w:tab w:val="left" w:pos="360"/>
        <w:tab w:val="left" w:pos="720"/>
        <w:tab w:val="left" w:pos="1080"/>
      </w:tabs>
      <w:spacing w:before="120" w:after="0" w:line="240" w:lineRule="auto"/>
      <w:ind w:firstLine="864"/>
      <w:jc w:val="both"/>
    </w:pPr>
    <w:rPr>
      <w:rFonts w:ascii="Times New Roman" w:eastAsia="Times New Roman" w:hAnsi="Times New Roman" w:cs="Times New Roman"/>
      <w:sz w:val="20"/>
      <w:szCs w:val="20"/>
      <w:lang w:eastAsia="en-US"/>
    </w:rPr>
  </w:style>
  <w:style w:type="paragraph" w:customStyle="1" w:styleId="Ind3">
    <w:name w:val="Ind3"/>
    <w:basedOn w:val="Normal"/>
    <w:rsid w:val="00962850"/>
    <w:pPr>
      <w:tabs>
        <w:tab w:val="left" w:pos="360"/>
        <w:tab w:val="left" w:pos="720"/>
        <w:tab w:val="left" w:pos="1080"/>
      </w:tabs>
      <w:spacing w:before="120" w:after="0" w:line="240" w:lineRule="auto"/>
      <w:ind w:firstLine="1152"/>
      <w:jc w:val="both"/>
    </w:pPr>
    <w:rPr>
      <w:rFonts w:ascii="Times New Roman" w:eastAsia="Times New Roman" w:hAnsi="Times New Roman" w:cs="Times New Roman"/>
      <w:sz w:val="20"/>
      <w:szCs w:val="20"/>
      <w:lang w:eastAsia="en-US"/>
    </w:rPr>
  </w:style>
  <w:style w:type="paragraph" w:customStyle="1" w:styleId="Ind4">
    <w:name w:val="Ind4"/>
    <w:basedOn w:val="Normal"/>
    <w:rsid w:val="00962850"/>
    <w:pPr>
      <w:tabs>
        <w:tab w:val="left" w:pos="360"/>
        <w:tab w:val="left" w:pos="720"/>
        <w:tab w:val="left" w:pos="1080"/>
      </w:tabs>
      <w:spacing w:before="120" w:after="0" w:line="240" w:lineRule="auto"/>
      <w:ind w:firstLine="1440"/>
      <w:jc w:val="both"/>
    </w:pPr>
    <w:rPr>
      <w:rFonts w:ascii="Times New Roman" w:eastAsia="Times New Roman" w:hAnsi="Times New Roman" w:cs="Times New Roman"/>
      <w:sz w:val="20"/>
      <w:szCs w:val="20"/>
      <w:lang w:eastAsia="en-US"/>
    </w:rPr>
  </w:style>
  <w:style w:type="paragraph" w:customStyle="1" w:styleId="Bullet">
    <w:name w:val="Bullet"/>
    <w:basedOn w:val="Normal"/>
    <w:rsid w:val="00962850"/>
    <w:pPr>
      <w:tabs>
        <w:tab w:val="left" w:pos="720"/>
        <w:tab w:val="left" w:pos="1080"/>
      </w:tabs>
      <w:spacing w:after="0" w:line="240" w:lineRule="auto"/>
      <w:ind w:left="1440" w:hanging="360"/>
    </w:pPr>
    <w:rPr>
      <w:rFonts w:ascii="Arial" w:eastAsia="PMingLiU" w:hAnsi="Arial" w:cs="Times New Roman"/>
      <w:szCs w:val="20"/>
      <w:lang w:val="fr-FR" w:eastAsia="en-US"/>
    </w:rPr>
  </w:style>
  <w:style w:type="paragraph" w:customStyle="1" w:styleId="BMKAddressInfo">
    <w:name w:val="BMK Address Info"/>
    <w:rsid w:val="00962850"/>
    <w:pPr>
      <w:spacing w:line="200" w:lineRule="atLeast"/>
    </w:pPr>
    <w:rPr>
      <w:rFonts w:ascii="Arial" w:eastAsia="PMingLiU" w:hAnsi="Arial" w:cs="Times New Roman"/>
      <w:noProof/>
      <w:sz w:val="16"/>
      <w:szCs w:val="16"/>
      <w:lang w:eastAsia="en-US"/>
    </w:rPr>
  </w:style>
  <w:style w:type="paragraph" w:customStyle="1" w:styleId="BMKDistributionInfo">
    <w:name w:val="BMK Distribution Info"/>
    <w:basedOn w:val="Normal"/>
    <w:rsid w:val="00962850"/>
    <w:pPr>
      <w:tabs>
        <w:tab w:val="left" w:pos="720"/>
        <w:tab w:val="left" w:pos="1080"/>
      </w:tabs>
      <w:spacing w:after="140" w:line="240" w:lineRule="auto"/>
      <w:ind w:hanging="1872"/>
    </w:pPr>
    <w:rPr>
      <w:rFonts w:ascii="Times New Roman" w:eastAsia="PMingLiU" w:hAnsi="Times New Roman" w:cs="Times New Roman"/>
      <w:sz w:val="24"/>
      <w:szCs w:val="24"/>
      <w:lang w:eastAsia="en-US"/>
    </w:rPr>
  </w:style>
  <w:style w:type="character" w:customStyle="1" w:styleId="BMKDistributionHeader">
    <w:name w:val="BMK Distribution Header"/>
    <w:rsid w:val="00962850"/>
    <w:rPr>
      <w:rFonts w:ascii="Arial Black" w:hAnsi="Arial Black"/>
      <w:sz w:val="18"/>
    </w:rPr>
  </w:style>
  <w:style w:type="paragraph" w:customStyle="1" w:styleId="BMKMemberFirmName">
    <w:name w:val="BMK Member Firm Name"/>
    <w:basedOn w:val="BMKAddressInfo"/>
    <w:next w:val="BMKAddressInfo"/>
    <w:rsid w:val="00962850"/>
    <w:pPr>
      <w:spacing w:after="0"/>
    </w:pPr>
    <w:rPr>
      <w:b/>
    </w:rPr>
  </w:style>
  <w:style w:type="paragraph" w:customStyle="1" w:styleId="BMKDeliveryLegalNoticePhrase">
    <w:name w:val="BMK Delivery/Legal Notice Phrase"/>
    <w:basedOn w:val="Normal"/>
    <w:rsid w:val="00962850"/>
    <w:pPr>
      <w:tabs>
        <w:tab w:val="left" w:pos="720"/>
        <w:tab w:val="left" w:pos="1080"/>
      </w:tabs>
      <w:spacing w:after="260" w:line="260" w:lineRule="atLeast"/>
    </w:pPr>
    <w:rPr>
      <w:rFonts w:ascii="Times New Roman" w:eastAsia="PMingLiU" w:hAnsi="Times New Roman" w:cs="Times New Roman"/>
      <w:b/>
      <w:caps/>
      <w:sz w:val="24"/>
      <w:lang w:eastAsia="en-US"/>
    </w:rPr>
  </w:style>
  <w:style w:type="paragraph" w:customStyle="1" w:styleId="BMKDocumentName">
    <w:name w:val="BMK Document Name"/>
    <w:basedOn w:val="Normal"/>
    <w:next w:val="BMKMemberFirmName"/>
    <w:rsid w:val="00962850"/>
    <w:pPr>
      <w:tabs>
        <w:tab w:val="left" w:pos="720"/>
        <w:tab w:val="left" w:pos="1080"/>
      </w:tabs>
      <w:spacing w:line="200" w:lineRule="atLeast"/>
    </w:pPr>
    <w:rPr>
      <w:rFonts w:ascii="Arial Black" w:eastAsia="PMingLiU" w:hAnsi="Arial Black" w:cs="Times New Roman"/>
      <w:noProof/>
      <w:sz w:val="18"/>
      <w:szCs w:val="24"/>
      <w:lang w:eastAsia="en-US"/>
    </w:rPr>
  </w:style>
  <w:style w:type="paragraph" w:customStyle="1" w:styleId="BMKQualifier">
    <w:name w:val="BMK Qualifier"/>
    <w:rsid w:val="00962850"/>
    <w:pPr>
      <w:tabs>
        <w:tab w:val="num" w:pos="1080"/>
        <w:tab w:val="num" w:pos="2041"/>
      </w:tabs>
      <w:spacing w:after="0" w:line="170" w:lineRule="atLeast"/>
      <w:ind w:left="2041" w:hanging="794"/>
    </w:pPr>
    <w:rPr>
      <w:rFonts w:ascii="Arial" w:eastAsia="PMingLiU" w:hAnsi="Arial" w:cs="Times New Roman"/>
      <w:caps/>
      <w:noProof/>
      <w:sz w:val="13"/>
      <w:szCs w:val="13"/>
      <w:lang w:eastAsia="en-US"/>
    </w:rPr>
  </w:style>
  <w:style w:type="paragraph" w:customStyle="1" w:styleId="Reline">
    <w:name w:val="Re line"/>
    <w:basedOn w:val="Normal"/>
    <w:next w:val="Salutation"/>
    <w:rsid w:val="00962850"/>
    <w:pPr>
      <w:tabs>
        <w:tab w:val="left" w:pos="720"/>
        <w:tab w:val="left" w:pos="1080"/>
        <w:tab w:val="num" w:pos="1800"/>
        <w:tab w:val="num" w:pos="2041"/>
      </w:tabs>
      <w:spacing w:before="260" w:after="260" w:line="240" w:lineRule="auto"/>
      <w:ind w:left="720" w:hanging="360"/>
    </w:pPr>
    <w:rPr>
      <w:rFonts w:ascii="Times New Roman" w:eastAsia="PMingLiU" w:hAnsi="Times New Roman" w:cs="Times New Roman"/>
      <w:sz w:val="24"/>
      <w:szCs w:val="24"/>
      <w:lang w:eastAsia="en-US"/>
    </w:rPr>
  </w:style>
  <w:style w:type="paragraph" w:styleId="Salutation">
    <w:name w:val="Salutation"/>
    <w:basedOn w:val="Normal"/>
    <w:next w:val="Normal"/>
    <w:link w:val="SalutationChar"/>
    <w:rsid w:val="00962850"/>
    <w:pPr>
      <w:tabs>
        <w:tab w:val="left" w:pos="360"/>
        <w:tab w:val="left" w:pos="720"/>
        <w:tab w:val="left" w:pos="1080"/>
        <w:tab w:val="num" w:pos="2520"/>
      </w:tabs>
      <w:spacing w:before="120" w:after="240" w:line="240" w:lineRule="auto"/>
      <w:ind w:left="2520" w:firstLine="360"/>
      <w:jc w:val="both"/>
    </w:pPr>
    <w:rPr>
      <w:rFonts w:ascii="Times New Roman" w:eastAsia="PMingLiU" w:hAnsi="Times New Roman" w:cs="Angsana New"/>
      <w:sz w:val="20"/>
      <w:szCs w:val="24"/>
      <w:lang w:eastAsia="en-US"/>
    </w:rPr>
  </w:style>
  <w:style w:type="character" w:customStyle="1" w:styleId="SalutationChar">
    <w:name w:val="Salutation Char"/>
    <w:basedOn w:val="DefaultParagraphFont"/>
    <w:link w:val="Salutation"/>
    <w:rsid w:val="00962850"/>
    <w:rPr>
      <w:rFonts w:ascii="Times New Roman" w:eastAsia="PMingLiU" w:hAnsi="Times New Roman" w:cs="Angsana New"/>
      <w:sz w:val="20"/>
      <w:szCs w:val="24"/>
      <w:lang w:eastAsia="en-US"/>
    </w:rPr>
  </w:style>
  <w:style w:type="paragraph" w:styleId="ListBullet4">
    <w:name w:val="List Bullet 4"/>
    <w:aliases w:val="lb4"/>
    <w:basedOn w:val="Normal"/>
    <w:autoRedefine/>
    <w:rsid w:val="00962850"/>
    <w:pPr>
      <w:tabs>
        <w:tab w:val="left" w:pos="1418"/>
      </w:tabs>
      <w:spacing w:after="240" w:line="240" w:lineRule="auto"/>
      <w:ind w:left="720" w:hanging="360"/>
    </w:pPr>
    <w:rPr>
      <w:rFonts w:ascii="Times New Roman" w:eastAsia="Times New Roman" w:hAnsi="Times New Roman" w:cs="Times New Roman"/>
      <w:sz w:val="24"/>
      <w:szCs w:val="20"/>
      <w:lang w:eastAsia="zh-TW"/>
    </w:rPr>
  </w:style>
  <w:style w:type="paragraph" w:styleId="ListBullet5">
    <w:name w:val="List Bullet 5"/>
    <w:aliases w:val="lb5"/>
    <w:basedOn w:val="Normal"/>
    <w:autoRedefine/>
    <w:rsid w:val="00962850"/>
    <w:pPr>
      <w:tabs>
        <w:tab w:val="num" w:pos="624"/>
        <w:tab w:val="num" w:pos="1800"/>
      </w:tabs>
      <w:spacing w:after="240" w:line="240" w:lineRule="auto"/>
      <w:ind w:left="1800" w:hanging="624"/>
    </w:pPr>
    <w:rPr>
      <w:rFonts w:ascii="Times New Roman" w:eastAsia="Times New Roman" w:hAnsi="Times New Roman" w:cs="Times New Roman"/>
      <w:sz w:val="24"/>
      <w:szCs w:val="20"/>
      <w:lang w:eastAsia="zh-TW"/>
    </w:rPr>
  </w:style>
  <w:style w:type="paragraph" w:styleId="ListNumber5">
    <w:name w:val="List Number 5"/>
    <w:aliases w:val="ln5"/>
    <w:basedOn w:val="Normal"/>
    <w:rsid w:val="00962850"/>
    <w:pPr>
      <w:tabs>
        <w:tab w:val="num" w:pos="567"/>
        <w:tab w:val="num" w:pos="2880"/>
      </w:tabs>
      <w:spacing w:after="240" w:line="240" w:lineRule="auto"/>
      <w:ind w:left="2880" w:hanging="567"/>
    </w:pPr>
    <w:rPr>
      <w:rFonts w:ascii="Times New Roman" w:eastAsia="Times New Roman" w:hAnsi="Times New Roman" w:cs="Times New Roman"/>
      <w:sz w:val="24"/>
      <w:szCs w:val="20"/>
      <w:lang w:eastAsia="zh-TW"/>
    </w:rPr>
  </w:style>
  <w:style w:type="paragraph" w:customStyle="1" w:styleId="Powers">
    <w:name w:val="Powers"/>
    <w:basedOn w:val="Normal"/>
    <w:rsid w:val="00962850"/>
    <w:pPr>
      <w:tabs>
        <w:tab w:val="num" w:pos="624"/>
      </w:tabs>
      <w:spacing w:after="240" w:line="240" w:lineRule="auto"/>
      <w:ind w:left="624" w:hanging="624"/>
    </w:pPr>
    <w:rPr>
      <w:rFonts w:ascii="Times New Roman" w:eastAsia="Times New Roman" w:hAnsi="Times New Roman" w:cs="Times New Roman"/>
      <w:sz w:val="24"/>
      <w:szCs w:val="20"/>
      <w:lang w:eastAsia="zh-TW"/>
    </w:rPr>
  </w:style>
  <w:style w:type="paragraph" w:customStyle="1" w:styleId="TitleLeft">
    <w:name w:val="Title Left"/>
    <w:basedOn w:val="Normal"/>
    <w:next w:val="BodyText"/>
    <w:rsid w:val="00962850"/>
    <w:pPr>
      <w:keepNext/>
      <w:spacing w:after="240" w:line="240" w:lineRule="auto"/>
    </w:pPr>
    <w:rPr>
      <w:rFonts w:ascii="Times New Roman" w:eastAsia="Times New Roman" w:hAnsi="Times New Roman" w:cs="Times New Roman"/>
      <w:b/>
      <w:sz w:val="24"/>
      <w:szCs w:val="20"/>
      <w:lang w:eastAsia="zh-TW"/>
    </w:rPr>
  </w:style>
  <w:style w:type="paragraph" w:customStyle="1" w:styleId="UKBodyText">
    <w:name w:val="UK Body Text"/>
    <w:basedOn w:val="Normal"/>
    <w:rsid w:val="00962850"/>
    <w:pPr>
      <w:tabs>
        <w:tab w:val="num" w:pos="720"/>
      </w:tabs>
      <w:spacing w:after="240" w:line="240" w:lineRule="auto"/>
      <w:jc w:val="both"/>
    </w:pPr>
    <w:rPr>
      <w:rFonts w:ascii="Times New Roman" w:eastAsia="Times New Roman" w:hAnsi="Times New Roman" w:cs="Times New Roman"/>
      <w:sz w:val="24"/>
      <w:szCs w:val="20"/>
      <w:lang w:eastAsia="zh-TW"/>
    </w:rPr>
  </w:style>
  <w:style w:type="paragraph" w:customStyle="1" w:styleId="UKListBullet">
    <w:name w:val="UK List Bullet"/>
    <w:basedOn w:val="Normal"/>
    <w:rsid w:val="00962850"/>
    <w:pPr>
      <w:tabs>
        <w:tab w:val="left" w:pos="720"/>
      </w:tabs>
      <w:spacing w:after="240" w:line="240" w:lineRule="auto"/>
      <w:ind w:left="720" w:hanging="360"/>
      <w:jc w:val="both"/>
    </w:pPr>
    <w:rPr>
      <w:rFonts w:ascii="Times New Roman" w:eastAsia="Times New Roman" w:hAnsi="Times New Roman" w:cs="Times New Roman"/>
      <w:sz w:val="24"/>
      <w:szCs w:val="20"/>
      <w:lang w:eastAsia="zh-TW"/>
    </w:rPr>
  </w:style>
  <w:style w:type="paragraph" w:customStyle="1" w:styleId="UKListNumber">
    <w:name w:val="UK List Number"/>
    <w:basedOn w:val="Normal"/>
    <w:rsid w:val="00962850"/>
    <w:pPr>
      <w:tabs>
        <w:tab w:val="left" w:pos="720"/>
      </w:tabs>
      <w:spacing w:after="240" w:line="240" w:lineRule="auto"/>
      <w:ind w:left="720" w:hanging="720"/>
      <w:jc w:val="both"/>
    </w:pPr>
    <w:rPr>
      <w:rFonts w:ascii="Times New Roman" w:eastAsia="Times New Roman" w:hAnsi="Times New Roman" w:cs="Times New Roman"/>
      <w:sz w:val="24"/>
      <w:szCs w:val="20"/>
      <w:lang w:eastAsia="zh-TW"/>
    </w:rPr>
  </w:style>
  <w:style w:type="paragraph" w:styleId="BodyText3">
    <w:name w:val="Body Text 3"/>
    <w:basedOn w:val="Normal"/>
    <w:link w:val="BodyText3Char"/>
    <w:qFormat/>
    <w:rsid w:val="00962850"/>
    <w:pPr>
      <w:widowControl w:val="0"/>
      <w:tabs>
        <w:tab w:val="left" w:pos="360"/>
        <w:tab w:val="decimal" w:pos="504"/>
        <w:tab w:val="left" w:pos="720"/>
        <w:tab w:val="left" w:pos="1080"/>
      </w:tabs>
      <w:autoSpaceDE w:val="0"/>
      <w:autoSpaceDN w:val="0"/>
      <w:adjustRightInd w:val="0"/>
      <w:spacing w:before="120" w:after="0" w:line="240" w:lineRule="auto"/>
    </w:pPr>
    <w:rPr>
      <w:rFonts w:ascii="Times New Roman" w:eastAsia="PMingLiU" w:hAnsi="Times New Roman" w:cs="Angsana New"/>
      <w:sz w:val="20"/>
      <w:szCs w:val="24"/>
    </w:rPr>
  </w:style>
  <w:style w:type="character" w:customStyle="1" w:styleId="BodyText3Char">
    <w:name w:val="Body Text 3 Char"/>
    <w:basedOn w:val="DefaultParagraphFont"/>
    <w:link w:val="BodyText3"/>
    <w:rsid w:val="00962850"/>
    <w:rPr>
      <w:rFonts w:ascii="Times New Roman" w:eastAsia="PMingLiU" w:hAnsi="Times New Roman" w:cs="Angsana New"/>
      <w:sz w:val="20"/>
      <w:szCs w:val="24"/>
    </w:rPr>
  </w:style>
  <w:style w:type="paragraph" w:customStyle="1" w:styleId="TxBrp9">
    <w:name w:val="TxBr_p9"/>
    <w:basedOn w:val="Normal"/>
    <w:rsid w:val="00962850"/>
    <w:pPr>
      <w:widowControl w:val="0"/>
      <w:tabs>
        <w:tab w:val="left" w:pos="204"/>
      </w:tabs>
      <w:autoSpaceDE w:val="0"/>
      <w:autoSpaceDN w:val="0"/>
      <w:adjustRightInd w:val="0"/>
      <w:spacing w:after="0" w:line="240" w:lineRule="auto"/>
      <w:jc w:val="both"/>
    </w:pPr>
    <w:rPr>
      <w:rFonts w:ascii="Times New Roman" w:eastAsia="PMingLiU" w:hAnsi="Times New Roman" w:cs="Times New Roman"/>
      <w:sz w:val="24"/>
      <w:szCs w:val="20"/>
      <w:lang w:eastAsia="zh-TW"/>
    </w:rPr>
  </w:style>
  <w:style w:type="paragraph" w:customStyle="1" w:styleId="TxBrp50">
    <w:name w:val="TxBr_p50"/>
    <w:basedOn w:val="Normal"/>
    <w:rsid w:val="00962850"/>
    <w:pPr>
      <w:widowControl w:val="0"/>
      <w:tabs>
        <w:tab w:val="left" w:pos="470"/>
        <w:tab w:val="left" w:pos="2517"/>
      </w:tabs>
      <w:autoSpaceDE w:val="0"/>
      <w:autoSpaceDN w:val="0"/>
      <w:adjustRightInd w:val="0"/>
      <w:spacing w:after="0" w:line="240" w:lineRule="auto"/>
      <w:ind w:left="970" w:hanging="470"/>
      <w:jc w:val="both"/>
    </w:pPr>
    <w:rPr>
      <w:rFonts w:ascii="Times New Roman" w:eastAsia="PMingLiU" w:hAnsi="Times New Roman" w:cs="Times New Roman"/>
      <w:sz w:val="24"/>
      <w:szCs w:val="20"/>
      <w:lang w:eastAsia="zh-TW"/>
    </w:rPr>
  </w:style>
  <w:style w:type="paragraph" w:customStyle="1" w:styleId="TxBrp15">
    <w:name w:val="TxBr_p15"/>
    <w:basedOn w:val="Normal"/>
    <w:rsid w:val="00962850"/>
    <w:pPr>
      <w:widowControl w:val="0"/>
      <w:autoSpaceDE w:val="0"/>
      <w:autoSpaceDN w:val="0"/>
      <w:adjustRightInd w:val="0"/>
      <w:spacing w:after="0" w:line="240" w:lineRule="auto"/>
      <w:ind w:left="970" w:hanging="470"/>
      <w:jc w:val="both"/>
    </w:pPr>
    <w:rPr>
      <w:rFonts w:ascii="Times New Roman" w:eastAsia="PMingLiU" w:hAnsi="Times New Roman" w:cs="Times New Roman"/>
      <w:sz w:val="24"/>
      <w:szCs w:val="20"/>
      <w:lang w:eastAsia="zh-TW"/>
    </w:rPr>
  </w:style>
  <w:style w:type="paragraph" w:customStyle="1" w:styleId="TableDefaultStyle">
    <w:name w:val="TableDefaultStyle"/>
    <w:basedOn w:val="Normal"/>
    <w:rsid w:val="00962850"/>
    <w:pPr>
      <w:spacing w:before="100" w:beforeAutospacing="1" w:after="100" w:afterAutospacing="1" w:line="240" w:lineRule="auto"/>
    </w:pPr>
    <w:rPr>
      <w:rFonts w:ascii="Times New Roman" w:eastAsia="PMingLiU" w:hAnsi="Times New Roman" w:cs="Times New Roman"/>
      <w:sz w:val="20"/>
      <w:szCs w:val="20"/>
      <w:lang w:eastAsia="en-US"/>
    </w:rPr>
  </w:style>
  <w:style w:type="paragraph" w:customStyle="1" w:styleId="1CharCharCharCharCharCharCharChar">
    <w:name w:val="字元 字元1 Char Char Char Char Char Char 字元 字元 Char Char"/>
    <w:basedOn w:val="Normal"/>
    <w:rsid w:val="00962850"/>
    <w:pPr>
      <w:spacing w:after="20" w:line="240" w:lineRule="auto"/>
    </w:pPr>
    <w:rPr>
      <w:rFonts w:ascii="Times New Roman" w:eastAsia="Times New Roman" w:hAnsi="Times New Roman" w:cs="Times New Roman"/>
      <w:sz w:val="20"/>
      <w:szCs w:val="20"/>
      <w:lang w:bidi="he-IL"/>
    </w:rPr>
  </w:style>
  <w:style w:type="paragraph" w:customStyle="1" w:styleId="rrddoublerule">
    <w:name w:val="rrddoublerule"/>
    <w:basedOn w:val="rrdsinglerule"/>
    <w:rsid w:val="00962850"/>
    <w:pPr>
      <w:pBdr>
        <w:top w:val="double" w:sz="6" w:space="1" w:color="auto"/>
      </w:pBdr>
    </w:pPr>
  </w:style>
  <w:style w:type="paragraph" w:customStyle="1" w:styleId="la2">
    <w:name w:val="la2"/>
    <w:basedOn w:val="Normal"/>
    <w:next w:val="Normal"/>
    <w:rsid w:val="00962850"/>
    <w:pPr>
      <w:spacing w:after="0" w:line="40" w:lineRule="exact"/>
    </w:pPr>
    <w:rPr>
      <w:rFonts w:ascii="Times New Roman" w:eastAsia="Times New Roman" w:hAnsi="Times New Roman" w:cs="Times New Roman"/>
      <w:noProof/>
      <w:sz w:val="8"/>
      <w:szCs w:val="8"/>
      <w:lang w:eastAsia="en-US"/>
    </w:rPr>
  </w:style>
  <w:style w:type="paragraph" w:customStyle="1" w:styleId="1SectionHeadingHeadingHeadingAllcapsLeft0Fir">
    <w:name w:val="樣式 標題 1Section HeadingHeadingHeading + All capsLeft:  0&quot;Fir..."/>
    <w:basedOn w:val="Heading1"/>
    <w:rsid w:val="00962850"/>
    <w:pPr>
      <w:keepNext/>
      <w:keepLines/>
      <w:pBdr>
        <w:top w:val="single" w:sz="6" w:space="6" w:color="auto"/>
        <w:bottom w:val="single" w:sz="6" w:space="6" w:color="auto"/>
      </w:pBdr>
      <w:tabs>
        <w:tab w:val="left" w:pos="709"/>
        <w:tab w:val="left" w:pos="1418"/>
        <w:tab w:val="left" w:pos="2126"/>
        <w:tab w:val="left" w:pos="2835"/>
        <w:tab w:val="right" w:pos="9072"/>
      </w:tabs>
      <w:spacing w:before="0" w:beforeAutospacing="0" w:after="0" w:afterAutospacing="0"/>
      <w:jc w:val="center"/>
    </w:pPr>
    <w:rPr>
      <w:rFonts w:eastAsia="PMingLiU" w:cs="AdvP640B"/>
      <w:caps/>
      <w:spacing w:val="6"/>
      <w:kern w:val="0"/>
      <w:sz w:val="22"/>
      <w:szCs w:val="24"/>
    </w:rPr>
  </w:style>
  <w:style w:type="paragraph" w:customStyle="1" w:styleId="OmniPage1038">
    <w:name w:val="OmniPage #1038"/>
    <w:basedOn w:val="Normal"/>
    <w:rsid w:val="00962850"/>
    <w:pPr>
      <w:spacing w:after="0" w:line="240" w:lineRule="auto"/>
      <w:ind w:firstLine="513"/>
    </w:pPr>
    <w:rPr>
      <w:rFonts w:ascii="Arial" w:eastAsia="PMingLiU" w:hAnsi="Arial" w:cs="Times New Roman"/>
      <w:noProof/>
      <w:sz w:val="20"/>
      <w:szCs w:val="20"/>
      <w:lang w:eastAsia="zh-TW"/>
    </w:rPr>
  </w:style>
  <w:style w:type="paragraph" w:customStyle="1" w:styleId="a0">
    <w:name w:val="清單段落"/>
    <w:basedOn w:val="Normal"/>
    <w:qFormat/>
    <w:rsid w:val="00962850"/>
    <w:pPr>
      <w:spacing w:after="0" w:line="240" w:lineRule="auto"/>
      <w:ind w:leftChars="200" w:left="480"/>
    </w:pPr>
    <w:rPr>
      <w:rFonts w:ascii="Times New Roman" w:eastAsia="PMingLiU" w:hAnsi="Times New Roman" w:cs="Times New Roman"/>
      <w:color w:val="000000"/>
      <w:sz w:val="20"/>
      <w:szCs w:val="20"/>
      <w:lang w:eastAsia="zh-TW"/>
    </w:rPr>
  </w:style>
  <w:style w:type="paragraph" w:customStyle="1" w:styleId="ColorfulList-Accent12">
    <w:name w:val="Colorful List - Accent 12"/>
    <w:basedOn w:val="Normal"/>
    <w:uiPriority w:val="34"/>
    <w:qFormat/>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Body1">
    <w:name w:val="Body1"/>
    <w:basedOn w:val="Normal"/>
    <w:rsid w:val="00962850"/>
    <w:pPr>
      <w:spacing w:after="240" w:line="240" w:lineRule="auto"/>
      <w:ind w:left="567"/>
      <w:jc w:val="both"/>
    </w:pPr>
    <w:rPr>
      <w:rFonts w:ascii="Arial" w:eastAsia="SimSun" w:hAnsi="Arial" w:cs="Times New Roman"/>
      <w:sz w:val="20"/>
      <w:szCs w:val="20"/>
    </w:rPr>
  </w:style>
  <w:style w:type="paragraph" w:customStyle="1" w:styleId="Body2">
    <w:name w:val="Body2"/>
    <w:basedOn w:val="Normal"/>
    <w:rsid w:val="00962850"/>
    <w:pPr>
      <w:spacing w:after="240" w:line="240" w:lineRule="auto"/>
      <w:ind w:left="567"/>
      <w:jc w:val="both"/>
    </w:pPr>
    <w:rPr>
      <w:rFonts w:ascii="Arial" w:eastAsia="SimSun" w:hAnsi="Arial" w:cs="Times New Roman"/>
      <w:sz w:val="20"/>
      <w:szCs w:val="20"/>
    </w:rPr>
  </w:style>
  <w:style w:type="paragraph" w:customStyle="1" w:styleId="Body30">
    <w:name w:val="Body3"/>
    <w:basedOn w:val="Normal"/>
    <w:rsid w:val="00962850"/>
    <w:pPr>
      <w:spacing w:after="240" w:line="240" w:lineRule="auto"/>
      <w:ind w:left="567"/>
      <w:jc w:val="both"/>
    </w:pPr>
    <w:rPr>
      <w:rFonts w:ascii="Arial" w:eastAsia="SimSun" w:hAnsi="Arial" w:cs="Times New Roman"/>
      <w:sz w:val="20"/>
      <w:szCs w:val="20"/>
    </w:rPr>
  </w:style>
  <w:style w:type="paragraph" w:customStyle="1" w:styleId="Body4">
    <w:name w:val="Body4"/>
    <w:basedOn w:val="Normal"/>
    <w:rsid w:val="00962850"/>
    <w:pPr>
      <w:spacing w:after="240" w:line="240" w:lineRule="auto"/>
      <w:ind w:left="1276"/>
      <w:jc w:val="both"/>
    </w:pPr>
    <w:rPr>
      <w:rFonts w:ascii="Arial" w:eastAsia="SimSun" w:hAnsi="Arial" w:cs="Times New Roman"/>
      <w:sz w:val="20"/>
      <w:szCs w:val="20"/>
    </w:rPr>
  </w:style>
  <w:style w:type="paragraph" w:customStyle="1" w:styleId="Body5">
    <w:name w:val="Body5"/>
    <w:basedOn w:val="Normal"/>
    <w:rsid w:val="00962850"/>
    <w:pPr>
      <w:spacing w:after="240" w:line="240" w:lineRule="auto"/>
      <w:ind w:left="1843"/>
      <w:jc w:val="both"/>
    </w:pPr>
    <w:rPr>
      <w:rFonts w:ascii="Arial" w:eastAsia="SimSun" w:hAnsi="Arial" w:cs="Times New Roman"/>
      <w:sz w:val="20"/>
      <w:szCs w:val="20"/>
    </w:rPr>
  </w:style>
  <w:style w:type="paragraph" w:customStyle="1" w:styleId="Body6">
    <w:name w:val="Body6"/>
    <w:basedOn w:val="Normal"/>
    <w:rsid w:val="00962850"/>
    <w:pPr>
      <w:spacing w:after="240" w:line="240" w:lineRule="auto"/>
      <w:ind w:left="2409"/>
      <w:jc w:val="both"/>
    </w:pPr>
    <w:rPr>
      <w:rFonts w:ascii="Arial" w:eastAsia="SimSun" w:hAnsi="Arial" w:cs="Times New Roman"/>
      <w:sz w:val="20"/>
      <w:szCs w:val="20"/>
    </w:rPr>
  </w:style>
  <w:style w:type="paragraph" w:customStyle="1" w:styleId="Body7">
    <w:name w:val="Body7"/>
    <w:basedOn w:val="Normal"/>
    <w:rsid w:val="00962850"/>
    <w:pPr>
      <w:spacing w:after="240" w:line="240" w:lineRule="auto"/>
      <w:ind w:left="2976"/>
      <w:jc w:val="both"/>
    </w:pPr>
    <w:rPr>
      <w:rFonts w:ascii="Arial" w:eastAsia="SimSun" w:hAnsi="Arial" w:cs="Times New Roman"/>
      <w:sz w:val="20"/>
      <w:szCs w:val="20"/>
    </w:rPr>
  </w:style>
  <w:style w:type="paragraph" w:customStyle="1" w:styleId="Body8">
    <w:name w:val="Body8"/>
    <w:basedOn w:val="Normal"/>
    <w:rsid w:val="00962850"/>
    <w:pPr>
      <w:spacing w:after="240" w:line="240" w:lineRule="auto"/>
      <w:ind w:left="3543"/>
      <w:jc w:val="both"/>
    </w:pPr>
    <w:rPr>
      <w:rFonts w:ascii="Arial" w:eastAsia="SimSun" w:hAnsi="Arial" w:cs="Times New Roman"/>
      <w:sz w:val="20"/>
      <w:szCs w:val="20"/>
    </w:rPr>
  </w:style>
  <w:style w:type="paragraph" w:customStyle="1" w:styleId="Body9">
    <w:name w:val="Body9"/>
    <w:basedOn w:val="Normal"/>
    <w:rsid w:val="00962850"/>
    <w:pPr>
      <w:spacing w:after="240" w:line="240" w:lineRule="auto"/>
      <w:ind w:left="4110"/>
      <w:jc w:val="both"/>
    </w:pPr>
    <w:rPr>
      <w:rFonts w:ascii="Arial" w:eastAsia="SimSun" w:hAnsi="Arial" w:cs="Times New Roman"/>
      <w:sz w:val="20"/>
      <w:szCs w:val="20"/>
    </w:rPr>
  </w:style>
  <w:style w:type="paragraph" w:customStyle="1" w:styleId="PrecedentNote">
    <w:name w:val="Precedent Note"/>
    <w:basedOn w:val="Normal"/>
    <w:rsid w:val="00962850"/>
    <w:pPr>
      <w:spacing w:after="240" w:line="240" w:lineRule="auto"/>
    </w:pPr>
    <w:rPr>
      <w:rFonts w:ascii="Arial" w:eastAsia="SimSun" w:hAnsi="Arial" w:cs="Times New Roman"/>
      <w:b/>
      <w:i/>
      <w:color w:val="000080"/>
      <w:sz w:val="20"/>
      <w:szCs w:val="20"/>
    </w:rPr>
  </w:style>
  <w:style w:type="paragraph" w:customStyle="1" w:styleId="Schedule">
    <w:name w:val="Schedule"/>
    <w:basedOn w:val="Normal"/>
    <w:next w:val="Normal"/>
    <w:rsid w:val="00962850"/>
    <w:pPr>
      <w:spacing w:after="240" w:line="360" w:lineRule="auto"/>
      <w:jc w:val="center"/>
    </w:pPr>
    <w:rPr>
      <w:rFonts w:ascii="Arial" w:eastAsia="SimSun" w:hAnsi="Arial" w:cs="Times New Roman"/>
      <w:b/>
      <w:sz w:val="24"/>
      <w:szCs w:val="20"/>
    </w:rPr>
  </w:style>
  <w:style w:type="paragraph" w:customStyle="1" w:styleId="Heading3List">
    <w:name w:val="Heading 3 List"/>
    <w:basedOn w:val="Heading3"/>
    <w:next w:val="Body3List"/>
    <w:rsid w:val="00962850"/>
    <w:pPr>
      <w:keepNext w:val="0"/>
      <w:numPr>
        <w:ilvl w:val="2"/>
      </w:numPr>
      <w:tabs>
        <w:tab w:val="left" w:pos="851"/>
      </w:tabs>
      <w:ind w:left="850" w:hanging="737"/>
      <w:jc w:val="both"/>
    </w:pPr>
    <w:rPr>
      <w:rFonts w:ascii="Arial" w:eastAsia="SimSun" w:hAnsi="Arial" w:cs="Times New Roman"/>
      <w:bCs w:val="0"/>
      <w:color w:val="auto"/>
      <w:szCs w:val="20"/>
      <w:u w:val="none"/>
      <w:lang w:val="en-US" w:eastAsia="zh-CN"/>
    </w:rPr>
  </w:style>
  <w:style w:type="paragraph" w:customStyle="1" w:styleId="Body3List">
    <w:name w:val="Body3 List"/>
    <w:basedOn w:val="Normal"/>
    <w:rsid w:val="00962850"/>
    <w:pPr>
      <w:spacing w:after="240" w:line="240" w:lineRule="auto"/>
      <w:ind w:left="851"/>
      <w:jc w:val="both"/>
    </w:pPr>
    <w:rPr>
      <w:rFonts w:ascii="Arial" w:eastAsia="SimSun" w:hAnsi="Arial" w:cs="Times New Roman"/>
      <w:sz w:val="20"/>
      <w:szCs w:val="20"/>
    </w:rPr>
  </w:style>
  <w:style w:type="paragraph" w:customStyle="1" w:styleId="Heading2Title">
    <w:name w:val="Heading 2 Title"/>
    <w:basedOn w:val="Heading2"/>
    <w:next w:val="Body2"/>
    <w:rsid w:val="00962850"/>
    <w:pPr>
      <w:keepNext w:val="0"/>
      <w:numPr>
        <w:ilvl w:val="1"/>
      </w:numPr>
      <w:tabs>
        <w:tab w:val="num" w:pos="567"/>
      </w:tabs>
      <w:ind w:left="567" w:hanging="454"/>
      <w:jc w:val="both"/>
    </w:pPr>
    <w:rPr>
      <w:rFonts w:ascii="Arial" w:eastAsia="SimSun" w:hAnsi="Arial" w:cs="Times New Roman"/>
      <w:bCs w:val="0"/>
      <w:color w:val="auto"/>
      <w:szCs w:val="20"/>
      <w:lang w:val="en-US" w:eastAsia="zh-CN"/>
    </w:rPr>
  </w:style>
  <w:style w:type="character" w:customStyle="1" w:styleId="Definition">
    <w:name w:val="Definition"/>
    <w:rsid w:val="00962850"/>
    <w:rPr>
      <w:b/>
      <w:i/>
    </w:rPr>
  </w:style>
  <w:style w:type="character" w:customStyle="1" w:styleId="TABLES9PT">
    <w:name w:val="TABLES 9PT"/>
    <w:rsid w:val="00962850"/>
    <w:rPr>
      <w:rFonts w:ascii="Times New Roman" w:hAnsi="Times New Roman" w:cs="Times New Roman"/>
      <w:sz w:val="18"/>
      <w:szCs w:val="18"/>
    </w:rPr>
  </w:style>
  <w:style w:type="character" w:customStyle="1" w:styleId="TABLES8PT">
    <w:name w:val="TABLES 8PT"/>
    <w:rsid w:val="00962850"/>
    <w:rPr>
      <w:rFonts w:ascii="Times New Roman" w:hAnsi="Times New Roman" w:cs="Times New Roman"/>
      <w:sz w:val="16"/>
      <w:szCs w:val="16"/>
    </w:rPr>
  </w:style>
  <w:style w:type="character" w:customStyle="1" w:styleId="TABLES10PT">
    <w:name w:val="TABLES10PT"/>
    <w:rsid w:val="00962850"/>
    <w:rPr>
      <w:rFonts w:ascii="Times New Roman" w:hAnsi="Times New Roman" w:cs="Times New Roman"/>
      <w:sz w:val="20"/>
      <w:szCs w:val="20"/>
    </w:rPr>
  </w:style>
  <w:style w:type="character" w:customStyle="1" w:styleId="TABLES7PT">
    <w:name w:val="TABLES 7PT"/>
    <w:rsid w:val="00962850"/>
    <w:rPr>
      <w:rFonts w:ascii="Times New Roman" w:hAnsi="Times New Roman" w:cs="Times New Roman"/>
      <w:sz w:val="14"/>
      <w:szCs w:val="14"/>
    </w:rPr>
  </w:style>
  <w:style w:type="character" w:customStyle="1" w:styleId="para1">
    <w:name w:val="para1"/>
    <w:rsid w:val="00962850"/>
    <w:rPr>
      <w:rFonts w:ascii="Arial" w:hAnsi="Arial" w:cs="Arial" w:hint="default"/>
      <w:b w:val="0"/>
      <w:bCs w:val="0"/>
      <w:i w:val="0"/>
      <w:iCs w:val="0"/>
      <w:strike w:val="0"/>
      <w:dstrike w:val="0"/>
      <w:color w:val="000000"/>
      <w:sz w:val="20"/>
      <w:szCs w:val="20"/>
      <w:u w:val="none"/>
      <w:effect w:val="none"/>
    </w:rPr>
  </w:style>
  <w:style w:type="character" w:customStyle="1" w:styleId="excerpt">
    <w:name w:val="excerpt"/>
    <w:basedOn w:val="DefaultParagraphFont"/>
    <w:rsid w:val="00962850"/>
  </w:style>
  <w:style w:type="character" w:customStyle="1" w:styleId="a1">
    <w:name w:val="字元"/>
    <w:rsid w:val="00962850"/>
    <w:rPr>
      <w:rFonts w:eastAsia="SimSun"/>
      <w:bCs/>
      <w:sz w:val="22"/>
      <w:szCs w:val="28"/>
      <w:lang w:val="en-US" w:eastAsia="en-US" w:bidi="ar-SA"/>
    </w:rPr>
  </w:style>
  <w:style w:type="paragraph" w:styleId="BodyTextIndent2">
    <w:name w:val="Body Text Indent 2"/>
    <w:aliases w:val="bti2"/>
    <w:basedOn w:val="Normal"/>
    <w:link w:val="BodyTextIndent2Char"/>
    <w:rsid w:val="00962850"/>
    <w:pPr>
      <w:tabs>
        <w:tab w:val="left" w:pos="709"/>
        <w:tab w:val="left" w:pos="1418"/>
        <w:tab w:val="left" w:pos="2126"/>
        <w:tab w:val="left" w:pos="2835"/>
        <w:tab w:val="right" w:pos="9072"/>
      </w:tabs>
      <w:spacing w:after="120" w:line="480" w:lineRule="auto"/>
      <w:ind w:leftChars="200" w:left="480"/>
    </w:pPr>
    <w:rPr>
      <w:rFonts w:ascii="Times New Roman" w:eastAsia="PMingLiU" w:hAnsi="Times New Roman" w:cs="Times New Roman"/>
      <w:sz w:val="24"/>
      <w:szCs w:val="24"/>
      <w:lang w:val="en-GB" w:eastAsia="en-US"/>
    </w:rPr>
  </w:style>
  <w:style w:type="character" w:customStyle="1" w:styleId="BodyTextIndent2Char">
    <w:name w:val="Body Text Indent 2 Char"/>
    <w:aliases w:val="bti2 Char"/>
    <w:basedOn w:val="DefaultParagraphFont"/>
    <w:link w:val="BodyTextIndent2"/>
    <w:rsid w:val="00962850"/>
    <w:rPr>
      <w:rFonts w:ascii="Times New Roman" w:eastAsia="PMingLiU" w:hAnsi="Times New Roman" w:cs="Times New Roman"/>
      <w:sz w:val="24"/>
      <w:szCs w:val="24"/>
      <w:lang w:val="en-GB" w:eastAsia="en-US"/>
    </w:rPr>
  </w:style>
  <w:style w:type="paragraph" w:customStyle="1" w:styleId="BodyText1">
    <w:name w:val="Body Text 1"/>
    <w:basedOn w:val="Normal"/>
    <w:qFormat/>
    <w:rsid w:val="00962850"/>
    <w:pPr>
      <w:spacing w:after="240" w:line="288" w:lineRule="auto"/>
      <w:ind w:left="720"/>
      <w:jc w:val="both"/>
    </w:pPr>
    <w:rPr>
      <w:rFonts w:ascii="Times New Roman" w:eastAsia="SimSun" w:hAnsi="Times New Roman" w:cs="Simplified Arabic"/>
      <w:sz w:val="24"/>
      <w:szCs w:val="24"/>
      <w:lang w:eastAsia="en-GB" w:bidi="ar-AE"/>
    </w:rPr>
  </w:style>
  <w:style w:type="table" w:styleId="MediumShading1-Accent4">
    <w:name w:val="Medium Shading 1 Accent 4"/>
    <w:basedOn w:val="TableNormal"/>
    <w:rsid w:val="00962850"/>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character" w:customStyle="1" w:styleId="CharChar28">
    <w:name w:val="Char Char28"/>
    <w:rsid w:val="00962850"/>
    <w:rPr>
      <w:sz w:val="24"/>
      <w:szCs w:val="24"/>
      <w:lang w:val="en-GB" w:eastAsia="zh-CN" w:bidi="he-IL"/>
    </w:rPr>
  </w:style>
  <w:style w:type="character" w:customStyle="1" w:styleId="CharChar26">
    <w:name w:val="Char Char26"/>
    <w:rsid w:val="00962850"/>
    <w:rPr>
      <w:sz w:val="24"/>
      <w:szCs w:val="24"/>
      <w:lang w:eastAsia="en-GB" w:bidi="ar-AE"/>
    </w:rPr>
  </w:style>
  <w:style w:type="character" w:customStyle="1" w:styleId="CharChar25">
    <w:name w:val="Char Char25"/>
    <w:rsid w:val="00962850"/>
    <w:rPr>
      <w:sz w:val="24"/>
      <w:szCs w:val="24"/>
      <w:lang w:eastAsia="en-GB" w:bidi="ar-AE"/>
    </w:rPr>
  </w:style>
  <w:style w:type="paragraph" w:customStyle="1" w:styleId="BodyText4">
    <w:name w:val="Body Text 4"/>
    <w:basedOn w:val="Normal"/>
    <w:qFormat/>
    <w:rsid w:val="00962850"/>
    <w:pPr>
      <w:spacing w:after="240" w:line="240" w:lineRule="auto"/>
      <w:ind w:left="2880"/>
      <w:jc w:val="both"/>
    </w:pPr>
    <w:rPr>
      <w:rFonts w:ascii="Times New Roman" w:eastAsia="SimSun" w:hAnsi="Times New Roman" w:cs="Simplified Arabic"/>
      <w:sz w:val="24"/>
      <w:szCs w:val="24"/>
      <w:lang w:eastAsia="en-GB" w:bidi="ar-AE"/>
    </w:rPr>
  </w:style>
  <w:style w:type="paragraph" w:customStyle="1" w:styleId="BodyText5">
    <w:name w:val="Body Text 5"/>
    <w:basedOn w:val="Normal"/>
    <w:qFormat/>
    <w:rsid w:val="00962850"/>
    <w:pPr>
      <w:spacing w:after="240" w:line="240" w:lineRule="auto"/>
      <w:ind w:left="3600"/>
      <w:jc w:val="both"/>
    </w:pPr>
    <w:rPr>
      <w:rFonts w:ascii="Times New Roman" w:eastAsia="SimSun" w:hAnsi="Times New Roman" w:cs="Simplified Arabic"/>
      <w:sz w:val="24"/>
      <w:szCs w:val="24"/>
      <w:lang w:eastAsia="en-GB" w:bidi="ar-AE"/>
    </w:rPr>
  </w:style>
  <w:style w:type="paragraph" w:customStyle="1" w:styleId="BodyText6">
    <w:name w:val="Body Text 6"/>
    <w:basedOn w:val="Normal"/>
    <w:qFormat/>
    <w:rsid w:val="00962850"/>
    <w:pPr>
      <w:spacing w:after="240" w:line="240" w:lineRule="auto"/>
      <w:ind w:left="4320"/>
      <w:jc w:val="both"/>
    </w:pPr>
    <w:rPr>
      <w:rFonts w:ascii="Times New Roman" w:eastAsia="SimSun" w:hAnsi="Times New Roman" w:cs="Simplified Arabic"/>
      <w:sz w:val="24"/>
      <w:szCs w:val="24"/>
      <w:lang w:eastAsia="en-GB" w:bidi="ar-AE"/>
    </w:rPr>
  </w:style>
  <w:style w:type="paragraph" w:customStyle="1" w:styleId="BodyText7">
    <w:name w:val="Body Text 7"/>
    <w:basedOn w:val="Normal"/>
    <w:qFormat/>
    <w:rsid w:val="00962850"/>
    <w:pPr>
      <w:spacing w:after="240" w:line="240" w:lineRule="auto"/>
      <w:ind w:left="5041"/>
      <w:jc w:val="both"/>
    </w:pPr>
    <w:rPr>
      <w:rFonts w:ascii="Times New Roman" w:eastAsia="SimSun" w:hAnsi="Times New Roman" w:cs="Simplified Arabic"/>
      <w:sz w:val="24"/>
      <w:szCs w:val="24"/>
      <w:lang w:eastAsia="en-GB" w:bidi="ar-AE"/>
    </w:rPr>
  </w:style>
  <w:style w:type="paragraph" w:styleId="BodyTextFirstIndent">
    <w:name w:val="Body Text First Indent"/>
    <w:basedOn w:val="BodyText"/>
    <w:link w:val="BodyTextFirstIndentChar"/>
    <w:qFormat/>
    <w:rsid w:val="00962850"/>
    <w:pPr>
      <w:widowControl/>
      <w:jc w:val="both"/>
    </w:pPr>
    <w:rPr>
      <w:rFonts w:eastAsia="SimSun" w:cs="Simplified Arabic"/>
      <w:color w:val="auto"/>
      <w:sz w:val="24"/>
      <w:szCs w:val="24"/>
      <w:lang w:eastAsia="en-GB" w:bidi="ar-AE"/>
    </w:rPr>
  </w:style>
  <w:style w:type="character" w:customStyle="1" w:styleId="BodyTextFirstIndentChar">
    <w:name w:val="Body Text First Indent Char"/>
    <w:basedOn w:val="BodyTextChar"/>
    <w:link w:val="BodyTextFirstIndent"/>
    <w:rsid w:val="00962850"/>
    <w:rPr>
      <w:rFonts w:ascii="Times New Roman" w:eastAsia="SimSun" w:hAnsi="Times New Roman" w:cs="Simplified Arabic"/>
      <w:color w:val="000000"/>
      <w:sz w:val="24"/>
      <w:szCs w:val="24"/>
      <w:lang w:val="en-GB" w:eastAsia="en-GB" w:bidi="ar-AE"/>
    </w:rPr>
  </w:style>
  <w:style w:type="character" w:customStyle="1" w:styleId="CharChar22">
    <w:name w:val="Char Char22"/>
    <w:semiHidden/>
    <w:rsid w:val="00962850"/>
    <w:rPr>
      <w:sz w:val="24"/>
      <w:szCs w:val="24"/>
      <w:lang w:bidi="ar-AE"/>
    </w:rPr>
  </w:style>
  <w:style w:type="paragraph" w:styleId="BodyTextFirstIndent2">
    <w:name w:val="Body Text First Indent 2"/>
    <w:basedOn w:val="BodyTextFirstIndent"/>
    <w:link w:val="BodyTextFirstIndent2Char"/>
    <w:qFormat/>
    <w:rsid w:val="00962850"/>
    <w:pPr>
      <w:ind w:firstLine="1440"/>
    </w:pPr>
  </w:style>
  <w:style w:type="character" w:customStyle="1" w:styleId="BodyTextFirstIndent2Char">
    <w:name w:val="Body Text First Indent 2 Char"/>
    <w:basedOn w:val="BodyTextIndentChar"/>
    <w:link w:val="BodyTextFirstIndent2"/>
    <w:rsid w:val="00962850"/>
    <w:rPr>
      <w:rFonts w:ascii="Times New Roman" w:eastAsia="SimSun" w:hAnsi="Times New Roman" w:cs="Simplified Arabic"/>
      <w:sz w:val="24"/>
      <w:szCs w:val="24"/>
      <w:lang w:val="en-GB" w:eastAsia="en-GB" w:bidi="ar-AE"/>
    </w:rPr>
  </w:style>
  <w:style w:type="character" w:styleId="EndnoteReference">
    <w:name w:val="endnote reference"/>
    <w:qFormat/>
    <w:rsid w:val="00962850"/>
    <w:rPr>
      <w:rFonts w:ascii="Times New Roman" w:eastAsia="SimSun" w:hAnsi="Times New Roman" w:cs="Simplified Arabic"/>
      <w:sz w:val="18"/>
      <w:szCs w:val="18"/>
      <w:vertAlign w:val="superscript"/>
      <w:lang w:val="en-GB" w:bidi="ar-AE"/>
    </w:rPr>
  </w:style>
  <w:style w:type="paragraph" w:styleId="EndnoteText">
    <w:name w:val="endnote text"/>
    <w:basedOn w:val="Normal"/>
    <w:next w:val="Normal"/>
    <w:link w:val="EndnoteTextChar"/>
    <w:uiPriority w:val="99"/>
    <w:qFormat/>
    <w:rsid w:val="00962850"/>
    <w:pPr>
      <w:spacing w:after="120" w:line="240" w:lineRule="auto"/>
      <w:ind w:left="340" w:hanging="340"/>
      <w:jc w:val="both"/>
    </w:pPr>
    <w:rPr>
      <w:rFonts w:ascii="Times New Roman" w:eastAsia="SimSun" w:hAnsi="Times New Roman" w:cs="Simplified Arabic"/>
      <w:sz w:val="20"/>
      <w:szCs w:val="20"/>
      <w:lang w:val="en-GB" w:bidi="ar-AE"/>
    </w:rPr>
  </w:style>
  <w:style w:type="character" w:customStyle="1" w:styleId="EndnoteTextChar">
    <w:name w:val="Endnote Text Char"/>
    <w:basedOn w:val="DefaultParagraphFont"/>
    <w:link w:val="EndnoteText"/>
    <w:uiPriority w:val="99"/>
    <w:rsid w:val="00962850"/>
    <w:rPr>
      <w:rFonts w:ascii="Times New Roman" w:eastAsia="SimSun" w:hAnsi="Times New Roman" w:cs="Simplified Arabic"/>
      <w:sz w:val="20"/>
      <w:szCs w:val="20"/>
      <w:lang w:val="en-GB" w:bidi="ar-AE"/>
    </w:rPr>
  </w:style>
  <w:style w:type="paragraph" w:customStyle="1" w:styleId="FooterRight">
    <w:name w:val="Footer Right"/>
    <w:basedOn w:val="Footer"/>
    <w:rsid w:val="00962850"/>
    <w:pPr>
      <w:tabs>
        <w:tab w:val="clear" w:pos="4680"/>
        <w:tab w:val="clear" w:pos="9360"/>
      </w:tabs>
      <w:jc w:val="right"/>
    </w:pPr>
    <w:rPr>
      <w:rFonts w:ascii="Times New Roman" w:eastAsia="SimSun" w:hAnsi="Times New Roman" w:cs="Simplified Arabic"/>
      <w:color w:val="000000"/>
      <w:sz w:val="16"/>
      <w:szCs w:val="16"/>
      <w:lang w:val="en-GB" w:bidi="he-IL"/>
    </w:rPr>
  </w:style>
  <w:style w:type="character" w:customStyle="1" w:styleId="CharChar18">
    <w:name w:val="Char Char18"/>
    <w:rsid w:val="00962850"/>
    <w:rPr>
      <w:lang w:bidi="ar-AE"/>
    </w:rPr>
  </w:style>
  <w:style w:type="character" w:customStyle="1" w:styleId="CharChar37">
    <w:name w:val="Char Char37"/>
    <w:rsid w:val="00962850"/>
    <w:rPr>
      <w:sz w:val="24"/>
      <w:szCs w:val="24"/>
      <w:lang w:bidi="ar-AE"/>
    </w:rPr>
  </w:style>
  <w:style w:type="character" w:customStyle="1" w:styleId="CharChar35">
    <w:name w:val="Char Char35"/>
    <w:rsid w:val="00962850"/>
    <w:rPr>
      <w:sz w:val="24"/>
      <w:szCs w:val="24"/>
      <w:lang w:bidi="ar-AE"/>
    </w:rPr>
  </w:style>
  <w:style w:type="character" w:customStyle="1" w:styleId="CharChar34">
    <w:name w:val="Char Char34"/>
    <w:rsid w:val="00962850"/>
    <w:rPr>
      <w:sz w:val="24"/>
      <w:szCs w:val="24"/>
      <w:lang w:bidi="ar-AE"/>
    </w:rPr>
  </w:style>
  <w:style w:type="paragraph" w:customStyle="1" w:styleId="NormalBold">
    <w:name w:val="NormalBold"/>
    <w:basedOn w:val="Normal"/>
    <w:next w:val="Normal"/>
    <w:qFormat/>
    <w:rsid w:val="00962850"/>
    <w:pPr>
      <w:spacing w:after="240" w:line="240" w:lineRule="auto"/>
      <w:jc w:val="both"/>
    </w:pPr>
    <w:rPr>
      <w:rFonts w:ascii="Times New Roman" w:eastAsia="SimSun" w:hAnsi="Times New Roman" w:cs="Simplified Arabic"/>
      <w:b/>
      <w:bCs/>
      <w:sz w:val="24"/>
      <w:szCs w:val="24"/>
      <w:lang w:bidi="ar-AE"/>
    </w:rPr>
  </w:style>
  <w:style w:type="paragraph" w:customStyle="1" w:styleId="NormalBoldNS">
    <w:name w:val="NormalBoldNS"/>
    <w:basedOn w:val="Normal"/>
    <w:next w:val="Normal"/>
    <w:qFormat/>
    <w:rsid w:val="00962850"/>
    <w:pPr>
      <w:spacing w:after="0" w:line="240" w:lineRule="auto"/>
    </w:pPr>
    <w:rPr>
      <w:rFonts w:ascii="Times New Roman" w:eastAsia="SimSun" w:hAnsi="Times New Roman" w:cs="Simplified Arabic"/>
      <w:b/>
      <w:bCs/>
      <w:sz w:val="24"/>
      <w:szCs w:val="24"/>
      <w:lang w:bidi="ar-AE"/>
    </w:rPr>
  </w:style>
  <w:style w:type="paragraph" w:customStyle="1" w:styleId="NormalNS">
    <w:name w:val="NormalNS"/>
    <w:basedOn w:val="Normal"/>
    <w:qFormat/>
    <w:rsid w:val="00962850"/>
    <w:pPr>
      <w:spacing w:after="0" w:line="240" w:lineRule="auto"/>
      <w:jc w:val="both"/>
    </w:pPr>
    <w:rPr>
      <w:rFonts w:ascii="Times New Roman" w:eastAsia="SimSun" w:hAnsi="Times New Roman" w:cs="Simplified Arabic"/>
      <w:sz w:val="24"/>
      <w:szCs w:val="24"/>
      <w:lang w:bidi="ar-AE"/>
    </w:rPr>
  </w:style>
  <w:style w:type="paragraph" w:customStyle="1" w:styleId="NormalRight">
    <w:name w:val="NormalRight"/>
    <w:basedOn w:val="NormalNS"/>
    <w:qFormat/>
    <w:rsid w:val="00962850"/>
    <w:pPr>
      <w:jc w:val="right"/>
    </w:pPr>
  </w:style>
  <w:style w:type="paragraph" w:customStyle="1" w:styleId="NoteContinuation">
    <w:name w:val="Note Continuation"/>
    <w:basedOn w:val="Normal"/>
    <w:qFormat/>
    <w:rsid w:val="00962850"/>
    <w:pPr>
      <w:spacing w:after="120" w:line="240" w:lineRule="auto"/>
      <w:ind w:left="340"/>
      <w:jc w:val="both"/>
    </w:pPr>
    <w:rPr>
      <w:rFonts w:ascii="Times New Roman" w:eastAsia="SimSun" w:hAnsi="Times New Roman" w:cs="Simplified Arabic"/>
      <w:sz w:val="20"/>
      <w:szCs w:val="20"/>
      <w:lang w:bidi="ar-AE"/>
    </w:rPr>
  </w:style>
  <w:style w:type="paragraph" w:styleId="Subtitle">
    <w:name w:val="Subtitle"/>
    <w:basedOn w:val="Normal"/>
    <w:next w:val="BodyText"/>
    <w:link w:val="SubtitleChar"/>
    <w:qFormat/>
    <w:rsid w:val="00962850"/>
    <w:pPr>
      <w:numPr>
        <w:ilvl w:val="1"/>
      </w:numPr>
      <w:spacing w:after="240" w:line="240" w:lineRule="auto"/>
      <w:jc w:val="center"/>
    </w:pPr>
    <w:rPr>
      <w:rFonts w:ascii="Times New Roman" w:eastAsia="SimSun" w:hAnsi="Times New Roman" w:cs="Simplified Arabic"/>
      <w:sz w:val="24"/>
      <w:szCs w:val="24"/>
      <w:lang w:val="en-GB" w:bidi="ar-AE"/>
    </w:rPr>
  </w:style>
  <w:style w:type="character" w:customStyle="1" w:styleId="SubtitleChar">
    <w:name w:val="Subtitle Char"/>
    <w:basedOn w:val="DefaultParagraphFont"/>
    <w:link w:val="Subtitle"/>
    <w:rsid w:val="00962850"/>
    <w:rPr>
      <w:rFonts w:ascii="Times New Roman" w:eastAsia="SimSun" w:hAnsi="Times New Roman" w:cs="Simplified Arabic"/>
      <w:sz w:val="24"/>
      <w:szCs w:val="24"/>
      <w:lang w:val="en-GB" w:bidi="ar-AE"/>
    </w:rPr>
  </w:style>
  <w:style w:type="paragraph" w:styleId="Title">
    <w:name w:val="Title"/>
    <w:basedOn w:val="Normal"/>
    <w:next w:val="BodyText"/>
    <w:link w:val="TitleChar"/>
    <w:qFormat/>
    <w:rsid w:val="00962850"/>
    <w:pPr>
      <w:spacing w:after="240" w:line="240" w:lineRule="auto"/>
      <w:jc w:val="center"/>
    </w:pPr>
    <w:rPr>
      <w:rFonts w:ascii="Times New Roman" w:eastAsia="SimSun" w:hAnsi="Times New Roman" w:cs="Simplified Arabic"/>
      <w:b/>
      <w:bCs/>
      <w:sz w:val="24"/>
      <w:szCs w:val="24"/>
      <w:lang w:val="en-GB" w:bidi="ar-AE"/>
    </w:rPr>
  </w:style>
  <w:style w:type="character" w:customStyle="1" w:styleId="TitleChar">
    <w:name w:val="Title Char"/>
    <w:basedOn w:val="DefaultParagraphFont"/>
    <w:link w:val="Title"/>
    <w:rsid w:val="00962850"/>
    <w:rPr>
      <w:rFonts w:ascii="Times New Roman" w:eastAsia="SimSun" w:hAnsi="Times New Roman" w:cs="Simplified Arabic"/>
      <w:b/>
      <w:bCs/>
      <w:sz w:val="24"/>
      <w:szCs w:val="24"/>
      <w:lang w:val="en-GB" w:bidi="ar-AE"/>
    </w:rPr>
  </w:style>
  <w:style w:type="paragraph" w:customStyle="1" w:styleId="NormalRight12">
    <w:name w:val="NormalRight12"/>
    <w:basedOn w:val="NormalRight"/>
    <w:qFormat/>
    <w:rsid w:val="00962850"/>
    <w:pPr>
      <w:spacing w:after="240"/>
    </w:pPr>
  </w:style>
  <w:style w:type="paragraph" w:customStyle="1" w:styleId="SubTitle0">
    <w:name w:val="SubTitle0"/>
    <w:basedOn w:val="Subtitle"/>
    <w:qFormat/>
    <w:rsid w:val="00962850"/>
    <w:pPr>
      <w:spacing w:after="0"/>
    </w:pPr>
  </w:style>
  <w:style w:type="paragraph" w:customStyle="1" w:styleId="OptionLabel">
    <w:name w:val="OptionLabel"/>
    <w:rsid w:val="00962850"/>
    <w:pPr>
      <w:spacing w:after="0" w:line="240" w:lineRule="auto"/>
    </w:pPr>
    <w:rPr>
      <w:rFonts w:ascii="Times New Roman" w:eastAsia="SimSun" w:hAnsi="Times New Roman" w:cs="Simplified Arabic"/>
      <w:b/>
      <w:bCs/>
      <w:sz w:val="24"/>
      <w:szCs w:val="24"/>
      <w:lang w:val="en-GB" w:bidi="ar-AE"/>
    </w:rPr>
  </w:style>
  <w:style w:type="paragraph" w:customStyle="1" w:styleId="NormalLeft">
    <w:name w:val="NormalLeft"/>
    <w:basedOn w:val="Normal"/>
    <w:next w:val="Normal"/>
    <w:qFormat/>
    <w:rsid w:val="00962850"/>
    <w:pPr>
      <w:spacing w:after="240" w:line="240" w:lineRule="auto"/>
    </w:pPr>
    <w:rPr>
      <w:rFonts w:ascii="Times New Roman" w:eastAsia="SimSun" w:hAnsi="Times New Roman" w:cs="Simplified Arabic"/>
      <w:sz w:val="24"/>
      <w:szCs w:val="24"/>
      <w:lang w:bidi="ar-AE"/>
    </w:rPr>
  </w:style>
  <w:style w:type="paragraph" w:styleId="Closing">
    <w:name w:val="Closing"/>
    <w:basedOn w:val="Normal"/>
    <w:link w:val="ClosingChar"/>
    <w:semiHidden/>
    <w:unhideWhenUsed/>
    <w:rsid w:val="00962850"/>
    <w:pPr>
      <w:spacing w:after="240" w:line="240" w:lineRule="auto"/>
      <w:ind w:left="4320"/>
      <w:jc w:val="both"/>
    </w:pPr>
    <w:rPr>
      <w:rFonts w:ascii="Times New Roman" w:eastAsia="SimSun" w:hAnsi="Times New Roman" w:cs="Simplified Arabic"/>
      <w:sz w:val="24"/>
      <w:szCs w:val="24"/>
      <w:lang w:val="en-GB" w:bidi="ar-AE"/>
    </w:rPr>
  </w:style>
  <w:style w:type="character" w:customStyle="1" w:styleId="ClosingChar">
    <w:name w:val="Closing Char"/>
    <w:basedOn w:val="DefaultParagraphFont"/>
    <w:link w:val="Closing"/>
    <w:semiHidden/>
    <w:rsid w:val="00962850"/>
    <w:rPr>
      <w:rFonts w:ascii="Times New Roman" w:eastAsia="SimSun" w:hAnsi="Times New Roman" w:cs="Simplified Arabic"/>
      <w:sz w:val="24"/>
      <w:szCs w:val="24"/>
      <w:lang w:val="en-GB" w:bidi="ar-AE"/>
    </w:rPr>
  </w:style>
  <w:style w:type="paragraph" w:styleId="Date">
    <w:name w:val="Date"/>
    <w:basedOn w:val="Normal"/>
    <w:next w:val="Normal"/>
    <w:link w:val="DateChar"/>
    <w:unhideWhenUsed/>
    <w:rsid w:val="00962850"/>
    <w:pPr>
      <w:spacing w:after="240" w:line="240" w:lineRule="auto"/>
      <w:jc w:val="both"/>
    </w:pPr>
    <w:rPr>
      <w:rFonts w:ascii="Times New Roman" w:eastAsia="SimSun" w:hAnsi="Times New Roman" w:cs="Simplified Arabic"/>
      <w:sz w:val="24"/>
      <w:szCs w:val="24"/>
      <w:lang w:val="en-GB" w:bidi="ar-AE"/>
    </w:rPr>
  </w:style>
  <w:style w:type="character" w:customStyle="1" w:styleId="DateChar">
    <w:name w:val="Date Char"/>
    <w:basedOn w:val="DefaultParagraphFont"/>
    <w:link w:val="Date"/>
    <w:rsid w:val="00962850"/>
    <w:rPr>
      <w:rFonts w:ascii="Times New Roman" w:eastAsia="SimSun" w:hAnsi="Times New Roman" w:cs="Simplified Arabic"/>
      <w:sz w:val="24"/>
      <w:szCs w:val="24"/>
      <w:lang w:val="en-GB" w:bidi="ar-AE"/>
    </w:rPr>
  </w:style>
  <w:style w:type="paragraph" w:styleId="DocumentMap">
    <w:name w:val="Document Map"/>
    <w:basedOn w:val="Normal"/>
    <w:link w:val="DocumentMapChar"/>
    <w:semiHidden/>
    <w:unhideWhenUsed/>
    <w:rsid w:val="00962850"/>
    <w:pPr>
      <w:spacing w:after="240" w:line="240" w:lineRule="auto"/>
      <w:jc w:val="both"/>
    </w:pPr>
    <w:rPr>
      <w:rFonts w:ascii="Tahoma" w:eastAsia="SimSun" w:hAnsi="Tahoma" w:cs="Tahoma"/>
      <w:sz w:val="16"/>
      <w:szCs w:val="16"/>
      <w:lang w:val="en-GB" w:bidi="ar-AE"/>
    </w:rPr>
  </w:style>
  <w:style w:type="character" w:customStyle="1" w:styleId="DocumentMapChar">
    <w:name w:val="Document Map Char"/>
    <w:basedOn w:val="DefaultParagraphFont"/>
    <w:link w:val="DocumentMap"/>
    <w:semiHidden/>
    <w:rsid w:val="00962850"/>
    <w:rPr>
      <w:rFonts w:ascii="Tahoma" w:eastAsia="SimSun" w:hAnsi="Tahoma" w:cs="Tahoma"/>
      <w:sz w:val="16"/>
      <w:szCs w:val="16"/>
      <w:lang w:val="en-GB" w:bidi="ar-AE"/>
    </w:rPr>
  </w:style>
  <w:style w:type="paragraph" w:styleId="E-mailSignature">
    <w:name w:val="E-mail Signature"/>
    <w:basedOn w:val="Normal"/>
    <w:link w:val="E-mailSignatureChar"/>
    <w:semiHidden/>
    <w:unhideWhenUsed/>
    <w:rsid w:val="00962850"/>
    <w:pPr>
      <w:spacing w:after="240" w:line="240" w:lineRule="auto"/>
      <w:jc w:val="both"/>
    </w:pPr>
    <w:rPr>
      <w:rFonts w:ascii="Times New Roman" w:eastAsia="SimSun" w:hAnsi="Times New Roman" w:cs="Simplified Arabic"/>
      <w:sz w:val="24"/>
      <w:szCs w:val="24"/>
      <w:lang w:val="en-GB" w:bidi="ar-AE"/>
    </w:rPr>
  </w:style>
  <w:style w:type="character" w:customStyle="1" w:styleId="E-mailSignatureChar">
    <w:name w:val="E-mail Signature Char"/>
    <w:basedOn w:val="DefaultParagraphFont"/>
    <w:link w:val="E-mailSignature"/>
    <w:semiHidden/>
    <w:rsid w:val="00962850"/>
    <w:rPr>
      <w:rFonts w:ascii="Times New Roman" w:eastAsia="SimSun" w:hAnsi="Times New Roman" w:cs="Simplified Arabic"/>
      <w:sz w:val="24"/>
      <w:szCs w:val="24"/>
      <w:lang w:val="en-GB" w:bidi="ar-AE"/>
    </w:rPr>
  </w:style>
  <w:style w:type="paragraph" w:styleId="HTMLAddress">
    <w:name w:val="HTML Address"/>
    <w:basedOn w:val="Normal"/>
    <w:link w:val="HTMLAddressChar"/>
    <w:semiHidden/>
    <w:unhideWhenUsed/>
    <w:rsid w:val="00962850"/>
    <w:pPr>
      <w:spacing w:after="240" w:line="240" w:lineRule="auto"/>
      <w:jc w:val="both"/>
    </w:pPr>
    <w:rPr>
      <w:rFonts w:ascii="Times New Roman" w:eastAsia="SimSun" w:hAnsi="Times New Roman" w:cs="Simplified Arabic"/>
      <w:i/>
      <w:iCs/>
      <w:sz w:val="24"/>
      <w:szCs w:val="24"/>
      <w:lang w:val="en-GB" w:bidi="ar-AE"/>
    </w:rPr>
  </w:style>
  <w:style w:type="character" w:customStyle="1" w:styleId="HTMLAddressChar">
    <w:name w:val="HTML Address Char"/>
    <w:basedOn w:val="DefaultParagraphFont"/>
    <w:link w:val="HTMLAddress"/>
    <w:semiHidden/>
    <w:rsid w:val="00962850"/>
    <w:rPr>
      <w:rFonts w:ascii="Times New Roman" w:eastAsia="SimSun" w:hAnsi="Times New Roman" w:cs="Simplified Arabic"/>
      <w:i/>
      <w:iCs/>
      <w:sz w:val="24"/>
      <w:szCs w:val="24"/>
      <w:lang w:val="en-GB" w:bidi="ar-AE"/>
    </w:rPr>
  </w:style>
  <w:style w:type="paragraph" w:customStyle="1" w:styleId="LightShading-Accent22">
    <w:name w:val="Light Shading - Accent 22"/>
    <w:basedOn w:val="Normal"/>
    <w:next w:val="Normal"/>
    <w:link w:val="LightShading-Accent2Char"/>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0"/>
      <w:szCs w:val="20"/>
      <w:lang w:val="en-GB" w:bidi="ar-AE"/>
    </w:rPr>
  </w:style>
  <w:style w:type="character" w:customStyle="1" w:styleId="LightShading-Accent2Char">
    <w:name w:val="Light Shading - Accent 2 Char"/>
    <w:link w:val="LightShading-Accent22"/>
    <w:rsid w:val="00962850"/>
    <w:rPr>
      <w:rFonts w:ascii="Times New Roman" w:eastAsia="SimSun" w:hAnsi="Times New Roman" w:cs="Simplified Arabic"/>
      <w:b/>
      <w:bCs/>
      <w:i/>
      <w:iCs/>
      <w:color w:val="4F81BD"/>
      <w:sz w:val="20"/>
      <w:szCs w:val="20"/>
      <w:lang w:val="en-GB" w:bidi="ar-AE"/>
    </w:rPr>
  </w:style>
  <w:style w:type="paragraph" w:customStyle="1" w:styleId="StandardL90">
    <w:name w:val="Standard L9"/>
    <w:basedOn w:val="Normal"/>
    <w:next w:val="BodyText3"/>
    <w:rsid w:val="00962850"/>
    <w:pPr>
      <w:tabs>
        <w:tab w:val="num" w:pos="2160"/>
      </w:tabs>
      <w:spacing w:after="240" w:line="240" w:lineRule="auto"/>
      <w:ind w:left="2160" w:hanging="720"/>
      <w:jc w:val="both"/>
      <w:outlineLvl w:val="8"/>
    </w:pPr>
    <w:rPr>
      <w:rFonts w:ascii="Times New Roman" w:eastAsia="Times New Roman" w:hAnsi="Times New Roman" w:cs="Times New Roman"/>
      <w:sz w:val="24"/>
      <w:szCs w:val="24"/>
      <w:lang w:bidi="ar-AE"/>
    </w:rPr>
  </w:style>
  <w:style w:type="paragraph" w:customStyle="1" w:styleId="StandardL80">
    <w:name w:val="Standard L8"/>
    <w:basedOn w:val="Normal"/>
    <w:next w:val="BodyText2"/>
    <w:rsid w:val="00962850"/>
    <w:pPr>
      <w:tabs>
        <w:tab w:val="num" w:pos="1440"/>
      </w:tabs>
      <w:spacing w:after="240" w:line="240" w:lineRule="auto"/>
      <w:ind w:left="1440" w:hanging="720"/>
      <w:jc w:val="both"/>
      <w:outlineLvl w:val="7"/>
    </w:pPr>
    <w:rPr>
      <w:rFonts w:ascii="Times New Roman" w:eastAsia="Times New Roman" w:hAnsi="Times New Roman" w:cs="Times New Roman"/>
      <w:sz w:val="24"/>
      <w:szCs w:val="24"/>
      <w:lang w:bidi="ar-AE"/>
    </w:rPr>
  </w:style>
  <w:style w:type="paragraph" w:customStyle="1" w:styleId="StandardL70">
    <w:name w:val="Standard L7"/>
    <w:basedOn w:val="Normal"/>
    <w:next w:val="BodyText6"/>
    <w:rsid w:val="00962850"/>
    <w:pPr>
      <w:tabs>
        <w:tab w:val="num" w:pos="4320"/>
      </w:tabs>
      <w:spacing w:after="240" w:line="240" w:lineRule="auto"/>
      <w:ind w:left="4321" w:hanging="721"/>
      <w:jc w:val="both"/>
      <w:outlineLvl w:val="6"/>
    </w:pPr>
    <w:rPr>
      <w:rFonts w:ascii="Times New Roman" w:eastAsia="Times New Roman" w:hAnsi="Times New Roman" w:cs="Times New Roman"/>
      <w:sz w:val="24"/>
      <w:szCs w:val="24"/>
      <w:lang w:bidi="ar-AE"/>
    </w:rPr>
  </w:style>
  <w:style w:type="paragraph" w:customStyle="1" w:styleId="StandardL60">
    <w:name w:val="Standard L6"/>
    <w:basedOn w:val="Normal"/>
    <w:next w:val="BodyText5"/>
    <w:rsid w:val="00962850"/>
    <w:pPr>
      <w:tabs>
        <w:tab w:val="num" w:pos="3600"/>
      </w:tabs>
      <w:spacing w:after="240" w:line="240" w:lineRule="auto"/>
      <w:ind w:left="3600" w:hanging="720"/>
      <w:jc w:val="both"/>
      <w:outlineLvl w:val="5"/>
    </w:pPr>
    <w:rPr>
      <w:rFonts w:ascii="Times New Roman" w:eastAsia="Times New Roman" w:hAnsi="Times New Roman" w:cs="Times New Roman"/>
      <w:sz w:val="24"/>
      <w:szCs w:val="24"/>
      <w:lang w:bidi="ar-AE"/>
    </w:rPr>
  </w:style>
  <w:style w:type="paragraph" w:customStyle="1" w:styleId="StandardL50">
    <w:name w:val="Standard L5"/>
    <w:basedOn w:val="Normal"/>
    <w:next w:val="BodyText4"/>
    <w:rsid w:val="00962850"/>
    <w:pPr>
      <w:tabs>
        <w:tab w:val="num" w:pos="2880"/>
      </w:tabs>
      <w:spacing w:after="240" w:line="240" w:lineRule="auto"/>
      <w:ind w:left="2880" w:hanging="720"/>
      <w:jc w:val="both"/>
      <w:outlineLvl w:val="4"/>
    </w:pPr>
    <w:rPr>
      <w:rFonts w:ascii="Times New Roman" w:eastAsia="Times New Roman" w:hAnsi="Times New Roman" w:cs="Times New Roman"/>
      <w:sz w:val="24"/>
      <w:szCs w:val="24"/>
      <w:lang w:bidi="ar-AE"/>
    </w:rPr>
  </w:style>
  <w:style w:type="paragraph" w:customStyle="1" w:styleId="StandardL40">
    <w:name w:val="Standard L4"/>
    <w:basedOn w:val="Normal"/>
    <w:next w:val="BodyText3"/>
    <w:rsid w:val="00962850"/>
    <w:pPr>
      <w:tabs>
        <w:tab w:val="num" w:pos="2160"/>
      </w:tabs>
      <w:spacing w:after="240" w:line="240" w:lineRule="auto"/>
      <w:ind w:left="2160" w:hanging="720"/>
      <w:jc w:val="both"/>
      <w:outlineLvl w:val="3"/>
    </w:pPr>
    <w:rPr>
      <w:rFonts w:ascii="Times New Roman" w:eastAsia="Times New Roman" w:hAnsi="Times New Roman" w:cs="Times New Roman"/>
      <w:sz w:val="24"/>
      <w:szCs w:val="24"/>
      <w:lang w:bidi="ar-AE"/>
    </w:rPr>
  </w:style>
  <w:style w:type="paragraph" w:customStyle="1" w:styleId="StandardL30">
    <w:name w:val="Standard L3"/>
    <w:basedOn w:val="Normal"/>
    <w:next w:val="BodyText2"/>
    <w:rsid w:val="00962850"/>
    <w:pPr>
      <w:tabs>
        <w:tab w:val="num" w:pos="1440"/>
      </w:tabs>
      <w:spacing w:after="240" w:line="240" w:lineRule="auto"/>
      <w:ind w:left="1440" w:hanging="720"/>
      <w:jc w:val="both"/>
      <w:outlineLvl w:val="2"/>
    </w:pPr>
    <w:rPr>
      <w:rFonts w:ascii="Times New Roman" w:eastAsia="Times New Roman" w:hAnsi="Times New Roman" w:cs="Times New Roman"/>
      <w:sz w:val="24"/>
      <w:szCs w:val="24"/>
      <w:lang w:bidi="ar-AE"/>
    </w:rPr>
  </w:style>
  <w:style w:type="paragraph" w:customStyle="1" w:styleId="StandardL20">
    <w:name w:val="Standard L2"/>
    <w:basedOn w:val="Normal"/>
    <w:next w:val="BodyText1"/>
    <w:rsid w:val="00962850"/>
    <w:pPr>
      <w:tabs>
        <w:tab w:val="num" w:pos="720"/>
      </w:tabs>
      <w:spacing w:after="240" w:line="240" w:lineRule="auto"/>
      <w:ind w:left="720" w:hanging="720"/>
      <w:jc w:val="both"/>
      <w:outlineLvl w:val="1"/>
    </w:pPr>
    <w:rPr>
      <w:rFonts w:ascii="Times New Roman" w:eastAsia="Times New Roman" w:hAnsi="Times New Roman" w:cs="Times New Roman"/>
      <w:sz w:val="24"/>
      <w:szCs w:val="24"/>
      <w:lang w:bidi="ar-AE"/>
    </w:rPr>
  </w:style>
  <w:style w:type="paragraph" w:customStyle="1" w:styleId="StandardL10">
    <w:name w:val="Standard L1"/>
    <w:basedOn w:val="Normal"/>
    <w:next w:val="BodyText1"/>
    <w:rsid w:val="00962850"/>
    <w:pPr>
      <w:keepNext/>
      <w:tabs>
        <w:tab w:val="num" w:pos="720"/>
      </w:tabs>
      <w:suppressAutoHyphens/>
      <w:spacing w:after="240" w:line="240" w:lineRule="auto"/>
      <w:ind w:left="720" w:hanging="720"/>
      <w:outlineLvl w:val="0"/>
    </w:pPr>
    <w:rPr>
      <w:rFonts w:ascii="Times New Roman" w:eastAsia="Times New Roman" w:hAnsi="Times New Roman" w:cs="Times New Roman"/>
      <w:b/>
      <w:caps/>
      <w:sz w:val="24"/>
      <w:szCs w:val="24"/>
      <w:lang w:bidi="ar-AE"/>
    </w:rPr>
  </w:style>
  <w:style w:type="character" w:customStyle="1" w:styleId="CharChar14">
    <w:name w:val="Char Char14"/>
    <w:locked/>
    <w:rsid w:val="00962850"/>
    <w:rPr>
      <w:rFonts w:eastAsia="SimSun"/>
      <w:sz w:val="24"/>
      <w:szCs w:val="24"/>
      <w:lang w:val="en-US" w:eastAsia="zh-CN" w:bidi="ar-SA"/>
    </w:rPr>
  </w:style>
  <w:style w:type="paragraph" w:customStyle="1" w:styleId="1">
    <w:name w:val="引文1"/>
    <w:basedOn w:val="Normal"/>
    <w:next w:val="BodyTextContinued"/>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10">
    <w:name w:val="目錄標題1"/>
    <w:basedOn w:val="Normal"/>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paragraph" w:customStyle="1" w:styleId="11">
    <w:name w:val="清單段落1"/>
    <w:basedOn w:val="Normal"/>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Indent25hanging67">
    <w:name w:val="Indent .25 hanging .67"/>
    <w:basedOn w:val="Normal"/>
    <w:rsid w:val="00962850"/>
    <w:pPr>
      <w:tabs>
        <w:tab w:val="left" w:pos="960"/>
      </w:tabs>
      <w:spacing w:after="240" w:line="240" w:lineRule="auto"/>
      <w:ind w:left="960" w:hanging="600"/>
    </w:pPr>
    <w:rPr>
      <w:rFonts w:ascii="Times New Roman" w:eastAsia="SimSun" w:hAnsi="Times New Roman" w:cs="Times New Roman"/>
      <w:sz w:val="20"/>
      <w:szCs w:val="24"/>
      <w:lang w:eastAsia="en-US"/>
    </w:rPr>
  </w:style>
  <w:style w:type="paragraph" w:customStyle="1" w:styleId="kerry">
    <w:name w:val="kerry"/>
    <w:basedOn w:val="Normal"/>
    <w:rsid w:val="00962850"/>
    <w:pPr>
      <w:spacing w:before="100" w:beforeAutospacing="1" w:after="100" w:afterAutospacing="1" w:line="240" w:lineRule="auto"/>
    </w:pPr>
    <w:rPr>
      <w:rFonts w:ascii="Verdana" w:eastAsia="SimSun" w:hAnsi="Verdana" w:cs="Times New Roman"/>
      <w:color w:val="909295"/>
      <w:sz w:val="17"/>
      <w:szCs w:val="17"/>
    </w:rPr>
  </w:style>
  <w:style w:type="character" w:styleId="FollowedHyperlink">
    <w:name w:val="FollowedHyperlink"/>
    <w:uiPriority w:val="99"/>
    <w:rsid w:val="00962850"/>
    <w:rPr>
      <w:rFonts w:cs="Times New Roman"/>
      <w:color w:val="800080"/>
      <w:u w:val="single"/>
    </w:rPr>
  </w:style>
  <w:style w:type="character" w:customStyle="1" w:styleId="shorttext1">
    <w:name w:val="short_text1"/>
    <w:rsid w:val="00962850"/>
    <w:rPr>
      <w:sz w:val="24"/>
      <w:szCs w:val="24"/>
    </w:rPr>
  </w:style>
  <w:style w:type="table" w:customStyle="1" w:styleId="TableBM">
    <w:name w:val="Table B&amp;M"/>
    <w:basedOn w:val="TableNormal"/>
    <w:rsid w:val="00962850"/>
    <w:pPr>
      <w:spacing w:after="0" w:line="240" w:lineRule="auto"/>
    </w:pPr>
    <w:rPr>
      <w:rFonts w:ascii="Times New Roman" w:eastAsia="PMingLiU" w:hAnsi="Times New Roman" w:cs="Times New Roman"/>
      <w:sz w:val="20"/>
      <w:szCs w:val="20"/>
    </w:rPr>
    <w:tblPr>
      <w:tblCellMar>
        <w:top w:w="28" w:type="dxa"/>
        <w:bottom w:w="28" w:type="dxa"/>
      </w:tblCellMar>
    </w:tblPr>
  </w:style>
  <w:style w:type="paragraph" w:styleId="Index2">
    <w:name w:val="index 2"/>
    <w:basedOn w:val="Normal"/>
    <w:next w:val="Normal"/>
    <w:autoRedefine/>
    <w:semiHidden/>
    <w:rsid w:val="00962850"/>
    <w:pPr>
      <w:spacing w:after="0" w:line="240" w:lineRule="auto"/>
      <w:ind w:left="480" w:hanging="240"/>
    </w:pPr>
    <w:rPr>
      <w:rFonts w:ascii="Times New Roman" w:eastAsia="Times New Roman" w:hAnsi="Times New Roman" w:cs="Times New Roman"/>
      <w:sz w:val="24"/>
      <w:szCs w:val="20"/>
      <w:lang w:eastAsia="zh-TW"/>
    </w:rPr>
  </w:style>
  <w:style w:type="table" w:customStyle="1" w:styleId="12">
    <w:name w:val="网格型1"/>
    <w:basedOn w:val="TableNormal"/>
    <w:next w:val="TableGrid"/>
    <w:rsid w:val="00962850"/>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修訂"/>
    <w:hidden/>
    <w:semiHidden/>
    <w:rsid w:val="00962850"/>
    <w:pPr>
      <w:spacing w:after="0" w:line="240" w:lineRule="auto"/>
    </w:pPr>
    <w:rPr>
      <w:rFonts w:ascii="Times New Roman" w:eastAsia="PMingLiU" w:hAnsi="Times New Roman" w:cs="Times New Roman"/>
      <w:color w:val="000000"/>
      <w:sz w:val="20"/>
      <w:szCs w:val="20"/>
      <w:lang w:val="en-GB" w:eastAsia="zh-TW"/>
    </w:rPr>
  </w:style>
  <w:style w:type="paragraph" w:customStyle="1" w:styleId="Default">
    <w:name w:val="Default"/>
    <w:rsid w:val="00962850"/>
    <w:pPr>
      <w:autoSpaceDE w:val="0"/>
      <w:autoSpaceDN w:val="0"/>
      <w:adjustRightInd w:val="0"/>
      <w:spacing w:after="0" w:line="240" w:lineRule="auto"/>
    </w:pPr>
    <w:rPr>
      <w:rFonts w:ascii="Times New Roman" w:eastAsia="SimSun" w:hAnsi="Times New Roman" w:cs="Times New Roman"/>
      <w:color w:val="000000"/>
      <w:sz w:val="24"/>
      <w:szCs w:val="24"/>
    </w:rPr>
  </w:style>
  <w:style w:type="character" w:customStyle="1" w:styleId="normal1">
    <w:name w:val="normal1"/>
    <w:rsid w:val="00962850"/>
    <w:rPr>
      <w:b w:val="0"/>
      <w:bCs w:val="0"/>
      <w:color w:val="7AB031"/>
    </w:rPr>
  </w:style>
  <w:style w:type="character" w:customStyle="1" w:styleId="CharChar4">
    <w:name w:val="Char Char4"/>
    <w:rsid w:val="00962850"/>
    <w:rPr>
      <w:rFonts w:ascii="PMingLiU" w:eastAsia="PMingLiU" w:cs="PMingLiU"/>
      <w:color w:val="000000"/>
      <w:sz w:val="20"/>
      <w:szCs w:val="20"/>
      <w:lang w:val="zh-TW"/>
    </w:rPr>
  </w:style>
  <w:style w:type="character" w:customStyle="1" w:styleId="CharChar3">
    <w:name w:val="Char Char3"/>
    <w:rsid w:val="00962850"/>
    <w:rPr>
      <w:rFonts w:ascii="SimSun" w:eastAsia="SimSun" w:cs="SimSun"/>
      <w:color w:val="000000"/>
      <w:sz w:val="24"/>
      <w:szCs w:val="24"/>
      <w:lang w:val="zh-CN"/>
    </w:rPr>
  </w:style>
  <w:style w:type="paragraph" w:customStyle="1" w:styleId="TableofAuthorities1">
    <w:name w:val="Table of Authorities1"/>
    <w:basedOn w:val="Normal"/>
    <w:next w:val="Normal"/>
    <w:hidden/>
    <w:rsid w:val="00962850"/>
    <w:pPr>
      <w:widowControl w:val="0"/>
      <w:tabs>
        <w:tab w:val="right" w:leader="dot" w:pos="9216"/>
      </w:tabs>
      <w:autoSpaceDE w:val="0"/>
      <w:autoSpaceDN w:val="0"/>
      <w:adjustRightInd w:val="0"/>
      <w:spacing w:after="120" w:line="240" w:lineRule="exact"/>
      <w:ind w:left="360" w:right="1440" w:hanging="360"/>
    </w:pPr>
    <w:rPr>
      <w:rFonts w:ascii="SimSun" w:eastAsia="SimSun" w:hAnsi="Times New Roman" w:cs="SimSun"/>
      <w:color w:val="000000"/>
      <w:sz w:val="24"/>
      <w:szCs w:val="24"/>
      <w:lang w:val="zh-CN"/>
    </w:rPr>
  </w:style>
  <w:style w:type="paragraph" w:customStyle="1" w:styleId="NormalWeb0">
    <w:name w:val="Normal(Web)"/>
    <w:basedOn w:val="Normal"/>
    <w:rsid w:val="00962850"/>
    <w:pPr>
      <w:widowControl w:val="0"/>
      <w:autoSpaceDE w:val="0"/>
      <w:autoSpaceDN w:val="0"/>
      <w:adjustRightInd w:val="0"/>
      <w:spacing w:before="100" w:beforeAutospacing="1" w:after="100" w:afterAutospacing="1" w:line="240" w:lineRule="auto"/>
    </w:pPr>
    <w:rPr>
      <w:rFonts w:ascii="PMingLiU" w:eastAsia="PMingLiU" w:hAnsi="Times New Roman" w:cs="PMingLiU"/>
      <w:color w:val="000000"/>
      <w:sz w:val="24"/>
      <w:szCs w:val="24"/>
      <w:lang w:val="zh-CN"/>
    </w:rPr>
  </w:style>
  <w:style w:type="character" w:customStyle="1" w:styleId="CharChar2">
    <w:name w:val="Char Char2"/>
    <w:rsid w:val="00962850"/>
    <w:rPr>
      <w:rFonts w:ascii="PMingLiU" w:eastAsia="PMingLiU" w:cs="PMingLiU"/>
      <w:color w:val="000000"/>
      <w:sz w:val="16"/>
      <w:szCs w:val="16"/>
      <w:lang w:val="zh-TW"/>
    </w:rPr>
  </w:style>
  <w:style w:type="character" w:customStyle="1" w:styleId="CharChar1">
    <w:name w:val="Char Char1"/>
    <w:rsid w:val="00962850"/>
    <w:rPr>
      <w:rFonts w:ascii="PMingLiU" w:eastAsia="PMingLiU" w:cs="PMingLiU"/>
      <w:color w:val="000000"/>
      <w:sz w:val="20"/>
      <w:szCs w:val="20"/>
      <w:lang w:val="zh-TW"/>
    </w:rPr>
  </w:style>
  <w:style w:type="character" w:customStyle="1" w:styleId="CharChar">
    <w:name w:val="Char Char"/>
    <w:rsid w:val="00962850"/>
    <w:rPr>
      <w:rFonts w:ascii="PMingLiU" w:eastAsia="PMingLiU" w:cs="PMingLiU"/>
      <w:color w:val="000000"/>
      <w:sz w:val="24"/>
      <w:szCs w:val="24"/>
      <w:lang w:val="en-US"/>
    </w:rPr>
  </w:style>
  <w:style w:type="paragraph" w:customStyle="1" w:styleId="Quote1">
    <w:name w:val="Quote1"/>
    <w:basedOn w:val="Normal"/>
    <w:next w:val="BodyTextContinued"/>
    <w:rsid w:val="00962850"/>
    <w:pPr>
      <w:widowControl w:val="0"/>
      <w:autoSpaceDE w:val="0"/>
      <w:autoSpaceDN w:val="0"/>
      <w:adjustRightInd w:val="0"/>
      <w:spacing w:after="240" w:line="240" w:lineRule="auto"/>
      <w:ind w:left="1440" w:right="1440"/>
    </w:pPr>
    <w:rPr>
      <w:rFonts w:ascii="PMingLiU" w:eastAsia="PMingLiU" w:hAnsi="Times New Roman" w:cs="PMingLiU"/>
      <w:color w:val="000000"/>
      <w:sz w:val="20"/>
      <w:szCs w:val="20"/>
      <w:lang w:val="zh-TW"/>
    </w:rPr>
  </w:style>
  <w:style w:type="paragraph" w:customStyle="1" w:styleId="Revision1">
    <w:name w:val="Revision1"/>
    <w:hidden/>
    <w:rsid w:val="00962850"/>
    <w:pPr>
      <w:widowControl w:val="0"/>
      <w:autoSpaceDE w:val="0"/>
      <w:autoSpaceDN w:val="0"/>
      <w:adjustRightInd w:val="0"/>
      <w:spacing w:after="0" w:line="240" w:lineRule="auto"/>
    </w:pPr>
    <w:rPr>
      <w:rFonts w:ascii="PMingLiU" w:eastAsia="PMingLiU" w:hAnsi="Times New Roman" w:cs="PMingLiU"/>
      <w:color w:val="000000"/>
      <w:sz w:val="24"/>
      <w:szCs w:val="24"/>
    </w:rPr>
  </w:style>
  <w:style w:type="paragraph" w:customStyle="1" w:styleId="TOCHeading1">
    <w:name w:val="TOC Heading1"/>
    <w:basedOn w:val="Normal"/>
    <w:rsid w:val="00962850"/>
    <w:pPr>
      <w:widowControl w:val="0"/>
      <w:tabs>
        <w:tab w:val="left" w:pos="360"/>
        <w:tab w:val="left" w:pos="720"/>
        <w:tab w:val="left" w:pos="1080"/>
      </w:tabs>
      <w:autoSpaceDE w:val="0"/>
      <w:autoSpaceDN w:val="0"/>
      <w:adjustRightInd w:val="0"/>
      <w:spacing w:before="120" w:after="240" w:line="240" w:lineRule="auto"/>
      <w:ind w:firstLine="360"/>
      <w:jc w:val="center"/>
    </w:pPr>
    <w:rPr>
      <w:rFonts w:ascii="PMingLiU" w:eastAsia="PMingLiU" w:hAnsi="Times New Roman" w:cs="PMingLiU"/>
      <w:b/>
      <w:bCs/>
      <w:color w:val="000000"/>
      <w:sz w:val="24"/>
      <w:szCs w:val="24"/>
    </w:rPr>
  </w:style>
  <w:style w:type="paragraph" w:customStyle="1" w:styleId="ListParagraph1">
    <w:name w:val="List Paragraph1"/>
    <w:basedOn w:val="Normal"/>
    <w:rsid w:val="00962850"/>
    <w:pPr>
      <w:widowControl w:val="0"/>
      <w:tabs>
        <w:tab w:val="left" w:pos="709"/>
        <w:tab w:val="left" w:pos="1418"/>
        <w:tab w:val="left" w:pos="2126"/>
        <w:tab w:val="left" w:pos="2835"/>
        <w:tab w:val="right" w:pos="9072"/>
      </w:tabs>
      <w:autoSpaceDE w:val="0"/>
      <w:autoSpaceDN w:val="0"/>
      <w:adjustRightInd w:val="0"/>
      <w:spacing w:after="0" w:line="240" w:lineRule="auto"/>
      <w:ind w:left="720"/>
    </w:pPr>
    <w:rPr>
      <w:rFonts w:ascii="PMingLiU" w:eastAsia="PMingLiU" w:hAnsi="Times New Roman" w:cs="PMingLiU"/>
      <w:color w:val="000000"/>
      <w:sz w:val="24"/>
      <w:szCs w:val="24"/>
    </w:rPr>
  </w:style>
  <w:style w:type="character" w:customStyle="1" w:styleId="DeltaViewComment">
    <w:name w:val="DeltaView Comment"/>
    <w:rsid w:val="00962850"/>
    <w:rPr>
      <w:color w:val="000000"/>
    </w:rPr>
  </w:style>
  <w:style w:type="character" w:customStyle="1" w:styleId="DeltaViewInsertedComment">
    <w:name w:val="DeltaView Inserted Comment"/>
    <w:rsid w:val="00962850"/>
    <w:rPr>
      <w:color w:val="0000FF"/>
      <w:u w:val="double"/>
    </w:rPr>
  </w:style>
  <w:style w:type="character" w:customStyle="1" w:styleId="DeltaViewDeletedComment">
    <w:name w:val="DeltaView Deleted Comment"/>
    <w:rsid w:val="00962850"/>
    <w:rPr>
      <w:strike/>
      <w:color w:val="FF0000"/>
    </w:rPr>
  </w:style>
  <w:style w:type="paragraph" w:customStyle="1" w:styleId="Legal2L1">
    <w:name w:val="Legal2_L1"/>
    <w:basedOn w:val="Normal"/>
    <w:next w:val="NumContinue"/>
    <w:link w:val="Legal2L1Char"/>
    <w:rsid w:val="00962850"/>
    <w:pPr>
      <w:numPr>
        <w:numId w:val="9"/>
      </w:numPr>
      <w:spacing w:after="240" w:line="240" w:lineRule="auto"/>
      <w:outlineLvl w:val="0"/>
    </w:pPr>
    <w:rPr>
      <w:rFonts w:ascii="Times New Roman" w:eastAsia="Times New Roman" w:hAnsi="Times New Roman" w:cs="Times New Roman"/>
      <w:sz w:val="20"/>
      <w:szCs w:val="20"/>
      <w:lang w:eastAsia="en-US"/>
    </w:rPr>
  </w:style>
  <w:style w:type="paragraph" w:customStyle="1" w:styleId="Legal2L2">
    <w:name w:val="Legal2_L2"/>
    <w:basedOn w:val="Legal2L1"/>
    <w:next w:val="NumContinue"/>
    <w:rsid w:val="00962850"/>
    <w:pPr>
      <w:numPr>
        <w:ilvl w:val="1"/>
      </w:numPr>
      <w:tabs>
        <w:tab w:val="clear" w:pos="1440"/>
      </w:tabs>
      <w:ind w:left="1512" w:hanging="360"/>
      <w:outlineLvl w:val="1"/>
    </w:pPr>
  </w:style>
  <w:style w:type="paragraph" w:customStyle="1" w:styleId="Legal2L3">
    <w:name w:val="Legal2_L3"/>
    <w:basedOn w:val="Legal2L2"/>
    <w:next w:val="NumContinue"/>
    <w:rsid w:val="00962850"/>
    <w:pPr>
      <w:numPr>
        <w:ilvl w:val="2"/>
      </w:numPr>
      <w:tabs>
        <w:tab w:val="clear" w:pos="2160"/>
      </w:tabs>
      <w:ind w:left="2232" w:hanging="360"/>
      <w:outlineLvl w:val="2"/>
    </w:pPr>
  </w:style>
  <w:style w:type="paragraph" w:customStyle="1" w:styleId="Legal2L4">
    <w:name w:val="Legal2_L4"/>
    <w:basedOn w:val="Legal2L3"/>
    <w:next w:val="NumContinue"/>
    <w:rsid w:val="00962850"/>
    <w:pPr>
      <w:numPr>
        <w:ilvl w:val="3"/>
      </w:numPr>
      <w:tabs>
        <w:tab w:val="clear" w:pos="2880"/>
      </w:tabs>
      <w:ind w:left="2952" w:hanging="360"/>
      <w:outlineLvl w:val="3"/>
    </w:pPr>
  </w:style>
  <w:style w:type="paragraph" w:customStyle="1" w:styleId="Legal2L5">
    <w:name w:val="Legal2_L5"/>
    <w:basedOn w:val="Legal2L4"/>
    <w:next w:val="NumContinue"/>
    <w:rsid w:val="00962850"/>
    <w:pPr>
      <w:numPr>
        <w:ilvl w:val="4"/>
      </w:numPr>
      <w:tabs>
        <w:tab w:val="clear" w:pos="3600"/>
      </w:tabs>
      <w:ind w:left="3672" w:hanging="360"/>
      <w:outlineLvl w:val="4"/>
    </w:pPr>
  </w:style>
  <w:style w:type="paragraph" w:customStyle="1" w:styleId="Legal2L6">
    <w:name w:val="Legal2_L6"/>
    <w:basedOn w:val="Legal2L5"/>
    <w:next w:val="NumContinue"/>
    <w:rsid w:val="00962850"/>
    <w:pPr>
      <w:numPr>
        <w:ilvl w:val="5"/>
      </w:numPr>
      <w:tabs>
        <w:tab w:val="clear" w:pos="4320"/>
      </w:tabs>
      <w:ind w:left="4392" w:hanging="360"/>
      <w:outlineLvl w:val="5"/>
    </w:pPr>
  </w:style>
  <w:style w:type="paragraph" w:customStyle="1" w:styleId="Legal2L7">
    <w:name w:val="Legal2_L7"/>
    <w:basedOn w:val="Legal2L6"/>
    <w:next w:val="NumContinue"/>
    <w:rsid w:val="00962850"/>
    <w:pPr>
      <w:numPr>
        <w:ilvl w:val="6"/>
      </w:numPr>
      <w:tabs>
        <w:tab w:val="clear" w:pos="5040"/>
      </w:tabs>
      <w:ind w:left="5112" w:hanging="360"/>
      <w:outlineLvl w:val="6"/>
    </w:pPr>
  </w:style>
  <w:style w:type="paragraph" w:customStyle="1" w:styleId="Legal2L8">
    <w:name w:val="Legal2_L8"/>
    <w:basedOn w:val="Legal2L7"/>
    <w:next w:val="NumContinue"/>
    <w:rsid w:val="00962850"/>
    <w:pPr>
      <w:numPr>
        <w:ilvl w:val="7"/>
      </w:numPr>
      <w:tabs>
        <w:tab w:val="clear" w:pos="1440"/>
      </w:tabs>
      <w:ind w:left="5832" w:hanging="360"/>
      <w:outlineLvl w:val="7"/>
    </w:pPr>
  </w:style>
  <w:style w:type="paragraph" w:customStyle="1" w:styleId="Legal2L9">
    <w:name w:val="Legal2_L9"/>
    <w:basedOn w:val="Legal2L8"/>
    <w:next w:val="NumContinue"/>
    <w:rsid w:val="00962850"/>
    <w:pPr>
      <w:numPr>
        <w:ilvl w:val="8"/>
      </w:numPr>
      <w:tabs>
        <w:tab w:val="clear" w:pos="2160"/>
      </w:tabs>
      <w:ind w:left="6552" w:hanging="360"/>
      <w:outlineLvl w:val="8"/>
    </w:pPr>
  </w:style>
  <w:style w:type="paragraph" w:customStyle="1" w:styleId="Address">
    <w:name w:val="Address"/>
    <w:basedOn w:val="Normal"/>
    <w:rsid w:val="00962850"/>
    <w:pPr>
      <w:widowControl w:val="0"/>
      <w:autoSpaceDE w:val="0"/>
      <w:autoSpaceDN w:val="0"/>
      <w:adjustRightInd w:val="0"/>
      <w:spacing w:after="120" w:line="288" w:lineRule="auto"/>
      <w:textAlignment w:val="center"/>
    </w:pPr>
    <w:rPr>
      <w:rFonts w:ascii="Garamond" w:eastAsia="PMingLiU" w:hAnsi="Garamond" w:cs="Times New Roman"/>
      <w:caps/>
      <w:color w:val="000000"/>
      <w:spacing w:val="-2"/>
      <w:sz w:val="16"/>
      <w:szCs w:val="16"/>
      <w:lang w:eastAsia="en-US"/>
    </w:rPr>
  </w:style>
  <w:style w:type="paragraph" w:customStyle="1" w:styleId="Office">
    <w:name w:val="Office"/>
    <w:basedOn w:val="Normal"/>
    <w:rsid w:val="00962850"/>
    <w:pPr>
      <w:widowControl w:val="0"/>
      <w:autoSpaceDE w:val="0"/>
      <w:autoSpaceDN w:val="0"/>
      <w:adjustRightInd w:val="0"/>
      <w:spacing w:after="80" w:line="140" w:lineRule="atLeast"/>
      <w:textAlignment w:val="center"/>
    </w:pPr>
    <w:rPr>
      <w:rFonts w:ascii="Garamond" w:eastAsia="PMingLiU" w:hAnsi="Garamond" w:cs="Times New Roman"/>
      <w:smallCaps/>
      <w:color w:val="000000"/>
      <w:spacing w:val="20"/>
      <w:sz w:val="13"/>
      <w:szCs w:val="13"/>
      <w:lang w:eastAsia="en-US"/>
    </w:rPr>
  </w:style>
  <w:style w:type="paragraph" w:styleId="HTMLPreformatted">
    <w:name w:val="HTML Preformatted"/>
    <w:basedOn w:val="Normal"/>
    <w:link w:val="HTMLPreformattedChar"/>
    <w:rsid w:val="009628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PMingLiU" w:hAnsi="Courier New" w:cs="Times New Roman"/>
      <w:color w:val="000033"/>
      <w:sz w:val="20"/>
      <w:szCs w:val="20"/>
      <w:lang w:eastAsia="en-US"/>
    </w:rPr>
  </w:style>
  <w:style w:type="character" w:customStyle="1" w:styleId="HTMLPreformattedChar">
    <w:name w:val="HTML Preformatted Char"/>
    <w:basedOn w:val="DefaultParagraphFont"/>
    <w:link w:val="HTMLPreformatted"/>
    <w:rsid w:val="00962850"/>
    <w:rPr>
      <w:rFonts w:ascii="Courier New" w:eastAsia="PMingLiU" w:hAnsi="Courier New" w:cs="Times New Roman"/>
      <w:color w:val="000033"/>
      <w:sz w:val="20"/>
      <w:szCs w:val="20"/>
      <w:lang w:eastAsia="en-US"/>
    </w:rPr>
  </w:style>
  <w:style w:type="paragraph" w:customStyle="1" w:styleId="BulletedList">
    <w:name w:val="Bulleted List"/>
    <w:basedOn w:val="Normal"/>
    <w:rsid w:val="00962850"/>
    <w:pPr>
      <w:tabs>
        <w:tab w:val="num" w:pos="720"/>
      </w:tabs>
      <w:spacing w:after="240" w:line="240" w:lineRule="auto"/>
      <w:ind w:left="720" w:hanging="720"/>
      <w:contextualSpacing/>
    </w:pPr>
    <w:rPr>
      <w:rFonts w:ascii="Times New Roman" w:eastAsia="PMingLiU" w:hAnsi="Times New Roman" w:cs="Times New Roman"/>
      <w:sz w:val="24"/>
      <w:szCs w:val="20"/>
      <w:lang w:eastAsia="en-US"/>
    </w:rPr>
  </w:style>
  <w:style w:type="character" w:customStyle="1" w:styleId="mark1">
    <w:name w:val="mark1"/>
    <w:rsid w:val="00962850"/>
    <w:rPr>
      <w:rFonts w:ascii="Arial" w:hAnsi="Arial" w:cs="Arial" w:hint="default"/>
      <w:b/>
      <w:bCs/>
      <w:sz w:val="18"/>
      <w:szCs w:val="18"/>
    </w:rPr>
  </w:style>
  <w:style w:type="paragraph" w:customStyle="1" w:styleId="checklist">
    <w:name w:val="checklist"/>
    <w:rsid w:val="00962850"/>
    <w:pPr>
      <w:snapToGrid w:val="0"/>
      <w:spacing w:before="40" w:after="40" w:line="220" w:lineRule="exact"/>
    </w:pPr>
    <w:rPr>
      <w:rFonts w:ascii="Arial" w:eastAsia="PMingLiU" w:hAnsi="Arial" w:cs="Times New Roman"/>
      <w:sz w:val="20"/>
      <w:szCs w:val="20"/>
      <w:lang w:val="en-GB" w:eastAsia="zh-TW"/>
    </w:rPr>
  </w:style>
  <w:style w:type="paragraph" w:customStyle="1" w:styleId="Subheading10">
    <w:name w:val="Subheading 1"/>
    <w:basedOn w:val="Normal"/>
    <w:next w:val="Normal"/>
    <w:rsid w:val="00962850"/>
    <w:pPr>
      <w:keepNext/>
      <w:spacing w:before="280" w:after="0" w:line="240" w:lineRule="auto"/>
      <w:outlineLvl w:val="7"/>
    </w:pPr>
    <w:rPr>
      <w:rFonts w:ascii="Frutiger 45 Light" w:eastAsia="STKaiti" w:hAnsi="Frutiger 45 Light" w:cs="Times New Roman"/>
      <w:b/>
      <w:sz w:val="26"/>
      <w:szCs w:val="20"/>
      <w:lang w:eastAsia="en-US"/>
    </w:rPr>
  </w:style>
  <w:style w:type="paragraph" w:customStyle="1" w:styleId="Table-Text">
    <w:name w:val="Table - Text"/>
    <w:basedOn w:val="Normal"/>
    <w:rsid w:val="00962850"/>
    <w:pPr>
      <w:spacing w:before="20" w:after="20" w:line="260" w:lineRule="atLeast"/>
      <w:ind w:left="58" w:right="58"/>
    </w:pPr>
    <w:rPr>
      <w:rFonts w:ascii="Frutiger 45 Light" w:eastAsia="STKaiti" w:hAnsi="Frutiger 45 Light" w:cs="Times New Roman"/>
      <w:sz w:val="20"/>
      <w:szCs w:val="20"/>
      <w:lang w:eastAsia="en-US"/>
    </w:rPr>
  </w:style>
  <w:style w:type="paragraph" w:customStyle="1" w:styleId="Table-ColumnHeading">
    <w:name w:val="Table - Column Heading"/>
    <w:basedOn w:val="Normal"/>
    <w:rsid w:val="00962850"/>
    <w:pPr>
      <w:keepNext/>
      <w:spacing w:before="40" w:after="20" w:line="220" w:lineRule="atLeast"/>
      <w:ind w:left="58" w:right="58"/>
      <w:jc w:val="center"/>
    </w:pPr>
    <w:rPr>
      <w:rFonts w:ascii="Frutiger 45 Light" w:eastAsia="STKaiti" w:hAnsi="Frutiger 45 Light" w:cs="Times New Roman"/>
      <w:b/>
      <w:sz w:val="18"/>
      <w:szCs w:val="24"/>
      <w:lang w:eastAsia="ja-JP"/>
    </w:rPr>
  </w:style>
  <w:style w:type="paragraph" w:customStyle="1" w:styleId="Source">
    <w:name w:val="Source"/>
    <w:basedOn w:val="Normal"/>
    <w:next w:val="Normal"/>
    <w:rsid w:val="00962850"/>
    <w:pPr>
      <w:tabs>
        <w:tab w:val="left" w:pos="851"/>
      </w:tabs>
      <w:spacing w:before="80" w:after="0" w:line="220" w:lineRule="atLeast"/>
      <w:ind w:left="851" w:hanging="851"/>
    </w:pPr>
    <w:rPr>
      <w:rFonts w:ascii="Frutiger 45 Light" w:eastAsia="MS PGothic" w:hAnsi="Frutiger 45 Light" w:cs="Times New Roman"/>
      <w:sz w:val="16"/>
      <w:szCs w:val="20"/>
      <w:lang w:eastAsia="ja-JP"/>
    </w:rPr>
  </w:style>
  <w:style w:type="paragraph" w:customStyle="1" w:styleId="Table-Numbers">
    <w:name w:val="Table - Numbers"/>
    <w:basedOn w:val="Normal"/>
    <w:rsid w:val="00962850"/>
    <w:pPr>
      <w:spacing w:before="20" w:after="20" w:line="260" w:lineRule="atLeast"/>
      <w:ind w:right="58"/>
      <w:jc w:val="right"/>
    </w:pPr>
    <w:rPr>
      <w:rFonts w:ascii="Frutiger 45 Light" w:eastAsia="STKaiti" w:hAnsi="Frutiger 45 Light" w:cs="Times New Roman"/>
      <w:sz w:val="20"/>
      <w:szCs w:val="24"/>
      <w:lang w:eastAsia="ja-JP"/>
    </w:rPr>
  </w:style>
  <w:style w:type="paragraph" w:customStyle="1" w:styleId="Table-RowHeading">
    <w:name w:val="Table - Row Heading"/>
    <w:basedOn w:val="Table-Text"/>
    <w:rsid w:val="00962850"/>
    <w:pPr>
      <w:tabs>
        <w:tab w:val="left" w:pos="187"/>
        <w:tab w:val="left" w:pos="360"/>
        <w:tab w:val="left" w:pos="547"/>
        <w:tab w:val="left" w:pos="720"/>
        <w:tab w:val="left" w:pos="907"/>
        <w:tab w:val="left" w:pos="1080"/>
        <w:tab w:val="left" w:pos="1267"/>
        <w:tab w:val="left" w:pos="1440"/>
      </w:tabs>
    </w:pPr>
  </w:style>
  <w:style w:type="paragraph" w:customStyle="1" w:styleId="Table-Heading">
    <w:name w:val="Table - Heading"/>
    <w:basedOn w:val="Normal"/>
    <w:next w:val="Normal"/>
    <w:rsid w:val="00962850"/>
    <w:pPr>
      <w:keepNext/>
      <w:spacing w:before="280" w:after="60" w:line="260" w:lineRule="atLeast"/>
    </w:pPr>
    <w:rPr>
      <w:rFonts w:ascii="Frutiger 45 Light" w:eastAsia="MS PGothic" w:hAnsi="Frutiger 45 Light" w:cs="Times New Roman"/>
      <w:b/>
      <w:szCs w:val="20"/>
      <w:lang w:eastAsia="ja-JP"/>
    </w:rPr>
  </w:style>
  <w:style w:type="paragraph" w:customStyle="1" w:styleId="Notes">
    <w:name w:val="Notes"/>
    <w:basedOn w:val="Source"/>
    <w:next w:val="Notes-Autonumbering"/>
    <w:rsid w:val="00962850"/>
    <w:pPr>
      <w:tabs>
        <w:tab w:val="num" w:pos="720"/>
      </w:tabs>
      <w:ind w:left="720" w:hanging="360"/>
    </w:pPr>
  </w:style>
  <w:style w:type="paragraph" w:customStyle="1" w:styleId="Notes-Autonumbering">
    <w:name w:val="Notes - Autonumbering"/>
    <w:basedOn w:val="Notes"/>
    <w:next w:val="Normal"/>
    <w:rsid w:val="00962850"/>
    <w:pPr>
      <w:tabs>
        <w:tab w:val="clear" w:pos="720"/>
        <w:tab w:val="left" w:pos="284"/>
        <w:tab w:val="num" w:pos="1440"/>
      </w:tabs>
      <w:spacing w:before="0"/>
      <w:ind w:left="1440"/>
    </w:pPr>
  </w:style>
  <w:style w:type="paragraph" w:customStyle="1" w:styleId="LayoutHeading">
    <w:name w:val="Layout Heading"/>
    <w:basedOn w:val="Normal"/>
    <w:next w:val="Normal"/>
    <w:rsid w:val="00962850"/>
    <w:pPr>
      <w:keepNext/>
      <w:spacing w:before="280" w:after="60" w:line="260" w:lineRule="atLeast"/>
    </w:pPr>
    <w:rPr>
      <w:rFonts w:ascii="Frutiger 45 Light" w:eastAsia="MS Mincho" w:hAnsi="Frutiger 45 Light" w:cs="Times New Roman"/>
      <w:b/>
      <w:szCs w:val="20"/>
      <w:lang w:eastAsia="en-US"/>
    </w:rPr>
  </w:style>
  <w:style w:type="paragraph" w:customStyle="1" w:styleId="LayoutSpacer">
    <w:name w:val="Layout Spacer"/>
    <w:basedOn w:val="Normal"/>
    <w:rsid w:val="00962850"/>
    <w:pPr>
      <w:widowControl w:val="0"/>
      <w:spacing w:after="0" w:line="240" w:lineRule="auto"/>
      <w:jc w:val="center"/>
    </w:pPr>
    <w:rPr>
      <w:rFonts w:ascii="Frutiger 45 Light" w:eastAsia="MS Mincho" w:hAnsi="Frutiger 45 Light" w:cs="Times New Roman"/>
      <w:bCs/>
      <w:color w:val="3783FF"/>
      <w:sz w:val="12"/>
      <w:szCs w:val="20"/>
      <w:lang w:eastAsia="en-US"/>
    </w:rPr>
  </w:style>
  <w:style w:type="paragraph" w:customStyle="1" w:styleId="LayoutBox">
    <w:name w:val="Layout Box"/>
    <w:basedOn w:val="Normal"/>
    <w:next w:val="Normal"/>
    <w:rsid w:val="00962850"/>
    <w:pPr>
      <w:spacing w:after="0" w:line="240" w:lineRule="auto"/>
    </w:pPr>
    <w:rPr>
      <w:rFonts w:ascii="Frutiger 45 Light" w:eastAsia="MS Mincho" w:hAnsi="Frutiger 45 Light" w:cs="Times New Roman"/>
      <w:szCs w:val="20"/>
      <w:lang w:eastAsia="en-US"/>
    </w:rPr>
  </w:style>
  <w:style w:type="character" w:customStyle="1" w:styleId="DocPropertySansSerif">
    <w:name w:val="DocPropertySansSerif"/>
    <w:rsid w:val="00962850"/>
    <w:rPr>
      <w:lang w:eastAsia="ja-JP"/>
    </w:rPr>
  </w:style>
  <w:style w:type="paragraph" w:customStyle="1" w:styleId="Table-ColumnHeadingUnderlined">
    <w:name w:val="Table - Column Heading Underlined"/>
    <w:basedOn w:val="Table-ColumnHeading"/>
    <w:rsid w:val="00962850"/>
    <w:pPr>
      <w:pBdr>
        <w:bottom w:val="single" w:sz="6" w:space="0" w:color="auto"/>
      </w:pBdr>
      <w:spacing w:after="60"/>
    </w:pPr>
  </w:style>
  <w:style w:type="paragraph" w:customStyle="1" w:styleId="BodyTEXTLEFTbold">
    <w:name w:val="BodyTEXTLEFTbold"/>
    <w:aliases w:val="btlb"/>
    <w:basedOn w:val="Normal"/>
    <w:rsid w:val="00962850"/>
    <w:pPr>
      <w:keepNext/>
      <w:spacing w:after="240" w:line="240" w:lineRule="auto"/>
    </w:pPr>
    <w:rPr>
      <w:rFonts w:ascii="Times New Roman" w:eastAsia="SimSun" w:hAnsi="Times New Roman" w:cs="Times New Roman"/>
      <w:b/>
      <w:sz w:val="20"/>
      <w:szCs w:val="20"/>
      <w:lang w:eastAsia="en-US"/>
    </w:rPr>
  </w:style>
  <w:style w:type="paragraph" w:customStyle="1" w:styleId="PILevel1">
    <w:name w:val="PI Level 1"/>
    <w:basedOn w:val="Normal"/>
    <w:next w:val="Normal"/>
    <w:rsid w:val="00962850"/>
    <w:pPr>
      <w:widowControl w:val="0"/>
      <w:autoSpaceDE w:val="0"/>
      <w:autoSpaceDN w:val="0"/>
      <w:adjustRightInd w:val="0"/>
      <w:spacing w:after="0" w:line="240" w:lineRule="auto"/>
      <w:outlineLvl w:val="0"/>
    </w:pPr>
    <w:rPr>
      <w:rFonts w:ascii="Times New Roman" w:eastAsia="Batang" w:hAnsi="Times New Roman" w:cs="Times New Roman"/>
      <w:sz w:val="44"/>
      <w:szCs w:val="20"/>
      <w:lang w:eastAsia="en-US"/>
    </w:rPr>
  </w:style>
  <w:style w:type="paragraph" w:customStyle="1" w:styleId="CM14">
    <w:name w:val="CM14"/>
    <w:basedOn w:val="Normal"/>
    <w:next w:val="Normal"/>
    <w:rsid w:val="00962850"/>
    <w:pPr>
      <w:widowControl w:val="0"/>
      <w:autoSpaceDE w:val="0"/>
      <w:autoSpaceDN w:val="0"/>
      <w:adjustRightInd w:val="0"/>
      <w:spacing w:after="840" w:line="240" w:lineRule="auto"/>
    </w:pPr>
    <w:rPr>
      <w:rFonts w:ascii="Times" w:eastAsia="SimSun" w:hAnsi="Times" w:cs="Times New Roman"/>
      <w:sz w:val="24"/>
      <w:szCs w:val="24"/>
    </w:rPr>
  </w:style>
  <w:style w:type="paragraph" w:customStyle="1" w:styleId="CM11">
    <w:name w:val="CM11"/>
    <w:basedOn w:val="Default"/>
    <w:next w:val="Default"/>
    <w:rsid w:val="00962850"/>
    <w:pPr>
      <w:widowControl w:val="0"/>
      <w:spacing w:after="313"/>
    </w:pPr>
    <w:rPr>
      <w:rFonts w:ascii="Times" w:hAnsi="Times"/>
      <w:color w:val="auto"/>
    </w:rPr>
  </w:style>
  <w:style w:type="paragraph" w:customStyle="1" w:styleId="CM6">
    <w:name w:val="CM6"/>
    <w:basedOn w:val="Default"/>
    <w:next w:val="Default"/>
    <w:uiPriority w:val="99"/>
    <w:rsid w:val="00962850"/>
    <w:pPr>
      <w:widowControl w:val="0"/>
      <w:spacing w:line="278" w:lineRule="atLeast"/>
    </w:pPr>
    <w:rPr>
      <w:rFonts w:ascii="Times" w:hAnsi="Times"/>
      <w:color w:val="auto"/>
    </w:rPr>
  </w:style>
  <w:style w:type="paragraph" w:customStyle="1" w:styleId="StdParaSubSec1">
    <w:name w:val="StdParaSubSec(1)"/>
    <w:basedOn w:val="Normal"/>
    <w:rsid w:val="00962850"/>
    <w:pPr>
      <w:keepNext/>
      <w:keepLines/>
      <w:tabs>
        <w:tab w:val="left" w:pos="432"/>
        <w:tab w:val="left" w:pos="893"/>
      </w:tabs>
      <w:spacing w:before="120" w:after="0" w:line="240" w:lineRule="atLeast"/>
      <w:jc w:val="both"/>
    </w:pPr>
    <w:rPr>
      <w:rFonts w:ascii="Arrus BT" w:eastAsia="Times New Roman" w:hAnsi="Arrus BT" w:cs="Times New Roman"/>
      <w:color w:val="000000"/>
      <w:sz w:val="20"/>
      <w:szCs w:val="20"/>
      <w:lang w:eastAsia="en-US"/>
    </w:rPr>
  </w:style>
  <w:style w:type="paragraph" w:customStyle="1" w:styleId="DefaultParagraphFontParaChar">
    <w:name w:val="Default Paragraph Font Para Char"/>
    <w:basedOn w:val="Normal"/>
    <w:rsid w:val="00962850"/>
    <w:pPr>
      <w:spacing w:after="160" w:line="240" w:lineRule="exact"/>
    </w:pPr>
    <w:rPr>
      <w:rFonts w:ascii="Tahoma" w:eastAsia="Times New Roman" w:hAnsi="Tahoma" w:cs="Times New Roman"/>
      <w:sz w:val="20"/>
      <w:szCs w:val="20"/>
      <w:lang w:eastAsia="en-US"/>
    </w:rPr>
  </w:style>
  <w:style w:type="paragraph" w:styleId="BlockText">
    <w:name w:val="Block Text"/>
    <w:basedOn w:val="Normal"/>
    <w:qFormat/>
    <w:rsid w:val="00962850"/>
    <w:pPr>
      <w:tabs>
        <w:tab w:val="decimal" w:pos="4644"/>
        <w:tab w:val="decimal" w:pos="6354"/>
        <w:tab w:val="decimal" w:pos="7794"/>
      </w:tabs>
      <w:spacing w:after="0" w:line="240" w:lineRule="auto"/>
      <w:ind w:left="540" w:right="436"/>
    </w:pPr>
    <w:rPr>
      <w:rFonts w:ascii="Times New Roman" w:eastAsia="PMingLiU" w:hAnsi="Times New Roman" w:cs="Times New Roman"/>
      <w:sz w:val="20"/>
      <w:szCs w:val="20"/>
      <w:lang w:eastAsia="en-US"/>
    </w:rPr>
  </w:style>
  <w:style w:type="paragraph" w:customStyle="1" w:styleId="bodycopyindent">
    <w:name w:val="body copy indent"/>
    <w:basedOn w:val="Normal"/>
    <w:rsid w:val="00962850"/>
    <w:pPr>
      <w:spacing w:before="20" w:after="0" w:line="210" w:lineRule="exact"/>
      <w:ind w:left="510"/>
    </w:pPr>
    <w:rPr>
      <w:rFonts w:ascii="Arial" w:eastAsia="PMingLiU" w:hAnsi="Arial" w:cs="Arial"/>
      <w:color w:val="000000"/>
      <w:sz w:val="17"/>
      <w:szCs w:val="17"/>
      <w:lang w:val="en-AU" w:eastAsia="en-US"/>
    </w:rPr>
  </w:style>
  <w:style w:type="paragraph" w:customStyle="1" w:styleId="Bodycopy">
    <w:name w:val="Body copy"/>
    <w:rsid w:val="00962850"/>
    <w:pPr>
      <w:spacing w:before="20" w:after="0" w:line="210" w:lineRule="exact"/>
    </w:pPr>
    <w:rPr>
      <w:rFonts w:ascii="Arial" w:eastAsia="PMingLiU" w:hAnsi="Arial" w:cs="Arial"/>
      <w:color w:val="000000"/>
      <w:sz w:val="17"/>
      <w:szCs w:val="17"/>
      <w:lang w:eastAsia="en-US"/>
    </w:rPr>
  </w:style>
  <w:style w:type="paragraph" w:customStyle="1" w:styleId="Contspgno2">
    <w:name w:val="Conts+pg no 2"/>
    <w:basedOn w:val="Normal"/>
    <w:rsid w:val="00962850"/>
    <w:pPr>
      <w:tabs>
        <w:tab w:val="right" w:pos="6099"/>
      </w:tabs>
      <w:spacing w:before="113" w:after="0" w:line="240" w:lineRule="auto"/>
      <w:jc w:val="both"/>
    </w:pPr>
    <w:rPr>
      <w:rFonts w:ascii="CG Omega" w:eastAsia="PMingLiU" w:hAnsi="CG Omega" w:cs="Times New Roman"/>
      <w:szCs w:val="20"/>
      <w:lang w:val="en-AU" w:eastAsia="en-US"/>
    </w:rPr>
  </w:style>
  <w:style w:type="paragraph" w:customStyle="1" w:styleId="ee">
    <w:name w:val="ee"/>
    <w:basedOn w:val="Normal"/>
    <w:rsid w:val="00962850"/>
    <w:pPr>
      <w:tabs>
        <w:tab w:val="left" w:pos="540"/>
      </w:tabs>
      <w:suppressAutoHyphens/>
      <w:spacing w:after="0" w:line="250" w:lineRule="exact"/>
      <w:ind w:left="540" w:hanging="540"/>
      <w:jc w:val="both"/>
    </w:pPr>
    <w:rPr>
      <w:rFonts w:ascii="CG Times (W1)" w:eastAsia="SimSun" w:hAnsi="CG Times (W1)" w:cs="Times New Roman"/>
      <w:spacing w:val="-2"/>
      <w:szCs w:val="20"/>
      <w:lang w:eastAsia="en-US"/>
    </w:rPr>
  </w:style>
  <w:style w:type="paragraph" w:customStyle="1" w:styleId="Normal10">
    <w:name w:val="Normal1"/>
    <w:rsid w:val="00962850"/>
    <w:pPr>
      <w:widowControl w:val="0"/>
      <w:adjustRightInd w:val="0"/>
      <w:spacing w:after="0" w:line="360" w:lineRule="atLeast"/>
      <w:textAlignment w:val="baseline"/>
    </w:pPr>
    <w:rPr>
      <w:rFonts w:ascii="CG Times (WN)" w:eastAsia="CG Times (WN)" w:hAnsi="Times New Roman" w:cs="Times New Roman"/>
      <w:sz w:val="23"/>
      <w:szCs w:val="20"/>
      <w:lang w:eastAsia="zh-TW"/>
    </w:rPr>
  </w:style>
  <w:style w:type="paragraph" w:customStyle="1" w:styleId="RSBodyText">
    <w:name w:val="RS Body Text"/>
    <w:basedOn w:val="Normal"/>
    <w:rsid w:val="00962850"/>
    <w:pPr>
      <w:widowControl w:val="0"/>
      <w:autoSpaceDE w:val="0"/>
      <w:autoSpaceDN w:val="0"/>
      <w:adjustRightInd w:val="0"/>
      <w:spacing w:after="240" w:line="240" w:lineRule="auto"/>
      <w:jc w:val="both"/>
    </w:pPr>
    <w:rPr>
      <w:rFonts w:ascii="Times New Roman" w:eastAsia="Times New Roman" w:hAnsi="Times New Roman" w:cs="Times New Roman"/>
      <w:sz w:val="24"/>
      <w:szCs w:val="24"/>
      <w:lang w:eastAsia="en-US"/>
    </w:rPr>
  </w:style>
  <w:style w:type="paragraph" w:customStyle="1" w:styleId="NONCAPBOLDHEADING">
    <w:name w:val="NON CAP BOLD HEADING"/>
    <w:rsid w:val="00962850"/>
    <w:pPr>
      <w:keepNext/>
      <w:widowControl w:val="0"/>
      <w:autoSpaceDE w:val="0"/>
      <w:autoSpaceDN w:val="0"/>
      <w:adjustRightInd w:val="0"/>
      <w:spacing w:after="240" w:line="240" w:lineRule="auto"/>
      <w:jc w:val="both"/>
    </w:pPr>
    <w:rPr>
      <w:rFonts w:ascii="Times New Roman" w:eastAsia="Times New Roman" w:hAnsi="Times New Roman" w:cs="Times New Roman"/>
      <w:b/>
      <w:bCs/>
      <w:sz w:val="24"/>
      <w:szCs w:val="24"/>
      <w:lang w:eastAsia="en-US"/>
    </w:rPr>
  </w:style>
  <w:style w:type="paragraph" w:customStyle="1" w:styleId="NONCAPITALHEADING">
    <w:name w:val="NON CAP ITAL HEADING"/>
    <w:rsid w:val="00962850"/>
    <w:pPr>
      <w:widowControl w:val="0"/>
      <w:autoSpaceDE w:val="0"/>
      <w:autoSpaceDN w:val="0"/>
      <w:adjustRightInd w:val="0"/>
      <w:spacing w:after="240" w:line="240" w:lineRule="auto"/>
    </w:pPr>
    <w:rPr>
      <w:rFonts w:ascii="Times New Roman" w:eastAsia="Times New Roman" w:hAnsi="Times New Roman" w:cs="Times New Roman"/>
      <w:i/>
      <w:iCs/>
      <w:sz w:val="24"/>
      <w:szCs w:val="24"/>
      <w:lang w:eastAsia="en-US"/>
    </w:rPr>
  </w:style>
  <w:style w:type="character" w:customStyle="1" w:styleId="hps">
    <w:name w:val="hps"/>
    <w:basedOn w:val="DefaultParagraphFont"/>
    <w:rsid w:val="00962850"/>
  </w:style>
  <w:style w:type="character" w:customStyle="1" w:styleId="shorttext">
    <w:name w:val="short_text"/>
    <w:basedOn w:val="DefaultParagraphFont"/>
    <w:rsid w:val="00962850"/>
  </w:style>
  <w:style w:type="character" w:customStyle="1" w:styleId="gt-icon-text1">
    <w:name w:val="gt-icon-text1"/>
    <w:basedOn w:val="DefaultParagraphFont"/>
    <w:rsid w:val="00962850"/>
  </w:style>
  <w:style w:type="character" w:customStyle="1" w:styleId="def">
    <w:name w:val="def"/>
    <w:basedOn w:val="DefaultParagraphFont"/>
    <w:rsid w:val="00962850"/>
  </w:style>
  <w:style w:type="paragraph" w:styleId="Quote">
    <w:name w:val="Quote"/>
    <w:basedOn w:val="Normal"/>
    <w:next w:val="BodyTextContinued"/>
    <w:link w:val="QuoteChar"/>
    <w:qFormat/>
    <w:rsid w:val="00962850"/>
    <w:pPr>
      <w:spacing w:after="240" w:line="240" w:lineRule="auto"/>
      <w:ind w:left="1440" w:right="1440"/>
    </w:pPr>
    <w:rPr>
      <w:rFonts w:ascii="Times New Roman" w:eastAsia="PMingLiU" w:hAnsi="Times New Roman" w:cs="Times New Roman"/>
      <w:color w:val="000000"/>
      <w:sz w:val="20"/>
      <w:szCs w:val="20"/>
      <w:lang w:eastAsia="zh-TW"/>
    </w:rPr>
  </w:style>
  <w:style w:type="character" w:customStyle="1" w:styleId="QuoteChar">
    <w:name w:val="Quote Char"/>
    <w:basedOn w:val="DefaultParagraphFont"/>
    <w:link w:val="Quote"/>
    <w:rsid w:val="00962850"/>
    <w:rPr>
      <w:rFonts w:ascii="Times New Roman" w:eastAsia="PMingLiU" w:hAnsi="Times New Roman" w:cs="Times New Roman"/>
      <w:color w:val="000000"/>
      <w:sz w:val="20"/>
      <w:szCs w:val="20"/>
      <w:lang w:eastAsia="zh-TW"/>
    </w:rPr>
  </w:style>
  <w:style w:type="paragraph" w:styleId="IntenseQuote">
    <w:name w:val="Intense Quote"/>
    <w:basedOn w:val="Normal"/>
    <w:next w:val="Normal"/>
    <w:link w:val="IntenseQuoteChar"/>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4"/>
      <w:szCs w:val="24"/>
      <w:lang w:bidi="ar-AE"/>
    </w:rPr>
  </w:style>
  <w:style w:type="character" w:customStyle="1" w:styleId="IntenseQuoteChar">
    <w:name w:val="Intense Quote Char"/>
    <w:basedOn w:val="DefaultParagraphFont"/>
    <w:link w:val="IntenseQuote"/>
    <w:rsid w:val="00962850"/>
    <w:rPr>
      <w:rFonts w:ascii="Times New Roman" w:eastAsia="SimSun" w:hAnsi="Times New Roman" w:cs="Simplified Arabic"/>
      <w:b/>
      <w:bCs/>
      <w:i/>
      <w:iCs/>
      <w:color w:val="4F81BD"/>
      <w:sz w:val="24"/>
      <w:szCs w:val="24"/>
      <w:lang w:bidi="ar-AE"/>
    </w:rPr>
  </w:style>
  <w:style w:type="table" w:styleId="MediumGrid2-Accent3">
    <w:name w:val="Medium Grid 2 Accent 3"/>
    <w:basedOn w:val="TableNormal"/>
    <w:rsid w:val="00962850"/>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paragraph" w:customStyle="1" w:styleId="JuicyHeading2">
    <w:name w:val="Juicy Heading2"/>
    <w:basedOn w:val="Normal"/>
    <w:link w:val="JuicyHeading2Char"/>
    <w:qFormat/>
    <w:rsid w:val="00962850"/>
    <w:pPr>
      <w:widowControl w:val="0"/>
      <w:snapToGrid w:val="0"/>
      <w:spacing w:after="0" w:line="240" w:lineRule="auto"/>
      <w:ind w:left="357"/>
      <w:jc w:val="both"/>
    </w:pPr>
    <w:rPr>
      <w:rFonts w:ascii="Times New Roman" w:eastAsia="PMingLiU" w:hAnsi="Times New Roman" w:cs="Times New Roman"/>
      <w:b/>
      <w:bCs/>
      <w:i/>
      <w:iCs/>
      <w:color w:val="000000"/>
      <w:w w:val="105"/>
      <w:lang w:eastAsia="zh-TW"/>
    </w:rPr>
  </w:style>
  <w:style w:type="character" w:customStyle="1" w:styleId="JuicyHeading2Char">
    <w:name w:val="Juicy Heading2 Char"/>
    <w:basedOn w:val="DefaultParagraphFont"/>
    <w:link w:val="JuicyHeading2"/>
    <w:rsid w:val="00962850"/>
    <w:rPr>
      <w:rFonts w:ascii="Times New Roman" w:eastAsia="PMingLiU" w:hAnsi="Times New Roman" w:cs="Times New Roman"/>
      <w:b/>
      <w:bCs/>
      <w:i/>
      <w:iCs/>
      <w:color w:val="000000"/>
      <w:w w:val="105"/>
      <w:lang w:eastAsia="zh-TW"/>
    </w:rPr>
  </w:style>
  <w:style w:type="paragraph" w:customStyle="1" w:styleId="JuicyHeading3">
    <w:name w:val="Juicy Heading3"/>
    <w:basedOn w:val="Normal"/>
    <w:link w:val="JuicyHeading3Char"/>
    <w:qFormat/>
    <w:rsid w:val="00962850"/>
    <w:pPr>
      <w:widowControl w:val="0"/>
      <w:snapToGrid w:val="0"/>
      <w:spacing w:after="0" w:line="240" w:lineRule="auto"/>
      <w:ind w:left="720"/>
      <w:jc w:val="both"/>
    </w:pPr>
    <w:rPr>
      <w:rFonts w:ascii="Times New Roman" w:eastAsia="DFKai-SB" w:hAnsi="Times New Roman" w:cs="Times New Roman"/>
      <w:b/>
      <w:color w:val="000000"/>
      <w:spacing w:val="6"/>
      <w:lang w:eastAsia="zh-TW"/>
    </w:rPr>
  </w:style>
  <w:style w:type="character" w:customStyle="1" w:styleId="JuicyHeading3Char">
    <w:name w:val="Juicy Heading3 Char"/>
    <w:basedOn w:val="DefaultParagraphFont"/>
    <w:link w:val="JuicyHeading3"/>
    <w:rsid w:val="00962850"/>
    <w:rPr>
      <w:rFonts w:ascii="Times New Roman" w:eastAsia="DFKai-SB" w:hAnsi="Times New Roman" w:cs="Times New Roman"/>
      <w:b/>
      <w:color w:val="000000"/>
      <w:spacing w:val="6"/>
      <w:lang w:eastAsia="zh-TW"/>
    </w:rPr>
  </w:style>
  <w:style w:type="paragraph" w:customStyle="1" w:styleId="JuicyHeading4">
    <w:name w:val="Juicy Heading4"/>
    <w:basedOn w:val="JuicyHeading3"/>
    <w:link w:val="JuicyHeading4Char"/>
    <w:qFormat/>
    <w:rsid w:val="00962850"/>
    <w:pPr>
      <w:ind w:left="1077"/>
    </w:pPr>
    <w:rPr>
      <w:b w:val="0"/>
      <w:i/>
    </w:rPr>
  </w:style>
  <w:style w:type="character" w:customStyle="1" w:styleId="JuicyHeading4Char">
    <w:name w:val="Juicy Heading4 Char"/>
    <w:basedOn w:val="JuicyHeading3Char"/>
    <w:link w:val="JuicyHeading4"/>
    <w:rsid w:val="00962850"/>
    <w:rPr>
      <w:rFonts w:ascii="Times New Roman" w:eastAsia="DFKai-SB" w:hAnsi="Times New Roman" w:cs="Times New Roman"/>
      <w:b w:val="0"/>
      <w:i/>
      <w:color w:val="000000"/>
      <w:spacing w:val="6"/>
      <w:lang w:eastAsia="zh-TW"/>
    </w:rPr>
  </w:style>
  <w:style w:type="paragraph" w:styleId="Revision">
    <w:name w:val="Revision"/>
    <w:hidden/>
    <w:uiPriority w:val="99"/>
    <w:semiHidden/>
    <w:rsid w:val="00962850"/>
    <w:pPr>
      <w:spacing w:after="0" w:line="240" w:lineRule="auto"/>
    </w:pPr>
    <w:rPr>
      <w:rFonts w:ascii="Times New Roman" w:eastAsia="PMingLiU" w:hAnsi="Times New Roman" w:cs="Times New Roman"/>
      <w:sz w:val="24"/>
      <w:szCs w:val="24"/>
      <w:lang w:eastAsia="en-US"/>
    </w:rPr>
  </w:style>
  <w:style w:type="paragraph" w:customStyle="1" w:styleId="5boldanditaltitle">
    <w:name w:val=".5 bold and ital title"/>
    <w:basedOn w:val="Normal"/>
    <w:qFormat/>
    <w:rsid w:val="00962850"/>
    <w:pPr>
      <w:snapToGrid w:val="0"/>
      <w:spacing w:after="240" w:line="240" w:lineRule="auto"/>
      <w:ind w:firstLine="360"/>
      <w:jc w:val="both"/>
      <w:outlineLvl w:val="0"/>
    </w:pPr>
    <w:rPr>
      <w:rFonts w:ascii="Times New Roman" w:eastAsia="DFKai-SB" w:hAnsi="Times New Roman" w:cs="Times New Roman"/>
      <w:b/>
      <w:i/>
      <w:spacing w:val="6"/>
      <w:lang w:val="en-GB"/>
    </w:rPr>
  </w:style>
  <w:style w:type="paragraph" w:customStyle="1" w:styleId="ColorfulGrid-Accent11">
    <w:name w:val="Colorful Grid - Accent 11"/>
    <w:basedOn w:val="Normal"/>
    <w:next w:val="BodyTextContinued"/>
    <w:qFormat/>
    <w:rsid w:val="00962850"/>
    <w:pPr>
      <w:spacing w:after="240" w:line="240" w:lineRule="auto"/>
      <w:ind w:left="1440" w:right="1440"/>
    </w:pPr>
    <w:rPr>
      <w:rFonts w:ascii="Times New Roman" w:eastAsia="PMingLiU" w:hAnsi="Times New Roman" w:cs="Times New Roman"/>
      <w:color w:val="000000"/>
      <w:sz w:val="20"/>
      <w:szCs w:val="20"/>
      <w:lang w:eastAsia="zh-TW"/>
    </w:rPr>
  </w:style>
  <w:style w:type="paragraph" w:customStyle="1" w:styleId="ColorfulList-Accent11">
    <w:name w:val="Colorful List - Accent 11"/>
    <w:basedOn w:val="Normal"/>
    <w:uiPriority w:val="34"/>
    <w:qFormat/>
    <w:rsid w:val="00962850"/>
    <w:pPr>
      <w:tabs>
        <w:tab w:val="left" w:pos="709"/>
        <w:tab w:val="left" w:pos="1418"/>
        <w:tab w:val="left" w:pos="2126"/>
        <w:tab w:val="left" w:pos="2835"/>
        <w:tab w:val="right" w:pos="9072"/>
      </w:tabs>
      <w:spacing w:after="0" w:line="240" w:lineRule="auto"/>
      <w:ind w:left="720"/>
    </w:pPr>
    <w:rPr>
      <w:rFonts w:ascii="Times New Roman" w:eastAsia="PMingLiU" w:hAnsi="Times New Roman" w:cs="Times New Roman"/>
      <w:sz w:val="24"/>
      <w:szCs w:val="24"/>
      <w:lang w:eastAsia="en-US"/>
    </w:rPr>
  </w:style>
  <w:style w:type="paragraph" w:customStyle="1" w:styleId="LightShading-Accent21">
    <w:name w:val="Light Shading - Accent 21"/>
    <w:basedOn w:val="Normal"/>
    <w:next w:val="Normal"/>
    <w:qFormat/>
    <w:rsid w:val="00962850"/>
    <w:pPr>
      <w:pBdr>
        <w:bottom w:val="single" w:sz="4" w:space="4" w:color="4F81BD"/>
      </w:pBdr>
      <w:spacing w:before="200" w:after="280" w:line="240" w:lineRule="auto"/>
      <w:ind w:left="936" w:right="936"/>
      <w:jc w:val="both"/>
    </w:pPr>
    <w:rPr>
      <w:rFonts w:ascii="Times New Roman" w:eastAsia="SimSun" w:hAnsi="Times New Roman" w:cs="Simplified Arabic"/>
      <w:b/>
      <w:bCs/>
      <w:i/>
      <w:iCs/>
      <w:color w:val="4F81BD"/>
      <w:sz w:val="24"/>
      <w:szCs w:val="24"/>
      <w:lang w:bidi="ar-AE"/>
    </w:rPr>
  </w:style>
  <w:style w:type="character" w:customStyle="1" w:styleId="webdict1">
    <w:name w:val="webdict1"/>
    <w:basedOn w:val="DefaultParagraphFont"/>
    <w:rsid w:val="00962850"/>
    <w:rPr>
      <w:b/>
      <w:bCs/>
    </w:rPr>
  </w:style>
  <w:style w:type="paragraph" w:styleId="TOCHeading">
    <w:name w:val="TOC Heading"/>
    <w:basedOn w:val="Normal"/>
    <w:qFormat/>
    <w:rsid w:val="00962850"/>
    <w:pPr>
      <w:tabs>
        <w:tab w:val="left" w:pos="360"/>
        <w:tab w:val="left" w:pos="720"/>
        <w:tab w:val="left" w:pos="1080"/>
      </w:tabs>
      <w:spacing w:before="120" w:after="240" w:line="240" w:lineRule="auto"/>
      <w:ind w:firstLine="360"/>
      <w:jc w:val="center"/>
    </w:pPr>
    <w:rPr>
      <w:rFonts w:ascii="Times New Roman" w:eastAsia="PMingLiU" w:hAnsi="Times New Roman" w:cs="Angsana New"/>
      <w:b/>
      <w:sz w:val="24"/>
      <w:szCs w:val="20"/>
      <w:lang w:eastAsia="en-US"/>
    </w:rPr>
  </w:style>
  <w:style w:type="character" w:customStyle="1" w:styleId="st1">
    <w:name w:val="st1"/>
    <w:basedOn w:val="DefaultParagraphFont"/>
    <w:rsid w:val="00962850"/>
  </w:style>
  <w:style w:type="table" w:customStyle="1" w:styleId="TableGrid11">
    <w:name w:val="Table Grid11"/>
    <w:basedOn w:val="TableNormal"/>
    <w:next w:val="TableGrid"/>
    <w:uiPriority w:val="59"/>
    <w:rsid w:val="00962850"/>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
    <w:name w:val="No List11"/>
    <w:next w:val="NoList"/>
    <w:uiPriority w:val="99"/>
    <w:semiHidden/>
    <w:unhideWhenUsed/>
    <w:rsid w:val="00962850"/>
  </w:style>
  <w:style w:type="paragraph" w:customStyle="1" w:styleId="1HangingIndent">
    <w:name w:val="1&quot;Hanging Indent"/>
    <w:basedOn w:val="Normal"/>
    <w:rsid w:val="00962850"/>
    <w:pPr>
      <w:spacing w:after="240" w:line="480" w:lineRule="atLeast"/>
      <w:ind w:left="1440" w:hanging="1440"/>
    </w:pPr>
    <w:rPr>
      <w:rFonts w:ascii="Arial" w:eastAsia="SimSun" w:hAnsi="Arial" w:cs="Times New Roman"/>
      <w:sz w:val="20"/>
      <w:szCs w:val="24"/>
    </w:rPr>
  </w:style>
  <w:style w:type="paragraph" w:customStyle="1" w:styleId="12HangingIndent">
    <w:name w:val="1/2&quot;Hanging Indent"/>
    <w:basedOn w:val="Normal"/>
    <w:rsid w:val="00962850"/>
    <w:pPr>
      <w:spacing w:after="240" w:line="480" w:lineRule="atLeast"/>
      <w:ind w:left="720" w:hanging="720"/>
    </w:pPr>
    <w:rPr>
      <w:rFonts w:ascii="Arial" w:eastAsia="SimSun" w:hAnsi="Arial" w:cs="Times New Roman"/>
      <w:sz w:val="20"/>
      <w:szCs w:val="24"/>
    </w:rPr>
  </w:style>
  <w:style w:type="paragraph" w:customStyle="1" w:styleId="BlockIndent">
    <w:name w:val="Block Indent"/>
    <w:basedOn w:val="Normal"/>
    <w:rsid w:val="00962850"/>
    <w:pPr>
      <w:spacing w:after="240" w:line="240" w:lineRule="atLeast"/>
      <w:ind w:left="1440" w:right="1440"/>
    </w:pPr>
    <w:rPr>
      <w:rFonts w:ascii="Arial" w:eastAsia="SimSun" w:hAnsi="Arial" w:cs="Times New Roman"/>
      <w:sz w:val="20"/>
      <w:szCs w:val="24"/>
    </w:rPr>
  </w:style>
  <w:style w:type="paragraph" w:styleId="EnvelopeReturn">
    <w:name w:val="envelope return"/>
    <w:basedOn w:val="Normal"/>
    <w:rsid w:val="00962850"/>
    <w:pPr>
      <w:spacing w:after="0" w:line="240" w:lineRule="atLeast"/>
    </w:pPr>
    <w:rPr>
      <w:rFonts w:ascii="Arial" w:eastAsia="SimSun" w:hAnsi="Arial" w:cs="Times New Roman"/>
      <w:sz w:val="20"/>
      <w:szCs w:val="24"/>
    </w:rPr>
  </w:style>
  <w:style w:type="paragraph" w:styleId="Index1">
    <w:name w:val="index 1"/>
    <w:basedOn w:val="Normal"/>
    <w:next w:val="Normal"/>
    <w:autoRedefine/>
    <w:rsid w:val="00962850"/>
    <w:pPr>
      <w:spacing w:after="240" w:line="240" w:lineRule="auto"/>
      <w:ind w:left="245" w:hanging="245"/>
    </w:pPr>
    <w:rPr>
      <w:rFonts w:ascii="Arial" w:eastAsia="SimSun" w:hAnsi="Arial" w:cs="Times New Roman"/>
      <w:sz w:val="24"/>
      <w:szCs w:val="24"/>
    </w:rPr>
  </w:style>
  <w:style w:type="paragraph" w:styleId="IndexHeading">
    <w:name w:val="index heading"/>
    <w:basedOn w:val="Normal"/>
    <w:next w:val="Index1"/>
    <w:rsid w:val="00962850"/>
    <w:pPr>
      <w:spacing w:after="240" w:line="240" w:lineRule="auto"/>
    </w:pPr>
    <w:rPr>
      <w:rFonts w:ascii="Arial" w:eastAsia="SimSun" w:hAnsi="Arial" w:cs="Arial"/>
      <w:b/>
      <w:bCs/>
      <w:sz w:val="24"/>
      <w:szCs w:val="24"/>
    </w:rPr>
  </w:style>
  <w:style w:type="paragraph" w:styleId="MacroText">
    <w:name w:val="macro"/>
    <w:link w:val="MacroTextChar"/>
    <w:rsid w:val="00962850"/>
    <w:pPr>
      <w:tabs>
        <w:tab w:val="left" w:pos="480"/>
        <w:tab w:val="left" w:pos="960"/>
        <w:tab w:val="left" w:pos="1440"/>
        <w:tab w:val="left" w:pos="1920"/>
        <w:tab w:val="left" w:pos="2400"/>
        <w:tab w:val="left" w:pos="2880"/>
        <w:tab w:val="left" w:pos="3360"/>
        <w:tab w:val="left" w:pos="3840"/>
        <w:tab w:val="left" w:pos="4320"/>
      </w:tabs>
      <w:overflowPunct w:val="0"/>
      <w:autoSpaceDE w:val="0"/>
      <w:autoSpaceDN w:val="0"/>
      <w:adjustRightInd w:val="0"/>
      <w:spacing w:after="0" w:line="240" w:lineRule="atLeast"/>
      <w:textAlignment w:val="baseline"/>
    </w:pPr>
    <w:rPr>
      <w:rFonts w:ascii="Arial" w:eastAsia="SimSun" w:hAnsi="Arial" w:cs="Times New Roman"/>
      <w:sz w:val="16"/>
      <w:szCs w:val="20"/>
      <w:lang w:eastAsia="en-US"/>
    </w:rPr>
  </w:style>
  <w:style w:type="character" w:customStyle="1" w:styleId="MacroTextChar">
    <w:name w:val="Macro Text Char"/>
    <w:basedOn w:val="DefaultParagraphFont"/>
    <w:link w:val="MacroText"/>
    <w:rsid w:val="00962850"/>
    <w:rPr>
      <w:rFonts w:ascii="Arial" w:eastAsia="SimSun" w:hAnsi="Arial" w:cs="Times New Roman"/>
      <w:sz w:val="16"/>
      <w:szCs w:val="20"/>
      <w:lang w:eastAsia="en-US"/>
    </w:rPr>
  </w:style>
  <w:style w:type="paragraph" w:styleId="MessageHeader">
    <w:name w:val="Message Header"/>
    <w:basedOn w:val="Normal"/>
    <w:link w:val="MessageHeaderChar"/>
    <w:rsid w:val="00962850"/>
    <w:pPr>
      <w:pBdr>
        <w:top w:val="single" w:sz="6" w:space="1" w:color="auto"/>
        <w:left w:val="single" w:sz="6" w:space="1" w:color="auto"/>
        <w:bottom w:val="single" w:sz="6" w:space="1" w:color="auto"/>
        <w:right w:val="single" w:sz="6" w:space="1" w:color="auto"/>
      </w:pBdr>
      <w:shd w:val="pct20" w:color="auto" w:fill="auto"/>
      <w:spacing w:after="240" w:line="240" w:lineRule="auto"/>
      <w:ind w:left="1080" w:hanging="1080"/>
    </w:pPr>
    <w:rPr>
      <w:rFonts w:ascii="Arial" w:eastAsia="SimSun" w:hAnsi="Arial" w:cs="Arial"/>
      <w:sz w:val="24"/>
      <w:szCs w:val="24"/>
    </w:rPr>
  </w:style>
  <w:style w:type="character" w:customStyle="1" w:styleId="MessageHeaderChar">
    <w:name w:val="Message Header Char"/>
    <w:basedOn w:val="DefaultParagraphFont"/>
    <w:link w:val="MessageHeader"/>
    <w:rsid w:val="00962850"/>
    <w:rPr>
      <w:rFonts w:ascii="Arial" w:eastAsia="SimSun" w:hAnsi="Arial" w:cs="Arial"/>
      <w:sz w:val="24"/>
      <w:szCs w:val="24"/>
      <w:shd w:val="pct20" w:color="auto" w:fill="auto"/>
    </w:rPr>
  </w:style>
  <w:style w:type="paragraph" w:customStyle="1" w:styleId="PageNumber0">
    <w:name w:val="PageNumber"/>
    <w:basedOn w:val="Normal"/>
    <w:rsid w:val="00962850"/>
    <w:pPr>
      <w:spacing w:after="0" w:line="240" w:lineRule="atLeast"/>
    </w:pPr>
    <w:rPr>
      <w:rFonts w:ascii="Arial" w:eastAsia="SimSun" w:hAnsi="Arial" w:cs="Times New Roman"/>
      <w:sz w:val="20"/>
      <w:szCs w:val="24"/>
    </w:rPr>
  </w:style>
  <w:style w:type="paragraph" w:customStyle="1" w:styleId="remarks">
    <w:name w:val="remarks"/>
    <w:basedOn w:val="Normal"/>
    <w:rsid w:val="00962850"/>
    <w:pPr>
      <w:widowControl w:val="0"/>
      <w:spacing w:before="100" w:after="100" w:line="240" w:lineRule="auto"/>
      <w:ind w:left="720" w:right="720"/>
    </w:pPr>
    <w:rPr>
      <w:rFonts w:ascii="Tahoma" w:eastAsia="SimSun" w:hAnsi="Tahoma" w:cs="Times New Roman"/>
      <w:color w:val="0000FF"/>
      <w:sz w:val="24"/>
      <w:szCs w:val="24"/>
    </w:rPr>
  </w:style>
  <w:style w:type="paragraph" w:customStyle="1" w:styleId="Separator">
    <w:name w:val="Separator"/>
    <w:basedOn w:val="Normal"/>
    <w:rsid w:val="00962850"/>
    <w:pPr>
      <w:tabs>
        <w:tab w:val="right" w:leader="hyphen" w:pos="5875"/>
      </w:tabs>
      <w:spacing w:after="240" w:line="240" w:lineRule="auto"/>
    </w:pPr>
    <w:rPr>
      <w:rFonts w:ascii="Arial" w:eastAsia="SimSun" w:hAnsi="Arial" w:cs="Times New Roman"/>
      <w:sz w:val="20"/>
      <w:szCs w:val="24"/>
    </w:rPr>
  </w:style>
  <w:style w:type="character" w:customStyle="1" w:styleId="CommentTextChar1">
    <w:name w:val="Comment Text Char1"/>
    <w:basedOn w:val="DefaultParagraphFont"/>
    <w:semiHidden/>
    <w:rsid w:val="00962850"/>
    <w:rPr>
      <w:rFonts w:ascii="Arial" w:hAnsi="Arial"/>
      <w:szCs w:val="24"/>
      <w:lang w:eastAsia="zh-CN"/>
    </w:rPr>
  </w:style>
  <w:style w:type="paragraph" w:styleId="Index3">
    <w:name w:val="index 3"/>
    <w:basedOn w:val="Normal"/>
    <w:next w:val="Normal"/>
    <w:autoRedefine/>
    <w:rsid w:val="00962850"/>
    <w:pPr>
      <w:spacing w:after="240" w:line="240" w:lineRule="atLeast"/>
      <w:ind w:left="777" w:hanging="259"/>
    </w:pPr>
    <w:rPr>
      <w:rFonts w:ascii="Arial" w:eastAsia="SimSun" w:hAnsi="Arial" w:cs="Times New Roman"/>
      <w:sz w:val="20"/>
      <w:szCs w:val="24"/>
    </w:rPr>
  </w:style>
  <w:style w:type="paragraph" w:styleId="Index4">
    <w:name w:val="index 4"/>
    <w:basedOn w:val="Normal"/>
    <w:next w:val="Normal"/>
    <w:autoRedefine/>
    <w:rsid w:val="00962850"/>
    <w:pPr>
      <w:spacing w:after="240" w:line="240" w:lineRule="atLeast"/>
      <w:ind w:left="1037" w:hanging="259"/>
    </w:pPr>
    <w:rPr>
      <w:rFonts w:ascii="Arial" w:eastAsia="SimSun" w:hAnsi="Arial" w:cs="Times New Roman"/>
      <w:sz w:val="20"/>
      <w:szCs w:val="24"/>
    </w:rPr>
  </w:style>
  <w:style w:type="paragraph" w:styleId="Index5">
    <w:name w:val="index 5"/>
    <w:basedOn w:val="Normal"/>
    <w:next w:val="Normal"/>
    <w:autoRedefine/>
    <w:rsid w:val="00962850"/>
    <w:pPr>
      <w:spacing w:after="240" w:line="240" w:lineRule="atLeast"/>
      <w:ind w:left="1296" w:hanging="259"/>
    </w:pPr>
    <w:rPr>
      <w:rFonts w:ascii="Arial" w:eastAsia="SimSun" w:hAnsi="Arial" w:cs="Times New Roman"/>
      <w:sz w:val="20"/>
      <w:szCs w:val="24"/>
    </w:rPr>
  </w:style>
  <w:style w:type="paragraph" w:styleId="Index6">
    <w:name w:val="index 6"/>
    <w:basedOn w:val="Normal"/>
    <w:next w:val="Normal"/>
    <w:autoRedefine/>
    <w:uiPriority w:val="99"/>
    <w:rsid w:val="00962850"/>
    <w:pPr>
      <w:spacing w:after="240" w:line="240" w:lineRule="atLeast"/>
      <w:ind w:left="1555" w:hanging="259"/>
    </w:pPr>
    <w:rPr>
      <w:rFonts w:ascii="Arial" w:eastAsia="SimSun" w:hAnsi="Arial" w:cs="Times New Roman"/>
      <w:sz w:val="20"/>
      <w:szCs w:val="24"/>
    </w:rPr>
  </w:style>
  <w:style w:type="paragraph" w:styleId="Index7">
    <w:name w:val="index 7"/>
    <w:basedOn w:val="Normal"/>
    <w:next w:val="Normal"/>
    <w:autoRedefine/>
    <w:rsid w:val="00962850"/>
    <w:pPr>
      <w:spacing w:after="240" w:line="240" w:lineRule="atLeast"/>
      <w:ind w:left="1814" w:hanging="259"/>
    </w:pPr>
    <w:rPr>
      <w:rFonts w:ascii="Arial" w:eastAsia="SimSun" w:hAnsi="Arial" w:cs="Times New Roman"/>
      <w:sz w:val="20"/>
      <w:szCs w:val="24"/>
    </w:rPr>
  </w:style>
  <w:style w:type="paragraph" w:styleId="Index8">
    <w:name w:val="index 8"/>
    <w:basedOn w:val="Normal"/>
    <w:next w:val="Normal"/>
    <w:autoRedefine/>
    <w:rsid w:val="00962850"/>
    <w:pPr>
      <w:spacing w:after="240" w:line="240" w:lineRule="atLeast"/>
      <w:ind w:left="2073" w:hanging="259"/>
    </w:pPr>
    <w:rPr>
      <w:rFonts w:ascii="Arial" w:eastAsia="SimSun" w:hAnsi="Arial" w:cs="Times New Roman"/>
      <w:sz w:val="20"/>
      <w:szCs w:val="24"/>
    </w:rPr>
  </w:style>
  <w:style w:type="paragraph" w:styleId="Index9">
    <w:name w:val="index 9"/>
    <w:basedOn w:val="Normal"/>
    <w:next w:val="Normal"/>
    <w:autoRedefine/>
    <w:rsid w:val="00962850"/>
    <w:pPr>
      <w:spacing w:after="240" w:line="240" w:lineRule="atLeast"/>
      <w:ind w:left="2333" w:hanging="259"/>
    </w:pPr>
    <w:rPr>
      <w:rFonts w:ascii="Arial" w:eastAsia="SimSun" w:hAnsi="Arial" w:cs="Times New Roman"/>
      <w:sz w:val="20"/>
      <w:szCs w:val="24"/>
    </w:rPr>
  </w:style>
  <w:style w:type="paragraph" w:styleId="List">
    <w:name w:val="List"/>
    <w:basedOn w:val="Normal"/>
    <w:rsid w:val="00962850"/>
    <w:pPr>
      <w:spacing w:after="240" w:line="240" w:lineRule="atLeast"/>
      <w:ind w:left="360" w:hanging="360"/>
    </w:pPr>
    <w:rPr>
      <w:rFonts w:ascii="Arial" w:eastAsia="SimSun" w:hAnsi="Arial" w:cs="Times New Roman"/>
      <w:sz w:val="20"/>
      <w:szCs w:val="24"/>
    </w:rPr>
  </w:style>
  <w:style w:type="paragraph" w:styleId="List2">
    <w:name w:val="List 2"/>
    <w:basedOn w:val="Normal"/>
    <w:rsid w:val="00962850"/>
    <w:pPr>
      <w:spacing w:after="240" w:line="240" w:lineRule="atLeast"/>
      <w:ind w:left="720" w:hanging="360"/>
    </w:pPr>
    <w:rPr>
      <w:rFonts w:ascii="Arial" w:eastAsia="SimSun" w:hAnsi="Arial" w:cs="Times New Roman"/>
      <w:sz w:val="20"/>
      <w:szCs w:val="24"/>
    </w:rPr>
  </w:style>
  <w:style w:type="paragraph" w:styleId="List3">
    <w:name w:val="List 3"/>
    <w:basedOn w:val="Normal"/>
    <w:rsid w:val="00962850"/>
    <w:pPr>
      <w:spacing w:after="240" w:line="240" w:lineRule="atLeast"/>
      <w:ind w:left="1080" w:hanging="360"/>
    </w:pPr>
    <w:rPr>
      <w:rFonts w:ascii="Arial" w:eastAsia="SimSun" w:hAnsi="Arial" w:cs="Times New Roman"/>
      <w:sz w:val="20"/>
      <w:szCs w:val="24"/>
    </w:rPr>
  </w:style>
  <w:style w:type="paragraph" w:styleId="List4">
    <w:name w:val="List 4"/>
    <w:basedOn w:val="Normal"/>
    <w:rsid w:val="00962850"/>
    <w:pPr>
      <w:spacing w:after="240" w:line="240" w:lineRule="atLeast"/>
      <w:ind w:left="1440" w:hanging="360"/>
    </w:pPr>
    <w:rPr>
      <w:rFonts w:ascii="Arial" w:eastAsia="SimSun" w:hAnsi="Arial" w:cs="Times New Roman"/>
      <w:sz w:val="20"/>
      <w:szCs w:val="24"/>
    </w:rPr>
  </w:style>
  <w:style w:type="paragraph" w:styleId="List5">
    <w:name w:val="List 5"/>
    <w:basedOn w:val="Normal"/>
    <w:rsid w:val="00962850"/>
    <w:pPr>
      <w:spacing w:after="240" w:line="240" w:lineRule="atLeast"/>
      <w:ind w:left="1800" w:hanging="360"/>
    </w:pPr>
    <w:rPr>
      <w:rFonts w:ascii="Arial" w:eastAsia="SimSun" w:hAnsi="Arial" w:cs="Times New Roman"/>
      <w:sz w:val="20"/>
      <w:szCs w:val="24"/>
    </w:rPr>
  </w:style>
  <w:style w:type="paragraph" w:styleId="NoteHeading">
    <w:name w:val="Note Heading"/>
    <w:basedOn w:val="Normal"/>
    <w:next w:val="Normal"/>
    <w:link w:val="NoteHeadingChar"/>
    <w:rsid w:val="00962850"/>
    <w:pPr>
      <w:spacing w:after="240" w:line="240" w:lineRule="atLeast"/>
    </w:pPr>
    <w:rPr>
      <w:rFonts w:ascii="Arial" w:eastAsia="SimSun" w:hAnsi="Arial" w:cs="Times New Roman"/>
      <w:sz w:val="20"/>
      <w:szCs w:val="24"/>
    </w:rPr>
  </w:style>
  <w:style w:type="character" w:customStyle="1" w:styleId="NoteHeadingChar">
    <w:name w:val="Note Heading Char"/>
    <w:basedOn w:val="DefaultParagraphFont"/>
    <w:link w:val="NoteHeading"/>
    <w:rsid w:val="00962850"/>
    <w:rPr>
      <w:rFonts w:ascii="Arial" w:eastAsia="SimSun" w:hAnsi="Arial" w:cs="Times New Roman"/>
      <w:sz w:val="20"/>
      <w:szCs w:val="24"/>
    </w:rPr>
  </w:style>
  <w:style w:type="paragraph" w:styleId="Signature">
    <w:name w:val="Signature"/>
    <w:basedOn w:val="Normal"/>
    <w:link w:val="SignatureChar"/>
    <w:rsid w:val="00962850"/>
    <w:pPr>
      <w:numPr>
        <w:numId w:val="8"/>
      </w:numPr>
      <w:spacing w:after="240" w:line="240" w:lineRule="atLeast"/>
      <w:ind w:left="4320"/>
    </w:pPr>
    <w:rPr>
      <w:rFonts w:ascii="Arial" w:eastAsia="SimSun" w:hAnsi="Arial" w:cs="Times New Roman"/>
      <w:sz w:val="20"/>
      <w:szCs w:val="24"/>
    </w:rPr>
  </w:style>
  <w:style w:type="character" w:customStyle="1" w:styleId="SignatureChar">
    <w:name w:val="Signature Char"/>
    <w:basedOn w:val="DefaultParagraphFont"/>
    <w:link w:val="Signature"/>
    <w:rsid w:val="00962850"/>
    <w:rPr>
      <w:rFonts w:ascii="Arial" w:eastAsia="SimSun" w:hAnsi="Arial" w:cs="Times New Roman"/>
      <w:sz w:val="20"/>
      <w:szCs w:val="24"/>
    </w:rPr>
  </w:style>
  <w:style w:type="paragraph" w:styleId="TableofFigures">
    <w:name w:val="table of figures"/>
    <w:basedOn w:val="Normal"/>
    <w:next w:val="Normal"/>
    <w:rsid w:val="00962850"/>
    <w:pPr>
      <w:spacing w:after="240" w:line="240" w:lineRule="atLeast"/>
      <w:ind w:left="518" w:hanging="518"/>
    </w:pPr>
    <w:rPr>
      <w:rFonts w:ascii="Arial" w:eastAsia="SimSun" w:hAnsi="Arial" w:cs="Times New Roman"/>
      <w:sz w:val="20"/>
      <w:szCs w:val="24"/>
    </w:rPr>
  </w:style>
  <w:style w:type="character" w:customStyle="1" w:styleId="coyname">
    <w:name w:val="coyname"/>
    <w:basedOn w:val="DefaultParagraphFont"/>
    <w:rsid w:val="00962850"/>
  </w:style>
  <w:style w:type="character" w:customStyle="1" w:styleId="UNDO">
    <w:name w:val="UNDO"/>
    <w:basedOn w:val="DefaultParagraphFont"/>
    <w:rsid w:val="00962850"/>
    <w:rPr>
      <w:rFonts w:ascii="Arial" w:hAnsi="Arial"/>
      <w:color w:val="FF0000"/>
    </w:rPr>
  </w:style>
  <w:style w:type="character" w:customStyle="1" w:styleId="word-english-s1">
    <w:name w:val="word-english-s1"/>
    <w:basedOn w:val="DefaultParagraphFont"/>
    <w:rsid w:val="00962850"/>
    <w:rPr>
      <w:rFonts w:ascii="Arial" w:hAnsi="Arial" w:cs="Arial" w:hint="default"/>
      <w:color w:val="666666"/>
      <w:sz w:val="15"/>
      <w:szCs w:val="15"/>
    </w:rPr>
  </w:style>
  <w:style w:type="paragraph" w:customStyle="1" w:styleId="SCHEDULE1">
    <w:name w:val="SCHEDULE 1"/>
    <w:basedOn w:val="Normal"/>
    <w:next w:val="BodyText"/>
    <w:rsid w:val="00962850"/>
    <w:pPr>
      <w:spacing w:after="240" w:line="240" w:lineRule="atLeast"/>
      <w:jc w:val="center"/>
      <w:outlineLvl w:val="0"/>
    </w:pPr>
    <w:rPr>
      <w:rFonts w:ascii="Arial" w:eastAsia="PMingLiU" w:hAnsi="Arial" w:cs="Times New Roman"/>
      <w:b/>
      <w:szCs w:val="24"/>
      <w:lang w:eastAsia="en-US"/>
    </w:rPr>
  </w:style>
  <w:style w:type="paragraph" w:customStyle="1" w:styleId="SCHEDULE2">
    <w:name w:val="SCHEDULE 2"/>
    <w:basedOn w:val="Normal"/>
    <w:next w:val="BodyText"/>
    <w:rsid w:val="00962850"/>
    <w:pPr>
      <w:numPr>
        <w:ilvl w:val="1"/>
      </w:numPr>
      <w:spacing w:after="240" w:line="240" w:lineRule="atLeast"/>
      <w:jc w:val="center"/>
      <w:outlineLvl w:val="1"/>
    </w:pPr>
    <w:rPr>
      <w:rFonts w:ascii="Arial" w:eastAsia="PMingLiU" w:hAnsi="Arial" w:cs="Times New Roman"/>
      <w:szCs w:val="24"/>
      <w:lang w:eastAsia="en-US"/>
    </w:rPr>
  </w:style>
  <w:style w:type="paragraph" w:customStyle="1" w:styleId="SCHEDULE3">
    <w:name w:val="SCHEDULE 3"/>
    <w:basedOn w:val="Normal"/>
    <w:next w:val="BodyText"/>
    <w:rsid w:val="00962850"/>
    <w:pPr>
      <w:numPr>
        <w:ilvl w:val="2"/>
      </w:numPr>
      <w:tabs>
        <w:tab w:val="num" w:pos="720"/>
      </w:tabs>
      <w:spacing w:after="240" w:line="240" w:lineRule="atLeast"/>
      <w:ind w:left="720" w:hanging="720"/>
      <w:jc w:val="both"/>
      <w:outlineLvl w:val="2"/>
    </w:pPr>
    <w:rPr>
      <w:rFonts w:ascii="Arial" w:eastAsia="PMingLiU" w:hAnsi="Arial" w:cs="Times New Roman"/>
      <w:szCs w:val="24"/>
      <w:lang w:eastAsia="en-US"/>
    </w:rPr>
  </w:style>
  <w:style w:type="paragraph" w:customStyle="1" w:styleId="SCHEDULE4">
    <w:name w:val="SCHEDULE 4"/>
    <w:basedOn w:val="Normal"/>
    <w:next w:val="BodyText"/>
    <w:rsid w:val="00962850"/>
    <w:pPr>
      <w:numPr>
        <w:ilvl w:val="3"/>
      </w:numPr>
      <w:tabs>
        <w:tab w:val="num" w:pos="0"/>
      </w:tabs>
      <w:spacing w:after="240" w:line="240" w:lineRule="atLeast"/>
      <w:ind w:left="1440" w:hanging="720"/>
      <w:jc w:val="both"/>
      <w:outlineLvl w:val="3"/>
    </w:pPr>
    <w:rPr>
      <w:rFonts w:ascii="Arial" w:eastAsia="PMingLiU" w:hAnsi="Arial" w:cs="Times New Roman"/>
      <w:szCs w:val="24"/>
      <w:lang w:eastAsia="en-US"/>
    </w:rPr>
  </w:style>
  <w:style w:type="paragraph" w:customStyle="1" w:styleId="SCHEDULE5">
    <w:name w:val="SCHEDULE 5"/>
    <w:basedOn w:val="Normal"/>
    <w:next w:val="BodyText"/>
    <w:rsid w:val="00962850"/>
    <w:pPr>
      <w:numPr>
        <w:ilvl w:val="4"/>
      </w:numPr>
      <w:tabs>
        <w:tab w:val="num" w:pos="0"/>
      </w:tabs>
      <w:spacing w:after="240" w:line="240" w:lineRule="atLeast"/>
      <w:ind w:left="2160" w:hanging="720"/>
      <w:jc w:val="both"/>
      <w:outlineLvl w:val="4"/>
    </w:pPr>
    <w:rPr>
      <w:rFonts w:ascii="Arial" w:eastAsia="PMingLiU" w:hAnsi="Arial" w:cs="Times New Roman"/>
      <w:szCs w:val="24"/>
      <w:lang w:eastAsia="en-US"/>
    </w:rPr>
  </w:style>
  <w:style w:type="paragraph" w:customStyle="1" w:styleId="SCHEDULE6">
    <w:name w:val="SCHEDULE 6"/>
    <w:basedOn w:val="Normal"/>
    <w:next w:val="BodyText"/>
    <w:rsid w:val="00962850"/>
    <w:pPr>
      <w:keepNext/>
      <w:numPr>
        <w:ilvl w:val="5"/>
      </w:numPr>
      <w:tabs>
        <w:tab w:val="num" w:pos="720"/>
      </w:tabs>
      <w:spacing w:after="240" w:line="240" w:lineRule="atLeast"/>
      <w:ind w:left="720" w:hanging="720"/>
      <w:jc w:val="both"/>
      <w:outlineLvl w:val="5"/>
    </w:pPr>
    <w:rPr>
      <w:rFonts w:ascii="Arial" w:eastAsia="PMingLiU" w:hAnsi="Arial" w:cs="Times New Roman"/>
      <w:b/>
      <w:szCs w:val="24"/>
      <w:u w:val="single"/>
      <w:lang w:eastAsia="en-US"/>
    </w:rPr>
  </w:style>
  <w:style w:type="paragraph" w:customStyle="1" w:styleId="SCHEDULE7">
    <w:name w:val="SCHEDULE 7"/>
    <w:basedOn w:val="Normal"/>
    <w:next w:val="BodyText"/>
    <w:rsid w:val="00962850"/>
    <w:pPr>
      <w:numPr>
        <w:ilvl w:val="6"/>
      </w:numPr>
      <w:tabs>
        <w:tab w:val="num" w:pos="0"/>
      </w:tabs>
      <w:spacing w:after="240" w:line="240" w:lineRule="atLeast"/>
      <w:ind w:left="720" w:hanging="720"/>
      <w:jc w:val="both"/>
      <w:outlineLvl w:val="6"/>
    </w:pPr>
    <w:rPr>
      <w:rFonts w:ascii="Arial" w:eastAsia="PMingLiU" w:hAnsi="Arial" w:cs="Times New Roman"/>
      <w:szCs w:val="24"/>
      <w:lang w:eastAsia="en-US"/>
    </w:rPr>
  </w:style>
  <w:style w:type="paragraph" w:customStyle="1" w:styleId="SCHEDULE8">
    <w:name w:val="SCHEDULE 8"/>
    <w:basedOn w:val="Normal"/>
    <w:next w:val="BodyText"/>
    <w:rsid w:val="00962850"/>
    <w:pPr>
      <w:numPr>
        <w:ilvl w:val="7"/>
      </w:numPr>
      <w:tabs>
        <w:tab w:val="num" w:pos="0"/>
      </w:tabs>
      <w:spacing w:after="240" w:line="240" w:lineRule="atLeast"/>
      <w:ind w:left="1440" w:hanging="720"/>
      <w:jc w:val="both"/>
      <w:outlineLvl w:val="7"/>
    </w:pPr>
    <w:rPr>
      <w:rFonts w:ascii="Arial" w:eastAsia="PMingLiU" w:hAnsi="Arial" w:cs="Times New Roman"/>
      <w:szCs w:val="24"/>
      <w:lang w:eastAsia="en-US"/>
    </w:rPr>
  </w:style>
  <w:style w:type="paragraph" w:customStyle="1" w:styleId="SCHEDULE9">
    <w:name w:val="SCHEDULE 9"/>
    <w:basedOn w:val="Normal"/>
    <w:next w:val="BodyText"/>
    <w:rsid w:val="00962850"/>
    <w:pPr>
      <w:numPr>
        <w:ilvl w:val="8"/>
      </w:numPr>
      <w:spacing w:after="240" w:line="240" w:lineRule="atLeast"/>
      <w:outlineLvl w:val="8"/>
    </w:pPr>
    <w:rPr>
      <w:rFonts w:ascii="Arial" w:eastAsia="PMingLiU" w:hAnsi="Arial" w:cs="Times New Roman"/>
      <w:szCs w:val="24"/>
      <w:lang w:eastAsia="en-US"/>
    </w:rPr>
  </w:style>
  <w:style w:type="paragraph" w:customStyle="1" w:styleId="BodyTextNoIndent">
    <w:name w:val="Body Text No Indent"/>
    <w:basedOn w:val="BodyText"/>
    <w:uiPriority w:val="19"/>
    <w:qFormat/>
    <w:rsid w:val="00962850"/>
    <w:pPr>
      <w:widowControl/>
      <w:spacing w:line="240" w:lineRule="atLeast"/>
      <w:ind w:firstLine="0"/>
    </w:pPr>
    <w:rPr>
      <w:rFonts w:ascii="Arial" w:eastAsia="SimSun" w:hAnsi="Arial"/>
      <w:color w:val="auto"/>
      <w:szCs w:val="24"/>
      <w:lang w:val="en-US" w:eastAsia="zh-CN"/>
    </w:rPr>
  </w:style>
  <w:style w:type="character" w:styleId="SubtleEmphasis">
    <w:name w:val="Subtle Emphasis"/>
    <w:uiPriority w:val="19"/>
    <w:qFormat/>
    <w:rsid w:val="00962850"/>
    <w:rPr>
      <w:i/>
      <w:color w:val="5A5A5A"/>
    </w:rPr>
  </w:style>
  <w:style w:type="character" w:styleId="IntenseEmphasis">
    <w:name w:val="Intense Emphasis"/>
    <w:basedOn w:val="DefaultParagraphFont"/>
    <w:uiPriority w:val="21"/>
    <w:qFormat/>
    <w:rsid w:val="00962850"/>
    <w:rPr>
      <w:b/>
      <w:i/>
      <w:sz w:val="24"/>
      <w:szCs w:val="24"/>
      <w:u w:val="single"/>
    </w:rPr>
  </w:style>
  <w:style w:type="character" w:styleId="SubtleReference">
    <w:name w:val="Subtle Reference"/>
    <w:basedOn w:val="DefaultParagraphFont"/>
    <w:uiPriority w:val="31"/>
    <w:qFormat/>
    <w:rsid w:val="00962850"/>
    <w:rPr>
      <w:sz w:val="24"/>
      <w:szCs w:val="24"/>
      <w:u w:val="single"/>
    </w:rPr>
  </w:style>
  <w:style w:type="character" w:styleId="IntenseReference">
    <w:name w:val="Intense Reference"/>
    <w:basedOn w:val="DefaultParagraphFont"/>
    <w:uiPriority w:val="32"/>
    <w:qFormat/>
    <w:rsid w:val="00962850"/>
    <w:rPr>
      <w:b/>
      <w:sz w:val="24"/>
      <w:u w:val="single"/>
    </w:rPr>
  </w:style>
  <w:style w:type="character" w:styleId="BookTitle">
    <w:name w:val="Book Title"/>
    <w:basedOn w:val="DefaultParagraphFont"/>
    <w:uiPriority w:val="99"/>
    <w:qFormat/>
    <w:rsid w:val="00962850"/>
    <w:rPr>
      <w:rFonts w:ascii="Cambria" w:eastAsia="SimSun" w:hAnsi="Cambria"/>
      <w:b/>
      <w:i/>
      <w:sz w:val="24"/>
      <w:szCs w:val="24"/>
    </w:rPr>
  </w:style>
  <w:style w:type="character" w:customStyle="1" w:styleId="Citation">
    <w:name w:val="Citation"/>
    <w:basedOn w:val="DefaultParagraphFont"/>
    <w:uiPriority w:val="89"/>
    <w:qFormat/>
    <w:rsid w:val="00962850"/>
    <w:rPr>
      <w:u w:val="single"/>
    </w:rPr>
  </w:style>
  <w:style w:type="paragraph" w:customStyle="1" w:styleId="BodyTextDouble">
    <w:name w:val="Body Text Double"/>
    <w:basedOn w:val="BodyText"/>
    <w:uiPriority w:val="19"/>
    <w:qFormat/>
    <w:rsid w:val="00962850"/>
    <w:pPr>
      <w:widowControl/>
      <w:spacing w:line="240" w:lineRule="atLeast"/>
      <w:ind w:firstLine="0"/>
    </w:pPr>
    <w:rPr>
      <w:rFonts w:ascii="Arial" w:eastAsia="SimSun" w:hAnsi="Arial"/>
      <w:color w:val="auto"/>
      <w:szCs w:val="24"/>
      <w:lang w:val="en-US" w:eastAsia="zh-CN"/>
    </w:rPr>
  </w:style>
  <w:style w:type="paragraph" w:customStyle="1" w:styleId="StandardAshurst">
    <w:name w:val="StandardAshurst"/>
    <w:basedOn w:val="Normal"/>
    <w:rsid w:val="00962850"/>
    <w:pPr>
      <w:suppressAutoHyphens/>
      <w:spacing w:after="0" w:line="264" w:lineRule="auto"/>
      <w:jc w:val="both"/>
    </w:pPr>
    <w:rPr>
      <w:rFonts w:ascii="Verdana" w:eastAsia="MS Mincho" w:hAnsi="Verdana" w:cs="Times New Roman"/>
      <w:sz w:val="18"/>
      <w:szCs w:val="20"/>
      <w:lang w:val="en-GB"/>
    </w:rPr>
  </w:style>
  <w:style w:type="paragraph" w:customStyle="1" w:styleId="TableAshurst">
    <w:name w:val="TableAshurst"/>
    <w:basedOn w:val="Normal"/>
    <w:rsid w:val="00962850"/>
    <w:pPr>
      <w:suppressAutoHyphens/>
      <w:spacing w:before="110" w:after="110" w:line="264" w:lineRule="auto"/>
      <w:jc w:val="both"/>
    </w:pPr>
    <w:rPr>
      <w:rFonts w:ascii="Verdana" w:eastAsia="MS Mincho" w:hAnsi="Verdana" w:cs="Times New Roman"/>
      <w:sz w:val="18"/>
      <w:szCs w:val="20"/>
      <w:lang w:val="en-GB"/>
    </w:rPr>
  </w:style>
  <w:style w:type="numbering" w:customStyle="1" w:styleId="NoList2">
    <w:name w:val="No List2"/>
    <w:next w:val="NoList"/>
    <w:uiPriority w:val="99"/>
    <w:semiHidden/>
    <w:unhideWhenUsed/>
    <w:rsid w:val="00962850"/>
  </w:style>
  <w:style w:type="character" w:customStyle="1" w:styleId="st">
    <w:name w:val="st"/>
    <w:basedOn w:val="DefaultParagraphFont"/>
    <w:rsid w:val="00962850"/>
  </w:style>
  <w:style w:type="paragraph" w:customStyle="1" w:styleId="TableParagraph">
    <w:name w:val="Table Paragraph"/>
    <w:basedOn w:val="Normal"/>
    <w:uiPriority w:val="1"/>
    <w:qFormat/>
    <w:rsid w:val="00962850"/>
    <w:pPr>
      <w:widowControl w:val="0"/>
      <w:spacing w:after="0" w:line="240" w:lineRule="auto"/>
    </w:pPr>
    <w:rPr>
      <w:rFonts w:ascii="Calibri" w:eastAsia="Calibri" w:hAnsi="Calibri" w:cs="Times New Roman"/>
      <w:lang w:eastAsia="en-US"/>
    </w:rPr>
  </w:style>
  <w:style w:type="numbering" w:customStyle="1" w:styleId="NoList3">
    <w:name w:val="No List3"/>
    <w:next w:val="NoList"/>
    <w:uiPriority w:val="99"/>
    <w:semiHidden/>
    <w:unhideWhenUsed/>
    <w:rsid w:val="00962850"/>
  </w:style>
  <w:style w:type="table" w:customStyle="1" w:styleId="TableGrid2">
    <w:name w:val="Table Grid2"/>
    <w:basedOn w:val="TableNormal"/>
    <w:next w:val="TableGrid"/>
    <w:uiPriority w:val="59"/>
    <w:rsid w:val="00962850"/>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gal2Cont1">
    <w:name w:val="Legal2 Cont 1"/>
    <w:basedOn w:val="Normal"/>
    <w:link w:val="Legal2Cont1Char"/>
    <w:rsid w:val="00962850"/>
    <w:pPr>
      <w:spacing w:after="240" w:line="240" w:lineRule="auto"/>
    </w:pPr>
    <w:rPr>
      <w:rFonts w:ascii="Times New Roman" w:eastAsia="Times New Roman" w:hAnsi="Times New Roman" w:cs="Times New Roman"/>
      <w:sz w:val="20"/>
      <w:szCs w:val="20"/>
      <w:lang w:eastAsia="en-US"/>
    </w:rPr>
  </w:style>
  <w:style w:type="character" w:customStyle="1" w:styleId="Legal2Cont1Char">
    <w:name w:val="Legal2 Cont 1 Char"/>
    <w:basedOn w:val="DefaultParagraphFont"/>
    <w:link w:val="Legal2Cont1"/>
    <w:rsid w:val="00962850"/>
    <w:rPr>
      <w:rFonts w:ascii="Times New Roman" w:eastAsia="Times New Roman" w:hAnsi="Times New Roman" w:cs="Times New Roman"/>
      <w:sz w:val="20"/>
      <w:szCs w:val="20"/>
      <w:lang w:eastAsia="en-US"/>
    </w:rPr>
  </w:style>
  <w:style w:type="paragraph" w:customStyle="1" w:styleId="Legal2Cont2">
    <w:name w:val="Legal2 Cont 2"/>
    <w:basedOn w:val="Legal2Cont1"/>
    <w:link w:val="Legal2Cont2Char"/>
    <w:rsid w:val="00962850"/>
  </w:style>
  <w:style w:type="character" w:customStyle="1" w:styleId="Legal2Cont2Char">
    <w:name w:val="Legal2 Cont 2 Char"/>
    <w:basedOn w:val="DefaultParagraphFont"/>
    <w:link w:val="Legal2Cont2"/>
    <w:rsid w:val="00962850"/>
    <w:rPr>
      <w:rFonts w:ascii="Times New Roman" w:eastAsia="Times New Roman" w:hAnsi="Times New Roman" w:cs="Times New Roman"/>
      <w:sz w:val="20"/>
      <w:szCs w:val="20"/>
      <w:lang w:eastAsia="en-US"/>
    </w:rPr>
  </w:style>
  <w:style w:type="paragraph" w:customStyle="1" w:styleId="Legal2Cont3">
    <w:name w:val="Legal2 Cont 3"/>
    <w:basedOn w:val="Legal2Cont2"/>
    <w:link w:val="Legal2Cont3Char"/>
    <w:rsid w:val="00962850"/>
  </w:style>
  <w:style w:type="character" w:customStyle="1" w:styleId="Legal2Cont3Char">
    <w:name w:val="Legal2 Cont 3 Char"/>
    <w:basedOn w:val="DefaultParagraphFont"/>
    <w:link w:val="Legal2Cont3"/>
    <w:rsid w:val="00962850"/>
    <w:rPr>
      <w:rFonts w:ascii="Times New Roman" w:eastAsia="Times New Roman" w:hAnsi="Times New Roman" w:cs="Times New Roman"/>
      <w:sz w:val="20"/>
      <w:szCs w:val="20"/>
      <w:lang w:eastAsia="en-US"/>
    </w:rPr>
  </w:style>
  <w:style w:type="paragraph" w:customStyle="1" w:styleId="Legal2Cont4">
    <w:name w:val="Legal2 Cont 4"/>
    <w:basedOn w:val="Legal2Cont3"/>
    <w:link w:val="Legal2Cont4Char"/>
    <w:rsid w:val="00962850"/>
  </w:style>
  <w:style w:type="character" w:customStyle="1" w:styleId="Legal2Cont4Char">
    <w:name w:val="Legal2 Cont 4 Char"/>
    <w:basedOn w:val="DefaultParagraphFont"/>
    <w:link w:val="Legal2Cont4"/>
    <w:rsid w:val="00962850"/>
    <w:rPr>
      <w:rFonts w:ascii="Times New Roman" w:eastAsia="Times New Roman" w:hAnsi="Times New Roman" w:cs="Times New Roman"/>
      <w:sz w:val="20"/>
      <w:szCs w:val="20"/>
      <w:lang w:eastAsia="en-US"/>
    </w:rPr>
  </w:style>
  <w:style w:type="paragraph" w:customStyle="1" w:styleId="Legal2Cont5">
    <w:name w:val="Legal2 Cont 5"/>
    <w:basedOn w:val="Legal2Cont4"/>
    <w:link w:val="Legal2Cont5Char"/>
    <w:rsid w:val="00962850"/>
  </w:style>
  <w:style w:type="character" w:customStyle="1" w:styleId="Legal2Cont5Char">
    <w:name w:val="Legal2 Cont 5 Char"/>
    <w:basedOn w:val="DefaultParagraphFont"/>
    <w:link w:val="Legal2Cont5"/>
    <w:rsid w:val="00962850"/>
    <w:rPr>
      <w:rFonts w:ascii="Times New Roman" w:eastAsia="Times New Roman" w:hAnsi="Times New Roman" w:cs="Times New Roman"/>
      <w:sz w:val="20"/>
      <w:szCs w:val="20"/>
      <w:lang w:eastAsia="en-US"/>
    </w:rPr>
  </w:style>
  <w:style w:type="paragraph" w:customStyle="1" w:styleId="Legal2Cont6">
    <w:name w:val="Legal2 Cont 6"/>
    <w:basedOn w:val="Legal2Cont5"/>
    <w:link w:val="Legal2Cont6Char"/>
    <w:rsid w:val="00962850"/>
  </w:style>
  <w:style w:type="character" w:customStyle="1" w:styleId="Legal2Cont6Char">
    <w:name w:val="Legal2 Cont 6 Char"/>
    <w:basedOn w:val="DefaultParagraphFont"/>
    <w:link w:val="Legal2Cont6"/>
    <w:rsid w:val="00962850"/>
    <w:rPr>
      <w:rFonts w:ascii="Times New Roman" w:eastAsia="Times New Roman" w:hAnsi="Times New Roman" w:cs="Times New Roman"/>
      <w:sz w:val="20"/>
      <w:szCs w:val="20"/>
      <w:lang w:eastAsia="en-US"/>
    </w:rPr>
  </w:style>
  <w:style w:type="paragraph" w:customStyle="1" w:styleId="Legal2Cont7">
    <w:name w:val="Legal2 Cont 7"/>
    <w:basedOn w:val="Legal2Cont6"/>
    <w:link w:val="Legal2Cont7Char"/>
    <w:rsid w:val="00962850"/>
  </w:style>
  <w:style w:type="character" w:customStyle="1" w:styleId="Legal2Cont7Char">
    <w:name w:val="Legal2 Cont 7 Char"/>
    <w:basedOn w:val="DefaultParagraphFont"/>
    <w:link w:val="Legal2Cont7"/>
    <w:rsid w:val="00962850"/>
    <w:rPr>
      <w:rFonts w:ascii="Times New Roman" w:eastAsia="Times New Roman" w:hAnsi="Times New Roman" w:cs="Times New Roman"/>
      <w:sz w:val="20"/>
      <w:szCs w:val="20"/>
      <w:lang w:eastAsia="en-US"/>
    </w:rPr>
  </w:style>
  <w:style w:type="paragraph" w:customStyle="1" w:styleId="Legal2Cont8">
    <w:name w:val="Legal2 Cont 8"/>
    <w:basedOn w:val="Legal2Cont7"/>
    <w:link w:val="Legal2Cont8Char"/>
    <w:rsid w:val="00962850"/>
  </w:style>
  <w:style w:type="character" w:customStyle="1" w:styleId="Legal2Cont8Char">
    <w:name w:val="Legal2 Cont 8 Char"/>
    <w:basedOn w:val="DefaultParagraphFont"/>
    <w:link w:val="Legal2Cont8"/>
    <w:rsid w:val="00962850"/>
    <w:rPr>
      <w:rFonts w:ascii="Times New Roman" w:eastAsia="Times New Roman" w:hAnsi="Times New Roman" w:cs="Times New Roman"/>
      <w:sz w:val="20"/>
      <w:szCs w:val="20"/>
      <w:lang w:eastAsia="en-US"/>
    </w:rPr>
  </w:style>
  <w:style w:type="paragraph" w:customStyle="1" w:styleId="Legal2Cont9">
    <w:name w:val="Legal2 Cont 9"/>
    <w:basedOn w:val="Legal2Cont8"/>
    <w:link w:val="Legal2Cont9Char"/>
    <w:rsid w:val="00962850"/>
  </w:style>
  <w:style w:type="character" w:customStyle="1" w:styleId="Legal2Cont9Char">
    <w:name w:val="Legal2 Cont 9 Char"/>
    <w:basedOn w:val="DefaultParagraphFont"/>
    <w:link w:val="Legal2Cont9"/>
    <w:rsid w:val="00962850"/>
    <w:rPr>
      <w:rFonts w:ascii="Times New Roman" w:eastAsia="Times New Roman" w:hAnsi="Times New Roman" w:cs="Times New Roman"/>
      <w:sz w:val="20"/>
      <w:szCs w:val="20"/>
      <w:lang w:eastAsia="en-US"/>
    </w:rPr>
  </w:style>
  <w:style w:type="paragraph" w:styleId="Caption">
    <w:name w:val="caption"/>
    <w:basedOn w:val="Normal"/>
    <w:next w:val="Normal"/>
    <w:uiPriority w:val="39"/>
    <w:semiHidden/>
    <w:unhideWhenUsed/>
    <w:qFormat/>
    <w:rsid w:val="00962850"/>
    <w:pPr>
      <w:spacing w:after="0" w:line="240" w:lineRule="auto"/>
    </w:pPr>
    <w:rPr>
      <w:rFonts w:ascii="Calibri" w:eastAsia="SimSun" w:hAnsi="Calibri" w:cs="Times New Roman"/>
      <w:b/>
      <w:bCs/>
      <w:sz w:val="18"/>
      <w:szCs w:val="18"/>
      <w:lang w:val="en-GB" w:eastAsia="zh-TW"/>
    </w:rPr>
  </w:style>
  <w:style w:type="character" w:customStyle="1" w:styleId="NoSpacingChar">
    <w:name w:val="No Spacing Char"/>
    <w:basedOn w:val="DefaultParagraphFont"/>
    <w:link w:val="NoSpacing"/>
    <w:uiPriority w:val="8"/>
    <w:rsid w:val="00962850"/>
    <w:rPr>
      <w:rFonts w:ascii="Times New Roman" w:hAnsi="Times New Roman" w:cs="Times New Roman"/>
      <w:sz w:val="24"/>
      <w:szCs w:val="24"/>
      <w:lang w:eastAsia="zh-TW"/>
    </w:rPr>
  </w:style>
  <w:style w:type="paragraph" w:customStyle="1" w:styleId="Alpha">
    <w:name w:val="Alpha"/>
    <w:basedOn w:val="BodyText"/>
    <w:uiPriority w:val="4"/>
    <w:qFormat/>
    <w:rsid w:val="00962850"/>
    <w:pPr>
      <w:widowControl/>
      <w:numPr>
        <w:numId w:val="12"/>
      </w:numPr>
      <w:spacing w:before="100" w:after="100"/>
    </w:pPr>
    <w:rPr>
      <w:rFonts w:ascii="Arial" w:eastAsia="Times New Roman" w:hAnsi="Arial"/>
      <w:color w:val="auto"/>
      <w:lang w:eastAsia="en-US"/>
    </w:rPr>
  </w:style>
  <w:style w:type="paragraph" w:customStyle="1" w:styleId="AlphaBrackets">
    <w:name w:val="AlphaBrackets"/>
    <w:basedOn w:val="BodyText"/>
    <w:uiPriority w:val="4"/>
    <w:qFormat/>
    <w:rsid w:val="00962850"/>
    <w:pPr>
      <w:widowControl/>
      <w:numPr>
        <w:numId w:val="10"/>
      </w:numPr>
      <w:spacing w:before="100" w:after="100"/>
    </w:pPr>
    <w:rPr>
      <w:rFonts w:ascii="Arial" w:eastAsia="Times New Roman" w:hAnsi="Arial"/>
      <w:color w:val="auto"/>
      <w:lang w:eastAsia="en-US"/>
    </w:rPr>
  </w:style>
  <w:style w:type="paragraph" w:customStyle="1" w:styleId="Numeric">
    <w:name w:val="Numeric"/>
    <w:basedOn w:val="BodyText"/>
    <w:uiPriority w:val="4"/>
    <w:qFormat/>
    <w:rsid w:val="00962850"/>
    <w:pPr>
      <w:widowControl/>
      <w:numPr>
        <w:numId w:val="13"/>
      </w:numPr>
      <w:spacing w:before="100" w:after="100"/>
    </w:pPr>
    <w:rPr>
      <w:rFonts w:ascii="Arial" w:eastAsia="Times New Roman" w:hAnsi="Arial"/>
      <w:color w:val="auto"/>
      <w:lang w:eastAsia="en-US"/>
    </w:rPr>
  </w:style>
  <w:style w:type="paragraph" w:customStyle="1" w:styleId="NumericBrackets">
    <w:name w:val="NumericBrackets"/>
    <w:basedOn w:val="BodyText"/>
    <w:uiPriority w:val="4"/>
    <w:qFormat/>
    <w:rsid w:val="00962850"/>
    <w:pPr>
      <w:widowControl/>
      <w:numPr>
        <w:numId w:val="11"/>
      </w:numPr>
      <w:spacing w:before="100" w:after="100"/>
    </w:pPr>
    <w:rPr>
      <w:rFonts w:ascii="Arial" w:eastAsia="Times New Roman" w:hAnsi="Arial"/>
      <w:color w:val="auto"/>
      <w:lang w:eastAsia="en-US"/>
    </w:rPr>
  </w:style>
  <w:style w:type="paragraph" w:customStyle="1" w:styleId="FootnoteTextContinue">
    <w:name w:val="Footnote Text Continue"/>
    <w:basedOn w:val="Normal"/>
    <w:uiPriority w:val="39"/>
    <w:semiHidden/>
    <w:rsid w:val="00962850"/>
    <w:pPr>
      <w:spacing w:after="0" w:line="240" w:lineRule="auto"/>
      <w:ind w:left="425"/>
    </w:pPr>
    <w:rPr>
      <w:rFonts w:ascii="Arial" w:eastAsia="Batang" w:hAnsi="Arial" w:cs="Times New Roman"/>
      <w:sz w:val="18"/>
      <w:szCs w:val="20"/>
      <w:lang w:val="en-GB" w:eastAsia="en-GB"/>
    </w:rPr>
  </w:style>
  <w:style w:type="paragraph" w:customStyle="1" w:styleId="Para10">
    <w:name w:val="Para 1"/>
    <w:basedOn w:val="Heading1"/>
    <w:qFormat/>
    <w:rsid w:val="00962850"/>
    <w:pPr>
      <w:tabs>
        <w:tab w:val="left" w:pos="709"/>
      </w:tabs>
      <w:spacing w:beforeAutospacing="0" w:afterAutospacing="0"/>
      <w:ind w:left="709" w:hanging="709"/>
    </w:pPr>
    <w:rPr>
      <w:rFonts w:ascii="Arial" w:eastAsia="Batang" w:hAnsi="Arial"/>
      <w:b w:val="0"/>
      <w:bCs w:val="0"/>
      <w:kern w:val="0"/>
      <w:sz w:val="20"/>
      <w:szCs w:val="20"/>
      <w:lang w:val="en-GB" w:eastAsia="en-GB"/>
    </w:rPr>
  </w:style>
  <w:style w:type="paragraph" w:customStyle="1" w:styleId="Para2">
    <w:name w:val="Para 2"/>
    <w:basedOn w:val="Heading2"/>
    <w:qFormat/>
    <w:rsid w:val="00962850"/>
    <w:pPr>
      <w:keepNext w:val="0"/>
      <w:spacing w:before="100" w:after="100"/>
      <w:ind w:left="2430" w:hanging="360"/>
    </w:pPr>
    <w:rPr>
      <w:rFonts w:ascii="Arial" w:eastAsia="Batang" w:hAnsi="Arial" w:cs="Times New Roman"/>
      <w:bCs w:val="0"/>
      <w:color w:val="auto"/>
      <w:szCs w:val="20"/>
      <w:lang w:eastAsia="en-GB"/>
    </w:rPr>
  </w:style>
  <w:style w:type="paragraph" w:customStyle="1" w:styleId="Para3">
    <w:name w:val="Para 3"/>
    <w:basedOn w:val="Heading3"/>
    <w:qFormat/>
    <w:rsid w:val="00962850"/>
    <w:pPr>
      <w:keepNext w:val="0"/>
      <w:spacing w:before="100" w:after="100"/>
      <w:ind w:left="2160" w:hanging="720"/>
    </w:pPr>
    <w:rPr>
      <w:rFonts w:ascii="Arial" w:eastAsia="Batang" w:hAnsi="Arial" w:cs="Times New Roman"/>
      <w:b/>
      <w:bCs w:val="0"/>
      <w:color w:val="auto"/>
      <w:szCs w:val="20"/>
      <w:u w:val="none"/>
      <w:lang w:eastAsia="en-GB"/>
    </w:rPr>
  </w:style>
  <w:style w:type="paragraph" w:customStyle="1" w:styleId="Para4">
    <w:name w:val="Para 4"/>
    <w:basedOn w:val="Heading4"/>
    <w:qFormat/>
    <w:rsid w:val="00962850"/>
    <w:pPr>
      <w:keepNext w:val="0"/>
      <w:keepLines w:val="0"/>
      <w:numPr>
        <w:ilvl w:val="3"/>
      </w:numPr>
      <w:tabs>
        <w:tab w:val="num" w:pos="2268"/>
      </w:tabs>
      <w:autoSpaceDE/>
      <w:autoSpaceDN/>
      <w:adjustRightInd/>
      <w:spacing w:before="100" w:after="100" w:line="240" w:lineRule="auto"/>
      <w:ind w:left="2268" w:right="0" w:hanging="709"/>
    </w:pPr>
    <w:rPr>
      <w:rFonts w:ascii="Arial" w:eastAsia="Batang" w:hAnsi="Arial"/>
      <w:sz w:val="20"/>
      <w:szCs w:val="20"/>
      <w:lang w:val="en-GB" w:eastAsia="en-GB"/>
    </w:rPr>
  </w:style>
  <w:style w:type="paragraph" w:customStyle="1" w:styleId="Para5">
    <w:name w:val="Para 5"/>
    <w:basedOn w:val="Heading5"/>
    <w:qFormat/>
    <w:rsid w:val="00962850"/>
    <w:pPr>
      <w:keepNext w:val="0"/>
      <w:keepLines w:val="0"/>
      <w:numPr>
        <w:ilvl w:val="4"/>
      </w:numPr>
      <w:tabs>
        <w:tab w:val="num" w:pos="2977"/>
      </w:tabs>
      <w:autoSpaceDE/>
      <w:autoSpaceDN/>
      <w:adjustRightInd/>
      <w:spacing w:before="100" w:after="100" w:line="240" w:lineRule="auto"/>
      <w:ind w:left="2977" w:right="0" w:hanging="709"/>
    </w:pPr>
    <w:rPr>
      <w:rFonts w:ascii="Arial" w:eastAsia="Batang" w:hAnsi="Arial"/>
      <w:sz w:val="20"/>
      <w:szCs w:val="20"/>
      <w:lang w:val="en-GB" w:eastAsia="en-GB"/>
    </w:rPr>
  </w:style>
  <w:style w:type="paragraph" w:customStyle="1" w:styleId="Para6">
    <w:name w:val="Para 6"/>
    <w:basedOn w:val="Heading6"/>
    <w:qFormat/>
    <w:rsid w:val="00962850"/>
    <w:pPr>
      <w:keepNext w:val="0"/>
      <w:keepLines w:val="0"/>
      <w:numPr>
        <w:ilvl w:val="5"/>
      </w:numPr>
      <w:tabs>
        <w:tab w:val="num" w:pos="3686"/>
      </w:tabs>
      <w:autoSpaceDE/>
      <w:autoSpaceDN/>
      <w:adjustRightInd/>
      <w:spacing w:before="100" w:after="100" w:line="240" w:lineRule="auto"/>
      <w:ind w:left="3686" w:right="0" w:hanging="709"/>
    </w:pPr>
    <w:rPr>
      <w:rFonts w:ascii="Arial" w:eastAsia="Batang" w:hAnsi="Arial"/>
      <w:sz w:val="20"/>
      <w:szCs w:val="20"/>
      <w:lang w:val="en-GB" w:eastAsia="en-GB"/>
    </w:rPr>
  </w:style>
  <w:style w:type="paragraph" w:customStyle="1" w:styleId="Para7">
    <w:name w:val="Para 7"/>
    <w:basedOn w:val="Heading7"/>
    <w:qFormat/>
    <w:rsid w:val="00962850"/>
    <w:pPr>
      <w:keepNext w:val="0"/>
      <w:keepLines w:val="0"/>
      <w:numPr>
        <w:ilvl w:val="6"/>
      </w:numPr>
      <w:tabs>
        <w:tab w:val="num" w:pos="4394"/>
      </w:tabs>
      <w:autoSpaceDE/>
      <w:autoSpaceDN/>
      <w:adjustRightInd/>
      <w:spacing w:before="100" w:after="100" w:line="240" w:lineRule="auto"/>
      <w:ind w:left="4395" w:right="0" w:hanging="709"/>
    </w:pPr>
    <w:rPr>
      <w:rFonts w:ascii="Arial" w:eastAsia="Batang" w:hAnsi="Arial"/>
      <w:sz w:val="20"/>
      <w:szCs w:val="20"/>
      <w:lang w:val="en-GB" w:eastAsia="en-GB"/>
    </w:rPr>
  </w:style>
  <w:style w:type="paragraph" w:customStyle="1" w:styleId="DefinitionLevel1">
    <w:name w:val="Definition Level 1"/>
    <w:basedOn w:val="BodyText1"/>
    <w:uiPriority w:val="4"/>
    <w:qFormat/>
    <w:rsid w:val="00962850"/>
    <w:pPr>
      <w:spacing w:before="100" w:after="100" w:line="240" w:lineRule="auto"/>
      <w:ind w:left="1560" w:hanging="851"/>
      <w:jc w:val="left"/>
    </w:pPr>
    <w:rPr>
      <w:rFonts w:ascii="Arial" w:eastAsia="Batang" w:hAnsi="Arial" w:cs="Times New Roman"/>
      <w:sz w:val="20"/>
      <w:szCs w:val="20"/>
      <w:lang w:val="en-GB" w:bidi="ar-SA"/>
    </w:rPr>
  </w:style>
  <w:style w:type="paragraph" w:customStyle="1" w:styleId="DefinitionLevel2">
    <w:name w:val="Definition Level 2"/>
    <w:basedOn w:val="DefinitionLevel1"/>
    <w:uiPriority w:val="4"/>
    <w:qFormat/>
    <w:rsid w:val="00962850"/>
    <w:pPr>
      <w:ind w:left="2268" w:hanging="709"/>
    </w:pPr>
  </w:style>
  <w:style w:type="paragraph" w:customStyle="1" w:styleId="AppendixHeading">
    <w:name w:val="Appendix Heading"/>
    <w:basedOn w:val="BodyText1"/>
    <w:next w:val="BodyText"/>
    <w:uiPriority w:val="5"/>
    <w:rsid w:val="00962850"/>
    <w:pPr>
      <w:numPr>
        <w:numId w:val="14"/>
      </w:numPr>
      <w:spacing w:after="100" w:line="240" w:lineRule="auto"/>
      <w:jc w:val="center"/>
    </w:pPr>
    <w:rPr>
      <w:rFonts w:ascii="Arial" w:eastAsia="Batang" w:hAnsi="Arial" w:cs="Times New Roman"/>
      <w:b/>
      <w:caps/>
      <w:sz w:val="20"/>
      <w:szCs w:val="20"/>
      <w:lang w:val="en-GB" w:bidi="ar-SA"/>
    </w:rPr>
  </w:style>
  <w:style w:type="paragraph" w:customStyle="1" w:styleId="SchedulePara1">
    <w:name w:val="Schedule Para 1"/>
    <w:basedOn w:val="ScheduleHeading1"/>
    <w:qFormat/>
    <w:rsid w:val="00962850"/>
    <w:pPr>
      <w:keepNext w:val="0"/>
      <w:tabs>
        <w:tab w:val="clear" w:pos="1559"/>
        <w:tab w:val="clear" w:pos="2268"/>
        <w:tab w:val="clear" w:pos="2977"/>
        <w:tab w:val="clear" w:pos="3686"/>
        <w:tab w:val="clear" w:pos="4394"/>
        <w:tab w:val="clear" w:pos="8789"/>
      </w:tabs>
      <w:spacing w:before="100" w:line="240" w:lineRule="auto"/>
      <w:jc w:val="left"/>
    </w:pPr>
    <w:rPr>
      <w:rFonts w:ascii="Arial" w:hAnsi="Arial"/>
      <w:b w:val="0"/>
      <w:caps w:val="0"/>
      <w:sz w:val="20"/>
      <w:lang w:eastAsia="en-US"/>
    </w:rPr>
  </w:style>
  <w:style w:type="paragraph" w:customStyle="1" w:styleId="SchedulePara2">
    <w:name w:val="Schedule Para 2"/>
    <w:basedOn w:val="ScheduleHeading2"/>
    <w:qFormat/>
    <w:rsid w:val="00962850"/>
    <w:pPr>
      <w:keepNext w:val="0"/>
      <w:numPr>
        <w:ilvl w:val="1"/>
      </w:numPr>
      <w:tabs>
        <w:tab w:val="clear" w:pos="1559"/>
        <w:tab w:val="clear" w:pos="2268"/>
        <w:tab w:val="clear" w:pos="2977"/>
        <w:tab w:val="clear" w:pos="3686"/>
        <w:tab w:val="clear" w:pos="4394"/>
        <w:tab w:val="clear" w:pos="8789"/>
        <w:tab w:val="num" w:pos="709"/>
      </w:tabs>
      <w:spacing w:line="240" w:lineRule="auto"/>
      <w:ind w:left="709" w:hanging="709"/>
      <w:jc w:val="left"/>
    </w:pPr>
    <w:rPr>
      <w:rFonts w:ascii="Arial" w:hAnsi="Arial"/>
      <w:b w:val="0"/>
      <w:sz w:val="20"/>
      <w:lang w:eastAsia="en-GB"/>
    </w:rPr>
  </w:style>
  <w:style w:type="paragraph" w:customStyle="1" w:styleId="SchedulePara3">
    <w:name w:val="Schedule Para 3"/>
    <w:basedOn w:val="ScheduleHeading3"/>
    <w:qFormat/>
    <w:rsid w:val="00962850"/>
    <w:pPr>
      <w:numPr>
        <w:ilvl w:val="2"/>
      </w:numPr>
      <w:tabs>
        <w:tab w:val="clear" w:pos="2268"/>
        <w:tab w:val="clear" w:pos="2977"/>
        <w:tab w:val="clear" w:pos="3686"/>
        <w:tab w:val="clear" w:pos="4394"/>
        <w:tab w:val="clear" w:pos="8789"/>
        <w:tab w:val="num" w:pos="1559"/>
      </w:tabs>
      <w:spacing w:line="240" w:lineRule="auto"/>
      <w:ind w:left="1560" w:hanging="851"/>
      <w:jc w:val="left"/>
    </w:pPr>
    <w:rPr>
      <w:rFonts w:ascii="Arial" w:hAnsi="Arial"/>
      <w:sz w:val="20"/>
      <w:lang w:eastAsia="en-GB"/>
    </w:rPr>
  </w:style>
  <w:style w:type="paragraph" w:customStyle="1" w:styleId="SchedulePara4">
    <w:name w:val="Schedule Para 4"/>
    <w:basedOn w:val="ScheduleHeading4"/>
    <w:qFormat/>
    <w:rsid w:val="00962850"/>
    <w:pPr>
      <w:numPr>
        <w:ilvl w:val="3"/>
      </w:numPr>
      <w:tabs>
        <w:tab w:val="clear" w:pos="2977"/>
        <w:tab w:val="clear" w:pos="3686"/>
        <w:tab w:val="clear" w:pos="4394"/>
        <w:tab w:val="clear" w:pos="8789"/>
        <w:tab w:val="num" w:pos="2268"/>
      </w:tabs>
      <w:spacing w:line="240" w:lineRule="auto"/>
      <w:ind w:left="2268" w:hanging="709"/>
      <w:jc w:val="left"/>
    </w:pPr>
    <w:rPr>
      <w:rFonts w:ascii="Arial" w:hAnsi="Arial"/>
      <w:sz w:val="20"/>
      <w:lang w:eastAsia="en-GB"/>
    </w:rPr>
  </w:style>
  <w:style w:type="paragraph" w:customStyle="1" w:styleId="SchedulePara5">
    <w:name w:val="Schedule Para 5"/>
    <w:basedOn w:val="ScheduleHeading5"/>
    <w:qFormat/>
    <w:rsid w:val="00962850"/>
    <w:pPr>
      <w:numPr>
        <w:ilvl w:val="4"/>
      </w:numPr>
      <w:tabs>
        <w:tab w:val="clear" w:pos="3686"/>
        <w:tab w:val="clear" w:pos="4394"/>
        <w:tab w:val="clear" w:pos="8789"/>
        <w:tab w:val="num" w:pos="2977"/>
      </w:tabs>
      <w:spacing w:line="240" w:lineRule="auto"/>
      <w:ind w:left="2977" w:hanging="709"/>
      <w:jc w:val="left"/>
    </w:pPr>
    <w:rPr>
      <w:rFonts w:ascii="Arial" w:hAnsi="Arial"/>
      <w:sz w:val="20"/>
      <w:lang w:eastAsia="en-GB"/>
    </w:rPr>
  </w:style>
  <w:style w:type="paragraph" w:customStyle="1" w:styleId="SchedulePara6">
    <w:name w:val="Schedule Para 6"/>
    <w:basedOn w:val="ScheduleHeading6"/>
    <w:qFormat/>
    <w:rsid w:val="00962850"/>
    <w:pPr>
      <w:numPr>
        <w:ilvl w:val="5"/>
      </w:numPr>
      <w:tabs>
        <w:tab w:val="clear" w:pos="4394"/>
        <w:tab w:val="clear" w:pos="8789"/>
        <w:tab w:val="num" w:pos="3686"/>
      </w:tabs>
      <w:spacing w:line="240" w:lineRule="auto"/>
      <w:ind w:left="3686" w:hanging="709"/>
      <w:jc w:val="left"/>
    </w:pPr>
    <w:rPr>
      <w:rFonts w:ascii="Arial" w:hAnsi="Arial"/>
      <w:sz w:val="20"/>
      <w:lang w:eastAsia="en-GB"/>
    </w:rPr>
  </w:style>
  <w:style w:type="paragraph" w:customStyle="1" w:styleId="SchedulePara7">
    <w:name w:val="Schedule Para 7"/>
    <w:basedOn w:val="ScheduleHeading7"/>
    <w:qFormat/>
    <w:rsid w:val="00962850"/>
    <w:pPr>
      <w:numPr>
        <w:ilvl w:val="6"/>
      </w:numPr>
      <w:tabs>
        <w:tab w:val="clear" w:pos="8789"/>
        <w:tab w:val="num" w:pos="4394"/>
      </w:tabs>
      <w:spacing w:line="240" w:lineRule="auto"/>
      <w:ind w:left="4395" w:hanging="709"/>
      <w:jc w:val="left"/>
    </w:pPr>
    <w:rPr>
      <w:rFonts w:ascii="Arial" w:hAnsi="Arial"/>
      <w:sz w:val="20"/>
      <w:lang w:eastAsia="en-GB"/>
    </w:rPr>
  </w:style>
  <w:style w:type="paragraph" w:customStyle="1" w:styleId="ScheduleTitle">
    <w:name w:val="Schedule Title"/>
    <w:basedOn w:val="BodyText"/>
    <w:next w:val="BodyText"/>
    <w:qFormat/>
    <w:rsid w:val="00962850"/>
    <w:pPr>
      <w:widowControl/>
      <w:numPr>
        <w:numId w:val="15"/>
      </w:numPr>
      <w:spacing w:before="200" w:after="100"/>
      <w:jc w:val="center"/>
    </w:pPr>
    <w:rPr>
      <w:rFonts w:ascii="Arial" w:eastAsia="Batang" w:hAnsi="Arial"/>
      <w:b/>
      <w:caps/>
      <w:color w:val="auto"/>
      <w:lang w:eastAsia="en-US"/>
    </w:rPr>
  </w:style>
  <w:style w:type="paragraph" w:customStyle="1" w:styleId="SchedulePart">
    <w:name w:val="Schedule Part"/>
    <w:basedOn w:val="BodyText"/>
    <w:next w:val="BodyText"/>
    <w:qFormat/>
    <w:rsid w:val="00962850"/>
    <w:pPr>
      <w:widowControl/>
      <w:numPr>
        <w:numId w:val="16"/>
      </w:numPr>
      <w:spacing w:before="200" w:after="100"/>
      <w:ind w:firstLine="289"/>
      <w:jc w:val="center"/>
    </w:pPr>
    <w:rPr>
      <w:rFonts w:ascii="Arial" w:eastAsia="Batang" w:hAnsi="Arial"/>
      <w:b/>
      <w:caps/>
      <w:color w:val="auto"/>
      <w:lang w:eastAsia="en-US"/>
    </w:rPr>
  </w:style>
  <w:style w:type="table" w:styleId="Table3Deffects1">
    <w:name w:val="Table 3D effects 1"/>
    <w:basedOn w:val="TableNormal"/>
    <w:rsid w:val="00962850"/>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styleId="LineNumber">
    <w:name w:val="line number"/>
    <w:basedOn w:val="DefaultParagraphFont"/>
    <w:rsid w:val="00962850"/>
  </w:style>
  <w:style w:type="paragraph" w:customStyle="1" w:styleId="DocID">
    <w:name w:val="DocID"/>
    <w:basedOn w:val="Normal"/>
    <w:rsid w:val="00962850"/>
    <w:pPr>
      <w:widowControl w:val="0"/>
      <w:tabs>
        <w:tab w:val="center" w:pos="4514"/>
      </w:tabs>
      <w:autoSpaceDE w:val="0"/>
      <w:autoSpaceDN w:val="0"/>
      <w:adjustRightInd w:val="0"/>
      <w:spacing w:after="0" w:line="240" w:lineRule="auto"/>
      <w:jc w:val="both"/>
    </w:pPr>
    <w:rPr>
      <w:rFonts w:ascii="Palatino Linotype" w:eastAsia="PMingLiU" w:hAnsi="Palatino Linotype" w:cs="Times New Roman"/>
      <w:color w:val="0C0C0C"/>
      <w:sz w:val="20"/>
      <w:szCs w:val="24"/>
      <w:lang w:eastAsia="en-US"/>
    </w:rPr>
  </w:style>
  <w:style w:type="paragraph" w:customStyle="1" w:styleId="Normal12pt">
    <w:name w:val="Normal + 12 pt"/>
    <w:basedOn w:val="Normal"/>
    <w:rsid w:val="00962850"/>
    <w:pPr>
      <w:widowControl w:val="0"/>
      <w:spacing w:after="0" w:line="240" w:lineRule="auto"/>
      <w:jc w:val="both"/>
    </w:pPr>
    <w:rPr>
      <w:rFonts w:ascii="Times New Roman" w:eastAsia="SimSun" w:hAnsi="Times New Roman" w:cs="Times New Roman"/>
      <w:kern w:val="2"/>
      <w:sz w:val="24"/>
      <w:szCs w:val="24"/>
    </w:rPr>
  </w:style>
  <w:style w:type="character" w:customStyle="1" w:styleId="Legal2L1Char">
    <w:name w:val="Legal2_L1 Char"/>
    <w:basedOn w:val="DefaultParagraphFont"/>
    <w:link w:val="Legal2L1"/>
    <w:rsid w:val="00962850"/>
    <w:rPr>
      <w:rFonts w:ascii="Times New Roman" w:eastAsia="Times New Roman" w:hAnsi="Times New Roman" w:cs="Times New Roman"/>
      <w:sz w:val="20"/>
      <w:szCs w:val="20"/>
      <w:lang w:eastAsia="en-US"/>
    </w:rPr>
  </w:style>
  <w:style w:type="character" w:styleId="PlaceholderText">
    <w:name w:val="Placeholder Text"/>
    <w:basedOn w:val="DefaultParagraphFont"/>
    <w:uiPriority w:val="99"/>
    <w:semiHidden/>
    <w:rsid w:val="00962850"/>
    <w:rPr>
      <w:color w:val="808080"/>
    </w:rPr>
  </w:style>
  <w:style w:type="numbering" w:customStyle="1" w:styleId="NoList4">
    <w:name w:val="No List4"/>
    <w:next w:val="NoList"/>
    <w:uiPriority w:val="99"/>
    <w:semiHidden/>
    <w:unhideWhenUsed/>
    <w:rsid w:val="00073E57"/>
  </w:style>
  <w:style w:type="paragraph" w:customStyle="1" w:styleId="CM1">
    <w:name w:val="CM1"/>
    <w:basedOn w:val="Default"/>
    <w:next w:val="Default"/>
    <w:uiPriority w:val="99"/>
    <w:rsid w:val="00073E57"/>
    <w:pPr>
      <w:widowControl w:val="0"/>
      <w:spacing w:line="266" w:lineRule="atLeast"/>
    </w:pPr>
    <w:rPr>
      <w:rFonts w:ascii="AAOAG C+ Helvetica LT Std" w:eastAsia="AAOAG C+ Helvetica LT Std" w:hAnsi="Calibri"/>
      <w:color w:val="auto"/>
    </w:rPr>
  </w:style>
  <w:style w:type="paragraph" w:customStyle="1" w:styleId="CM4">
    <w:name w:val="CM4"/>
    <w:basedOn w:val="Default"/>
    <w:next w:val="Default"/>
    <w:uiPriority w:val="99"/>
    <w:rsid w:val="00073E57"/>
    <w:pPr>
      <w:widowControl w:val="0"/>
    </w:pPr>
    <w:rPr>
      <w:rFonts w:ascii="AAOAG C+ Helvetica LT Std" w:eastAsia="AAOAG C+ Helvetica LT Std" w:hAnsi="Calibri"/>
      <w:color w:val="auto"/>
    </w:rPr>
  </w:style>
  <w:style w:type="paragraph" w:customStyle="1" w:styleId="CM5">
    <w:name w:val="CM5"/>
    <w:basedOn w:val="Default"/>
    <w:next w:val="Default"/>
    <w:uiPriority w:val="99"/>
    <w:rsid w:val="00073E57"/>
    <w:pPr>
      <w:widowControl w:val="0"/>
    </w:pPr>
    <w:rPr>
      <w:rFonts w:ascii="AAOAG C+ Helvetica LT Std" w:eastAsia="AAOAG C+ Helvetica LT Std" w:hAnsi="Calibri"/>
      <w:color w:val="auto"/>
    </w:rPr>
  </w:style>
  <w:style w:type="paragraph" w:customStyle="1" w:styleId="CM7">
    <w:name w:val="CM7"/>
    <w:basedOn w:val="Default"/>
    <w:next w:val="Default"/>
    <w:uiPriority w:val="99"/>
    <w:rsid w:val="00073E57"/>
    <w:pPr>
      <w:widowControl w:val="0"/>
    </w:pPr>
    <w:rPr>
      <w:rFonts w:ascii="AAOAG C+ Helvetica LT Std" w:eastAsia="AAOAG C+ Helvetica LT Std" w:hAnsi="Calibri"/>
      <w:color w:val="auto"/>
    </w:rPr>
  </w:style>
  <w:style w:type="table" w:customStyle="1" w:styleId="TableGrid3">
    <w:name w:val="Table Grid3"/>
    <w:basedOn w:val="TableNormal"/>
    <w:next w:val="TableGrid"/>
    <w:uiPriority w:val="59"/>
    <w:rsid w:val="00CD5CC2"/>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
    <w:name w:val="No List5"/>
    <w:next w:val="NoList"/>
    <w:uiPriority w:val="99"/>
    <w:semiHidden/>
    <w:unhideWhenUsed/>
    <w:rsid w:val="009321EF"/>
  </w:style>
  <w:style w:type="table" w:customStyle="1" w:styleId="TableGrid4">
    <w:name w:val="Table Grid4"/>
    <w:basedOn w:val="TableNormal"/>
    <w:next w:val="TableGrid"/>
    <w:uiPriority w:val="59"/>
    <w:rsid w:val="009321EF"/>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
    <w:name w:val="No List6"/>
    <w:next w:val="NoList"/>
    <w:uiPriority w:val="99"/>
    <w:semiHidden/>
    <w:unhideWhenUsed/>
    <w:rsid w:val="009D5A38"/>
  </w:style>
  <w:style w:type="paragraph" w:customStyle="1" w:styleId="O-Hanging5">
    <w:name w:val="O-Hanging .5"/>
    <w:basedOn w:val="Normal"/>
    <w:uiPriority w:val="47"/>
    <w:rsid w:val="009D5A38"/>
    <w:pPr>
      <w:spacing w:line="240" w:lineRule="auto"/>
      <w:ind w:left="1440" w:hanging="720"/>
      <w:jc w:val="both"/>
    </w:pPr>
    <w:rPr>
      <w:rFonts w:ascii="Times New Roman" w:hAnsi="Times New Roman" w:cs="Times New Roman"/>
      <w:sz w:val="20"/>
      <w:szCs w:val="24"/>
      <w:lang w:eastAsia="en-US"/>
    </w:rPr>
  </w:style>
  <w:style w:type="table" w:customStyle="1" w:styleId="TableGrid5">
    <w:name w:val="Table Grid5"/>
    <w:basedOn w:val="TableNormal"/>
    <w:next w:val="TableGrid"/>
    <w:uiPriority w:val="59"/>
    <w:rsid w:val="009D5A38"/>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Footnote">
    <w:name w:val="Table Footnote"/>
    <w:basedOn w:val="Normal"/>
    <w:rsid w:val="009D5A38"/>
    <w:pPr>
      <w:spacing w:line="240" w:lineRule="auto"/>
      <w:ind w:left="360" w:hanging="360"/>
    </w:pPr>
    <w:rPr>
      <w:rFonts w:ascii="Times New Roman" w:hAnsi="Times New Roman" w:cs="Times New Roman"/>
      <w:sz w:val="16"/>
      <w:szCs w:val="16"/>
      <w:lang w:eastAsia="en-US"/>
    </w:rPr>
  </w:style>
  <w:style w:type="table" w:customStyle="1" w:styleId="TableGrid12">
    <w:name w:val="Table Grid12"/>
    <w:basedOn w:val="TableNormal"/>
    <w:next w:val="TableGrid"/>
    <w:uiPriority w:val="59"/>
    <w:rsid w:val="009D5A38"/>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9C44D4"/>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081175"/>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59"/>
    <w:rsid w:val="00081175"/>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59"/>
    <w:rsid w:val="0095230E"/>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59"/>
    <w:rsid w:val="00693002"/>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
    <w:name w:val="No List7"/>
    <w:next w:val="NoList"/>
    <w:uiPriority w:val="99"/>
    <w:semiHidden/>
    <w:unhideWhenUsed/>
    <w:rsid w:val="002B5A82"/>
  </w:style>
  <w:style w:type="character" w:customStyle="1" w:styleId="HeaderChar1">
    <w:name w:val="Header Char1"/>
    <w:basedOn w:val="DefaultParagraphFont"/>
    <w:uiPriority w:val="99"/>
    <w:rsid w:val="002B5A82"/>
    <w:rPr>
      <w:noProof w:val="0"/>
      <w:lang w:val="en-US" w:eastAsia="en-US" w:bidi="ar-SA"/>
    </w:rPr>
  </w:style>
  <w:style w:type="character" w:customStyle="1" w:styleId="FooterChar1">
    <w:name w:val="Footer Char1"/>
    <w:basedOn w:val="DefaultParagraphFont"/>
    <w:uiPriority w:val="99"/>
    <w:rsid w:val="002B5A82"/>
    <w:rPr>
      <w:noProof w:val="0"/>
      <w:lang w:val="en-US" w:eastAsia="en-US" w:bidi="ar-SA"/>
    </w:rPr>
  </w:style>
  <w:style w:type="character" w:customStyle="1" w:styleId="FooterChar2">
    <w:name w:val="Footer Char2"/>
    <w:basedOn w:val="DefaultParagraphFont"/>
    <w:uiPriority w:val="99"/>
    <w:semiHidden/>
    <w:rsid w:val="002B5A82"/>
  </w:style>
  <w:style w:type="character" w:customStyle="1" w:styleId="BalloonTextChar1">
    <w:name w:val="Balloon Text Char1"/>
    <w:basedOn w:val="DefaultParagraphFont"/>
    <w:uiPriority w:val="99"/>
    <w:semiHidden/>
    <w:rsid w:val="002B5A82"/>
    <w:rPr>
      <w:rFonts w:ascii="Segoe UI" w:eastAsia="Times New Roman" w:hAnsi="Segoe UI" w:cs="Segoe UI"/>
      <w:sz w:val="18"/>
      <w:szCs w:val="18"/>
    </w:rPr>
  </w:style>
  <w:style w:type="character" w:customStyle="1" w:styleId="HeaderChar2">
    <w:name w:val="Header Char2"/>
    <w:basedOn w:val="DefaultParagraphFont"/>
    <w:uiPriority w:val="99"/>
    <w:semiHidden/>
    <w:rsid w:val="002B5A82"/>
    <w:rPr>
      <w:rFonts w:eastAsia="Times New Roman"/>
    </w:rPr>
  </w:style>
  <w:style w:type="table" w:customStyle="1" w:styleId="TableGrid13">
    <w:name w:val="Table Grid13"/>
    <w:basedOn w:val="TableNormal"/>
    <w:next w:val="TableGrid"/>
    <w:uiPriority w:val="59"/>
    <w:rsid w:val="002B5A82"/>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ubTitle1">
    <w:name w:val="Sub Title"/>
    <w:basedOn w:val="Normal"/>
    <w:uiPriority w:val="47"/>
    <w:rsid w:val="002B5A82"/>
    <w:pPr>
      <w:spacing w:after="240" w:line="240" w:lineRule="auto"/>
    </w:pPr>
    <w:rPr>
      <w:rFonts w:ascii="Times New Roman" w:eastAsia="Times New Roman" w:hAnsi="Times New Roman" w:cs="Times New Roman"/>
      <w:b/>
      <w:sz w:val="20"/>
      <w:szCs w:val="20"/>
      <w:lang w:eastAsia="en-US"/>
    </w:rPr>
  </w:style>
  <w:style w:type="table" w:customStyle="1" w:styleId="TableGrid14">
    <w:name w:val="Table Grid14"/>
    <w:basedOn w:val="TableNormal"/>
    <w:next w:val="TableGrid"/>
    <w:uiPriority w:val="59"/>
    <w:rsid w:val="00A60B53"/>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eement1">
    <w:name w:val="Agreement 1"/>
    <w:basedOn w:val="Normal"/>
    <w:next w:val="BodyTextIndent"/>
    <w:rsid w:val="00785BFF"/>
    <w:pPr>
      <w:keepNext/>
      <w:numPr>
        <w:numId w:val="17"/>
      </w:numPr>
      <w:spacing w:before="240" w:after="120" w:line="240" w:lineRule="auto"/>
      <w:jc w:val="both"/>
      <w:outlineLvl w:val="0"/>
    </w:pPr>
    <w:rPr>
      <w:rFonts w:ascii="Arial" w:eastAsia="Times New Roman" w:hAnsi="Arial" w:cs="Times New Roman"/>
      <w:b/>
      <w:szCs w:val="24"/>
      <w:lang w:val="en-GB" w:eastAsia="en-US"/>
    </w:rPr>
  </w:style>
  <w:style w:type="paragraph" w:customStyle="1" w:styleId="Agreement2">
    <w:name w:val="Agreement 2"/>
    <w:basedOn w:val="Normal"/>
    <w:rsid w:val="00785BFF"/>
    <w:pPr>
      <w:numPr>
        <w:ilvl w:val="1"/>
        <w:numId w:val="17"/>
      </w:numPr>
      <w:spacing w:before="240" w:after="120" w:line="240" w:lineRule="auto"/>
      <w:jc w:val="both"/>
      <w:outlineLvl w:val="1"/>
    </w:pPr>
    <w:rPr>
      <w:rFonts w:ascii="Arial" w:eastAsia="Times New Roman" w:hAnsi="Arial" w:cs="Times New Roman"/>
      <w:sz w:val="21"/>
      <w:szCs w:val="24"/>
      <w:lang w:val="en-GB" w:eastAsia="en-US"/>
    </w:rPr>
  </w:style>
  <w:style w:type="paragraph" w:customStyle="1" w:styleId="Agreement3">
    <w:name w:val="Agreement 3"/>
    <w:basedOn w:val="Normal"/>
    <w:rsid w:val="00785BFF"/>
    <w:pPr>
      <w:numPr>
        <w:ilvl w:val="2"/>
        <w:numId w:val="17"/>
      </w:numPr>
      <w:spacing w:before="240" w:after="120" w:line="240" w:lineRule="auto"/>
      <w:jc w:val="both"/>
      <w:outlineLvl w:val="2"/>
    </w:pPr>
    <w:rPr>
      <w:rFonts w:ascii="Arial" w:eastAsia="Times New Roman" w:hAnsi="Arial" w:cs="Times New Roman"/>
      <w:sz w:val="21"/>
      <w:szCs w:val="24"/>
      <w:lang w:val="en-GB" w:eastAsia="en-US"/>
    </w:rPr>
  </w:style>
  <w:style w:type="paragraph" w:customStyle="1" w:styleId="Agreement4">
    <w:name w:val="Agreement 4"/>
    <w:basedOn w:val="Normal"/>
    <w:rsid w:val="00785BFF"/>
    <w:pPr>
      <w:numPr>
        <w:ilvl w:val="3"/>
        <w:numId w:val="17"/>
      </w:numPr>
      <w:spacing w:before="240" w:after="120" w:line="240" w:lineRule="auto"/>
      <w:jc w:val="both"/>
      <w:outlineLvl w:val="3"/>
    </w:pPr>
    <w:rPr>
      <w:rFonts w:ascii="Arial" w:eastAsia="Times New Roman" w:hAnsi="Arial" w:cs="Times New Roman"/>
      <w:sz w:val="21"/>
      <w:szCs w:val="24"/>
      <w:lang w:val="en-GB" w:eastAsia="en-US"/>
    </w:rPr>
  </w:style>
  <w:style w:type="paragraph" w:customStyle="1" w:styleId="Agreement5">
    <w:name w:val="Agreement 5"/>
    <w:basedOn w:val="Normal"/>
    <w:rsid w:val="00785BFF"/>
    <w:pPr>
      <w:numPr>
        <w:ilvl w:val="4"/>
        <w:numId w:val="17"/>
      </w:numPr>
      <w:spacing w:before="240" w:after="120" w:line="240" w:lineRule="auto"/>
      <w:jc w:val="both"/>
      <w:outlineLvl w:val="4"/>
    </w:pPr>
    <w:rPr>
      <w:rFonts w:ascii="Arial" w:eastAsia="Times New Roman" w:hAnsi="Arial" w:cs="Times New Roman"/>
      <w:sz w:val="21"/>
      <w:szCs w:val="24"/>
      <w:lang w:val="en-GB" w:eastAsia="en-US"/>
    </w:rPr>
  </w:style>
  <w:style w:type="paragraph" w:customStyle="1" w:styleId="Agreement6">
    <w:name w:val="Agreement 6"/>
    <w:basedOn w:val="Normal"/>
    <w:semiHidden/>
    <w:rsid w:val="00785BFF"/>
    <w:pPr>
      <w:numPr>
        <w:ilvl w:val="5"/>
        <w:numId w:val="17"/>
      </w:numPr>
      <w:spacing w:before="240" w:after="120" w:line="240" w:lineRule="auto"/>
      <w:outlineLvl w:val="5"/>
    </w:pPr>
    <w:rPr>
      <w:rFonts w:ascii="Arial" w:eastAsia="Times New Roman" w:hAnsi="Arial" w:cs="Times New Roman"/>
      <w:sz w:val="21"/>
      <w:szCs w:val="24"/>
      <w:lang w:val="en-GB" w:eastAsia="en-US"/>
    </w:rPr>
  </w:style>
  <w:style w:type="paragraph" w:customStyle="1" w:styleId="Agreement7">
    <w:name w:val="Agreement 7"/>
    <w:basedOn w:val="Normal"/>
    <w:next w:val="BodyText"/>
    <w:semiHidden/>
    <w:rsid w:val="00785BFF"/>
    <w:pPr>
      <w:numPr>
        <w:ilvl w:val="6"/>
        <w:numId w:val="17"/>
      </w:numPr>
      <w:spacing w:before="120" w:after="120" w:line="240" w:lineRule="auto"/>
      <w:jc w:val="both"/>
      <w:outlineLvl w:val="6"/>
    </w:pPr>
    <w:rPr>
      <w:rFonts w:ascii="Times New Roman" w:eastAsia="Times New Roman" w:hAnsi="Times New Roman" w:cs="Times New Roman"/>
      <w:sz w:val="24"/>
      <w:szCs w:val="24"/>
      <w:lang w:val="en-GB" w:eastAsia="en-US"/>
    </w:rPr>
  </w:style>
  <w:style w:type="paragraph" w:customStyle="1" w:styleId="Agreement8">
    <w:name w:val="Agreement 8"/>
    <w:basedOn w:val="Normal"/>
    <w:next w:val="BodyText"/>
    <w:semiHidden/>
    <w:rsid w:val="00785BFF"/>
    <w:pPr>
      <w:numPr>
        <w:ilvl w:val="7"/>
        <w:numId w:val="17"/>
      </w:numPr>
      <w:spacing w:before="120" w:after="120" w:line="240" w:lineRule="auto"/>
      <w:jc w:val="both"/>
      <w:outlineLvl w:val="7"/>
    </w:pPr>
    <w:rPr>
      <w:rFonts w:ascii="Times New Roman" w:eastAsia="Times New Roman" w:hAnsi="Times New Roman" w:cs="Times New Roman"/>
      <w:sz w:val="24"/>
      <w:szCs w:val="24"/>
      <w:lang w:val="en-GB" w:eastAsia="en-US"/>
    </w:rPr>
  </w:style>
  <w:style w:type="paragraph" w:customStyle="1" w:styleId="Agreement9">
    <w:name w:val="Agreement 9"/>
    <w:basedOn w:val="Normal"/>
    <w:next w:val="BodyText"/>
    <w:semiHidden/>
    <w:rsid w:val="00785BFF"/>
    <w:pPr>
      <w:numPr>
        <w:ilvl w:val="8"/>
        <w:numId w:val="17"/>
      </w:numPr>
      <w:spacing w:before="120" w:after="120" w:line="240" w:lineRule="auto"/>
      <w:jc w:val="both"/>
      <w:outlineLvl w:val="8"/>
    </w:pPr>
    <w:rPr>
      <w:rFonts w:ascii="Times New Roman" w:eastAsia="Times New Roman" w:hAnsi="Times New Roman" w:cs="Times New Roman"/>
      <w:sz w:val="24"/>
      <w:szCs w:val="24"/>
      <w:lang w:val="en-GB" w:eastAsia="en-US"/>
    </w:rPr>
  </w:style>
  <w:style w:type="table" w:customStyle="1" w:styleId="TableGrid15">
    <w:name w:val="Table Grid15"/>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
    <w:name w:val="No List8"/>
    <w:next w:val="NoList"/>
    <w:uiPriority w:val="99"/>
    <w:semiHidden/>
    <w:unhideWhenUsed/>
    <w:rsid w:val="009F6452"/>
  </w:style>
  <w:style w:type="table" w:customStyle="1" w:styleId="TableGrid17">
    <w:name w:val="Table Grid17"/>
    <w:basedOn w:val="TableNormal"/>
    <w:next w:val="TableGrid"/>
    <w:uiPriority w:val="59"/>
    <w:rsid w:val="009F6452"/>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
    <w:name w:val="Table Grid18"/>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
    <w:name w:val="No List9"/>
    <w:next w:val="NoList"/>
    <w:uiPriority w:val="99"/>
    <w:semiHidden/>
    <w:unhideWhenUsed/>
    <w:rsid w:val="00226F2D"/>
  </w:style>
  <w:style w:type="table" w:customStyle="1" w:styleId="TableGrid19">
    <w:name w:val="Table Grid19"/>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
    <w:name w:val="Table Grid20"/>
    <w:basedOn w:val="TableNormal"/>
    <w:next w:val="TableGrid"/>
    <w:uiPriority w:val="59"/>
    <w:rsid w:val="00226F2D"/>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777F2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
    <w:name w:val="Table Grid24"/>
    <w:basedOn w:val="TableNormal"/>
    <w:next w:val="TableGrid"/>
    <w:uiPriority w:val="59"/>
    <w:rsid w:val="008D5986"/>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
    <w:name w:val="Table Grid25"/>
    <w:basedOn w:val="TableNormal"/>
    <w:next w:val="TableGrid"/>
    <w:uiPriority w:val="59"/>
    <w:rsid w:val="008D5986"/>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tter">
    <w:name w:val="Letter"/>
    <w:basedOn w:val="Normal"/>
    <w:rsid w:val="00004546"/>
    <w:pPr>
      <w:spacing w:after="240" w:line="288" w:lineRule="auto"/>
    </w:pPr>
    <w:rPr>
      <w:rFonts w:ascii="Arial" w:eastAsiaTheme="minorHAnsi" w:hAnsi="Arial" w:cs="Arial"/>
      <w:sz w:val="20"/>
      <w:szCs w:val="4"/>
      <w:lang w:val="en-GB" w:eastAsia="en-US"/>
    </w:rPr>
  </w:style>
  <w:style w:type="numbering" w:customStyle="1" w:styleId="NoList10">
    <w:name w:val="No List10"/>
    <w:next w:val="NoList"/>
    <w:uiPriority w:val="99"/>
    <w:semiHidden/>
    <w:unhideWhenUsed/>
    <w:rsid w:val="00A853F9"/>
  </w:style>
  <w:style w:type="table" w:customStyle="1" w:styleId="TableGrid26">
    <w:name w:val="Table Grid26"/>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next w:val="LightShading"/>
    <w:uiPriority w:val="60"/>
    <w:rsid w:val="00A853F9"/>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
    <w:name w:val="No List12"/>
    <w:next w:val="NoList"/>
    <w:uiPriority w:val="99"/>
    <w:semiHidden/>
    <w:unhideWhenUsed/>
    <w:rsid w:val="00A853F9"/>
  </w:style>
  <w:style w:type="table" w:customStyle="1" w:styleId="TableGrid110">
    <w:name w:val="Table Grid110"/>
    <w:basedOn w:val="TableNormal"/>
    <w:next w:val="TableGrid"/>
    <w:uiPriority w:val="59"/>
    <w:rsid w:val="00A853F9"/>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
    <w:name w:val="Medium Shading 1 - Accent 41"/>
    <w:basedOn w:val="TableNormal"/>
    <w:next w:val="MediumShading1-Accent4"/>
    <w:rsid w:val="00A853F9"/>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
    <w:name w:val="Table B&amp;M1"/>
    <w:basedOn w:val="TableNormal"/>
    <w:rsid w:val="00A853F9"/>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0">
    <w:name w:val="网格型11"/>
    <w:basedOn w:val="TableNormal"/>
    <w:next w:val="TableGrid"/>
    <w:rsid w:val="00A853F9"/>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
    <w:name w:val="Medium Grid 2 - Accent 31"/>
    <w:basedOn w:val="TableNormal"/>
    <w:next w:val="MediumGrid2-Accent3"/>
    <w:rsid w:val="00A853F9"/>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
    <w:name w:val="Table Grid111"/>
    <w:basedOn w:val="TableNormal"/>
    <w:next w:val="TableGrid"/>
    <w:uiPriority w:val="59"/>
    <w:rsid w:val="00A853F9"/>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
    <w:name w:val="No List111"/>
    <w:next w:val="NoList"/>
    <w:uiPriority w:val="99"/>
    <w:semiHidden/>
    <w:unhideWhenUsed/>
    <w:rsid w:val="00A853F9"/>
  </w:style>
  <w:style w:type="numbering" w:customStyle="1" w:styleId="NoList21">
    <w:name w:val="No List21"/>
    <w:next w:val="NoList"/>
    <w:uiPriority w:val="99"/>
    <w:semiHidden/>
    <w:unhideWhenUsed/>
    <w:rsid w:val="00A853F9"/>
  </w:style>
  <w:style w:type="numbering" w:customStyle="1" w:styleId="NoList31">
    <w:name w:val="No List31"/>
    <w:next w:val="NoList"/>
    <w:uiPriority w:val="99"/>
    <w:semiHidden/>
    <w:unhideWhenUsed/>
    <w:rsid w:val="00A853F9"/>
  </w:style>
  <w:style w:type="table" w:customStyle="1" w:styleId="TableGrid27">
    <w:name w:val="Table Grid27"/>
    <w:basedOn w:val="TableNormal"/>
    <w:next w:val="TableGrid"/>
    <w:uiPriority w:val="59"/>
    <w:rsid w:val="00A853F9"/>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
    <w:name w:val="Table 3D effects 11"/>
    <w:basedOn w:val="TableNormal"/>
    <w:next w:val="Table3Deffects1"/>
    <w:rsid w:val="00A853F9"/>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
    <w:name w:val="No List41"/>
    <w:next w:val="NoList"/>
    <w:uiPriority w:val="99"/>
    <w:semiHidden/>
    <w:unhideWhenUsed/>
    <w:rsid w:val="00A853F9"/>
  </w:style>
  <w:style w:type="table" w:customStyle="1" w:styleId="TableGrid31">
    <w:name w:val="Table Grid31"/>
    <w:basedOn w:val="TableNormal"/>
    <w:next w:val="TableGrid"/>
    <w:uiPriority w:val="59"/>
    <w:rsid w:val="00A853F9"/>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
    <w:name w:val="No List51"/>
    <w:next w:val="NoList"/>
    <w:uiPriority w:val="99"/>
    <w:semiHidden/>
    <w:unhideWhenUsed/>
    <w:rsid w:val="00A853F9"/>
  </w:style>
  <w:style w:type="table" w:customStyle="1" w:styleId="TableGrid41">
    <w:name w:val="Table Grid41"/>
    <w:basedOn w:val="TableNormal"/>
    <w:next w:val="TableGrid"/>
    <w:uiPriority w:val="59"/>
    <w:rsid w:val="00A853F9"/>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
    <w:name w:val="No List61"/>
    <w:next w:val="NoList"/>
    <w:uiPriority w:val="99"/>
    <w:semiHidden/>
    <w:unhideWhenUsed/>
    <w:rsid w:val="00A853F9"/>
  </w:style>
  <w:style w:type="table" w:customStyle="1" w:styleId="TableGrid51">
    <w:name w:val="Table Grid51"/>
    <w:basedOn w:val="TableNormal"/>
    <w:next w:val="TableGrid"/>
    <w:uiPriority w:val="59"/>
    <w:rsid w:val="00A853F9"/>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
    <w:name w:val="Table Grid121"/>
    <w:basedOn w:val="TableNormal"/>
    <w:next w:val="TableGrid"/>
    <w:uiPriority w:val="59"/>
    <w:rsid w:val="00A853F9"/>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
    <w:name w:val="Table Grid8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
    <w:name w:val="Table Grid9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
    <w:name w:val="Table Grid101"/>
    <w:basedOn w:val="TableNormal"/>
    <w:next w:val="TableGrid"/>
    <w:uiPriority w:val="59"/>
    <w:rsid w:val="00A853F9"/>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
    <w:name w:val="No List71"/>
    <w:next w:val="NoList"/>
    <w:uiPriority w:val="99"/>
    <w:semiHidden/>
    <w:unhideWhenUsed/>
    <w:rsid w:val="00A853F9"/>
  </w:style>
  <w:style w:type="table" w:customStyle="1" w:styleId="TableGrid131">
    <w:name w:val="Table Grid131"/>
    <w:basedOn w:val="TableNormal"/>
    <w:next w:val="TableGrid"/>
    <w:uiPriority w:val="59"/>
    <w:rsid w:val="00A853F9"/>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
    <w:name w:val="Table Grid141"/>
    <w:basedOn w:val="TableNormal"/>
    <w:next w:val="TableGrid"/>
    <w:uiPriority w:val="59"/>
    <w:rsid w:val="00A853F9"/>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
    <w:name w:val="Table Grid15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
    <w:name w:val="Table Grid16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
    <w:name w:val="No List81"/>
    <w:next w:val="NoList"/>
    <w:uiPriority w:val="99"/>
    <w:semiHidden/>
    <w:unhideWhenUsed/>
    <w:rsid w:val="00A853F9"/>
  </w:style>
  <w:style w:type="table" w:customStyle="1" w:styleId="TableGrid171">
    <w:name w:val="Table Grid17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
    <w:name w:val="Table Grid18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
    <w:name w:val="No List91"/>
    <w:next w:val="NoList"/>
    <w:uiPriority w:val="99"/>
    <w:semiHidden/>
    <w:unhideWhenUsed/>
    <w:rsid w:val="00A853F9"/>
  </w:style>
  <w:style w:type="table" w:customStyle="1" w:styleId="TableGrid191">
    <w:name w:val="Table Grid19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
    <w:name w:val="Table Grid20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
    <w:name w:val="Table Grid23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
    <w:name w:val="Table Grid24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
    <w:name w:val="Table Grid251"/>
    <w:basedOn w:val="TableNormal"/>
    <w:next w:val="TableGrid"/>
    <w:uiPriority w:val="59"/>
    <w:rsid w:val="00A853F9"/>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
    <w:name w:val="Table Grid28"/>
    <w:basedOn w:val="TableNormal"/>
    <w:next w:val="TableGrid"/>
    <w:uiPriority w:val="39"/>
    <w:rsid w:val="00404B32"/>
    <w:pPr>
      <w:widowControl w:val="0"/>
      <w:autoSpaceDE w:val="0"/>
      <w:autoSpaceDN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3">
    <w:name w:val="No List13"/>
    <w:next w:val="NoList"/>
    <w:uiPriority w:val="99"/>
    <w:semiHidden/>
    <w:unhideWhenUsed/>
    <w:rsid w:val="001C0AEA"/>
  </w:style>
  <w:style w:type="numbering" w:customStyle="1" w:styleId="NoList14">
    <w:name w:val="No List14"/>
    <w:next w:val="NoList"/>
    <w:uiPriority w:val="99"/>
    <w:semiHidden/>
    <w:unhideWhenUsed/>
    <w:rsid w:val="00A6469A"/>
  </w:style>
  <w:style w:type="table" w:customStyle="1" w:styleId="TableGrid29">
    <w:name w:val="Table Grid29"/>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2">
    <w:name w:val="Light Shading2"/>
    <w:basedOn w:val="TableNormal"/>
    <w:next w:val="LightShading"/>
    <w:uiPriority w:val="60"/>
    <w:rsid w:val="00A6469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5">
    <w:name w:val="No List15"/>
    <w:next w:val="NoList"/>
    <w:uiPriority w:val="99"/>
    <w:semiHidden/>
    <w:unhideWhenUsed/>
    <w:rsid w:val="00A6469A"/>
  </w:style>
  <w:style w:type="table" w:customStyle="1" w:styleId="TableGrid112">
    <w:name w:val="Table Grid112"/>
    <w:basedOn w:val="TableNormal"/>
    <w:next w:val="TableGrid"/>
    <w:uiPriority w:val="59"/>
    <w:rsid w:val="00A6469A"/>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2">
    <w:name w:val="Medium Shading 1 - Accent 42"/>
    <w:basedOn w:val="TableNormal"/>
    <w:next w:val="MediumShading1-Accent4"/>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2">
    <w:name w:val="Table B&amp;M2"/>
    <w:basedOn w:val="TableNormal"/>
    <w:rsid w:val="00A6469A"/>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20">
    <w:name w:val="网格型12"/>
    <w:basedOn w:val="TableNormal"/>
    <w:next w:val="TableGrid"/>
    <w:rsid w:val="00A6469A"/>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2">
    <w:name w:val="Medium Grid 2 - Accent 32"/>
    <w:basedOn w:val="TableNormal"/>
    <w:next w:val="MediumGrid2-Accent3"/>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3">
    <w:name w:val="Table Grid113"/>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2">
    <w:name w:val="No List112"/>
    <w:next w:val="NoList"/>
    <w:uiPriority w:val="99"/>
    <w:semiHidden/>
    <w:unhideWhenUsed/>
    <w:rsid w:val="00A6469A"/>
  </w:style>
  <w:style w:type="numbering" w:customStyle="1" w:styleId="NoList22">
    <w:name w:val="No List22"/>
    <w:next w:val="NoList"/>
    <w:uiPriority w:val="99"/>
    <w:semiHidden/>
    <w:unhideWhenUsed/>
    <w:rsid w:val="00A6469A"/>
  </w:style>
  <w:style w:type="numbering" w:customStyle="1" w:styleId="NoList32">
    <w:name w:val="No List32"/>
    <w:next w:val="NoList"/>
    <w:uiPriority w:val="99"/>
    <w:semiHidden/>
    <w:unhideWhenUsed/>
    <w:rsid w:val="00A6469A"/>
  </w:style>
  <w:style w:type="table" w:customStyle="1" w:styleId="TableGrid210">
    <w:name w:val="Table Grid210"/>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2">
    <w:name w:val="Table 3D effects 12"/>
    <w:basedOn w:val="TableNormal"/>
    <w:next w:val="Table3Deffects1"/>
    <w:rsid w:val="00A6469A"/>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2">
    <w:name w:val="No List42"/>
    <w:next w:val="NoList"/>
    <w:uiPriority w:val="99"/>
    <w:semiHidden/>
    <w:unhideWhenUsed/>
    <w:rsid w:val="00A6469A"/>
  </w:style>
  <w:style w:type="table" w:customStyle="1" w:styleId="TableGrid32">
    <w:name w:val="Table Grid32"/>
    <w:basedOn w:val="TableNormal"/>
    <w:next w:val="TableGrid"/>
    <w:uiPriority w:val="59"/>
    <w:rsid w:val="00A6469A"/>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2">
    <w:name w:val="No List52"/>
    <w:next w:val="NoList"/>
    <w:uiPriority w:val="99"/>
    <w:semiHidden/>
    <w:unhideWhenUsed/>
    <w:rsid w:val="00A6469A"/>
  </w:style>
  <w:style w:type="table" w:customStyle="1" w:styleId="TableGrid42">
    <w:name w:val="Table Grid42"/>
    <w:basedOn w:val="TableNormal"/>
    <w:next w:val="TableGrid"/>
    <w:uiPriority w:val="59"/>
    <w:rsid w:val="00A6469A"/>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2">
    <w:name w:val="No List62"/>
    <w:next w:val="NoList"/>
    <w:uiPriority w:val="99"/>
    <w:semiHidden/>
    <w:unhideWhenUsed/>
    <w:rsid w:val="00A6469A"/>
  </w:style>
  <w:style w:type="table" w:customStyle="1" w:styleId="TableGrid52">
    <w:name w:val="Table Grid52"/>
    <w:basedOn w:val="TableNormal"/>
    <w:next w:val="TableGrid"/>
    <w:uiPriority w:val="59"/>
    <w:rsid w:val="00A6469A"/>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2">
    <w:name w:val="Table Grid122"/>
    <w:basedOn w:val="TableNormal"/>
    <w:next w:val="TableGrid"/>
    <w:uiPriority w:val="59"/>
    <w:rsid w:val="00A6469A"/>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2">
    <w:name w:val="Table Grid6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2">
    <w:name w:val="Table Grid7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2">
    <w:name w:val="Table Grid8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2">
    <w:name w:val="Table Grid9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2">
    <w:name w:val="Table Grid102"/>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2">
    <w:name w:val="No List72"/>
    <w:next w:val="NoList"/>
    <w:uiPriority w:val="99"/>
    <w:semiHidden/>
    <w:unhideWhenUsed/>
    <w:rsid w:val="00A6469A"/>
  </w:style>
  <w:style w:type="table" w:customStyle="1" w:styleId="TableGrid132">
    <w:name w:val="Table Grid132"/>
    <w:basedOn w:val="TableNormal"/>
    <w:next w:val="TableGrid"/>
    <w:uiPriority w:val="59"/>
    <w:rsid w:val="00A6469A"/>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2">
    <w:name w:val="Table Grid142"/>
    <w:basedOn w:val="TableNormal"/>
    <w:next w:val="TableGrid"/>
    <w:uiPriority w:val="59"/>
    <w:rsid w:val="00A6469A"/>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2">
    <w:name w:val="Table Grid15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2">
    <w:name w:val="Table Grid16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2">
    <w:name w:val="No List82"/>
    <w:next w:val="NoList"/>
    <w:uiPriority w:val="99"/>
    <w:semiHidden/>
    <w:unhideWhenUsed/>
    <w:rsid w:val="00A6469A"/>
  </w:style>
  <w:style w:type="table" w:customStyle="1" w:styleId="TableGrid172">
    <w:name w:val="Table Grid17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2">
    <w:name w:val="Table Grid18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2">
    <w:name w:val="No List92"/>
    <w:next w:val="NoList"/>
    <w:uiPriority w:val="99"/>
    <w:semiHidden/>
    <w:unhideWhenUsed/>
    <w:rsid w:val="00A6469A"/>
  </w:style>
  <w:style w:type="table" w:customStyle="1" w:styleId="TableGrid192">
    <w:name w:val="Table Grid19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2">
    <w:name w:val="Table Grid20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2">
    <w:name w:val="Table Grid21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2">
    <w:name w:val="Table Grid22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2">
    <w:name w:val="Table Grid23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2">
    <w:name w:val="Table Grid24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2">
    <w:name w:val="Table Grid252"/>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1">
    <w:name w:val="No List101"/>
    <w:next w:val="NoList"/>
    <w:uiPriority w:val="99"/>
    <w:semiHidden/>
    <w:unhideWhenUsed/>
    <w:rsid w:val="00A6469A"/>
  </w:style>
  <w:style w:type="table" w:customStyle="1" w:styleId="TableGrid261">
    <w:name w:val="Table Grid26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1">
    <w:name w:val="Light Shading11"/>
    <w:basedOn w:val="TableNormal"/>
    <w:next w:val="LightShading"/>
    <w:uiPriority w:val="60"/>
    <w:rsid w:val="00A6469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1">
    <w:name w:val="No List121"/>
    <w:next w:val="NoList"/>
    <w:uiPriority w:val="99"/>
    <w:semiHidden/>
    <w:unhideWhenUsed/>
    <w:rsid w:val="00A6469A"/>
  </w:style>
  <w:style w:type="table" w:customStyle="1" w:styleId="TableGrid1101">
    <w:name w:val="Table Grid1101"/>
    <w:basedOn w:val="TableNormal"/>
    <w:next w:val="TableGrid"/>
    <w:uiPriority w:val="59"/>
    <w:rsid w:val="00A6469A"/>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1">
    <w:name w:val="Medium Shading 1 - Accent 411"/>
    <w:basedOn w:val="TableNormal"/>
    <w:next w:val="MediumShading1-Accent4"/>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1">
    <w:name w:val="Table B&amp;M11"/>
    <w:basedOn w:val="TableNormal"/>
    <w:rsid w:val="00A6469A"/>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1">
    <w:name w:val="网格型111"/>
    <w:basedOn w:val="TableNormal"/>
    <w:next w:val="TableGrid"/>
    <w:rsid w:val="00A6469A"/>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1">
    <w:name w:val="Medium Grid 2 - Accent 311"/>
    <w:basedOn w:val="TableNormal"/>
    <w:next w:val="MediumGrid2-Accent3"/>
    <w:rsid w:val="00A6469A"/>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1">
    <w:name w:val="Table Grid1111"/>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1">
    <w:name w:val="No List1111"/>
    <w:next w:val="NoList"/>
    <w:uiPriority w:val="99"/>
    <w:semiHidden/>
    <w:unhideWhenUsed/>
    <w:rsid w:val="00A6469A"/>
  </w:style>
  <w:style w:type="numbering" w:customStyle="1" w:styleId="NoList211">
    <w:name w:val="No List211"/>
    <w:next w:val="NoList"/>
    <w:uiPriority w:val="99"/>
    <w:semiHidden/>
    <w:unhideWhenUsed/>
    <w:rsid w:val="00A6469A"/>
  </w:style>
  <w:style w:type="numbering" w:customStyle="1" w:styleId="NoList311">
    <w:name w:val="No List311"/>
    <w:next w:val="NoList"/>
    <w:uiPriority w:val="99"/>
    <w:semiHidden/>
    <w:unhideWhenUsed/>
    <w:rsid w:val="00A6469A"/>
  </w:style>
  <w:style w:type="table" w:customStyle="1" w:styleId="TableGrid271">
    <w:name w:val="Table Grid271"/>
    <w:basedOn w:val="TableNormal"/>
    <w:next w:val="TableGrid"/>
    <w:uiPriority w:val="59"/>
    <w:rsid w:val="00A6469A"/>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1">
    <w:name w:val="Table 3D effects 111"/>
    <w:basedOn w:val="TableNormal"/>
    <w:next w:val="Table3Deffects1"/>
    <w:rsid w:val="00A6469A"/>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1">
    <w:name w:val="No List411"/>
    <w:next w:val="NoList"/>
    <w:uiPriority w:val="99"/>
    <w:semiHidden/>
    <w:unhideWhenUsed/>
    <w:rsid w:val="00A6469A"/>
  </w:style>
  <w:style w:type="table" w:customStyle="1" w:styleId="TableGrid311">
    <w:name w:val="Table Grid311"/>
    <w:basedOn w:val="TableNormal"/>
    <w:next w:val="TableGrid"/>
    <w:uiPriority w:val="59"/>
    <w:rsid w:val="00A6469A"/>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1">
    <w:name w:val="No List511"/>
    <w:next w:val="NoList"/>
    <w:uiPriority w:val="99"/>
    <w:semiHidden/>
    <w:unhideWhenUsed/>
    <w:rsid w:val="00A6469A"/>
  </w:style>
  <w:style w:type="table" w:customStyle="1" w:styleId="TableGrid411">
    <w:name w:val="Table Grid411"/>
    <w:basedOn w:val="TableNormal"/>
    <w:next w:val="TableGrid"/>
    <w:uiPriority w:val="59"/>
    <w:rsid w:val="00A6469A"/>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1">
    <w:name w:val="No List611"/>
    <w:next w:val="NoList"/>
    <w:uiPriority w:val="99"/>
    <w:semiHidden/>
    <w:unhideWhenUsed/>
    <w:rsid w:val="00A6469A"/>
  </w:style>
  <w:style w:type="table" w:customStyle="1" w:styleId="TableGrid511">
    <w:name w:val="Table Grid511"/>
    <w:basedOn w:val="TableNormal"/>
    <w:next w:val="TableGrid"/>
    <w:uiPriority w:val="59"/>
    <w:rsid w:val="00A6469A"/>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1">
    <w:name w:val="Table Grid1211"/>
    <w:basedOn w:val="TableNormal"/>
    <w:next w:val="TableGrid"/>
    <w:uiPriority w:val="59"/>
    <w:rsid w:val="00A6469A"/>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1">
    <w:name w:val="Table Grid6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1">
    <w:name w:val="Table Grid7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1">
    <w:name w:val="Table Grid8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1">
    <w:name w:val="Table Grid9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1">
    <w:name w:val="Table Grid1011"/>
    <w:basedOn w:val="TableNormal"/>
    <w:next w:val="TableGrid"/>
    <w:uiPriority w:val="59"/>
    <w:rsid w:val="00A6469A"/>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1">
    <w:name w:val="No List711"/>
    <w:next w:val="NoList"/>
    <w:uiPriority w:val="99"/>
    <w:semiHidden/>
    <w:unhideWhenUsed/>
    <w:rsid w:val="00A6469A"/>
  </w:style>
  <w:style w:type="table" w:customStyle="1" w:styleId="TableGrid1311">
    <w:name w:val="Table Grid1311"/>
    <w:basedOn w:val="TableNormal"/>
    <w:next w:val="TableGrid"/>
    <w:uiPriority w:val="59"/>
    <w:rsid w:val="00A6469A"/>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1">
    <w:name w:val="Table Grid1411"/>
    <w:basedOn w:val="TableNormal"/>
    <w:next w:val="TableGrid"/>
    <w:uiPriority w:val="59"/>
    <w:rsid w:val="00A6469A"/>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1">
    <w:name w:val="Table Grid15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1">
    <w:name w:val="Table Grid16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1">
    <w:name w:val="No List811"/>
    <w:next w:val="NoList"/>
    <w:uiPriority w:val="99"/>
    <w:semiHidden/>
    <w:unhideWhenUsed/>
    <w:rsid w:val="00A6469A"/>
  </w:style>
  <w:style w:type="table" w:customStyle="1" w:styleId="TableGrid1711">
    <w:name w:val="Table Grid17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1">
    <w:name w:val="Table Grid18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1">
    <w:name w:val="No List911"/>
    <w:next w:val="NoList"/>
    <w:uiPriority w:val="99"/>
    <w:semiHidden/>
    <w:unhideWhenUsed/>
    <w:rsid w:val="00A6469A"/>
  </w:style>
  <w:style w:type="table" w:customStyle="1" w:styleId="TableGrid1911">
    <w:name w:val="Table Grid19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1">
    <w:name w:val="Table Grid20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1">
    <w:name w:val="Table Grid21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1">
    <w:name w:val="Table Grid22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1">
    <w:name w:val="Table Grid23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1">
    <w:name w:val="Table Grid24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1">
    <w:name w:val="Table Grid2511"/>
    <w:basedOn w:val="TableNormal"/>
    <w:next w:val="TableGrid"/>
    <w:uiPriority w:val="59"/>
    <w:rsid w:val="00A6469A"/>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81">
    <w:name w:val="Table Grid281"/>
    <w:basedOn w:val="TableNormal"/>
    <w:next w:val="TableGrid"/>
    <w:uiPriority w:val="59"/>
    <w:rsid w:val="00A6469A"/>
    <w:pPr>
      <w:spacing w:after="0" w:line="240" w:lineRule="auto"/>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6">
    <w:name w:val="No List16"/>
    <w:next w:val="NoList"/>
    <w:uiPriority w:val="99"/>
    <w:semiHidden/>
    <w:unhideWhenUsed/>
    <w:rsid w:val="007516D7"/>
  </w:style>
  <w:style w:type="table" w:customStyle="1" w:styleId="TableGrid30">
    <w:name w:val="Table Grid30"/>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3">
    <w:name w:val="Light Shading3"/>
    <w:basedOn w:val="TableNormal"/>
    <w:next w:val="LightShading"/>
    <w:uiPriority w:val="60"/>
    <w:rsid w:val="007516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7">
    <w:name w:val="No List17"/>
    <w:next w:val="NoList"/>
    <w:uiPriority w:val="99"/>
    <w:semiHidden/>
    <w:unhideWhenUsed/>
    <w:rsid w:val="007516D7"/>
  </w:style>
  <w:style w:type="table" w:customStyle="1" w:styleId="TableGrid114">
    <w:name w:val="Table Grid114"/>
    <w:basedOn w:val="TableNormal"/>
    <w:next w:val="TableGrid"/>
    <w:uiPriority w:val="59"/>
    <w:rsid w:val="007516D7"/>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3">
    <w:name w:val="Medium Shading 1 - Accent 43"/>
    <w:basedOn w:val="TableNormal"/>
    <w:next w:val="MediumShading1-Accent4"/>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3">
    <w:name w:val="Table B&amp;M3"/>
    <w:basedOn w:val="TableNormal"/>
    <w:rsid w:val="007516D7"/>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3">
    <w:name w:val="网格型13"/>
    <w:basedOn w:val="TableNormal"/>
    <w:next w:val="TableGrid"/>
    <w:rsid w:val="007516D7"/>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3">
    <w:name w:val="Medium Grid 2 - Accent 33"/>
    <w:basedOn w:val="TableNormal"/>
    <w:next w:val="MediumGrid2-Accent3"/>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5">
    <w:name w:val="Table Grid115"/>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3">
    <w:name w:val="No List113"/>
    <w:next w:val="NoList"/>
    <w:uiPriority w:val="99"/>
    <w:semiHidden/>
    <w:unhideWhenUsed/>
    <w:rsid w:val="007516D7"/>
  </w:style>
  <w:style w:type="numbering" w:customStyle="1" w:styleId="NoList23">
    <w:name w:val="No List23"/>
    <w:next w:val="NoList"/>
    <w:uiPriority w:val="99"/>
    <w:semiHidden/>
    <w:unhideWhenUsed/>
    <w:rsid w:val="007516D7"/>
  </w:style>
  <w:style w:type="numbering" w:customStyle="1" w:styleId="NoList33">
    <w:name w:val="No List33"/>
    <w:next w:val="NoList"/>
    <w:uiPriority w:val="99"/>
    <w:semiHidden/>
    <w:unhideWhenUsed/>
    <w:rsid w:val="007516D7"/>
  </w:style>
  <w:style w:type="table" w:customStyle="1" w:styleId="TableGrid213">
    <w:name w:val="Table Grid213"/>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3">
    <w:name w:val="Table 3D effects 13"/>
    <w:basedOn w:val="TableNormal"/>
    <w:next w:val="Table3Deffects1"/>
    <w:rsid w:val="007516D7"/>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3">
    <w:name w:val="No List43"/>
    <w:next w:val="NoList"/>
    <w:uiPriority w:val="99"/>
    <w:semiHidden/>
    <w:unhideWhenUsed/>
    <w:rsid w:val="007516D7"/>
  </w:style>
  <w:style w:type="table" w:customStyle="1" w:styleId="TableGrid33">
    <w:name w:val="Table Grid33"/>
    <w:basedOn w:val="TableNormal"/>
    <w:next w:val="TableGrid"/>
    <w:uiPriority w:val="59"/>
    <w:rsid w:val="007516D7"/>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3">
    <w:name w:val="No List53"/>
    <w:next w:val="NoList"/>
    <w:uiPriority w:val="99"/>
    <w:semiHidden/>
    <w:unhideWhenUsed/>
    <w:rsid w:val="007516D7"/>
  </w:style>
  <w:style w:type="table" w:customStyle="1" w:styleId="TableGrid43">
    <w:name w:val="Table Grid43"/>
    <w:basedOn w:val="TableNormal"/>
    <w:next w:val="TableGrid"/>
    <w:uiPriority w:val="59"/>
    <w:rsid w:val="007516D7"/>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3">
    <w:name w:val="No List63"/>
    <w:next w:val="NoList"/>
    <w:uiPriority w:val="99"/>
    <w:semiHidden/>
    <w:unhideWhenUsed/>
    <w:rsid w:val="007516D7"/>
  </w:style>
  <w:style w:type="table" w:customStyle="1" w:styleId="TableGrid53">
    <w:name w:val="Table Grid53"/>
    <w:basedOn w:val="TableNormal"/>
    <w:next w:val="TableGrid"/>
    <w:uiPriority w:val="59"/>
    <w:rsid w:val="007516D7"/>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3">
    <w:name w:val="Table Grid123"/>
    <w:basedOn w:val="TableNormal"/>
    <w:next w:val="TableGrid"/>
    <w:uiPriority w:val="59"/>
    <w:rsid w:val="007516D7"/>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3">
    <w:name w:val="Table Grid6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3">
    <w:name w:val="Table Grid7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3">
    <w:name w:val="Table Grid8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3">
    <w:name w:val="Table Grid9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3">
    <w:name w:val="Table Grid103"/>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3">
    <w:name w:val="No List73"/>
    <w:next w:val="NoList"/>
    <w:uiPriority w:val="99"/>
    <w:semiHidden/>
    <w:unhideWhenUsed/>
    <w:rsid w:val="007516D7"/>
  </w:style>
  <w:style w:type="table" w:customStyle="1" w:styleId="TableGrid133">
    <w:name w:val="Table Grid133"/>
    <w:basedOn w:val="TableNormal"/>
    <w:next w:val="TableGrid"/>
    <w:uiPriority w:val="59"/>
    <w:rsid w:val="007516D7"/>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3">
    <w:name w:val="Table Grid143"/>
    <w:basedOn w:val="TableNormal"/>
    <w:next w:val="TableGrid"/>
    <w:uiPriority w:val="59"/>
    <w:rsid w:val="007516D7"/>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3">
    <w:name w:val="Table Grid15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3">
    <w:name w:val="Table Grid16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3">
    <w:name w:val="No List83"/>
    <w:next w:val="NoList"/>
    <w:uiPriority w:val="99"/>
    <w:semiHidden/>
    <w:unhideWhenUsed/>
    <w:rsid w:val="007516D7"/>
  </w:style>
  <w:style w:type="table" w:customStyle="1" w:styleId="TableGrid173">
    <w:name w:val="Table Grid17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3">
    <w:name w:val="Table Grid18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3">
    <w:name w:val="No List93"/>
    <w:next w:val="NoList"/>
    <w:uiPriority w:val="99"/>
    <w:semiHidden/>
    <w:unhideWhenUsed/>
    <w:rsid w:val="007516D7"/>
  </w:style>
  <w:style w:type="table" w:customStyle="1" w:styleId="TableGrid193">
    <w:name w:val="Table Grid19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3">
    <w:name w:val="Table Grid20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4">
    <w:name w:val="Table Grid214"/>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3">
    <w:name w:val="Table Grid22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3">
    <w:name w:val="Table Grid23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3">
    <w:name w:val="Table Grid24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3">
    <w:name w:val="Table Grid253"/>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02">
    <w:name w:val="No List102"/>
    <w:next w:val="NoList"/>
    <w:uiPriority w:val="99"/>
    <w:semiHidden/>
    <w:unhideWhenUsed/>
    <w:rsid w:val="007516D7"/>
  </w:style>
  <w:style w:type="table" w:customStyle="1" w:styleId="TableGrid262">
    <w:name w:val="Table Grid26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2">
    <w:name w:val="Light Shading12"/>
    <w:basedOn w:val="TableNormal"/>
    <w:next w:val="LightShading"/>
    <w:uiPriority w:val="60"/>
    <w:rsid w:val="007516D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numbering" w:customStyle="1" w:styleId="NoList122">
    <w:name w:val="No List122"/>
    <w:next w:val="NoList"/>
    <w:uiPriority w:val="99"/>
    <w:semiHidden/>
    <w:unhideWhenUsed/>
    <w:rsid w:val="007516D7"/>
  </w:style>
  <w:style w:type="table" w:customStyle="1" w:styleId="TableGrid1102">
    <w:name w:val="Table Grid1102"/>
    <w:basedOn w:val="TableNormal"/>
    <w:next w:val="TableGrid"/>
    <w:uiPriority w:val="59"/>
    <w:rsid w:val="007516D7"/>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Shading1-Accent412">
    <w:name w:val="Medium Shading 1 - Accent 412"/>
    <w:basedOn w:val="TableNormal"/>
    <w:next w:val="MediumShading1-Accent4"/>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BM12">
    <w:name w:val="Table B&amp;M12"/>
    <w:basedOn w:val="TableNormal"/>
    <w:rsid w:val="007516D7"/>
    <w:pPr>
      <w:spacing w:after="0" w:line="240" w:lineRule="auto"/>
    </w:pPr>
    <w:rPr>
      <w:rFonts w:ascii="Times New Roman" w:eastAsia="PMingLiU" w:hAnsi="Times New Roman" w:cs="Times New Roman"/>
      <w:sz w:val="20"/>
      <w:szCs w:val="20"/>
    </w:rPr>
    <w:tblPr>
      <w:tblCellMar>
        <w:top w:w="28" w:type="dxa"/>
        <w:bottom w:w="28" w:type="dxa"/>
      </w:tblCellMar>
    </w:tblPr>
  </w:style>
  <w:style w:type="table" w:customStyle="1" w:styleId="112">
    <w:name w:val="网格型112"/>
    <w:basedOn w:val="TableNormal"/>
    <w:next w:val="TableGrid"/>
    <w:rsid w:val="007516D7"/>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ediumGrid2-Accent312">
    <w:name w:val="Medium Grid 2 - Accent 312"/>
    <w:basedOn w:val="TableNormal"/>
    <w:next w:val="MediumGrid2-Accent3"/>
    <w:rsid w:val="007516D7"/>
    <w:pPr>
      <w:spacing w:after="0" w:line="240" w:lineRule="auto"/>
    </w:pPr>
    <w:rPr>
      <w:rFonts w:ascii="Times New Roman" w:eastAsia="SimSun" w:hAnsi="Times New Roman" w:cs="Simplified Arabic"/>
      <w:color w:val="000000"/>
      <w:sz w:val="20"/>
      <w:szCs w:val="2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customStyle="1" w:styleId="TableGrid1112">
    <w:name w:val="Table Grid1112"/>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NoList1112">
    <w:name w:val="No List1112"/>
    <w:next w:val="NoList"/>
    <w:uiPriority w:val="99"/>
    <w:semiHidden/>
    <w:unhideWhenUsed/>
    <w:rsid w:val="007516D7"/>
  </w:style>
  <w:style w:type="numbering" w:customStyle="1" w:styleId="NoList212">
    <w:name w:val="No List212"/>
    <w:next w:val="NoList"/>
    <w:uiPriority w:val="99"/>
    <w:semiHidden/>
    <w:unhideWhenUsed/>
    <w:rsid w:val="007516D7"/>
  </w:style>
  <w:style w:type="numbering" w:customStyle="1" w:styleId="NoList312">
    <w:name w:val="No List312"/>
    <w:next w:val="NoList"/>
    <w:uiPriority w:val="99"/>
    <w:semiHidden/>
    <w:unhideWhenUsed/>
    <w:rsid w:val="007516D7"/>
  </w:style>
  <w:style w:type="table" w:customStyle="1" w:styleId="TableGrid272">
    <w:name w:val="Table Grid272"/>
    <w:basedOn w:val="TableNormal"/>
    <w:next w:val="TableGrid"/>
    <w:uiPriority w:val="59"/>
    <w:rsid w:val="007516D7"/>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3Deffects112">
    <w:name w:val="Table 3D effects 112"/>
    <w:basedOn w:val="TableNormal"/>
    <w:next w:val="Table3Deffects1"/>
    <w:rsid w:val="007516D7"/>
    <w:pPr>
      <w:tabs>
        <w:tab w:val="left" w:pos="709"/>
        <w:tab w:val="left" w:pos="1559"/>
        <w:tab w:val="left" w:pos="2268"/>
        <w:tab w:val="left" w:pos="2977"/>
        <w:tab w:val="left" w:pos="3686"/>
        <w:tab w:val="left" w:pos="4394"/>
        <w:tab w:val="right" w:pos="8789"/>
      </w:tabs>
      <w:spacing w:after="120" w:line="240" w:lineRule="auto"/>
    </w:pPr>
    <w:rPr>
      <w:rFonts w:ascii="Arial" w:eastAsia="Batang" w:hAnsi="Arial" w:cs="Times New Roman"/>
      <w:sz w:val="18"/>
      <w:szCs w:val="20"/>
      <w:lang w:val="en-GB" w:eastAsia="en-GB"/>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numbering" w:customStyle="1" w:styleId="NoList412">
    <w:name w:val="No List412"/>
    <w:next w:val="NoList"/>
    <w:uiPriority w:val="99"/>
    <w:semiHidden/>
    <w:unhideWhenUsed/>
    <w:rsid w:val="007516D7"/>
  </w:style>
  <w:style w:type="table" w:customStyle="1" w:styleId="TableGrid312">
    <w:name w:val="Table Grid312"/>
    <w:basedOn w:val="TableNormal"/>
    <w:next w:val="TableGrid"/>
    <w:uiPriority w:val="59"/>
    <w:rsid w:val="007516D7"/>
    <w:pPr>
      <w:spacing w:after="0" w:line="240" w:lineRule="auto"/>
    </w:pPr>
    <w:rPr>
      <w:rFonts w:ascii="Times New Roman" w:eastAsia="PMingLiU"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512">
    <w:name w:val="No List512"/>
    <w:next w:val="NoList"/>
    <w:uiPriority w:val="99"/>
    <w:semiHidden/>
    <w:unhideWhenUsed/>
    <w:rsid w:val="007516D7"/>
  </w:style>
  <w:style w:type="table" w:customStyle="1" w:styleId="TableGrid412">
    <w:name w:val="Table Grid412"/>
    <w:basedOn w:val="TableNormal"/>
    <w:next w:val="TableGrid"/>
    <w:uiPriority w:val="59"/>
    <w:rsid w:val="007516D7"/>
    <w:pPr>
      <w:spacing w:after="0" w:line="240" w:lineRule="auto"/>
    </w:pPr>
    <w:rPr>
      <w:rFonts w:ascii="Times New Roman" w:eastAsia="SimSu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612">
    <w:name w:val="No List612"/>
    <w:next w:val="NoList"/>
    <w:uiPriority w:val="99"/>
    <w:semiHidden/>
    <w:unhideWhenUsed/>
    <w:rsid w:val="007516D7"/>
  </w:style>
  <w:style w:type="table" w:customStyle="1" w:styleId="TableGrid512">
    <w:name w:val="Table Grid512"/>
    <w:basedOn w:val="TableNormal"/>
    <w:next w:val="TableGrid"/>
    <w:uiPriority w:val="59"/>
    <w:rsid w:val="007516D7"/>
    <w:pPr>
      <w:spacing w:after="0" w:line="240" w:lineRule="auto"/>
    </w:pPr>
    <w:rPr>
      <w:rFonts w:ascii="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12">
    <w:name w:val="Table Grid1212"/>
    <w:basedOn w:val="TableNormal"/>
    <w:next w:val="TableGrid"/>
    <w:uiPriority w:val="59"/>
    <w:rsid w:val="007516D7"/>
    <w:pPr>
      <w:spacing w:after="0" w:line="240" w:lineRule="auto"/>
    </w:pPr>
    <w:rPr>
      <w:rFonts w:ascii="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2">
    <w:name w:val="Table Grid6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2">
    <w:name w:val="Table Grid7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12">
    <w:name w:val="Table Grid8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12">
    <w:name w:val="Table Grid9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12">
    <w:name w:val="Table Grid1012"/>
    <w:basedOn w:val="TableNormal"/>
    <w:next w:val="TableGrid"/>
    <w:uiPriority w:val="59"/>
    <w:rsid w:val="007516D7"/>
    <w:pPr>
      <w:spacing w:after="0" w:line="240" w:lineRule="auto"/>
    </w:pPr>
    <w:rPr>
      <w:szCs w:val="28"/>
      <w:lang w:val="en-GB" w:eastAsia="zh-TW"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712">
    <w:name w:val="No List712"/>
    <w:next w:val="NoList"/>
    <w:uiPriority w:val="99"/>
    <w:semiHidden/>
    <w:unhideWhenUsed/>
    <w:rsid w:val="007516D7"/>
  </w:style>
  <w:style w:type="table" w:customStyle="1" w:styleId="TableGrid1312">
    <w:name w:val="Table Grid1312"/>
    <w:basedOn w:val="TableNormal"/>
    <w:next w:val="TableGrid"/>
    <w:uiPriority w:val="59"/>
    <w:rsid w:val="007516D7"/>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12">
    <w:name w:val="Table Grid1412"/>
    <w:basedOn w:val="TableNormal"/>
    <w:next w:val="TableGrid"/>
    <w:uiPriority w:val="59"/>
    <w:rsid w:val="007516D7"/>
    <w:pPr>
      <w:widowControl w:val="0"/>
      <w:spacing w:after="0" w:line="240" w:lineRule="auto"/>
    </w:pPr>
    <w:rPr>
      <w:rFonts w:eastAsia="Calibr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12">
    <w:name w:val="Table Grid15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12">
    <w:name w:val="Table Grid16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812">
    <w:name w:val="No List812"/>
    <w:next w:val="NoList"/>
    <w:uiPriority w:val="99"/>
    <w:semiHidden/>
    <w:unhideWhenUsed/>
    <w:rsid w:val="007516D7"/>
  </w:style>
  <w:style w:type="table" w:customStyle="1" w:styleId="TableGrid1712">
    <w:name w:val="Table Grid17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812">
    <w:name w:val="Table Grid18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912">
    <w:name w:val="No List912"/>
    <w:next w:val="NoList"/>
    <w:uiPriority w:val="99"/>
    <w:semiHidden/>
    <w:unhideWhenUsed/>
    <w:rsid w:val="007516D7"/>
  </w:style>
  <w:style w:type="table" w:customStyle="1" w:styleId="TableGrid1912">
    <w:name w:val="Table Grid19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012">
    <w:name w:val="Table Grid20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2">
    <w:name w:val="Table Grid21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2">
    <w:name w:val="Table Grid22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12">
    <w:name w:val="Table Grid23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412">
    <w:name w:val="Table Grid24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512">
    <w:name w:val="Table Grid2512"/>
    <w:basedOn w:val="TableNormal"/>
    <w:next w:val="TableGrid"/>
    <w:uiPriority w:val="59"/>
    <w:rsid w:val="007516D7"/>
    <w:pPr>
      <w:spacing w:after="0" w:line="240" w:lineRule="auto"/>
    </w:pPr>
    <w:rPr>
      <w:rFonts w:ascii="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1">
    <w:name w:val="Table Grid1331"/>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2">
    <w:name w:val="Table Grid1332"/>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3">
    <w:name w:val="Table Grid1333"/>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4">
    <w:name w:val="Table Grid1334"/>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
    <w:name w:val="网格型14"/>
    <w:basedOn w:val="TableNormal"/>
    <w:next w:val="TableGrid"/>
    <w:uiPriority w:val="59"/>
    <w:rsid w:val="000F537F"/>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35">
    <w:name w:val="Table Grid1335"/>
    <w:basedOn w:val="TableNormal"/>
    <w:next w:val="TableGrid"/>
    <w:uiPriority w:val="59"/>
    <w:rsid w:val="000F537F"/>
    <w:pPr>
      <w:spacing w:after="0" w:line="240" w:lineRule="auto"/>
    </w:pPr>
    <w:rPr>
      <w:rFonts w:ascii="Times New Roman" w:eastAsia="Times New Roman" w:hAnsi="Times New Roman" w:cs="Times New Roman"/>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4">
    <w:name w:val="Table Grid34"/>
    <w:basedOn w:val="TableNormal"/>
    <w:next w:val="TableGrid"/>
    <w:qFormat/>
    <w:rsid w:val="003D1263"/>
    <w:pPr>
      <w:widowControl w:val="0"/>
      <w:spacing w:after="0" w:line="240" w:lineRule="auto"/>
    </w:pPr>
    <w:rPr>
      <w:rFonts w:ascii="Times New Roman" w:eastAsia="PMingLiU"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5">
    <w:name w:val="正文1"/>
    <w:rsid w:val="00CD186F"/>
    <w:pPr>
      <w:widowControl w:val="0"/>
      <w:jc w:val="both"/>
    </w:pPr>
    <w:rPr>
      <w:rFonts w:ascii="Calibri" w:eastAsia="SimSun" w:hAnsi="Calibri" w:cs="Times New Roman"/>
      <w:kern w:val="2"/>
      <w:sz w:val="21"/>
      <w:szCs w:val="21"/>
    </w:rPr>
  </w:style>
  <w:style w:type="character" w:customStyle="1" w:styleId="TableTextChar">
    <w:name w:val="Table Text Char"/>
    <w:link w:val="TableText"/>
    <w:locked/>
    <w:rsid w:val="00193A0A"/>
    <w:rPr>
      <w:rFonts w:ascii="Times New Roman" w:eastAsia="PMingLiU" w:hAnsi="Times New Roman" w:cs="Times New Roman"/>
      <w:sz w:val="24"/>
      <w:szCs w:val="24"/>
      <w:lang w:eastAsia="en-US"/>
    </w:rPr>
  </w:style>
  <w:style w:type="paragraph" w:customStyle="1" w:styleId="fdBodyText">
    <w:name w:val="fd Body Text"/>
    <w:basedOn w:val="Normal"/>
    <w:uiPriority w:val="9"/>
    <w:rsid w:val="0089511F"/>
    <w:pPr>
      <w:ind w:firstLine="360"/>
      <w:jc w:val="both"/>
    </w:pPr>
    <w:rPr>
      <w:rFonts w:ascii="Times New Roman" w:eastAsia="Times New Roman" w:hAnsi="Times New Roman" w:cs="Times New Roman"/>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678">
      <w:bodyDiv w:val="1"/>
      <w:marLeft w:val="0"/>
      <w:marRight w:val="0"/>
      <w:marTop w:val="0"/>
      <w:marBottom w:val="0"/>
      <w:divBdr>
        <w:top w:val="none" w:sz="0" w:space="0" w:color="auto"/>
        <w:left w:val="none" w:sz="0" w:space="0" w:color="auto"/>
        <w:bottom w:val="none" w:sz="0" w:space="0" w:color="auto"/>
        <w:right w:val="none" w:sz="0" w:space="0" w:color="auto"/>
      </w:divBdr>
    </w:div>
    <w:div w:id="7026981">
      <w:bodyDiv w:val="1"/>
      <w:marLeft w:val="0"/>
      <w:marRight w:val="0"/>
      <w:marTop w:val="0"/>
      <w:marBottom w:val="0"/>
      <w:divBdr>
        <w:top w:val="none" w:sz="0" w:space="0" w:color="auto"/>
        <w:left w:val="none" w:sz="0" w:space="0" w:color="auto"/>
        <w:bottom w:val="none" w:sz="0" w:space="0" w:color="auto"/>
        <w:right w:val="none" w:sz="0" w:space="0" w:color="auto"/>
      </w:divBdr>
    </w:div>
    <w:div w:id="20131869">
      <w:bodyDiv w:val="1"/>
      <w:marLeft w:val="0"/>
      <w:marRight w:val="0"/>
      <w:marTop w:val="0"/>
      <w:marBottom w:val="0"/>
      <w:divBdr>
        <w:top w:val="none" w:sz="0" w:space="0" w:color="auto"/>
        <w:left w:val="none" w:sz="0" w:space="0" w:color="auto"/>
        <w:bottom w:val="none" w:sz="0" w:space="0" w:color="auto"/>
        <w:right w:val="none" w:sz="0" w:space="0" w:color="auto"/>
      </w:divBdr>
    </w:div>
    <w:div w:id="31807212">
      <w:bodyDiv w:val="1"/>
      <w:marLeft w:val="0"/>
      <w:marRight w:val="0"/>
      <w:marTop w:val="0"/>
      <w:marBottom w:val="0"/>
      <w:divBdr>
        <w:top w:val="none" w:sz="0" w:space="0" w:color="auto"/>
        <w:left w:val="none" w:sz="0" w:space="0" w:color="auto"/>
        <w:bottom w:val="none" w:sz="0" w:space="0" w:color="auto"/>
        <w:right w:val="none" w:sz="0" w:space="0" w:color="auto"/>
      </w:divBdr>
    </w:div>
    <w:div w:id="42876585">
      <w:bodyDiv w:val="1"/>
      <w:marLeft w:val="0"/>
      <w:marRight w:val="0"/>
      <w:marTop w:val="0"/>
      <w:marBottom w:val="0"/>
      <w:divBdr>
        <w:top w:val="none" w:sz="0" w:space="0" w:color="auto"/>
        <w:left w:val="none" w:sz="0" w:space="0" w:color="auto"/>
        <w:bottom w:val="none" w:sz="0" w:space="0" w:color="auto"/>
        <w:right w:val="none" w:sz="0" w:space="0" w:color="auto"/>
      </w:divBdr>
    </w:div>
    <w:div w:id="54622726">
      <w:bodyDiv w:val="1"/>
      <w:marLeft w:val="0"/>
      <w:marRight w:val="0"/>
      <w:marTop w:val="0"/>
      <w:marBottom w:val="0"/>
      <w:divBdr>
        <w:top w:val="none" w:sz="0" w:space="0" w:color="auto"/>
        <w:left w:val="none" w:sz="0" w:space="0" w:color="auto"/>
        <w:bottom w:val="none" w:sz="0" w:space="0" w:color="auto"/>
        <w:right w:val="none" w:sz="0" w:space="0" w:color="auto"/>
      </w:divBdr>
    </w:div>
    <w:div w:id="65809614">
      <w:bodyDiv w:val="1"/>
      <w:marLeft w:val="0"/>
      <w:marRight w:val="0"/>
      <w:marTop w:val="0"/>
      <w:marBottom w:val="0"/>
      <w:divBdr>
        <w:top w:val="none" w:sz="0" w:space="0" w:color="auto"/>
        <w:left w:val="none" w:sz="0" w:space="0" w:color="auto"/>
        <w:bottom w:val="none" w:sz="0" w:space="0" w:color="auto"/>
        <w:right w:val="none" w:sz="0" w:space="0" w:color="auto"/>
      </w:divBdr>
    </w:div>
    <w:div w:id="67505312">
      <w:bodyDiv w:val="1"/>
      <w:marLeft w:val="0"/>
      <w:marRight w:val="0"/>
      <w:marTop w:val="0"/>
      <w:marBottom w:val="0"/>
      <w:divBdr>
        <w:top w:val="none" w:sz="0" w:space="0" w:color="auto"/>
        <w:left w:val="none" w:sz="0" w:space="0" w:color="auto"/>
        <w:bottom w:val="none" w:sz="0" w:space="0" w:color="auto"/>
        <w:right w:val="none" w:sz="0" w:space="0" w:color="auto"/>
      </w:divBdr>
    </w:div>
    <w:div w:id="70935436">
      <w:bodyDiv w:val="1"/>
      <w:marLeft w:val="0"/>
      <w:marRight w:val="0"/>
      <w:marTop w:val="0"/>
      <w:marBottom w:val="0"/>
      <w:divBdr>
        <w:top w:val="none" w:sz="0" w:space="0" w:color="auto"/>
        <w:left w:val="none" w:sz="0" w:space="0" w:color="auto"/>
        <w:bottom w:val="none" w:sz="0" w:space="0" w:color="auto"/>
        <w:right w:val="none" w:sz="0" w:space="0" w:color="auto"/>
      </w:divBdr>
    </w:div>
    <w:div w:id="76250726">
      <w:bodyDiv w:val="1"/>
      <w:marLeft w:val="0"/>
      <w:marRight w:val="0"/>
      <w:marTop w:val="0"/>
      <w:marBottom w:val="0"/>
      <w:divBdr>
        <w:top w:val="none" w:sz="0" w:space="0" w:color="auto"/>
        <w:left w:val="none" w:sz="0" w:space="0" w:color="auto"/>
        <w:bottom w:val="none" w:sz="0" w:space="0" w:color="auto"/>
        <w:right w:val="none" w:sz="0" w:space="0" w:color="auto"/>
      </w:divBdr>
    </w:div>
    <w:div w:id="88812664">
      <w:bodyDiv w:val="1"/>
      <w:marLeft w:val="0"/>
      <w:marRight w:val="0"/>
      <w:marTop w:val="0"/>
      <w:marBottom w:val="0"/>
      <w:divBdr>
        <w:top w:val="none" w:sz="0" w:space="0" w:color="auto"/>
        <w:left w:val="none" w:sz="0" w:space="0" w:color="auto"/>
        <w:bottom w:val="none" w:sz="0" w:space="0" w:color="auto"/>
        <w:right w:val="none" w:sz="0" w:space="0" w:color="auto"/>
      </w:divBdr>
    </w:div>
    <w:div w:id="88936543">
      <w:bodyDiv w:val="1"/>
      <w:marLeft w:val="0"/>
      <w:marRight w:val="0"/>
      <w:marTop w:val="0"/>
      <w:marBottom w:val="0"/>
      <w:divBdr>
        <w:top w:val="none" w:sz="0" w:space="0" w:color="auto"/>
        <w:left w:val="none" w:sz="0" w:space="0" w:color="auto"/>
        <w:bottom w:val="none" w:sz="0" w:space="0" w:color="auto"/>
        <w:right w:val="none" w:sz="0" w:space="0" w:color="auto"/>
      </w:divBdr>
    </w:div>
    <w:div w:id="104739193">
      <w:bodyDiv w:val="1"/>
      <w:marLeft w:val="0"/>
      <w:marRight w:val="0"/>
      <w:marTop w:val="0"/>
      <w:marBottom w:val="0"/>
      <w:divBdr>
        <w:top w:val="none" w:sz="0" w:space="0" w:color="auto"/>
        <w:left w:val="none" w:sz="0" w:space="0" w:color="auto"/>
        <w:bottom w:val="none" w:sz="0" w:space="0" w:color="auto"/>
        <w:right w:val="none" w:sz="0" w:space="0" w:color="auto"/>
      </w:divBdr>
    </w:div>
    <w:div w:id="119542690">
      <w:bodyDiv w:val="1"/>
      <w:marLeft w:val="0"/>
      <w:marRight w:val="0"/>
      <w:marTop w:val="0"/>
      <w:marBottom w:val="0"/>
      <w:divBdr>
        <w:top w:val="none" w:sz="0" w:space="0" w:color="auto"/>
        <w:left w:val="none" w:sz="0" w:space="0" w:color="auto"/>
        <w:bottom w:val="none" w:sz="0" w:space="0" w:color="auto"/>
        <w:right w:val="none" w:sz="0" w:space="0" w:color="auto"/>
      </w:divBdr>
    </w:div>
    <w:div w:id="123279778">
      <w:bodyDiv w:val="1"/>
      <w:marLeft w:val="0"/>
      <w:marRight w:val="0"/>
      <w:marTop w:val="0"/>
      <w:marBottom w:val="0"/>
      <w:divBdr>
        <w:top w:val="none" w:sz="0" w:space="0" w:color="auto"/>
        <w:left w:val="none" w:sz="0" w:space="0" w:color="auto"/>
        <w:bottom w:val="none" w:sz="0" w:space="0" w:color="auto"/>
        <w:right w:val="none" w:sz="0" w:space="0" w:color="auto"/>
      </w:divBdr>
    </w:div>
    <w:div w:id="143157638">
      <w:bodyDiv w:val="1"/>
      <w:marLeft w:val="0"/>
      <w:marRight w:val="0"/>
      <w:marTop w:val="0"/>
      <w:marBottom w:val="0"/>
      <w:divBdr>
        <w:top w:val="none" w:sz="0" w:space="0" w:color="auto"/>
        <w:left w:val="none" w:sz="0" w:space="0" w:color="auto"/>
        <w:bottom w:val="none" w:sz="0" w:space="0" w:color="auto"/>
        <w:right w:val="none" w:sz="0" w:space="0" w:color="auto"/>
      </w:divBdr>
    </w:div>
    <w:div w:id="148443148">
      <w:bodyDiv w:val="1"/>
      <w:marLeft w:val="0"/>
      <w:marRight w:val="0"/>
      <w:marTop w:val="0"/>
      <w:marBottom w:val="0"/>
      <w:divBdr>
        <w:top w:val="none" w:sz="0" w:space="0" w:color="auto"/>
        <w:left w:val="none" w:sz="0" w:space="0" w:color="auto"/>
        <w:bottom w:val="none" w:sz="0" w:space="0" w:color="auto"/>
        <w:right w:val="none" w:sz="0" w:space="0" w:color="auto"/>
      </w:divBdr>
    </w:div>
    <w:div w:id="175847316">
      <w:bodyDiv w:val="1"/>
      <w:marLeft w:val="0"/>
      <w:marRight w:val="0"/>
      <w:marTop w:val="0"/>
      <w:marBottom w:val="0"/>
      <w:divBdr>
        <w:top w:val="none" w:sz="0" w:space="0" w:color="auto"/>
        <w:left w:val="none" w:sz="0" w:space="0" w:color="auto"/>
        <w:bottom w:val="none" w:sz="0" w:space="0" w:color="auto"/>
        <w:right w:val="none" w:sz="0" w:space="0" w:color="auto"/>
      </w:divBdr>
    </w:div>
    <w:div w:id="177086010">
      <w:bodyDiv w:val="1"/>
      <w:marLeft w:val="0"/>
      <w:marRight w:val="0"/>
      <w:marTop w:val="0"/>
      <w:marBottom w:val="0"/>
      <w:divBdr>
        <w:top w:val="none" w:sz="0" w:space="0" w:color="auto"/>
        <w:left w:val="none" w:sz="0" w:space="0" w:color="auto"/>
        <w:bottom w:val="none" w:sz="0" w:space="0" w:color="auto"/>
        <w:right w:val="none" w:sz="0" w:space="0" w:color="auto"/>
      </w:divBdr>
    </w:div>
    <w:div w:id="194581926">
      <w:bodyDiv w:val="1"/>
      <w:marLeft w:val="0"/>
      <w:marRight w:val="0"/>
      <w:marTop w:val="0"/>
      <w:marBottom w:val="0"/>
      <w:divBdr>
        <w:top w:val="none" w:sz="0" w:space="0" w:color="auto"/>
        <w:left w:val="none" w:sz="0" w:space="0" w:color="auto"/>
        <w:bottom w:val="none" w:sz="0" w:space="0" w:color="auto"/>
        <w:right w:val="none" w:sz="0" w:space="0" w:color="auto"/>
      </w:divBdr>
    </w:div>
    <w:div w:id="203254541">
      <w:bodyDiv w:val="1"/>
      <w:marLeft w:val="0"/>
      <w:marRight w:val="0"/>
      <w:marTop w:val="0"/>
      <w:marBottom w:val="0"/>
      <w:divBdr>
        <w:top w:val="none" w:sz="0" w:space="0" w:color="auto"/>
        <w:left w:val="none" w:sz="0" w:space="0" w:color="auto"/>
        <w:bottom w:val="none" w:sz="0" w:space="0" w:color="auto"/>
        <w:right w:val="none" w:sz="0" w:space="0" w:color="auto"/>
      </w:divBdr>
    </w:div>
    <w:div w:id="211580692">
      <w:bodyDiv w:val="1"/>
      <w:marLeft w:val="0"/>
      <w:marRight w:val="0"/>
      <w:marTop w:val="0"/>
      <w:marBottom w:val="0"/>
      <w:divBdr>
        <w:top w:val="none" w:sz="0" w:space="0" w:color="auto"/>
        <w:left w:val="none" w:sz="0" w:space="0" w:color="auto"/>
        <w:bottom w:val="none" w:sz="0" w:space="0" w:color="auto"/>
        <w:right w:val="none" w:sz="0" w:space="0" w:color="auto"/>
      </w:divBdr>
    </w:div>
    <w:div w:id="219755463">
      <w:bodyDiv w:val="1"/>
      <w:marLeft w:val="0"/>
      <w:marRight w:val="0"/>
      <w:marTop w:val="0"/>
      <w:marBottom w:val="0"/>
      <w:divBdr>
        <w:top w:val="none" w:sz="0" w:space="0" w:color="auto"/>
        <w:left w:val="none" w:sz="0" w:space="0" w:color="auto"/>
        <w:bottom w:val="none" w:sz="0" w:space="0" w:color="auto"/>
        <w:right w:val="none" w:sz="0" w:space="0" w:color="auto"/>
      </w:divBdr>
    </w:div>
    <w:div w:id="223689373">
      <w:bodyDiv w:val="1"/>
      <w:marLeft w:val="0"/>
      <w:marRight w:val="0"/>
      <w:marTop w:val="0"/>
      <w:marBottom w:val="0"/>
      <w:divBdr>
        <w:top w:val="none" w:sz="0" w:space="0" w:color="auto"/>
        <w:left w:val="none" w:sz="0" w:space="0" w:color="auto"/>
        <w:bottom w:val="none" w:sz="0" w:space="0" w:color="auto"/>
        <w:right w:val="none" w:sz="0" w:space="0" w:color="auto"/>
      </w:divBdr>
    </w:div>
    <w:div w:id="234823556">
      <w:bodyDiv w:val="1"/>
      <w:marLeft w:val="0"/>
      <w:marRight w:val="0"/>
      <w:marTop w:val="0"/>
      <w:marBottom w:val="0"/>
      <w:divBdr>
        <w:top w:val="none" w:sz="0" w:space="0" w:color="auto"/>
        <w:left w:val="none" w:sz="0" w:space="0" w:color="auto"/>
        <w:bottom w:val="none" w:sz="0" w:space="0" w:color="auto"/>
        <w:right w:val="none" w:sz="0" w:space="0" w:color="auto"/>
      </w:divBdr>
    </w:div>
    <w:div w:id="236092804">
      <w:bodyDiv w:val="1"/>
      <w:marLeft w:val="0"/>
      <w:marRight w:val="0"/>
      <w:marTop w:val="0"/>
      <w:marBottom w:val="0"/>
      <w:divBdr>
        <w:top w:val="none" w:sz="0" w:space="0" w:color="auto"/>
        <w:left w:val="none" w:sz="0" w:space="0" w:color="auto"/>
        <w:bottom w:val="none" w:sz="0" w:space="0" w:color="auto"/>
        <w:right w:val="none" w:sz="0" w:space="0" w:color="auto"/>
      </w:divBdr>
    </w:div>
    <w:div w:id="241987172">
      <w:bodyDiv w:val="1"/>
      <w:marLeft w:val="0"/>
      <w:marRight w:val="0"/>
      <w:marTop w:val="0"/>
      <w:marBottom w:val="0"/>
      <w:divBdr>
        <w:top w:val="none" w:sz="0" w:space="0" w:color="auto"/>
        <w:left w:val="none" w:sz="0" w:space="0" w:color="auto"/>
        <w:bottom w:val="none" w:sz="0" w:space="0" w:color="auto"/>
        <w:right w:val="none" w:sz="0" w:space="0" w:color="auto"/>
      </w:divBdr>
    </w:div>
    <w:div w:id="252668821">
      <w:bodyDiv w:val="1"/>
      <w:marLeft w:val="0"/>
      <w:marRight w:val="0"/>
      <w:marTop w:val="0"/>
      <w:marBottom w:val="0"/>
      <w:divBdr>
        <w:top w:val="none" w:sz="0" w:space="0" w:color="auto"/>
        <w:left w:val="none" w:sz="0" w:space="0" w:color="auto"/>
        <w:bottom w:val="none" w:sz="0" w:space="0" w:color="auto"/>
        <w:right w:val="none" w:sz="0" w:space="0" w:color="auto"/>
      </w:divBdr>
    </w:div>
    <w:div w:id="259484875">
      <w:bodyDiv w:val="1"/>
      <w:marLeft w:val="0"/>
      <w:marRight w:val="0"/>
      <w:marTop w:val="0"/>
      <w:marBottom w:val="0"/>
      <w:divBdr>
        <w:top w:val="none" w:sz="0" w:space="0" w:color="auto"/>
        <w:left w:val="none" w:sz="0" w:space="0" w:color="auto"/>
        <w:bottom w:val="none" w:sz="0" w:space="0" w:color="auto"/>
        <w:right w:val="none" w:sz="0" w:space="0" w:color="auto"/>
      </w:divBdr>
    </w:div>
    <w:div w:id="265119388">
      <w:bodyDiv w:val="1"/>
      <w:marLeft w:val="0"/>
      <w:marRight w:val="0"/>
      <w:marTop w:val="0"/>
      <w:marBottom w:val="0"/>
      <w:divBdr>
        <w:top w:val="none" w:sz="0" w:space="0" w:color="auto"/>
        <w:left w:val="none" w:sz="0" w:space="0" w:color="auto"/>
        <w:bottom w:val="none" w:sz="0" w:space="0" w:color="auto"/>
        <w:right w:val="none" w:sz="0" w:space="0" w:color="auto"/>
      </w:divBdr>
    </w:div>
    <w:div w:id="269359308">
      <w:bodyDiv w:val="1"/>
      <w:marLeft w:val="0"/>
      <w:marRight w:val="0"/>
      <w:marTop w:val="0"/>
      <w:marBottom w:val="0"/>
      <w:divBdr>
        <w:top w:val="none" w:sz="0" w:space="0" w:color="auto"/>
        <w:left w:val="none" w:sz="0" w:space="0" w:color="auto"/>
        <w:bottom w:val="none" w:sz="0" w:space="0" w:color="auto"/>
        <w:right w:val="none" w:sz="0" w:space="0" w:color="auto"/>
      </w:divBdr>
    </w:div>
    <w:div w:id="269705960">
      <w:bodyDiv w:val="1"/>
      <w:marLeft w:val="0"/>
      <w:marRight w:val="0"/>
      <w:marTop w:val="0"/>
      <w:marBottom w:val="0"/>
      <w:divBdr>
        <w:top w:val="none" w:sz="0" w:space="0" w:color="auto"/>
        <w:left w:val="none" w:sz="0" w:space="0" w:color="auto"/>
        <w:bottom w:val="none" w:sz="0" w:space="0" w:color="auto"/>
        <w:right w:val="none" w:sz="0" w:space="0" w:color="auto"/>
      </w:divBdr>
    </w:div>
    <w:div w:id="269892708">
      <w:bodyDiv w:val="1"/>
      <w:marLeft w:val="0"/>
      <w:marRight w:val="0"/>
      <w:marTop w:val="0"/>
      <w:marBottom w:val="0"/>
      <w:divBdr>
        <w:top w:val="none" w:sz="0" w:space="0" w:color="auto"/>
        <w:left w:val="none" w:sz="0" w:space="0" w:color="auto"/>
        <w:bottom w:val="none" w:sz="0" w:space="0" w:color="auto"/>
        <w:right w:val="none" w:sz="0" w:space="0" w:color="auto"/>
      </w:divBdr>
    </w:div>
    <w:div w:id="284117556">
      <w:bodyDiv w:val="1"/>
      <w:marLeft w:val="0"/>
      <w:marRight w:val="0"/>
      <w:marTop w:val="0"/>
      <w:marBottom w:val="0"/>
      <w:divBdr>
        <w:top w:val="none" w:sz="0" w:space="0" w:color="auto"/>
        <w:left w:val="none" w:sz="0" w:space="0" w:color="auto"/>
        <w:bottom w:val="none" w:sz="0" w:space="0" w:color="auto"/>
        <w:right w:val="none" w:sz="0" w:space="0" w:color="auto"/>
      </w:divBdr>
    </w:div>
    <w:div w:id="289096955">
      <w:bodyDiv w:val="1"/>
      <w:marLeft w:val="0"/>
      <w:marRight w:val="0"/>
      <w:marTop w:val="0"/>
      <w:marBottom w:val="0"/>
      <w:divBdr>
        <w:top w:val="none" w:sz="0" w:space="0" w:color="auto"/>
        <w:left w:val="none" w:sz="0" w:space="0" w:color="auto"/>
        <w:bottom w:val="none" w:sz="0" w:space="0" w:color="auto"/>
        <w:right w:val="none" w:sz="0" w:space="0" w:color="auto"/>
      </w:divBdr>
    </w:div>
    <w:div w:id="292566344">
      <w:bodyDiv w:val="1"/>
      <w:marLeft w:val="0"/>
      <w:marRight w:val="0"/>
      <w:marTop w:val="0"/>
      <w:marBottom w:val="0"/>
      <w:divBdr>
        <w:top w:val="none" w:sz="0" w:space="0" w:color="auto"/>
        <w:left w:val="none" w:sz="0" w:space="0" w:color="auto"/>
        <w:bottom w:val="none" w:sz="0" w:space="0" w:color="auto"/>
        <w:right w:val="none" w:sz="0" w:space="0" w:color="auto"/>
      </w:divBdr>
    </w:div>
    <w:div w:id="305167456">
      <w:bodyDiv w:val="1"/>
      <w:marLeft w:val="0"/>
      <w:marRight w:val="0"/>
      <w:marTop w:val="0"/>
      <w:marBottom w:val="0"/>
      <w:divBdr>
        <w:top w:val="none" w:sz="0" w:space="0" w:color="auto"/>
        <w:left w:val="none" w:sz="0" w:space="0" w:color="auto"/>
        <w:bottom w:val="none" w:sz="0" w:space="0" w:color="auto"/>
        <w:right w:val="none" w:sz="0" w:space="0" w:color="auto"/>
      </w:divBdr>
    </w:div>
    <w:div w:id="311637820">
      <w:bodyDiv w:val="1"/>
      <w:marLeft w:val="0"/>
      <w:marRight w:val="0"/>
      <w:marTop w:val="0"/>
      <w:marBottom w:val="0"/>
      <w:divBdr>
        <w:top w:val="none" w:sz="0" w:space="0" w:color="auto"/>
        <w:left w:val="none" w:sz="0" w:space="0" w:color="auto"/>
        <w:bottom w:val="none" w:sz="0" w:space="0" w:color="auto"/>
        <w:right w:val="none" w:sz="0" w:space="0" w:color="auto"/>
      </w:divBdr>
    </w:div>
    <w:div w:id="322319262">
      <w:bodyDiv w:val="1"/>
      <w:marLeft w:val="0"/>
      <w:marRight w:val="0"/>
      <w:marTop w:val="0"/>
      <w:marBottom w:val="0"/>
      <w:divBdr>
        <w:top w:val="none" w:sz="0" w:space="0" w:color="auto"/>
        <w:left w:val="none" w:sz="0" w:space="0" w:color="auto"/>
        <w:bottom w:val="none" w:sz="0" w:space="0" w:color="auto"/>
        <w:right w:val="none" w:sz="0" w:space="0" w:color="auto"/>
      </w:divBdr>
    </w:div>
    <w:div w:id="335768794">
      <w:bodyDiv w:val="1"/>
      <w:marLeft w:val="0"/>
      <w:marRight w:val="0"/>
      <w:marTop w:val="0"/>
      <w:marBottom w:val="0"/>
      <w:divBdr>
        <w:top w:val="none" w:sz="0" w:space="0" w:color="auto"/>
        <w:left w:val="none" w:sz="0" w:space="0" w:color="auto"/>
        <w:bottom w:val="none" w:sz="0" w:space="0" w:color="auto"/>
        <w:right w:val="none" w:sz="0" w:space="0" w:color="auto"/>
      </w:divBdr>
    </w:div>
    <w:div w:id="337386063">
      <w:bodyDiv w:val="1"/>
      <w:marLeft w:val="0"/>
      <w:marRight w:val="0"/>
      <w:marTop w:val="0"/>
      <w:marBottom w:val="0"/>
      <w:divBdr>
        <w:top w:val="none" w:sz="0" w:space="0" w:color="auto"/>
        <w:left w:val="none" w:sz="0" w:space="0" w:color="auto"/>
        <w:bottom w:val="none" w:sz="0" w:space="0" w:color="auto"/>
        <w:right w:val="none" w:sz="0" w:space="0" w:color="auto"/>
      </w:divBdr>
    </w:div>
    <w:div w:id="342707618">
      <w:bodyDiv w:val="1"/>
      <w:marLeft w:val="0"/>
      <w:marRight w:val="0"/>
      <w:marTop w:val="0"/>
      <w:marBottom w:val="0"/>
      <w:divBdr>
        <w:top w:val="none" w:sz="0" w:space="0" w:color="auto"/>
        <w:left w:val="none" w:sz="0" w:space="0" w:color="auto"/>
        <w:bottom w:val="none" w:sz="0" w:space="0" w:color="auto"/>
        <w:right w:val="none" w:sz="0" w:space="0" w:color="auto"/>
      </w:divBdr>
    </w:div>
    <w:div w:id="347563632">
      <w:bodyDiv w:val="1"/>
      <w:marLeft w:val="0"/>
      <w:marRight w:val="0"/>
      <w:marTop w:val="0"/>
      <w:marBottom w:val="0"/>
      <w:divBdr>
        <w:top w:val="none" w:sz="0" w:space="0" w:color="auto"/>
        <w:left w:val="none" w:sz="0" w:space="0" w:color="auto"/>
        <w:bottom w:val="none" w:sz="0" w:space="0" w:color="auto"/>
        <w:right w:val="none" w:sz="0" w:space="0" w:color="auto"/>
      </w:divBdr>
    </w:div>
    <w:div w:id="358091876">
      <w:bodyDiv w:val="1"/>
      <w:marLeft w:val="0"/>
      <w:marRight w:val="0"/>
      <w:marTop w:val="0"/>
      <w:marBottom w:val="0"/>
      <w:divBdr>
        <w:top w:val="none" w:sz="0" w:space="0" w:color="auto"/>
        <w:left w:val="none" w:sz="0" w:space="0" w:color="auto"/>
        <w:bottom w:val="none" w:sz="0" w:space="0" w:color="auto"/>
        <w:right w:val="none" w:sz="0" w:space="0" w:color="auto"/>
      </w:divBdr>
    </w:div>
    <w:div w:id="368844954">
      <w:bodyDiv w:val="1"/>
      <w:marLeft w:val="0"/>
      <w:marRight w:val="0"/>
      <w:marTop w:val="0"/>
      <w:marBottom w:val="0"/>
      <w:divBdr>
        <w:top w:val="none" w:sz="0" w:space="0" w:color="auto"/>
        <w:left w:val="none" w:sz="0" w:space="0" w:color="auto"/>
        <w:bottom w:val="none" w:sz="0" w:space="0" w:color="auto"/>
        <w:right w:val="none" w:sz="0" w:space="0" w:color="auto"/>
      </w:divBdr>
    </w:div>
    <w:div w:id="369644219">
      <w:bodyDiv w:val="1"/>
      <w:marLeft w:val="0"/>
      <w:marRight w:val="0"/>
      <w:marTop w:val="0"/>
      <w:marBottom w:val="0"/>
      <w:divBdr>
        <w:top w:val="none" w:sz="0" w:space="0" w:color="auto"/>
        <w:left w:val="none" w:sz="0" w:space="0" w:color="auto"/>
        <w:bottom w:val="none" w:sz="0" w:space="0" w:color="auto"/>
        <w:right w:val="none" w:sz="0" w:space="0" w:color="auto"/>
      </w:divBdr>
    </w:div>
    <w:div w:id="375391954">
      <w:bodyDiv w:val="1"/>
      <w:marLeft w:val="0"/>
      <w:marRight w:val="0"/>
      <w:marTop w:val="0"/>
      <w:marBottom w:val="0"/>
      <w:divBdr>
        <w:top w:val="none" w:sz="0" w:space="0" w:color="auto"/>
        <w:left w:val="none" w:sz="0" w:space="0" w:color="auto"/>
        <w:bottom w:val="none" w:sz="0" w:space="0" w:color="auto"/>
        <w:right w:val="none" w:sz="0" w:space="0" w:color="auto"/>
      </w:divBdr>
    </w:div>
    <w:div w:id="380515171">
      <w:bodyDiv w:val="1"/>
      <w:marLeft w:val="0"/>
      <w:marRight w:val="0"/>
      <w:marTop w:val="0"/>
      <w:marBottom w:val="0"/>
      <w:divBdr>
        <w:top w:val="none" w:sz="0" w:space="0" w:color="auto"/>
        <w:left w:val="none" w:sz="0" w:space="0" w:color="auto"/>
        <w:bottom w:val="none" w:sz="0" w:space="0" w:color="auto"/>
        <w:right w:val="none" w:sz="0" w:space="0" w:color="auto"/>
      </w:divBdr>
    </w:div>
    <w:div w:id="388385712">
      <w:bodyDiv w:val="1"/>
      <w:marLeft w:val="0"/>
      <w:marRight w:val="0"/>
      <w:marTop w:val="0"/>
      <w:marBottom w:val="0"/>
      <w:divBdr>
        <w:top w:val="none" w:sz="0" w:space="0" w:color="auto"/>
        <w:left w:val="none" w:sz="0" w:space="0" w:color="auto"/>
        <w:bottom w:val="none" w:sz="0" w:space="0" w:color="auto"/>
        <w:right w:val="none" w:sz="0" w:space="0" w:color="auto"/>
      </w:divBdr>
    </w:div>
    <w:div w:id="439885343">
      <w:bodyDiv w:val="1"/>
      <w:marLeft w:val="0"/>
      <w:marRight w:val="0"/>
      <w:marTop w:val="0"/>
      <w:marBottom w:val="0"/>
      <w:divBdr>
        <w:top w:val="none" w:sz="0" w:space="0" w:color="auto"/>
        <w:left w:val="none" w:sz="0" w:space="0" w:color="auto"/>
        <w:bottom w:val="none" w:sz="0" w:space="0" w:color="auto"/>
        <w:right w:val="none" w:sz="0" w:space="0" w:color="auto"/>
      </w:divBdr>
    </w:div>
    <w:div w:id="455031268">
      <w:bodyDiv w:val="1"/>
      <w:marLeft w:val="0"/>
      <w:marRight w:val="0"/>
      <w:marTop w:val="0"/>
      <w:marBottom w:val="0"/>
      <w:divBdr>
        <w:top w:val="none" w:sz="0" w:space="0" w:color="auto"/>
        <w:left w:val="none" w:sz="0" w:space="0" w:color="auto"/>
        <w:bottom w:val="none" w:sz="0" w:space="0" w:color="auto"/>
        <w:right w:val="none" w:sz="0" w:space="0" w:color="auto"/>
      </w:divBdr>
    </w:div>
    <w:div w:id="464467667">
      <w:bodyDiv w:val="1"/>
      <w:marLeft w:val="0"/>
      <w:marRight w:val="0"/>
      <w:marTop w:val="0"/>
      <w:marBottom w:val="0"/>
      <w:divBdr>
        <w:top w:val="none" w:sz="0" w:space="0" w:color="auto"/>
        <w:left w:val="none" w:sz="0" w:space="0" w:color="auto"/>
        <w:bottom w:val="none" w:sz="0" w:space="0" w:color="auto"/>
        <w:right w:val="none" w:sz="0" w:space="0" w:color="auto"/>
      </w:divBdr>
    </w:div>
    <w:div w:id="467010947">
      <w:bodyDiv w:val="1"/>
      <w:marLeft w:val="0"/>
      <w:marRight w:val="0"/>
      <w:marTop w:val="0"/>
      <w:marBottom w:val="0"/>
      <w:divBdr>
        <w:top w:val="none" w:sz="0" w:space="0" w:color="auto"/>
        <w:left w:val="none" w:sz="0" w:space="0" w:color="auto"/>
        <w:bottom w:val="none" w:sz="0" w:space="0" w:color="auto"/>
        <w:right w:val="none" w:sz="0" w:space="0" w:color="auto"/>
      </w:divBdr>
    </w:div>
    <w:div w:id="480117027">
      <w:bodyDiv w:val="1"/>
      <w:marLeft w:val="0"/>
      <w:marRight w:val="0"/>
      <w:marTop w:val="0"/>
      <w:marBottom w:val="0"/>
      <w:divBdr>
        <w:top w:val="none" w:sz="0" w:space="0" w:color="auto"/>
        <w:left w:val="none" w:sz="0" w:space="0" w:color="auto"/>
        <w:bottom w:val="none" w:sz="0" w:space="0" w:color="auto"/>
        <w:right w:val="none" w:sz="0" w:space="0" w:color="auto"/>
      </w:divBdr>
    </w:div>
    <w:div w:id="482045622">
      <w:bodyDiv w:val="1"/>
      <w:marLeft w:val="0"/>
      <w:marRight w:val="0"/>
      <w:marTop w:val="0"/>
      <w:marBottom w:val="0"/>
      <w:divBdr>
        <w:top w:val="none" w:sz="0" w:space="0" w:color="auto"/>
        <w:left w:val="none" w:sz="0" w:space="0" w:color="auto"/>
        <w:bottom w:val="none" w:sz="0" w:space="0" w:color="auto"/>
        <w:right w:val="none" w:sz="0" w:space="0" w:color="auto"/>
      </w:divBdr>
    </w:div>
    <w:div w:id="487940141">
      <w:bodyDiv w:val="1"/>
      <w:marLeft w:val="0"/>
      <w:marRight w:val="0"/>
      <w:marTop w:val="0"/>
      <w:marBottom w:val="0"/>
      <w:divBdr>
        <w:top w:val="none" w:sz="0" w:space="0" w:color="auto"/>
        <w:left w:val="none" w:sz="0" w:space="0" w:color="auto"/>
        <w:bottom w:val="none" w:sz="0" w:space="0" w:color="auto"/>
        <w:right w:val="none" w:sz="0" w:space="0" w:color="auto"/>
      </w:divBdr>
    </w:div>
    <w:div w:id="492451079">
      <w:bodyDiv w:val="1"/>
      <w:marLeft w:val="0"/>
      <w:marRight w:val="0"/>
      <w:marTop w:val="0"/>
      <w:marBottom w:val="0"/>
      <w:divBdr>
        <w:top w:val="none" w:sz="0" w:space="0" w:color="auto"/>
        <w:left w:val="none" w:sz="0" w:space="0" w:color="auto"/>
        <w:bottom w:val="none" w:sz="0" w:space="0" w:color="auto"/>
        <w:right w:val="none" w:sz="0" w:space="0" w:color="auto"/>
      </w:divBdr>
    </w:div>
    <w:div w:id="504981912">
      <w:bodyDiv w:val="1"/>
      <w:marLeft w:val="0"/>
      <w:marRight w:val="0"/>
      <w:marTop w:val="0"/>
      <w:marBottom w:val="0"/>
      <w:divBdr>
        <w:top w:val="none" w:sz="0" w:space="0" w:color="auto"/>
        <w:left w:val="none" w:sz="0" w:space="0" w:color="auto"/>
        <w:bottom w:val="none" w:sz="0" w:space="0" w:color="auto"/>
        <w:right w:val="none" w:sz="0" w:space="0" w:color="auto"/>
      </w:divBdr>
    </w:div>
    <w:div w:id="506021401">
      <w:bodyDiv w:val="1"/>
      <w:marLeft w:val="0"/>
      <w:marRight w:val="0"/>
      <w:marTop w:val="0"/>
      <w:marBottom w:val="0"/>
      <w:divBdr>
        <w:top w:val="none" w:sz="0" w:space="0" w:color="auto"/>
        <w:left w:val="none" w:sz="0" w:space="0" w:color="auto"/>
        <w:bottom w:val="none" w:sz="0" w:space="0" w:color="auto"/>
        <w:right w:val="none" w:sz="0" w:space="0" w:color="auto"/>
      </w:divBdr>
    </w:div>
    <w:div w:id="510217072">
      <w:bodyDiv w:val="1"/>
      <w:marLeft w:val="0"/>
      <w:marRight w:val="0"/>
      <w:marTop w:val="0"/>
      <w:marBottom w:val="0"/>
      <w:divBdr>
        <w:top w:val="none" w:sz="0" w:space="0" w:color="auto"/>
        <w:left w:val="none" w:sz="0" w:space="0" w:color="auto"/>
        <w:bottom w:val="none" w:sz="0" w:space="0" w:color="auto"/>
        <w:right w:val="none" w:sz="0" w:space="0" w:color="auto"/>
      </w:divBdr>
    </w:div>
    <w:div w:id="513542492">
      <w:bodyDiv w:val="1"/>
      <w:marLeft w:val="0"/>
      <w:marRight w:val="0"/>
      <w:marTop w:val="0"/>
      <w:marBottom w:val="0"/>
      <w:divBdr>
        <w:top w:val="none" w:sz="0" w:space="0" w:color="auto"/>
        <w:left w:val="none" w:sz="0" w:space="0" w:color="auto"/>
        <w:bottom w:val="none" w:sz="0" w:space="0" w:color="auto"/>
        <w:right w:val="none" w:sz="0" w:space="0" w:color="auto"/>
      </w:divBdr>
    </w:div>
    <w:div w:id="514421443">
      <w:bodyDiv w:val="1"/>
      <w:marLeft w:val="0"/>
      <w:marRight w:val="0"/>
      <w:marTop w:val="0"/>
      <w:marBottom w:val="0"/>
      <w:divBdr>
        <w:top w:val="none" w:sz="0" w:space="0" w:color="auto"/>
        <w:left w:val="none" w:sz="0" w:space="0" w:color="auto"/>
        <w:bottom w:val="none" w:sz="0" w:space="0" w:color="auto"/>
        <w:right w:val="none" w:sz="0" w:space="0" w:color="auto"/>
      </w:divBdr>
    </w:div>
    <w:div w:id="529415901">
      <w:bodyDiv w:val="1"/>
      <w:marLeft w:val="0"/>
      <w:marRight w:val="0"/>
      <w:marTop w:val="0"/>
      <w:marBottom w:val="0"/>
      <w:divBdr>
        <w:top w:val="none" w:sz="0" w:space="0" w:color="auto"/>
        <w:left w:val="none" w:sz="0" w:space="0" w:color="auto"/>
        <w:bottom w:val="none" w:sz="0" w:space="0" w:color="auto"/>
        <w:right w:val="none" w:sz="0" w:space="0" w:color="auto"/>
      </w:divBdr>
    </w:div>
    <w:div w:id="545677247">
      <w:bodyDiv w:val="1"/>
      <w:marLeft w:val="0"/>
      <w:marRight w:val="0"/>
      <w:marTop w:val="0"/>
      <w:marBottom w:val="0"/>
      <w:divBdr>
        <w:top w:val="none" w:sz="0" w:space="0" w:color="auto"/>
        <w:left w:val="none" w:sz="0" w:space="0" w:color="auto"/>
        <w:bottom w:val="none" w:sz="0" w:space="0" w:color="auto"/>
        <w:right w:val="none" w:sz="0" w:space="0" w:color="auto"/>
      </w:divBdr>
    </w:div>
    <w:div w:id="549615206">
      <w:bodyDiv w:val="1"/>
      <w:marLeft w:val="0"/>
      <w:marRight w:val="0"/>
      <w:marTop w:val="0"/>
      <w:marBottom w:val="0"/>
      <w:divBdr>
        <w:top w:val="none" w:sz="0" w:space="0" w:color="auto"/>
        <w:left w:val="none" w:sz="0" w:space="0" w:color="auto"/>
        <w:bottom w:val="none" w:sz="0" w:space="0" w:color="auto"/>
        <w:right w:val="none" w:sz="0" w:space="0" w:color="auto"/>
      </w:divBdr>
    </w:div>
    <w:div w:id="556206759">
      <w:bodyDiv w:val="1"/>
      <w:marLeft w:val="0"/>
      <w:marRight w:val="0"/>
      <w:marTop w:val="0"/>
      <w:marBottom w:val="0"/>
      <w:divBdr>
        <w:top w:val="none" w:sz="0" w:space="0" w:color="auto"/>
        <w:left w:val="none" w:sz="0" w:space="0" w:color="auto"/>
        <w:bottom w:val="none" w:sz="0" w:space="0" w:color="auto"/>
        <w:right w:val="none" w:sz="0" w:space="0" w:color="auto"/>
      </w:divBdr>
    </w:div>
    <w:div w:id="562566552">
      <w:bodyDiv w:val="1"/>
      <w:marLeft w:val="0"/>
      <w:marRight w:val="0"/>
      <w:marTop w:val="0"/>
      <w:marBottom w:val="0"/>
      <w:divBdr>
        <w:top w:val="none" w:sz="0" w:space="0" w:color="auto"/>
        <w:left w:val="none" w:sz="0" w:space="0" w:color="auto"/>
        <w:bottom w:val="none" w:sz="0" w:space="0" w:color="auto"/>
        <w:right w:val="none" w:sz="0" w:space="0" w:color="auto"/>
      </w:divBdr>
    </w:div>
    <w:div w:id="567112525">
      <w:bodyDiv w:val="1"/>
      <w:marLeft w:val="0"/>
      <w:marRight w:val="0"/>
      <w:marTop w:val="0"/>
      <w:marBottom w:val="0"/>
      <w:divBdr>
        <w:top w:val="none" w:sz="0" w:space="0" w:color="auto"/>
        <w:left w:val="none" w:sz="0" w:space="0" w:color="auto"/>
        <w:bottom w:val="none" w:sz="0" w:space="0" w:color="auto"/>
        <w:right w:val="none" w:sz="0" w:space="0" w:color="auto"/>
      </w:divBdr>
    </w:div>
    <w:div w:id="576941261">
      <w:bodyDiv w:val="1"/>
      <w:marLeft w:val="0"/>
      <w:marRight w:val="0"/>
      <w:marTop w:val="0"/>
      <w:marBottom w:val="0"/>
      <w:divBdr>
        <w:top w:val="none" w:sz="0" w:space="0" w:color="auto"/>
        <w:left w:val="none" w:sz="0" w:space="0" w:color="auto"/>
        <w:bottom w:val="none" w:sz="0" w:space="0" w:color="auto"/>
        <w:right w:val="none" w:sz="0" w:space="0" w:color="auto"/>
      </w:divBdr>
    </w:div>
    <w:div w:id="580915242">
      <w:bodyDiv w:val="1"/>
      <w:marLeft w:val="0"/>
      <w:marRight w:val="0"/>
      <w:marTop w:val="0"/>
      <w:marBottom w:val="0"/>
      <w:divBdr>
        <w:top w:val="none" w:sz="0" w:space="0" w:color="auto"/>
        <w:left w:val="none" w:sz="0" w:space="0" w:color="auto"/>
        <w:bottom w:val="none" w:sz="0" w:space="0" w:color="auto"/>
        <w:right w:val="none" w:sz="0" w:space="0" w:color="auto"/>
      </w:divBdr>
    </w:div>
    <w:div w:id="588582105">
      <w:bodyDiv w:val="1"/>
      <w:marLeft w:val="0"/>
      <w:marRight w:val="0"/>
      <w:marTop w:val="0"/>
      <w:marBottom w:val="0"/>
      <w:divBdr>
        <w:top w:val="none" w:sz="0" w:space="0" w:color="auto"/>
        <w:left w:val="none" w:sz="0" w:space="0" w:color="auto"/>
        <w:bottom w:val="none" w:sz="0" w:space="0" w:color="auto"/>
        <w:right w:val="none" w:sz="0" w:space="0" w:color="auto"/>
      </w:divBdr>
    </w:div>
    <w:div w:id="601644805">
      <w:bodyDiv w:val="1"/>
      <w:marLeft w:val="0"/>
      <w:marRight w:val="0"/>
      <w:marTop w:val="0"/>
      <w:marBottom w:val="0"/>
      <w:divBdr>
        <w:top w:val="none" w:sz="0" w:space="0" w:color="auto"/>
        <w:left w:val="none" w:sz="0" w:space="0" w:color="auto"/>
        <w:bottom w:val="none" w:sz="0" w:space="0" w:color="auto"/>
        <w:right w:val="none" w:sz="0" w:space="0" w:color="auto"/>
      </w:divBdr>
    </w:div>
    <w:div w:id="635526360">
      <w:bodyDiv w:val="1"/>
      <w:marLeft w:val="0"/>
      <w:marRight w:val="0"/>
      <w:marTop w:val="0"/>
      <w:marBottom w:val="0"/>
      <w:divBdr>
        <w:top w:val="none" w:sz="0" w:space="0" w:color="auto"/>
        <w:left w:val="none" w:sz="0" w:space="0" w:color="auto"/>
        <w:bottom w:val="none" w:sz="0" w:space="0" w:color="auto"/>
        <w:right w:val="none" w:sz="0" w:space="0" w:color="auto"/>
      </w:divBdr>
    </w:div>
    <w:div w:id="650325443">
      <w:bodyDiv w:val="1"/>
      <w:marLeft w:val="0"/>
      <w:marRight w:val="0"/>
      <w:marTop w:val="0"/>
      <w:marBottom w:val="0"/>
      <w:divBdr>
        <w:top w:val="none" w:sz="0" w:space="0" w:color="auto"/>
        <w:left w:val="none" w:sz="0" w:space="0" w:color="auto"/>
        <w:bottom w:val="none" w:sz="0" w:space="0" w:color="auto"/>
        <w:right w:val="none" w:sz="0" w:space="0" w:color="auto"/>
      </w:divBdr>
    </w:div>
    <w:div w:id="656421911">
      <w:bodyDiv w:val="1"/>
      <w:marLeft w:val="0"/>
      <w:marRight w:val="0"/>
      <w:marTop w:val="0"/>
      <w:marBottom w:val="0"/>
      <w:divBdr>
        <w:top w:val="none" w:sz="0" w:space="0" w:color="auto"/>
        <w:left w:val="none" w:sz="0" w:space="0" w:color="auto"/>
        <w:bottom w:val="none" w:sz="0" w:space="0" w:color="auto"/>
        <w:right w:val="none" w:sz="0" w:space="0" w:color="auto"/>
      </w:divBdr>
    </w:div>
    <w:div w:id="657271963">
      <w:bodyDiv w:val="1"/>
      <w:marLeft w:val="0"/>
      <w:marRight w:val="0"/>
      <w:marTop w:val="0"/>
      <w:marBottom w:val="0"/>
      <w:divBdr>
        <w:top w:val="none" w:sz="0" w:space="0" w:color="auto"/>
        <w:left w:val="none" w:sz="0" w:space="0" w:color="auto"/>
        <w:bottom w:val="none" w:sz="0" w:space="0" w:color="auto"/>
        <w:right w:val="none" w:sz="0" w:space="0" w:color="auto"/>
      </w:divBdr>
    </w:div>
    <w:div w:id="685252200">
      <w:bodyDiv w:val="1"/>
      <w:marLeft w:val="0"/>
      <w:marRight w:val="0"/>
      <w:marTop w:val="0"/>
      <w:marBottom w:val="0"/>
      <w:divBdr>
        <w:top w:val="none" w:sz="0" w:space="0" w:color="auto"/>
        <w:left w:val="none" w:sz="0" w:space="0" w:color="auto"/>
        <w:bottom w:val="none" w:sz="0" w:space="0" w:color="auto"/>
        <w:right w:val="none" w:sz="0" w:space="0" w:color="auto"/>
      </w:divBdr>
    </w:div>
    <w:div w:id="687220765">
      <w:bodyDiv w:val="1"/>
      <w:marLeft w:val="0"/>
      <w:marRight w:val="0"/>
      <w:marTop w:val="0"/>
      <w:marBottom w:val="0"/>
      <w:divBdr>
        <w:top w:val="none" w:sz="0" w:space="0" w:color="auto"/>
        <w:left w:val="none" w:sz="0" w:space="0" w:color="auto"/>
        <w:bottom w:val="none" w:sz="0" w:space="0" w:color="auto"/>
        <w:right w:val="none" w:sz="0" w:space="0" w:color="auto"/>
      </w:divBdr>
    </w:div>
    <w:div w:id="694312664">
      <w:bodyDiv w:val="1"/>
      <w:marLeft w:val="0"/>
      <w:marRight w:val="0"/>
      <w:marTop w:val="0"/>
      <w:marBottom w:val="0"/>
      <w:divBdr>
        <w:top w:val="none" w:sz="0" w:space="0" w:color="auto"/>
        <w:left w:val="none" w:sz="0" w:space="0" w:color="auto"/>
        <w:bottom w:val="none" w:sz="0" w:space="0" w:color="auto"/>
        <w:right w:val="none" w:sz="0" w:space="0" w:color="auto"/>
      </w:divBdr>
    </w:div>
    <w:div w:id="698238956">
      <w:bodyDiv w:val="1"/>
      <w:marLeft w:val="0"/>
      <w:marRight w:val="0"/>
      <w:marTop w:val="0"/>
      <w:marBottom w:val="0"/>
      <w:divBdr>
        <w:top w:val="none" w:sz="0" w:space="0" w:color="auto"/>
        <w:left w:val="none" w:sz="0" w:space="0" w:color="auto"/>
        <w:bottom w:val="none" w:sz="0" w:space="0" w:color="auto"/>
        <w:right w:val="none" w:sz="0" w:space="0" w:color="auto"/>
      </w:divBdr>
    </w:div>
    <w:div w:id="705523620">
      <w:bodyDiv w:val="1"/>
      <w:marLeft w:val="0"/>
      <w:marRight w:val="0"/>
      <w:marTop w:val="0"/>
      <w:marBottom w:val="0"/>
      <w:divBdr>
        <w:top w:val="none" w:sz="0" w:space="0" w:color="auto"/>
        <w:left w:val="none" w:sz="0" w:space="0" w:color="auto"/>
        <w:bottom w:val="none" w:sz="0" w:space="0" w:color="auto"/>
        <w:right w:val="none" w:sz="0" w:space="0" w:color="auto"/>
      </w:divBdr>
    </w:div>
    <w:div w:id="708652619">
      <w:bodyDiv w:val="1"/>
      <w:marLeft w:val="0"/>
      <w:marRight w:val="0"/>
      <w:marTop w:val="0"/>
      <w:marBottom w:val="0"/>
      <w:divBdr>
        <w:top w:val="none" w:sz="0" w:space="0" w:color="auto"/>
        <w:left w:val="none" w:sz="0" w:space="0" w:color="auto"/>
        <w:bottom w:val="none" w:sz="0" w:space="0" w:color="auto"/>
        <w:right w:val="none" w:sz="0" w:space="0" w:color="auto"/>
      </w:divBdr>
    </w:div>
    <w:div w:id="712845243">
      <w:bodyDiv w:val="1"/>
      <w:marLeft w:val="0"/>
      <w:marRight w:val="0"/>
      <w:marTop w:val="0"/>
      <w:marBottom w:val="0"/>
      <w:divBdr>
        <w:top w:val="none" w:sz="0" w:space="0" w:color="auto"/>
        <w:left w:val="none" w:sz="0" w:space="0" w:color="auto"/>
        <w:bottom w:val="none" w:sz="0" w:space="0" w:color="auto"/>
        <w:right w:val="none" w:sz="0" w:space="0" w:color="auto"/>
      </w:divBdr>
    </w:div>
    <w:div w:id="714935115">
      <w:bodyDiv w:val="1"/>
      <w:marLeft w:val="0"/>
      <w:marRight w:val="0"/>
      <w:marTop w:val="0"/>
      <w:marBottom w:val="0"/>
      <w:divBdr>
        <w:top w:val="none" w:sz="0" w:space="0" w:color="auto"/>
        <w:left w:val="none" w:sz="0" w:space="0" w:color="auto"/>
        <w:bottom w:val="none" w:sz="0" w:space="0" w:color="auto"/>
        <w:right w:val="none" w:sz="0" w:space="0" w:color="auto"/>
      </w:divBdr>
    </w:div>
    <w:div w:id="720594648">
      <w:bodyDiv w:val="1"/>
      <w:marLeft w:val="0"/>
      <w:marRight w:val="0"/>
      <w:marTop w:val="0"/>
      <w:marBottom w:val="0"/>
      <w:divBdr>
        <w:top w:val="none" w:sz="0" w:space="0" w:color="auto"/>
        <w:left w:val="none" w:sz="0" w:space="0" w:color="auto"/>
        <w:bottom w:val="none" w:sz="0" w:space="0" w:color="auto"/>
        <w:right w:val="none" w:sz="0" w:space="0" w:color="auto"/>
      </w:divBdr>
    </w:div>
    <w:div w:id="721170175">
      <w:bodyDiv w:val="1"/>
      <w:marLeft w:val="0"/>
      <w:marRight w:val="0"/>
      <w:marTop w:val="0"/>
      <w:marBottom w:val="0"/>
      <w:divBdr>
        <w:top w:val="none" w:sz="0" w:space="0" w:color="auto"/>
        <w:left w:val="none" w:sz="0" w:space="0" w:color="auto"/>
        <w:bottom w:val="none" w:sz="0" w:space="0" w:color="auto"/>
        <w:right w:val="none" w:sz="0" w:space="0" w:color="auto"/>
      </w:divBdr>
    </w:div>
    <w:div w:id="726029997">
      <w:bodyDiv w:val="1"/>
      <w:marLeft w:val="0"/>
      <w:marRight w:val="0"/>
      <w:marTop w:val="0"/>
      <w:marBottom w:val="0"/>
      <w:divBdr>
        <w:top w:val="none" w:sz="0" w:space="0" w:color="auto"/>
        <w:left w:val="none" w:sz="0" w:space="0" w:color="auto"/>
        <w:bottom w:val="none" w:sz="0" w:space="0" w:color="auto"/>
        <w:right w:val="none" w:sz="0" w:space="0" w:color="auto"/>
      </w:divBdr>
    </w:div>
    <w:div w:id="731735644">
      <w:bodyDiv w:val="1"/>
      <w:marLeft w:val="0"/>
      <w:marRight w:val="0"/>
      <w:marTop w:val="0"/>
      <w:marBottom w:val="0"/>
      <w:divBdr>
        <w:top w:val="none" w:sz="0" w:space="0" w:color="auto"/>
        <w:left w:val="none" w:sz="0" w:space="0" w:color="auto"/>
        <w:bottom w:val="none" w:sz="0" w:space="0" w:color="auto"/>
        <w:right w:val="none" w:sz="0" w:space="0" w:color="auto"/>
      </w:divBdr>
    </w:div>
    <w:div w:id="747535981">
      <w:bodyDiv w:val="1"/>
      <w:marLeft w:val="0"/>
      <w:marRight w:val="0"/>
      <w:marTop w:val="0"/>
      <w:marBottom w:val="0"/>
      <w:divBdr>
        <w:top w:val="none" w:sz="0" w:space="0" w:color="auto"/>
        <w:left w:val="none" w:sz="0" w:space="0" w:color="auto"/>
        <w:bottom w:val="none" w:sz="0" w:space="0" w:color="auto"/>
        <w:right w:val="none" w:sz="0" w:space="0" w:color="auto"/>
      </w:divBdr>
    </w:div>
    <w:div w:id="763959229">
      <w:bodyDiv w:val="1"/>
      <w:marLeft w:val="0"/>
      <w:marRight w:val="0"/>
      <w:marTop w:val="0"/>
      <w:marBottom w:val="0"/>
      <w:divBdr>
        <w:top w:val="none" w:sz="0" w:space="0" w:color="auto"/>
        <w:left w:val="none" w:sz="0" w:space="0" w:color="auto"/>
        <w:bottom w:val="none" w:sz="0" w:space="0" w:color="auto"/>
        <w:right w:val="none" w:sz="0" w:space="0" w:color="auto"/>
      </w:divBdr>
    </w:div>
    <w:div w:id="767626135">
      <w:bodyDiv w:val="1"/>
      <w:marLeft w:val="0"/>
      <w:marRight w:val="0"/>
      <w:marTop w:val="0"/>
      <w:marBottom w:val="0"/>
      <w:divBdr>
        <w:top w:val="none" w:sz="0" w:space="0" w:color="auto"/>
        <w:left w:val="none" w:sz="0" w:space="0" w:color="auto"/>
        <w:bottom w:val="none" w:sz="0" w:space="0" w:color="auto"/>
        <w:right w:val="none" w:sz="0" w:space="0" w:color="auto"/>
      </w:divBdr>
    </w:div>
    <w:div w:id="770129568">
      <w:bodyDiv w:val="1"/>
      <w:marLeft w:val="0"/>
      <w:marRight w:val="0"/>
      <w:marTop w:val="0"/>
      <w:marBottom w:val="0"/>
      <w:divBdr>
        <w:top w:val="none" w:sz="0" w:space="0" w:color="auto"/>
        <w:left w:val="none" w:sz="0" w:space="0" w:color="auto"/>
        <w:bottom w:val="none" w:sz="0" w:space="0" w:color="auto"/>
        <w:right w:val="none" w:sz="0" w:space="0" w:color="auto"/>
      </w:divBdr>
    </w:div>
    <w:div w:id="771629247">
      <w:bodyDiv w:val="1"/>
      <w:marLeft w:val="0"/>
      <w:marRight w:val="0"/>
      <w:marTop w:val="0"/>
      <w:marBottom w:val="0"/>
      <w:divBdr>
        <w:top w:val="none" w:sz="0" w:space="0" w:color="auto"/>
        <w:left w:val="none" w:sz="0" w:space="0" w:color="auto"/>
        <w:bottom w:val="none" w:sz="0" w:space="0" w:color="auto"/>
        <w:right w:val="none" w:sz="0" w:space="0" w:color="auto"/>
      </w:divBdr>
    </w:div>
    <w:div w:id="788400553">
      <w:bodyDiv w:val="1"/>
      <w:marLeft w:val="0"/>
      <w:marRight w:val="0"/>
      <w:marTop w:val="0"/>
      <w:marBottom w:val="0"/>
      <w:divBdr>
        <w:top w:val="none" w:sz="0" w:space="0" w:color="auto"/>
        <w:left w:val="none" w:sz="0" w:space="0" w:color="auto"/>
        <w:bottom w:val="none" w:sz="0" w:space="0" w:color="auto"/>
        <w:right w:val="none" w:sz="0" w:space="0" w:color="auto"/>
      </w:divBdr>
    </w:div>
    <w:div w:id="807745411">
      <w:bodyDiv w:val="1"/>
      <w:marLeft w:val="0"/>
      <w:marRight w:val="0"/>
      <w:marTop w:val="0"/>
      <w:marBottom w:val="0"/>
      <w:divBdr>
        <w:top w:val="none" w:sz="0" w:space="0" w:color="auto"/>
        <w:left w:val="none" w:sz="0" w:space="0" w:color="auto"/>
        <w:bottom w:val="none" w:sz="0" w:space="0" w:color="auto"/>
        <w:right w:val="none" w:sz="0" w:space="0" w:color="auto"/>
      </w:divBdr>
    </w:div>
    <w:div w:id="820275356">
      <w:bodyDiv w:val="1"/>
      <w:marLeft w:val="0"/>
      <w:marRight w:val="0"/>
      <w:marTop w:val="0"/>
      <w:marBottom w:val="0"/>
      <w:divBdr>
        <w:top w:val="none" w:sz="0" w:space="0" w:color="auto"/>
        <w:left w:val="none" w:sz="0" w:space="0" w:color="auto"/>
        <w:bottom w:val="none" w:sz="0" w:space="0" w:color="auto"/>
        <w:right w:val="none" w:sz="0" w:space="0" w:color="auto"/>
      </w:divBdr>
    </w:div>
    <w:div w:id="824735059">
      <w:bodyDiv w:val="1"/>
      <w:marLeft w:val="0"/>
      <w:marRight w:val="0"/>
      <w:marTop w:val="0"/>
      <w:marBottom w:val="0"/>
      <w:divBdr>
        <w:top w:val="none" w:sz="0" w:space="0" w:color="auto"/>
        <w:left w:val="none" w:sz="0" w:space="0" w:color="auto"/>
        <w:bottom w:val="none" w:sz="0" w:space="0" w:color="auto"/>
        <w:right w:val="none" w:sz="0" w:space="0" w:color="auto"/>
      </w:divBdr>
    </w:div>
    <w:div w:id="836576770">
      <w:bodyDiv w:val="1"/>
      <w:marLeft w:val="0"/>
      <w:marRight w:val="0"/>
      <w:marTop w:val="0"/>
      <w:marBottom w:val="0"/>
      <w:divBdr>
        <w:top w:val="none" w:sz="0" w:space="0" w:color="auto"/>
        <w:left w:val="none" w:sz="0" w:space="0" w:color="auto"/>
        <w:bottom w:val="none" w:sz="0" w:space="0" w:color="auto"/>
        <w:right w:val="none" w:sz="0" w:space="0" w:color="auto"/>
      </w:divBdr>
    </w:div>
    <w:div w:id="848956794">
      <w:bodyDiv w:val="1"/>
      <w:marLeft w:val="0"/>
      <w:marRight w:val="0"/>
      <w:marTop w:val="0"/>
      <w:marBottom w:val="0"/>
      <w:divBdr>
        <w:top w:val="none" w:sz="0" w:space="0" w:color="auto"/>
        <w:left w:val="none" w:sz="0" w:space="0" w:color="auto"/>
        <w:bottom w:val="none" w:sz="0" w:space="0" w:color="auto"/>
        <w:right w:val="none" w:sz="0" w:space="0" w:color="auto"/>
      </w:divBdr>
    </w:div>
    <w:div w:id="853769429">
      <w:bodyDiv w:val="1"/>
      <w:marLeft w:val="0"/>
      <w:marRight w:val="0"/>
      <w:marTop w:val="0"/>
      <w:marBottom w:val="0"/>
      <w:divBdr>
        <w:top w:val="none" w:sz="0" w:space="0" w:color="auto"/>
        <w:left w:val="none" w:sz="0" w:space="0" w:color="auto"/>
        <w:bottom w:val="none" w:sz="0" w:space="0" w:color="auto"/>
        <w:right w:val="none" w:sz="0" w:space="0" w:color="auto"/>
      </w:divBdr>
    </w:div>
    <w:div w:id="866917261">
      <w:bodyDiv w:val="1"/>
      <w:marLeft w:val="0"/>
      <w:marRight w:val="0"/>
      <w:marTop w:val="0"/>
      <w:marBottom w:val="0"/>
      <w:divBdr>
        <w:top w:val="none" w:sz="0" w:space="0" w:color="auto"/>
        <w:left w:val="none" w:sz="0" w:space="0" w:color="auto"/>
        <w:bottom w:val="none" w:sz="0" w:space="0" w:color="auto"/>
        <w:right w:val="none" w:sz="0" w:space="0" w:color="auto"/>
      </w:divBdr>
    </w:div>
    <w:div w:id="869337904">
      <w:bodyDiv w:val="1"/>
      <w:marLeft w:val="0"/>
      <w:marRight w:val="0"/>
      <w:marTop w:val="0"/>
      <w:marBottom w:val="0"/>
      <w:divBdr>
        <w:top w:val="none" w:sz="0" w:space="0" w:color="auto"/>
        <w:left w:val="none" w:sz="0" w:space="0" w:color="auto"/>
        <w:bottom w:val="none" w:sz="0" w:space="0" w:color="auto"/>
        <w:right w:val="none" w:sz="0" w:space="0" w:color="auto"/>
      </w:divBdr>
    </w:div>
    <w:div w:id="872809249">
      <w:bodyDiv w:val="1"/>
      <w:marLeft w:val="0"/>
      <w:marRight w:val="0"/>
      <w:marTop w:val="0"/>
      <w:marBottom w:val="0"/>
      <w:divBdr>
        <w:top w:val="none" w:sz="0" w:space="0" w:color="auto"/>
        <w:left w:val="none" w:sz="0" w:space="0" w:color="auto"/>
        <w:bottom w:val="none" w:sz="0" w:space="0" w:color="auto"/>
        <w:right w:val="none" w:sz="0" w:space="0" w:color="auto"/>
      </w:divBdr>
    </w:div>
    <w:div w:id="884826568">
      <w:bodyDiv w:val="1"/>
      <w:marLeft w:val="0"/>
      <w:marRight w:val="0"/>
      <w:marTop w:val="0"/>
      <w:marBottom w:val="0"/>
      <w:divBdr>
        <w:top w:val="none" w:sz="0" w:space="0" w:color="auto"/>
        <w:left w:val="none" w:sz="0" w:space="0" w:color="auto"/>
        <w:bottom w:val="none" w:sz="0" w:space="0" w:color="auto"/>
        <w:right w:val="none" w:sz="0" w:space="0" w:color="auto"/>
      </w:divBdr>
    </w:div>
    <w:div w:id="899439781">
      <w:bodyDiv w:val="1"/>
      <w:marLeft w:val="0"/>
      <w:marRight w:val="0"/>
      <w:marTop w:val="0"/>
      <w:marBottom w:val="0"/>
      <w:divBdr>
        <w:top w:val="none" w:sz="0" w:space="0" w:color="auto"/>
        <w:left w:val="none" w:sz="0" w:space="0" w:color="auto"/>
        <w:bottom w:val="none" w:sz="0" w:space="0" w:color="auto"/>
        <w:right w:val="none" w:sz="0" w:space="0" w:color="auto"/>
      </w:divBdr>
    </w:div>
    <w:div w:id="909971440">
      <w:bodyDiv w:val="1"/>
      <w:marLeft w:val="0"/>
      <w:marRight w:val="0"/>
      <w:marTop w:val="0"/>
      <w:marBottom w:val="0"/>
      <w:divBdr>
        <w:top w:val="none" w:sz="0" w:space="0" w:color="auto"/>
        <w:left w:val="none" w:sz="0" w:space="0" w:color="auto"/>
        <w:bottom w:val="none" w:sz="0" w:space="0" w:color="auto"/>
        <w:right w:val="none" w:sz="0" w:space="0" w:color="auto"/>
      </w:divBdr>
    </w:div>
    <w:div w:id="911812543">
      <w:bodyDiv w:val="1"/>
      <w:marLeft w:val="0"/>
      <w:marRight w:val="0"/>
      <w:marTop w:val="0"/>
      <w:marBottom w:val="0"/>
      <w:divBdr>
        <w:top w:val="none" w:sz="0" w:space="0" w:color="auto"/>
        <w:left w:val="none" w:sz="0" w:space="0" w:color="auto"/>
        <w:bottom w:val="none" w:sz="0" w:space="0" w:color="auto"/>
        <w:right w:val="none" w:sz="0" w:space="0" w:color="auto"/>
      </w:divBdr>
    </w:div>
    <w:div w:id="923878065">
      <w:bodyDiv w:val="1"/>
      <w:marLeft w:val="0"/>
      <w:marRight w:val="0"/>
      <w:marTop w:val="0"/>
      <w:marBottom w:val="0"/>
      <w:divBdr>
        <w:top w:val="none" w:sz="0" w:space="0" w:color="auto"/>
        <w:left w:val="none" w:sz="0" w:space="0" w:color="auto"/>
        <w:bottom w:val="none" w:sz="0" w:space="0" w:color="auto"/>
        <w:right w:val="none" w:sz="0" w:space="0" w:color="auto"/>
      </w:divBdr>
    </w:div>
    <w:div w:id="932931681">
      <w:bodyDiv w:val="1"/>
      <w:marLeft w:val="0"/>
      <w:marRight w:val="0"/>
      <w:marTop w:val="0"/>
      <w:marBottom w:val="0"/>
      <w:divBdr>
        <w:top w:val="none" w:sz="0" w:space="0" w:color="auto"/>
        <w:left w:val="none" w:sz="0" w:space="0" w:color="auto"/>
        <w:bottom w:val="none" w:sz="0" w:space="0" w:color="auto"/>
        <w:right w:val="none" w:sz="0" w:space="0" w:color="auto"/>
      </w:divBdr>
    </w:div>
    <w:div w:id="938835705">
      <w:bodyDiv w:val="1"/>
      <w:marLeft w:val="0"/>
      <w:marRight w:val="0"/>
      <w:marTop w:val="0"/>
      <w:marBottom w:val="0"/>
      <w:divBdr>
        <w:top w:val="none" w:sz="0" w:space="0" w:color="auto"/>
        <w:left w:val="none" w:sz="0" w:space="0" w:color="auto"/>
        <w:bottom w:val="none" w:sz="0" w:space="0" w:color="auto"/>
        <w:right w:val="none" w:sz="0" w:space="0" w:color="auto"/>
      </w:divBdr>
      <w:divsChild>
        <w:div w:id="1425757652">
          <w:marLeft w:val="0"/>
          <w:marRight w:val="0"/>
          <w:marTop w:val="0"/>
          <w:marBottom w:val="0"/>
          <w:divBdr>
            <w:top w:val="none" w:sz="0" w:space="0" w:color="auto"/>
            <w:left w:val="none" w:sz="0" w:space="0" w:color="auto"/>
            <w:bottom w:val="none" w:sz="0" w:space="0" w:color="auto"/>
            <w:right w:val="none" w:sz="0" w:space="0" w:color="auto"/>
          </w:divBdr>
          <w:divsChild>
            <w:div w:id="1099764182">
              <w:marLeft w:val="0"/>
              <w:marRight w:val="0"/>
              <w:marTop w:val="0"/>
              <w:marBottom w:val="0"/>
              <w:divBdr>
                <w:top w:val="none" w:sz="0" w:space="0" w:color="auto"/>
                <w:left w:val="none" w:sz="0" w:space="0" w:color="auto"/>
                <w:bottom w:val="none" w:sz="0" w:space="0" w:color="auto"/>
                <w:right w:val="none" w:sz="0" w:space="0" w:color="auto"/>
              </w:divBdr>
              <w:divsChild>
                <w:div w:id="327371372">
                  <w:marLeft w:val="0"/>
                  <w:marRight w:val="0"/>
                  <w:marTop w:val="0"/>
                  <w:marBottom w:val="0"/>
                  <w:divBdr>
                    <w:top w:val="none" w:sz="0" w:space="0" w:color="auto"/>
                    <w:left w:val="none" w:sz="0" w:space="0" w:color="auto"/>
                    <w:bottom w:val="none" w:sz="0" w:space="0" w:color="auto"/>
                    <w:right w:val="none" w:sz="0" w:space="0" w:color="auto"/>
                  </w:divBdr>
                  <w:divsChild>
                    <w:div w:id="6353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423899">
      <w:bodyDiv w:val="1"/>
      <w:marLeft w:val="0"/>
      <w:marRight w:val="0"/>
      <w:marTop w:val="0"/>
      <w:marBottom w:val="0"/>
      <w:divBdr>
        <w:top w:val="none" w:sz="0" w:space="0" w:color="auto"/>
        <w:left w:val="none" w:sz="0" w:space="0" w:color="auto"/>
        <w:bottom w:val="none" w:sz="0" w:space="0" w:color="auto"/>
        <w:right w:val="none" w:sz="0" w:space="0" w:color="auto"/>
      </w:divBdr>
    </w:div>
    <w:div w:id="951402281">
      <w:bodyDiv w:val="1"/>
      <w:marLeft w:val="0"/>
      <w:marRight w:val="0"/>
      <w:marTop w:val="0"/>
      <w:marBottom w:val="0"/>
      <w:divBdr>
        <w:top w:val="none" w:sz="0" w:space="0" w:color="auto"/>
        <w:left w:val="none" w:sz="0" w:space="0" w:color="auto"/>
        <w:bottom w:val="none" w:sz="0" w:space="0" w:color="auto"/>
        <w:right w:val="none" w:sz="0" w:space="0" w:color="auto"/>
      </w:divBdr>
    </w:div>
    <w:div w:id="952245635">
      <w:bodyDiv w:val="1"/>
      <w:marLeft w:val="0"/>
      <w:marRight w:val="0"/>
      <w:marTop w:val="0"/>
      <w:marBottom w:val="0"/>
      <w:divBdr>
        <w:top w:val="none" w:sz="0" w:space="0" w:color="auto"/>
        <w:left w:val="none" w:sz="0" w:space="0" w:color="auto"/>
        <w:bottom w:val="none" w:sz="0" w:space="0" w:color="auto"/>
        <w:right w:val="none" w:sz="0" w:space="0" w:color="auto"/>
      </w:divBdr>
    </w:div>
    <w:div w:id="955672921">
      <w:bodyDiv w:val="1"/>
      <w:marLeft w:val="0"/>
      <w:marRight w:val="0"/>
      <w:marTop w:val="0"/>
      <w:marBottom w:val="0"/>
      <w:divBdr>
        <w:top w:val="none" w:sz="0" w:space="0" w:color="auto"/>
        <w:left w:val="none" w:sz="0" w:space="0" w:color="auto"/>
        <w:bottom w:val="none" w:sz="0" w:space="0" w:color="auto"/>
        <w:right w:val="none" w:sz="0" w:space="0" w:color="auto"/>
      </w:divBdr>
    </w:div>
    <w:div w:id="960842765">
      <w:bodyDiv w:val="1"/>
      <w:marLeft w:val="0"/>
      <w:marRight w:val="0"/>
      <w:marTop w:val="0"/>
      <w:marBottom w:val="0"/>
      <w:divBdr>
        <w:top w:val="none" w:sz="0" w:space="0" w:color="auto"/>
        <w:left w:val="none" w:sz="0" w:space="0" w:color="auto"/>
        <w:bottom w:val="none" w:sz="0" w:space="0" w:color="auto"/>
        <w:right w:val="none" w:sz="0" w:space="0" w:color="auto"/>
      </w:divBdr>
    </w:div>
    <w:div w:id="963075411">
      <w:bodyDiv w:val="1"/>
      <w:marLeft w:val="0"/>
      <w:marRight w:val="0"/>
      <w:marTop w:val="0"/>
      <w:marBottom w:val="0"/>
      <w:divBdr>
        <w:top w:val="none" w:sz="0" w:space="0" w:color="auto"/>
        <w:left w:val="none" w:sz="0" w:space="0" w:color="auto"/>
        <w:bottom w:val="none" w:sz="0" w:space="0" w:color="auto"/>
        <w:right w:val="none" w:sz="0" w:space="0" w:color="auto"/>
      </w:divBdr>
    </w:div>
    <w:div w:id="970943057">
      <w:bodyDiv w:val="1"/>
      <w:marLeft w:val="0"/>
      <w:marRight w:val="0"/>
      <w:marTop w:val="0"/>
      <w:marBottom w:val="0"/>
      <w:divBdr>
        <w:top w:val="none" w:sz="0" w:space="0" w:color="auto"/>
        <w:left w:val="none" w:sz="0" w:space="0" w:color="auto"/>
        <w:bottom w:val="none" w:sz="0" w:space="0" w:color="auto"/>
        <w:right w:val="none" w:sz="0" w:space="0" w:color="auto"/>
      </w:divBdr>
    </w:div>
    <w:div w:id="974023543">
      <w:bodyDiv w:val="1"/>
      <w:marLeft w:val="0"/>
      <w:marRight w:val="0"/>
      <w:marTop w:val="0"/>
      <w:marBottom w:val="0"/>
      <w:divBdr>
        <w:top w:val="none" w:sz="0" w:space="0" w:color="auto"/>
        <w:left w:val="none" w:sz="0" w:space="0" w:color="auto"/>
        <w:bottom w:val="none" w:sz="0" w:space="0" w:color="auto"/>
        <w:right w:val="none" w:sz="0" w:space="0" w:color="auto"/>
      </w:divBdr>
    </w:div>
    <w:div w:id="990717972">
      <w:bodyDiv w:val="1"/>
      <w:marLeft w:val="0"/>
      <w:marRight w:val="0"/>
      <w:marTop w:val="0"/>
      <w:marBottom w:val="0"/>
      <w:divBdr>
        <w:top w:val="none" w:sz="0" w:space="0" w:color="auto"/>
        <w:left w:val="none" w:sz="0" w:space="0" w:color="auto"/>
        <w:bottom w:val="none" w:sz="0" w:space="0" w:color="auto"/>
        <w:right w:val="none" w:sz="0" w:space="0" w:color="auto"/>
      </w:divBdr>
    </w:div>
    <w:div w:id="1000306995">
      <w:bodyDiv w:val="1"/>
      <w:marLeft w:val="0"/>
      <w:marRight w:val="0"/>
      <w:marTop w:val="0"/>
      <w:marBottom w:val="0"/>
      <w:divBdr>
        <w:top w:val="none" w:sz="0" w:space="0" w:color="auto"/>
        <w:left w:val="none" w:sz="0" w:space="0" w:color="auto"/>
        <w:bottom w:val="none" w:sz="0" w:space="0" w:color="auto"/>
        <w:right w:val="none" w:sz="0" w:space="0" w:color="auto"/>
      </w:divBdr>
    </w:div>
    <w:div w:id="1011687967">
      <w:bodyDiv w:val="1"/>
      <w:marLeft w:val="0"/>
      <w:marRight w:val="0"/>
      <w:marTop w:val="0"/>
      <w:marBottom w:val="0"/>
      <w:divBdr>
        <w:top w:val="none" w:sz="0" w:space="0" w:color="auto"/>
        <w:left w:val="none" w:sz="0" w:space="0" w:color="auto"/>
        <w:bottom w:val="none" w:sz="0" w:space="0" w:color="auto"/>
        <w:right w:val="none" w:sz="0" w:space="0" w:color="auto"/>
      </w:divBdr>
    </w:div>
    <w:div w:id="1020858597">
      <w:bodyDiv w:val="1"/>
      <w:marLeft w:val="0"/>
      <w:marRight w:val="0"/>
      <w:marTop w:val="0"/>
      <w:marBottom w:val="0"/>
      <w:divBdr>
        <w:top w:val="none" w:sz="0" w:space="0" w:color="auto"/>
        <w:left w:val="none" w:sz="0" w:space="0" w:color="auto"/>
        <w:bottom w:val="none" w:sz="0" w:space="0" w:color="auto"/>
        <w:right w:val="none" w:sz="0" w:space="0" w:color="auto"/>
      </w:divBdr>
    </w:div>
    <w:div w:id="1036933538">
      <w:bodyDiv w:val="1"/>
      <w:marLeft w:val="0"/>
      <w:marRight w:val="0"/>
      <w:marTop w:val="0"/>
      <w:marBottom w:val="0"/>
      <w:divBdr>
        <w:top w:val="none" w:sz="0" w:space="0" w:color="auto"/>
        <w:left w:val="none" w:sz="0" w:space="0" w:color="auto"/>
        <w:bottom w:val="none" w:sz="0" w:space="0" w:color="auto"/>
        <w:right w:val="none" w:sz="0" w:space="0" w:color="auto"/>
      </w:divBdr>
    </w:div>
    <w:div w:id="1038243802">
      <w:bodyDiv w:val="1"/>
      <w:marLeft w:val="0"/>
      <w:marRight w:val="0"/>
      <w:marTop w:val="0"/>
      <w:marBottom w:val="0"/>
      <w:divBdr>
        <w:top w:val="none" w:sz="0" w:space="0" w:color="auto"/>
        <w:left w:val="none" w:sz="0" w:space="0" w:color="auto"/>
        <w:bottom w:val="none" w:sz="0" w:space="0" w:color="auto"/>
        <w:right w:val="none" w:sz="0" w:space="0" w:color="auto"/>
      </w:divBdr>
    </w:div>
    <w:div w:id="1039357773">
      <w:bodyDiv w:val="1"/>
      <w:marLeft w:val="0"/>
      <w:marRight w:val="0"/>
      <w:marTop w:val="0"/>
      <w:marBottom w:val="0"/>
      <w:divBdr>
        <w:top w:val="none" w:sz="0" w:space="0" w:color="auto"/>
        <w:left w:val="none" w:sz="0" w:space="0" w:color="auto"/>
        <w:bottom w:val="none" w:sz="0" w:space="0" w:color="auto"/>
        <w:right w:val="none" w:sz="0" w:space="0" w:color="auto"/>
      </w:divBdr>
    </w:div>
    <w:div w:id="1041709524">
      <w:bodyDiv w:val="1"/>
      <w:marLeft w:val="0"/>
      <w:marRight w:val="0"/>
      <w:marTop w:val="0"/>
      <w:marBottom w:val="0"/>
      <w:divBdr>
        <w:top w:val="none" w:sz="0" w:space="0" w:color="auto"/>
        <w:left w:val="none" w:sz="0" w:space="0" w:color="auto"/>
        <w:bottom w:val="none" w:sz="0" w:space="0" w:color="auto"/>
        <w:right w:val="none" w:sz="0" w:space="0" w:color="auto"/>
      </w:divBdr>
    </w:div>
    <w:div w:id="1050153160">
      <w:bodyDiv w:val="1"/>
      <w:marLeft w:val="0"/>
      <w:marRight w:val="0"/>
      <w:marTop w:val="0"/>
      <w:marBottom w:val="0"/>
      <w:divBdr>
        <w:top w:val="none" w:sz="0" w:space="0" w:color="auto"/>
        <w:left w:val="none" w:sz="0" w:space="0" w:color="auto"/>
        <w:bottom w:val="none" w:sz="0" w:space="0" w:color="auto"/>
        <w:right w:val="none" w:sz="0" w:space="0" w:color="auto"/>
      </w:divBdr>
    </w:div>
    <w:div w:id="1067873151">
      <w:bodyDiv w:val="1"/>
      <w:marLeft w:val="0"/>
      <w:marRight w:val="0"/>
      <w:marTop w:val="0"/>
      <w:marBottom w:val="0"/>
      <w:divBdr>
        <w:top w:val="none" w:sz="0" w:space="0" w:color="auto"/>
        <w:left w:val="none" w:sz="0" w:space="0" w:color="auto"/>
        <w:bottom w:val="none" w:sz="0" w:space="0" w:color="auto"/>
        <w:right w:val="none" w:sz="0" w:space="0" w:color="auto"/>
      </w:divBdr>
    </w:div>
    <w:div w:id="1075323569">
      <w:bodyDiv w:val="1"/>
      <w:marLeft w:val="0"/>
      <w:marRight w:val="0"/>
      <w:marTop w:val="0"/>
      <w:marBottom w:val="0"/>
      <w:divBdr>
        <w:top w:val="none" w:sz="0" w:space="0" w:color="auto"/>
        <w:left w:val="none" w:sz="0" w:space="0" w:color="auto"/>
        <w:bottom w:val="none" w:sz="0" w:space="0" w:color="auto"/>
        <w:right w:val="none" w:sz="0" w:space="0" w:color="auto"/>
      </w:divBdr>
    </w:div>
    <w:div w:id="1087119866">
      <w:bodyDiv w:val="1"/>
      <w:marLeft w:val="0"/>
      <w:marRight w:val="0"/>
      <w:marTop w:val="0"/>
      <w:marBottom w:val="0"/>
      <w:divBdr>
        <w:top w:val="none" w:sz="0" w:space="0" w:color="auto"/>
        <w:left w:val="none" w:sz="0" w:space="0" w:color="auto"/>
        <w:bottom w:val="none" w:sz="0" w:space="0" w:color="auto"/>
        <w:right w:val="none" w:sz="0" w:space="0" w:color="auto"/>
      </w:divBdr>
    </w:div>
    <w:div w:id="1101030350">
      <w:bodyDiv w:val="1"/>
      <w:marLeft w:val="0"/>
      <w:marRight w:val="0"/>
      <w:marTop w:val="0"/>
      <w:marBottom w:val="0"/>
      <w:divBdr>
        <w:top w:val="none" w:sz="0" w:space="0" w:color="auto"/>
        <w:left w:val="none" w:sz="0" w:space="0" w:color="auto"/>
        <w:bottom w:val="none" w:sz="0" w:space="0" w:color="auto"/>
        <w:right w:val="none" w:sz="0" w:space="0" w:color="auto"/>
      </w:divBdr>
    </w:div>
    <w:div w:id="1106657362">
      <w:bodyDiv w:val="1"/>
      <w:marLeft w:val="0"/>
      <w:marRight w:val="0"/>
      <w:marTop w:val="0"/>
      <w:marBottom w:val="0"/>
      <w:divBdr>
        <w:top w:val="none" w:sz="0" w:space="0" w:color="auto"/>
        <w:left w:val="none" w:sz="0" w:space="0" w:color="auto"/>
        <w:bottom w:val="none" w:sz="0" w:space="0" w:color="auto"/>
        <w:right w:val="none" w:sz="0" w:space="0" w:color="auto"/>
      </w:divBdr>
    </w:div>
    <w:div w:id="1109819163">
      <w:bodyDiv w:val="1"/>
      <w:marLeft w:val="0"/>
      <w:marRight w:val="0"/>
      <w:marTop w:val="0"/>
      <w:marBottom w:val="0"/>
      <w:divBdr>
        <w:top w:val="none" w:sz="0" w:space="0" w:color="auto"/>
        <w:left w:val="none" w:sz="0" w:space="0" w:color="auto"/>
        <w:bottom w:val="none" w:sz="0" w:space="0" w:color="auto"/>
        <w:right w:val="none" w:sz="0" w:space="0" w:color="auto"/>
      </w:divBdr>
    </w:div>
    <w:div w:id="1113477133">
      <w:bodyDiv w:val="1"/>
      <w:marLeft w:val="0"/>
      <w:marRight w:val="0"/>
      <w:marTop w:val="0"/>
      <w:marBottom w:val="0"/>
      <w:divBdr>
        <w:top w:val="none" w:sz="0" w:space="0" w:color="auto"/>
        <w:left w:val="none" w:sz="0" w:space="0" w:color="auto"/>
        <w:bottom w:val="none" w:sz="0" w:space="0" w:color="auto"/>
        <w:right w:val="none" w:sz="0" w:space="0" w:color="auto"/>
      </w:divBdr>
    </w:div>
    <w:div w:id="1141775602">
      <w:bodyDiv w:val="1"/>
      <w:marLeft w:val="0"/>
      <w:marRight w:val="0"/>
      <w:marTop w:val="0"/>
      <w:marBottom w:val="0"/>
      <w:divBdr>
        <w:top w:val="none" w:sz="0" w:space="0" w:color="auto"/>
        <w:left w:val="none" w:sz="0" w:space="0" w:color="auto"/>
        <w:bottom w:val="none" w:sz="0" w:space="0" w:color="auto"/>
        <w:right w:val="none" w:sz="0" w:space="0" w:color="auto"/>
      </w:divBdr>
    </w:div>
    <w:div w:id="1149400621">
      <w:bodyDiv w:val="1"/>
      <w:marLeft w:val="0"/>
      <w:marRight w:val="0"/>
      <w:marTop w:val="0"/>
      <w:marBottom w:val="0"/>
      <w:divBdr>
        <w:top w:val="none" w:sz="0" w:space="0" w:color="auto"/>
        <w:left w:val="none" w:sz="0" w:space="0" w:color="auto"/>
        <w:bottom w:val="none" w:sz="0" w:space="0" w:color="auto"/>
        <w:right w:val="none" w:sz="0" w:space="0" w:color="auto"/>
      </w:divBdr>
    </w:div>
    <w:div w:id="1155339360">
      <w:bodyDiv w:val="1"/>
      <w:marLeft w:val="0"/>
      <w:marRight w:val="0"/>
      <w:marTop w:val="0"/>
      <w:marBottom w:val="0"/>
      <w:divBdr>
        <w:top w:val="none" w:sz="0" w:space="0" w:color="auto"/>
        <w:left w:val="none" w:sz="0" w:space="0" w:color="auto"/>
        <w:bottom w:val="none" w:sz="0" w:space="0" w:color="auto"/>
        <w:right w:val="none" w:sz="0" w:space="0" w:color="auto"/>
      </w:divBdr>
    </w:div>
    <w:div w:id="1159536808">
      <w:bodyDiv w:val="1"/>
      <w:marLeft w:val="0"/>
      <w:marRight w:val="0"/>
      <w:marTop w:val="0"/>
      <w:marBottom w:val="0"/>
      <w:divBdr>
        <w:top w:val="none" w:sz="0" w:space="0" w:color="auto"/>
        <w:left w:val="none" w:sz="0" w:space="0" w:color="auto"/>
        <w:bottom w:val="none" w:sz="0" w:space="0" w:color="auto"/>
        <w:right w:val="none" w:sz="0" w:space="0" w:color="auto"/>
      </w:divBdr>
    </w:div>
    <w:div w:id="1164273354">
      <w:bodyDiv w:val="1"/>
      <w:marLeft w:val="0"/>
      <w:marRight w:val="0"/>
      <w:marTop w:val="0"/>
      <w:marBottom w:val="0"/>
      <w:divBdr>
        <w:top w:val="none" w:sz="0" w:space="0" w:color="auto"/>
        <w:left w:val="none" w:sz="0" w:space="0" w:color="auto"/>
        <w:bottom w:val="none" w:sz="0" w:space="0" w:color="auto"/>
        <w:right w:val="none" w:sz="0" w:space="0" w:color="auto"/>
      </w:divBdr>
    </w:div>
    <w:div w:id="1168060320">
      <w:bodyDiv w:val="1"/>
      <w:marLeft w:val="0"/>
      <w:marRight w:val="0"/>
      <w:marTop w:val="0"/>
      <w:marBottom w:val="0"/>
      <w:divBdr>
        <w:top w:val="none" w:sz="0" w:space="0" w:color="auto"/>
        <w:left w:val="none" w:sz="0" w:space="0" w:color="auto"/>
        <w:bottom w:val="none" w:sz="0" w:space="0" w:color="auto"/>
        <w:right w:val="none" w:sz="0" w:space="0" w:color="auto"/>
      </w:divBdr>
    </w:div>
    <w:div w:id="1170675476">
      <w:bodyDiv w:val="1"/>
      <w:marLeft w:val="0"/>
      <w:marRight w:val="0"/>
      <w:marTop w:val="0"/>
      <w:marBottom w:val="0"/>
      <w:divBdr>
        <w:top w:val="none" w:sz="0" w:space="0" w:color="auto"/>
        <w:left w:val="none" w:sz="0" w:space="0" w:color="auto"/>
        <w:bottom w:val="none" w:sz="0" w:space="0" w:color="auto"/>
        <w:right w:val="none" w:sz="0" w:space="0" w:color="auto"/>
      </w:divBdr>
    </w:div>
    <w:div w:id="1175420806">
      <w:bodyDiv w:val="1"/>
      <w:marLeft w:val="0"/>
      <w:marRight w:val="0"/>
      <w:marTop w:val="0"/>
      <w:marBottom w:val="0"/>
      <w:divBdr>
        <w:top w:val="none" w:sz="0" w:space="0" w:color="auto"/>
        <w:left w:val="none" w:sz="0" w:space="0" w:color="auto"/>
        <w:bottom w:val="none" w:sz="0" w:space="0" w:color="auto"/>
        <w:right w:val="none" w:sz="0" w:space="0" w:color="auto"/>
      </w:divBdr>
    </w:div>
    <w:div w:id="1177689822">
      <w:bodyDiv w:val="1"/>
      <w:marLeft w:val="0"/>
      <w:marRight w:val="0"/>
      <w:marTop w:val="0"/>
      <w:marBottom w:val="0"/>
      <w:divBdr>
        <w:top w:val="none" w:sz="0" w:space="0" w:color="auto"/>
        <w:left w:val="none" w:sz="0" w:space="0" w:color="auto"/>
        <w:bottom w:val="none" w:sz="0" w:space="0" w:color="auto"/>
        <w:right w:val="none" w:sz="0" w:space="0" w:color="auto"/>
      </w:divBdr>
    </w:div>
    <w:div w:id="1180198680">
      <w:bodyDiv w:val="1"/>
      <w:marLeft w:val="0"/>
      <w:marRight w:val="0"/>
      <w:marTop w:val="0"/>
      <w:marBottom w:val="0"/>
      <w:divBdr>
        <w:top w:val="none" w:sz="0" w:space="0" w:color="auto"/>
        <w:left w:val="none" w:sz="0" w:space="0" w:color="auto"/>
        <w:bottom w:val="none" w:sz="0" w:space="0" w:color="auto"/>
        <w:right w:val="none" w:sz="0" w:space="0" w:color="auto"/>
      </w:divBdr>
    </w:div>
    <w:div w:id="1187253600">
      <w:bodyDiv w:val="1"/>
      <w:marLeft w:val="0"/>
      <w:marRight w:val="0"/>
      <w:marTop w:val="0"/>
      <w:marBottom w:val="0"/>
      <w:divBdr>
        <w:top w:val="none" w:sz="0" w:space="0" w:color="auto"/>
        <w:left w:val="none" w:sz="0" w:space="0" w:color="auto"/>
        <w:bottom w:val="none" w:sz="0" w:space="0" w:color="auto"/>
        <w:right w:val="none" w:sz="0" w:space="0" w:color="auto"/>
      </w:divBdr>
    </w:div>
    <w:div w:id="1189879484">
      <w:bodyDiv w:val="1"/>
      <w:marLeft w:val="0"/>
      <w:marRight w:val="0"/>
      <w:marTop w:val="0"/>
      <w:marBottom w:val="0"/>
      <w:divBdr>
        <w:top w:val="none" w:sz="0" w:space="0" w:color="auto"/>
        <w:left w:val="none" w:sz="0" w:space="0" w:color="auto"/>
        <w:bottom w:val="none" w:sz="0" w:space="0" w:color="auto"/>
        <w:right w:val="none" w:sz="0" w:space="0" w:color="auto"/>
      </w:divBdr>
    </w:div>
    <w:div w:id="1194925229">
      <w:bodyDiv w:val="1"/>
      <w:marLeft w:val="0"/>
      <w:marRight w:val="0"/>
      <w:marTop w:val="0"/>
      <w:marBottom w:val="0"/>
      <w:divBdr>
        <w:top w:val="none" w:sz="0" w:space="0" w:color="auto"/>
        <w:left w:val="none" w:sz="0" w:space="0" w:color="auto"/>
        <w:bottom w:val="none" w:sz="0" w:space="0" w:color="auto"/>
        <w:right w:val="none" w:sz="0" w:space="0" w:color="auto"/>
      </w:divBdr>
      <w:divsChild>
        <w:div w:id="246236240">
          <w:marLeft w:val="0"/>
          <w:marRight w:val="0"/>
          <w:marTop w:val="0"/>
          <w:marBottom w:val="0"/>
          <w:divBdr>
            <w:top w:val="none" w:sz="0" w:space="0" w:color="auto"/>
            <w:left w:val="none" w:sz="0" w:space="0" w:color="auto"/>
            <w:bottom w:val="none" w:sz="0" w:space="0" w:color="auto"/>
            <w:right w:val="none" w:sz="0" w:space="0" w:color="auto"/>
          </w:divBdr>
          <w:divsChild>
            <w:div w:id="798305273">
              <w:marLeft w:val="0"/>
              <w:marRight w:val="0"/>
              <w:marTop w:val="0"/>
              <w:marBottom w:val="0"/>
              <w:divBdr>
                <w:top w:val="none" w:sz="0" w:space="0" w:color="auto"/>
                <w:left w:val="none" w:sz="0" w:space="0" w:color="auto"/>
                <w:bottom w:val="none" w:sz="0" w:space="0" w:color="auto"/>
                <w:right w:val="none" w:sz="0" w:space="0" w:color="auto"/>
              </w:divBdr>
              <w:divsChild>
                <w:div w:id="105782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271301">
      <w:bodyDiv w:val="1"/>
      <w:marLeft w:val="0"/>
      <w:marRight w:val="0"/>
      <w:marTop w:val="0"/>
      <w:marBottom w:val="0"/>
      <w:divBdr>
        <w:top w:val="none" w:sz="0" w:space="0" w:color="auto"/>
        <w:left w:val="none" w:sz="0" w:space="0" w:color="auto"/>
        <w:bottom w:val="none" w:sz="0" w:space="0" w:color="auto"/>
        <w:right w:val="none" w:sz="0" w:space="0" w:color="auto"/>
      </w:divBdr>
    </w:div>
    <w:div w:id="1201210469">
      <w:bodyDiv w:val="1"/>
      <w:marLeft w:val="0"/>
      <w:marRight w:val="0"/>
      <w:marTop w:val="0"/>
      <w:marBottom w:val="0"/>
      <w:divBdr>
        <w:top w:val="none" w:sz="0" w:space="0" w:color="auto"/>
        <w:left w:val="none" w:sz="0" w:space="0" w:color="auto"/>
        <w:bottom w:val="none" w:sz="0" w:space="0" w:color="auto"/>
        <w:right w:val="none" w:sz="0" w:space="0" w:color="auto"/>
      </w:divBdr>
    </w:div>
    <w:div w:id="1206405107">
      <w:bodyDiv w:val="1"/>
      <w:marLeft w:val="0"/>
      <w:marRight w:val="0"/>
      <w:marTop w:val="0"/>
      <w:marBottom w:val="0"/>
      <w:divBdr>
        <w:top w:val="none" w:sz="0" w:space="0" w:color="auto"/>
        <w:left w:val="none" w:sz="0" w:space="0" w:color="auto"/>
        <w:bottom w:val="none" w:sz="0" w:space="0" w:color="auto"/>
        <w:right w:val="none" w:sz="0" w:space="0" w:color="auto"/>
      </w:divBdr>
    </w:div>
    <w:div w:id="1206983048">
      <w:bodyDiv w:val="1"/>
      <w:marLeft w:val="0"/>
      <w:marRight w:val="0"/>
      <w:marTop w:val="0"/>
      <w:marBottom w:val="0"/>
      <w:divBdr>
        <w:top w:val="none" w:sz="0" w:space="0" w:color="auto"/>
        <w:left w:val="none" w:sz="0" w:space="0" w:color="auto"/>
        <w:bottom w:val="none" w:sz="0" w:space="0" w:color="auto"/>
        <w:right w:val="none" w:sz="0" w:space="0" w:color="auto"/>
      </w:divBdr>
    </w:div>
    <w:div w:id="1208688013">
      <w:bodyDiv w:val="1"/>
      <w:marLeft w:val="0"/>
      <w:marRight w:val="0"/>
      <w:marTop w:val="0"/>
      <w:marBottom w:val="0"/>
      <w:divBdr>
        <w:top w:val="none" w:sz="0" w:space="0" w:color="auto"/>
        <w:left w:val="none" w:sz="0" w:space="0" w:color="auto"/>
        <w:bottom w:val="none" w:sz="0" w:space="0" w:color="auto"/>
        <w:right w:val="none" w:sz="0" w:space="0" w:color="auto"/>
      </w:divBdr>
    </w:div>
    <w:div w:id="1221751690">
      <w:bodyDiv w:val="1"/>
      <w:marLeft w:val="0"/>
      <w:marRight w:val="0"/>
      <w:marTop w:val="0"/>
      <w:marBottom w:val="0"/>
      <w:divBdr>
        <w:top w:val="none" w:sz="0" w:space="0" w:color="auto"/>
        <w:left w:val="none" w:sz="0" w:space="0" w:color="auto"/>
        <w:bottom w:val="none" w:sz="0" w:space="0" w:color="auto"/>
        <w:right w:val="none" w:sz="0" w:space="0" w:color="auto"/>
      </w:divBdr>
    </w:div>
    <w:div w:id="1226375911">
      <w:bodyDiv w:val="1"/>
      <w:marLeft w:val="0"/>
      <w:marRight w:val="0"/>
      <w:marTop w:val="0"/>
      <w:marBottom w:val="0"/>
      <w:divBdr>
        <w:top w:val="none" w:sz="0" w:space="0" w:color="auto"/>
        <w:left w:val="none" w:sz="0" w:space="0" w:color="auto"/>
        <w:bottom w:val="none" w:sz="0" w:space="0" w:color="auto"/>
        <w:right w:val="none" w:sz="0" w:space="0" w:color="auto"/>
      </w:divBdr>
    </w:div>
    <w:div w:id="1240019114">
      <w:bodyDiv w:val="1"/>
      <w:marLeft w:val="0"/>
      <w:marRight w:val="0"/>
      <w:marTop w:val="0"/>
      <w:marBottom w:val="0"/>
      <w:divBdr>
        <w:top w:val="none" w:sz="0" w:space="0" w:color="auto"/>
        <w:left w:val="none" w:sz="0" w:space="0" w:color="auto"/>
        <w:bottom w:val="none" w:sz="0" w:space="0" w:color="auto"/>
        <w:right w:val="none" w:sz="0" w:space="0" w:color="auto"/>
      </w:divBdr>
    </w:div>
    <w:div w:id="1240673088">
      <w:bodyDiv w:val="1"/>
      <w:marLeft w:val="0"/>
      <w:marRight w:val="0"/>
      <w:marTop w:val="0"/>
      <w:marBottom w:val="0"/>
      <w:divBdr>
        <w:top w:val="none" w:sz="0" w:space="0" w:color="auto"/>
        <w:left w:val="none" w:sz="0" w:space="0" w:color="auto"/>
        <w:bottom w:val="none" w:sz="0" w:space="0" w:color="auto"/>
        <w:right w:val="none" w:sz="0" w:space="0" w:color="auto"/>
      </w:divBdr>
    </w:div>
    <w:div w:id="1250777687">
      <w:bodyDiv w:val="1"/>
      <w:marLeft w:val="0"/>
      <w:marRight w:val="0"/>
      <w:marTop w:val="0"/>
      <w:marBottom w:val="0"/>
      <w:divBdr>
        <w:top w:val="none" w:sz="0" w:space="0" w:color="auto"/>
        <w:left w:val="none" w:sz="0" w:space="0" w:color="auto"/>
        <w:bottom w:val="none" w:sz="0" w:space="0" w:color="auto"/>
        <w:right w:val="none" w:sz="0" w:space="0" w:color="auto"/>
      </w:divBdr>
    </w:div>
    <w:div w:id="1254247266">
      <w:bodyDiv w:val="1"/>
      <w:marLeft w:val="0"/>
      <w:marRight w:val="0"/>
      <w:marTop w:val="0"/>
      <w:marBottom w:val="0"/>
      <w:divBdr>
        <w:top w:val="none" w:sz="0" w:space="0" w:color="auto"/>
        <w:left w:val="none" w:sz="0" w:space="0" w:color="auto"/>
        <w:bottom w:val="none" w:sz="0" w:space="0" w:color="auto"/>
        <w:right w:val="none" w:sz="0" w:space="0" w:color="auto"/>
      </w:divBdr>
    </w:div>
    <w:div w:id="1288051090">
      <w:bodyDiv w:val="1"/>
      <w:marLeft w:val="0"/>
      <w:marRight w:val="0"/>
      <w:marTop w:val="0"/>
      <w:marBottom w:val="0"/>
      <w:divBdr>
        <w:top w:val="none" w:sz="0" w:space="0" w:color="auto"/>
        <w:left w:val="none" w:sz="0" w:space="0" w:color="auto"/>
        <w:bottom w:val="none" w:sz="0" w:space="0" w:color="auto"/>
        <w:right w:val="none" w:sz="0" w:space="0" w:color="auto"/>
      </w:divBdr>
    </w:div>
    <w:div w:id="1288194353">
      <w:bodyDiv w:val="1"/>
      <w:marLeft w:val="0"/>
      <w:marRight w:val="0"/>
      <w:marTop w:val="0"/>
      <w:marBottom w:val="0"/>
      <w:divBdr>
        <w:top w:val="none" w:sz="0" w:space="0" w:color="auto"/>
        <w:left w:val="none" w:sz="0" w:space="0" w:color="auto"/>
        <w:bottom w:val="none" w:sz="0" w:space="0" w:color="auto"/>
        <w:right w:val="none" w:sz="0" w:space="0" w:color="auto"/>
      </w:divBdr>
    </w:div>
    <w:div w:id="1291088338">
      <w:bodyDiv w:val="1"/>
      <w:marLeft w:val="0"/>
      <w:marRight w:val="0"/>
      <w:marTop w:val="0"/>
      <w:marBottom w:val="0"/>
      <w:divBdr>
        <w:top w:val="none" w:sz="0" w:space="0" w:color="auto"/>
        <w:left w:val="none" w:sz="0" w:space="0" w:color="auto"/>
        <w:bottom w:val="none" w:sz="0" w:space="0" w:color="auto"/>
        <w:right w:val="none" w:sz="0" w:space="0" w:color="auto"/>
      </w:divBdr>
    </w:div>
    <w:div w:id="1293907063">
      <w:bodyDiv w:val="1"/>
      <w:marLeft w:val="0"/>
      <w:marRight w:val="0"/>
      <w:marTop w:val="0"/>
      <w:marBottom w:val="0"/>
      <w:divBdr>
        <w:top w:val="none" w:sz="0" w:space="0" w:color="auto"/>
        <w:left w:val="none" w:sz="0" w:space="0" w:color="auto"/>
        <w:bottom w:val="none" w:sz="0" w:space="0" w:color="auto"/>
        <w:right w:val="none" w:sz="0" w:space="0" w:color="auto"/>
      </w:divBdr>
    </w:div>
    <w:div w:id="1312251582">
      <w:bodyDiv w:val="1"/>
      <w:marLeft w:val="0"/>
      <w:marRight w:val="0"/>
      <w:marTop w:val="0"/>
      <w:marBottom w:val="0"/>
      <w:divBdr>
        <w:top w:val="none" w:sz="0" w:space="0" w:color="auto"/>
        <w:left w:val="none" w:sz="0" w:space="0" w:color="auto"/>
        <w:bottom w:val="none" w:sz="0" w:space="0" w:color="auto"/>
        <w:right w:val="none" w:sz="0" w:space="0" w:color="auto"/>
      </w:divBdr>
    </w:div>
    <w:div w:id="1315643351">
      <w:bodyDiv w:val="1"/>
      <w:marLeft w:val="0"/>
      <w:marRight w:val="0"/>
      <w:marTop w:val="0"/>
      <w:marBottom w:val="0"/>
      <w:divBdr>
        <w:top w:val="none" w:sz="0" w:space="0" w:color="auto"/>
        <w:left w:val="none" w:sz="0" w:space="0" w:color="auto"/>
        <w:bottom w:val="none" w:sz="0" w:space="0" w:color="auto"/>
        <w:right w:val="none" w:sz="0" w:space="0" w:color="auto"/>
      </w:divBdr>
    </w:div>
    <w:div w:id="1317612070">
      <w:bodyDiv w:val="1"/>
      <w:marLeft w:val="0"/>
      <w:marRight w:val="0"/>
      <w:marTop w:val="0"/>
      <w:marBottom w:val="0"/>
      <w:divBdr>
        <w:top w:val="none" w:sz="0" w:space="0" w:color="auto"/>
        <w:left w:val="none" w:sz="0" w:space="0" w:color="auto"/>
        <w:bottom w:val="none" w:sz="0" w:space="0" w:color="auto"/>
        <w:right w:val="none" w:sz="0" w:space="0" w:color="auto"/>
      </w:divBdr>
    </w:div>
    <w:div w:id="1327585480">
      <w:bodyDiv w:val="1"/>
      <w:marLeft w:val="0"/>
      <w:marRight w:val="0"/>
      <w:marTop w:val="0"/>
      <w:marBottom w:val="0"/>
      <w:divBdr>
        <w:top w:val="none" w:sz="0" w:space="0" w:color="auto"/>
        <w:left w:val="none" w:sz="0" w:space="0" w:color="auto"/>
        <w:bottom w:val="none" w:sz="0" w:space="0" w:color="auto"/>
        <w:right w:val="none" w:sz="0" w:space="0" w:color="auto"/>
      </w:divBdr>
    </w:div>
    <w:div w:id="1337610145">
      <w:bodyDiv w:val="1"/>
      <w:marLeft w:val="0"/>
      <w:marRight w:val="0"/>
      <w:marTop w:val="0"/>
      <w:marBottom w:val="0"/>
      <w:divBdr>
        <w:top w:val="none" w:sz="0" w:space="0" w:color="auto"/>
        <w:left w:val="none" w:sz="0" w:space="0" w:color="auto"/>
        <w:bottom w:val="none" w:sz="0" w:space="0" w:color="auto"/>
        <w:right w:val="none" w:sz="0" w:space="0" w:color="auto"/>
      </w:divBdr>
    </w:div>
    <w:div w:id="1366056567">
      <w:bodyDiv w:val="1"/>
      <w:marLeft w:val="0"/>
      <w:marRight w:val="0"/>
      <w:marTop w:val="0"/>
      <w:marBottom w:val="0"/>
      <w:divBdr>
        <w:top w:val="none" w:sz="0" w:space="0" w:color="auto"/>
        <w:left w:val="none" w:sz="0" w:space="0" w:color="auto"/>
        <w:bottom w:val="none" w:sz="0" w:space="0" w:color="auto"/>
        <w:right w:val="none" w:sz="0" w:space="0" w:color="auto"/>
      </w:divBdr>
    </w:div>
    <w:div w:id="1379008641">
      <w:bodyDiv w:val="1"/>
      <w:marLeft w:val="0"/>
      <w:marRight w:val="0"/>
      <w:marTop w:val="0"/>
      <w:marBottom w:val="0"/>
      <w:divBdr>
        <w:top w:val="none" w:sz="0" w:space="0" w:color="auto"/>
        <w:left w:val="none" w:sz="0" w:space="0" w:color="auto"/>
        <w:bottom w:val="none" w:sz="0" w:space="0" w:color="auto"/>
        <w:right w:val="none" w:sz="0" w:space="0" w:color="auto"/>
      </w:divBdr>
    </w:div>
    <w:div w:id="1392657717">
      <w:bodyDiv w:val="1"/>
      <w:marLeft w:val="0"/>
      <w:marRight w:val="0"/>
      <w:marTop w:val="0"/>
      <w:marBottom w:val="0"/>
      <w:divBdr>
        <w:top w:val="none" w:sz="0" w:space="0" w:color="auto"/>
        <w:left w:val="none" w:sz="0" w:space="0" w:color="auto"/>
        <w:bottom w:val="none" w:sz="0" w:space="0" w:color="auto"/>
        <w:right w:val="none" w:sz="0" w:space="0" w:color="auto"/>
      </w:divBdr>
    </w:div>
    <w:div w:id="1397775082">
      <w:bodyDiv w:val="1"/>
      <w:marLeft w:val="0"/>
      <w:marRight w:val="0"/>
      <w:marTop w:val="0"/>
      <w:marBottom w:val="0"/>
      <w:divBdr>
        <w:top w:val="none" w:sz="0" w:space="0" w:color="auto"/>
        <w:left w:val="none" w:sz="0" w:space="0" w:color="auto"/>
        <w:bottom w:val="none" w:sz="0" w:space="0" w:color="auto"/>
        <w:right w:val="none" w:sz="0" w:space="0" w:color="auto"/>
      </w:divBdr>
    </w:div>
    <w:div w:id="1402171370">
      <w:bodyDiv w:val="1"/>
      <w:marLeft w:val="0"/>
      <w:marRight w:val="0"/>
      <w:marTop w:val="0"/>
      <w:marBottom w:val="0"/>
      <w:divBdr>
        <w:top w:val="none" w:sz="0" w:space="0" w:color="auto"/>
        <w:left w:val="none" w:sz="0" w:space="0" w:color="auto"/>
        <w:bottom w:val="none" w:sz="0" w:space="0" w:color="auto"/>
        <w:right w:val="none" w:sz="0" w:space="0" w:color="auto"/>
      </w:divBdr>
    </w:div>
    <w:div w:id="1410730121">
      <w:bodyDiv w:val="1"/>
      <w:marLeft w:val="0"/>
      <w:marRight w:val="0"/>
      <w:marTop w:val="0"/>
      <w:marBottom w:val="0"/>
      <w:divBdr>
        <w:top w:val="none" w:sz="0" w:space="0" w:color="auto"/>
        <w:left w:val="none" w:sz="0" w:space="0" w:color="auto"/>
        <w:bottom w:val="none" w:sz="0" w:space="0" w:color="auto"/>
        <w:right w:val="none" w:sz="0" w:space="0" w:color="auto"/>
      </w:divBdr>
      <w:divsChild>
        <w:div w:id="747193191">
          <w:marLeft w:val="0"/>
          <w:marRight w:val="0"/>
          <w:marTop w:val="0"/>
          <w:marBottom w:val="0"/>
          <w:divBdr>
            <w:top w:val="none" w:sz="0" w:space="0" w:color="auto"/>
            <w:left w:val="none" w:sz="0" w:space="0" w:color="auto"/>
            <w:bottom w:val="none" w:sz="0" w:space="0" w:color="auto"/>
            <w:right w:val="none" w:sz="0" w:space="0" w:color="auto"/>
          </w:divBdr>
          <w:divsChild>
            <w:div w:id="1817608045">
              <w:marLeft w:val="0"/>
              <w:marRight w:val="0"/>
              <w:marTop w:val="0"/>
              <w:marBottom w:val="0"/>
              <w:divBdr>
                <w:top w:val="none" w:sz="0" w:space="0" w:color="auto"/>
                <w:left w:val="none" w:sz="0" w:space="0" w:color="auto"/>
                <w:bottom w:val="none" w:sz="0" w:space="0" w:color="auto"/>
                <w:right w:val="none" w:sz="0" w:space="0" w:color="auto"/>
              </w:divBdr>
              <w:divsChild>
                <w:div w:id="454493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1951806">
      <w:bodyDiv w:val="1"/>
      <w:marLeft w:val="0"/>
      <w:marRight w:val="0"/>
      <w:marTop w:val="0"/>
      <w:marBottom w:val="0"/>
      <w:divBdr>
        <w:top w:val="none" w:sz="0" w:space="0" w:color="auto"/>
        <w:left w:val="none" w:sz="0" w:space="0" w:color="auto"/>
        <w:bottom w:val="none" w:sz="0" w:space="0" w:color="auto"/>
        <w:right w:val="none" w:sz="0" w:space="0" w:color="auto"/>
      </w:divBdr>
    </w:div>
    <w:div w:id="1425689526">
      <w:bodyDiv w:val="1"/>
      <w:marLeft w:val="0"/>
      <w:marRight w:val="0"/>
      <w:marTop w:val="0"/>
      <w:marBottom w:val="0"/>
      <w:divBdr>
        <w:top w:val="none" w:sz="0" w:space="0" w:color="auto"/>
        <w:left w:val="none" w:sz="0" w:space="0" w:color="auto"/>
        <w:bottom w:val="none" w:sz="0" w:space="0" w:color="auto"/>
        <w:right w:val="none" w:sz="0" w:space="0" w:color="auto"/>
      </w:divBdr>
    </w:div>
    <w:div w:id="1441797026">
      <w:bodyDiv w:val="1"/>
      <w:marLeft w:val="0"/>
      <w:marRight w:val="0"/>
      <w:marTop w:val="0"/>
      <w:marBottom w:val="0"/>
      <w:divBdr>
        <w:top w:val="none" w:sz="0" w:space="0" w:color="auto"/>
        <w:left w:val="none" w:sz="0" w:space="0" w:color="auto"/>
        <w:bottom w:val="none" w:sz="0" w:space="0" w:color="auto"/>
        <w:right w:val="none" w:sz="0" w:space="0" w:color="auto"/>
      </w:divBdr>
    </w:div>
    <w:div w:id="1450395154">
      <w:bodyDiv w:val="1"/>
      <w:marLeft w:val="0"/>
      <w:marRight w:val="0"/>
      <w:marTop w:val="0"/>
      <w:marBottom w:val="0"/>
      <w:divBdr>
        <w:top w:val="none" w:sz="0" w:space="0" w:color="auto"/>
        <w:left w:val="none" w:sz="0" w:space="0" w:color="auto"/>
        <w:bottom w:val="none" w:sz="0" w:space="0" w:color="auto"/>
        <w:right w:val="none" w:sz="0" w:space="0" w:color="auto"/>
      </w:divBdr>
    </w:div>
    <w:div w:id="1454402577">
      <w:bodyDiv w:val="1"/>
      <w:marLeft w:val="0"/>
      <w:marRight w:val="0"/>
      <w:marTop w:val="0"/>
      <w:marBottom w:val="0"/>
      <w:divBdr>
        <w:top w:val="none" w:sz="0" w:space="0" w:color="auto"/>
        <w:left w:val="none" w:sz="0" w:space="0" w:color="auto"/>
        <w:bottom w:val="none" w:sz="0" w:space="0" w:color="auto"/>
        <w:right w:val="none" w:sz="0" w:space="0" w:color="auto"/>
      </w:divBdr>
    </w:div>
    <w:div w:id="1466849558">
      <w:bodyDiv w:val="1"/>
      <w:marLeft w:val="0"/>
      <w:marRight w:val="0"/>
      <w:marTop w:val="0"/>
      <w:marBottom w:val="0"/>
      <w:divBdr>
        <w:top w:val="none" w:sz="0" w:space="0" w:color="auto"/>
        <w:left w:val="none" w:sz="0" w:space="0" w:color="auto"/>
        <w:bottom w:val="none" w:sz="0" w:space="0" w:color="auto"/>
        <w:right w:val="none" w:sz="0" w:space="0" w:color="auto"/>
      </w:divBdr>
    </w:div>
    <w:div w:id="1476333279">
      <w:bodyDiv w:val="1"/>
      <w:marLeft w:val="0"/>
      <w:marRight w:val="0"/>
      <w:marTop w:val="0"/>
      <w:marBottom w:val="0"/>
      <w:divBdr>
        <w:top w:val="none" w:sz="0" w:space="0" w:color="auto"/>
        <w:left w:val="none" w:sz="0" w:space="0" w:color="auto"/>
        <w:bottom w:val="none" w:sz="0" w:space="0" w:color="auto"/>
        <w:right w:val="none" w:sz="0" w:space="0" w:color="auto"/>
      </w:divBdr>
    </w:div>
    <w:div w:id="1478646421">
      <w:bodyDiv w:val="1"/>
      <w:marLeft w:val="0"/>
      <w:marRight w:val="0"/>
      <w:marTop w:val="0"/>
      <w:marBottom w:val="0"/>
      <w:divBdr>
        <w:top w:val="none" w:sz="0" w:space="0" w:color="auto"/>
        <w:left w:val="none" w:sz="0" w:space="0" w:color="auto"/>
        <w:bottom w:val="none" w:sz="0" w:space="0" w:color="auto"/>
        <w:right w:val="none" w:sz="0" w:space="0" w:color="auto"/>
      </w:divBdr>
    </w:div>
    <w:div w:id="1487160742">
      <w:bodyDiv w:val="1"/>
      <w:marLeft w:val="0"/>
      <w:marRight w:val="0"/>
      <w:marTop w:val="0"/>
      <w:marBottom w:val="0"/>
      <w:divBdr>
        <w:top w:val="none" w:sz="0" w:space="0" w:color="auto"/>
        <w:left w:val="none" w:sz="0" w:space="0" w:color="auto"/>
        <w:bottom w:val="none" w:sz="0" w:space="0" w:color="auto"/>
        <w:right w:val="none" w:sz="0" w:space="0" w:color="auto"/>
      </w:divBdr>
    </w:div>
    <w:div w:id="1508716274">
      <w:bodyDiv w:val="1"/>
      <w:marLeft w:val="0"/>
      <w:marRight w:val="0"/>
      <w:marTop w:val="0"/>
      <w:marBottom w:val="0"/>
      <w:divBdr>
        <w:top w:val="none" w:sz="0" w:space="0" w:color="auto"/>
        <w:left w:val="none" w:sz="0" w:space="0" w:color="auto"/>
        <w:bottom w:val="none" w:sz="0" w:space="0" w:color="auto"/>
        <w:right w:val="none" w:sz="0" w:space="0" w:color="auto"/>
      </w:divBdr>
    </w:div>
    <w:div w:id="1519613429">
      <w:bodyDiv w:val="1"/>
      <w:marLeft w:val="0"/>
      <w:marRight w:val="0"/>
      <w:marTop w:val="0"/>
      <w:marBottom w:val="0"/>
      <w:divBdr>
        <w:top w:val="none" w:sz="0" w:space="0" w:color="auto"/>
        <w:left w:val="none" w:sz="0" w:space="0" w:color="auto"/>
        <w:bottom w:val="none" w:sz="0" w:space="0" w:color="auto"/>
        <w:right w:val="none" w:sz="0" w:space="0" w:color="auto"/>
      </w:divBdr>
    </w:div>
    <w:div w:id="1524901817">
      <w:bodyDiv w:val="1"/>
      <w:marLeft w:val="0"/>
      <w:marRight w:val="0"/>
      <w:marTop w:val="0"/>
      <w:marBottom w:val="0"/>
      <w:divBdr>
        <w:top w:val="none" w:sz="0" w:space="0" w:color="auto"/>
        <w:left w:val="none" w:sz="0" w:space="0" w:color="auto"/>
        <w:bottom w:val="none" w:sz="0" w:space="0" w:color="auto"/>
        <w:right w:val="none" w:sz="0" w:space="0" w:color="auto"/>
      </w:divBdr>
    </w:div>
    <w:div w:id="1525709859">
      <w:bodyDiv w:val="1"/>
      <w:marLeft w:val="0"/>
      <w:marRight w:val="0"/>
      <w:marTop w:val="0"/>
      <w:marBottom w:val="0"/>
      <w:divBdr>
        <w:top w:val="none" w:sz="0" w:space="0" w:color="auto"/>
        <w:left w:val="none" w:sz="0" w:space="0" w:color="auto"/>
        <w:bottom w:val="none" w:sz="0" w:space="0" w:color="auto"/>
        <w:right w:val="none" w:sz="0" w:space="0" w:color="auto"/>
      </w:divBdr>
    </w:div>
    <w:div w:id="1543058884">
      <w:bodyDiv w:val="1"/>
      <w:marLeft w:val="0"/>
      <w:marRight w:val="0"/>
      <w:marTop w:val="0"/>
      <w:marBottom w:val="0"/>
      <w:divBdr>
        <w:top w:val="none" w:sz="0" w:space="0" w:color="auto"/>
        <w:left w:val="none" w:sz="0" w:space="0" w:color="auto"/>
        <w:bottom w:val="none" w:sz="0" w:space="0" w:color="auto"/>
        <w:right w:val="none" w:sz="0" w:space="0" w:color="auto"/>
      </w:divBdr>
    </w:div>
    <w:div w:id="1554736442">
      <w:bodyDiv w:val="1"/>
      <w:marLeft w:val="0"/>
      <w:marRight w:val="0"/>
      <w:marTop w:val="0"/>
      <w:marBottom w:val="0"/>
      <w:divBdr>
        <w:top w:val="none" w:sz="0" w:space="0" w:color="auto"/>
        <w:left w:val="none" w:sz="0" w:space="0" w:color="auto"/>
        <w:bottom w:val="none" w:sz="0" w:space="0" w:color="auto"/>
        <w:right w:val="none" w:sz="0" w:space="0" w:color="auto"/>
      </w:divBdr>
    </w:div>
    <w:div w:id="1564755774">
      <w:bodyDiv w:val="1"/>
      <w:marLeft w:val="0"/>
      <w:marRight w:val="0"/>
      <w:marTop w:val="0"/>
      <w:marBottom w:val="0"/>
      <w:divBdr>
        <w:top w:val="none" w:sz="0" w:space="0" w:color="auto"/>
        <w:left w:val="none" w:sz="0" w:space="0" w:color="auto"/>
        <w:bottom w:val="none" w:sz="0" w:space="0" w:color="auto"/>
        <w:right w:val="none" w:sz="0" w:space="0" w:color="auto"/>
      </w:divBdr>
    </w:div>
    <w:div w:id="1573269787">
      <w:bodyDiv w:val="1"/>
      <w:marLeft w:val="0"/>
      <w:marRight w:val="0"/>
      <w:marTop w:val="0"/>
      <w:marBottom w:val="0"/>
      <w:divBdr>
        <w:top w:val="none" w:sz="0" w:space="0" w:color="auto"/>
        <w:left w:val="none" w:sz="0" w:space="0" w:color="auto"/>
        <w:bottom w:val="none" w:sz="0" w:space="0" w:color="auto"/>
        <w:right w:val="none" w:sz="0" w:space="0" w:color="auto"/>
      </w:divBdr>
    </w:div>
    <w:div w:id="1577007376">
      <w:bodyDiv w:val="1"/>
      <w:marLeft w:val="0"/>
      <w:marRight w:val="0"/>
      <w:marTop w:val="0"/>
      <w:marBottom w:val="0"/>
      <w:divBdr>
        <w:top w:val="none" w:sz="0" w:space="0" w:color="auto"/>
        <w:left w:val="none" w:sz="0" w:space="0" w:color="auto"/>
        <w:bottom w:val="none" w:sz="0" w:space="0" w:color="auto"/>
        <w:right w:val="none" w:sz="0" w:space="0" w:color="auto"/>
      </w:divBdr>
    </w:div>
    <w:div w:id="1579973419">
      <w:bodyDiv w:val="1"/>
      <w:marLeft w:val="0"/>
      <w:marRight w:val="0"/>
      <w:marTop w:val="0"/>
      <w:marBottom w:val="0"/>
      <w:divBdr>
        <w:top w:val="none" w:sz="0" w:space="0" w:color="auto"/>
        <w:left w:val="none" w:sz="0" w:space="0" w:color="auto"/>
        <w:bottom w:val="none" w:sz="0" w:space="0" w:color="auto"/>
        <w:right w:val="none" w:sz="0" w:space="0" w:color="auto"/>
      </w:divBdr>
    </w:div>
    <w:div w:id="1584796649">
      <w:bodyDiv w:val="1"/>
      <w:marLeft w:val="0"/>
      <w:marRight w:val="0"/>
      <w:marTop w:val="0"/>
      <w:marBottom w:val="0"/>
      <w:divBdr>
        <w:top w:val="none" w:sz="0" w:space="0" w:color="auto"/>
        <w:left w:val="none" w:sz="0" w:space="0" w:color="auto"/>
        <w:bottom w:val="none" w:sz="0" w:space="0" w:color="auto"/>
        <w:right w:val="none" w:sz="0" w:space="0" w:color="auto"/>
      </w:divBdr>
    </w:div>
    <w:div w:id="1585383726">
      <w:bodyDiv w:val="1"/>
      <w:marLeft w:val="0"/>
      <w:marRight w:val="0"/>
      <w:marTop w:val="0"/>
      <w:marBottom w:val="0"/>
      <w:divBdr>
        <w:top w:val="none" w:sz="0" w:space="0" w:color="auto"/>
        <w:left w:val="none" w:sz="0" w:space="0" w:color="auto"/>
        <w:bottom w:val="none" w:sz="0" w:space="0" w:color="auto"/>
        <w:right w:val="none" w:sz="0" w:space="0" w:color="auto"/>
      </w:divBdr>
    </w:div>
    <w:div w:id="1605261124">
      <w:bodyDiv w:val="1"/>
      <w:marLeft w:val="0"/>
      <w:marRight w:val="0"/>
      <w:marTop w:val="0"/>
      <w:marBottom w:val="0"/>
      <w:divBdr>
        <w:top w:val="none" w:sz="0" w:space="0" w:color="auto"/>
        <w:left w:val="none" w:sz="0" w:space="0" w:color="auto"/>
        <w:bottom w:val="none" w:sz="0" w:space="0" w:color="auto"/>
        <w:right w:val="none" w:sz="0" w:space="0" w:color="auto"/>
      </w:divBdr>
    </w:div>
    <w:div w:id="1606956019">
      <w:bodyDiv w:val="1"/>
      <w:marLeft w:val="0"/>
      <w:marRight w:val="0"/>
      <w:marTop w:val="0"/>
      <w:marBottom w:val="0"/>
      <w:divBdr>
        <w:top w:val="none" w:sz="0" w:space="0" w:color="auto"/>
        <w:left w:val="none" w:sz="0" w:space="0" w:color="auto"/>
        <w:bottom w:val="none" w:sz="0" w:space="0" w:color="auto"/>
        <w:right w:val="none" w:sz="0" w:space="0" w:color="auto"/>
      </w:divBdr>
    </w:div>
    <w:div w:id="1613628554">
      <w:bodyDiv w:val="1"/>
      <w:marLeft w:val="0"/>
      <w:marRight w:val="0"/>
      <w:marTop w:val="0"/>
      <w:marBottom w:val="0"/>
      <w:divBdr>
        <w:top w:val="none" w:sz="0" w:space="0" w:color="auto"/>
        <w:left w:val="none" w:sz="0" w:space="0" w:color="auto"/>
        <w:bottom w:val="none" w:sz="0" w:space="0" w:color="auto"/>
        <w:right w:val="none" w:sz="0" w:space="0" w:color="auto"/>
      </w:divBdr>
    </w:div>
    <w:div w:id="1614482024">
      <w:bodyDiv w:val="1"/>
      <w:marLeft w:val="0"/>
      <w:marRight w:val="0"/>
      <w:marTop w:val="0"/>
      <w:marBottom w:val="0"/>
      <w:divBdr>
        <w:top w:val="none" w:sz="0" w:space="0" w:color="auto"/>
        <w:left w:val="none" w:sz="0" w:space="0" w:color="auto"/>
        <w:bottom w:val="none" w:sz="0" w:space="0" w:color="auto"/>
        <w:right w:val="none" w:sz="0" w:space="0" w:color="auto"/>
      </w:divBdr>
    </w:div>
    <w:div w:id="1629968354">
      <w:bodyDiv w:val="1"/>
      <w:marLeft w:val="0"/>
      <w:marRight w:val="0"/>
      <w:marTop w:val="0"/>
      <w:marBottom w:val="0"/>
      <w:divBdr>
        <w:top w:val="none" w:sz="0" w:space="0" w:color="auto"/>
        <w:left w:val="none" w:sz="0" w:space="0" w:color="auto"/>
        <w:bottom w:val="none" w:sz="0" w:space="0" w:color="auto"/>
        <w:right w:val="none" w:sz="0" w:space="0" w:color="auto"/>
      </w:divBdr>
    </w:div>
    <w:div w:id="1633093687">
      <w:bodyDiv w:val="1"/>
      <w:marLeft w:val="0"/>
      <w:marRight w:val="0"/>
      <w:marTop w:val="0"/>
      <w:marBottom w:val="0"/>
      <w:divBdr>
        <w:top w:val="none" w:sz="0" w:space="0" w:color="auto"/>
        <w:left w:val="none" w:sz="0" w:space="0" w:color="auto"/>
        <w:bottom w:val="none" w:sz="0" w:space="0" w:color="auto"/>
        <w:right w:val="none" w:sz="0" w:space="0" w:color="auto"/>
      </w:divBdr>
    </w:div>
    <w:div w:id="1633318422">
      <w:bodyDiv w:val="1"/>
      <w:marLeft w:val="0"/>
      <w:marRight w:val="0"/>
      <w:marTop w:val="0"/>
      <w:marBottom w:val="0"/>
      <w:divBdr>
        <w:top w:val="none" w:sz="0" w:space="0" w:color="auto"/>
        <w:left w:val="none" w:sz="0" w:space="0" w:color="auto"/>
        <w:bottom w:val="none" w:sz="0" w:space="0" w:color="auto"/>
        <w:right w:val="none" w:sz="0" w:space="0" w:color="auto"/>
      </w:divBdr>
    </w:div>
    <w:div w:id="1642272513">
      <w:bodyDiv w:val="1"/>
      <w:marLeft w:val="0"/>
      <w:marRight w:val="0"/>
      <w:marTop w:val="0"/>
      <w:marBottom w:val="0"/>
      <w:divBdr>
        <w:top w:val="none" w:sz="0" w:space="0" w:color="auto"/>
        <w:left w:val="none" w:sz="0" w:space="0" w:color="auto"/>
        <w:bottom w:val="none" w:sz="0" w:space="0" w:color="auto"/>
        <w:right w:val="none" w:sz="0" w:space="0" w:color="auto"/>
      </w:divBdr>
    </w:div>
    <w:div w:id="1643776347">
      <w:bodyDiv w:val="1"/>
      <w:marLeft w:val="0"/>
      <w:marRight w:val="0"/>
      <w:marTop w:val="0"/>
      <w:marBottom w:val="0"/>
      <w:divBdr>
        <w:top w:val="none" w:sz="0" w:space="0" w:color="auto"/>
        <w:left w:val="none" w:sz="0" w:space="0" w:color="auto"/>
        <w:bottom w:val="none" w:sz="0" w:space="0" w:color="auto"/>
        <w:right w:val="none" w:sz="0" w:space="0" w:color="auto"/>
      </w:divBdr>
    </w:div>
    <w:div w:id="1658000377">
      <w:bodyDiv w:val="1"/>
      <w:marLeft w:val="0"/>
      <w:marRight w:val="0"/>
      <w:marTop w:val="0"/>
      <w:marBottom w:val="0"/>
      <w:divBdr>
        <w:top w:val="none" w:sz="0" w:space="0" w:color="auto"/>
        <w:left w:val="none" w:sz="0" w:space="0" w:color="auto"/>
        <w:bottom w:val="none" w:sz="0" w:space="0" w:color="auto"/>
        <w:right w:val="none" w:sz="0" w:space="0" w:color="auto"/>
      </w:divBdr>
    </w:div>
    <w:div w:id="1670598544">
      <w:bodyDiv w:val="1"/>
      <w:marLeft w:val="0"/>
      <w:marRight w:val="0"/>
      <w:marTop w:val="0"/>
      <w:marBottom w:val="0"/>
      <w:divBdr>
        <w:top w:val="none" w:sz="0" w:space="0" w:color="auto"/>
        <w:left w:val="none" w:sz="0" w:space="0" w:color="auto"/>
        <w:bottom w:val="none" w:sz="0" w:space="0" w:color="auto"/>
        <w:right w:val="none" w:sz="0" w:space="0" w:color="auto"/>
      </w:divBdr>
    </w:div>
    <w:div w:id="1676833778">
      <w:bodyDiv w:val="1"/>
      <w:marLeft w:val="0"/>
      <w:marRight w:val="0"/>
      <w:marTop w:val="0"/>
      <w:marBottom w:val="0"/>
      <w:divBdr>
        <w:top w:val="none" w:sz="0" w:space="0" w:color="auto"/>
        <w:left w:val="none" w:sz="0" w:space="0" w:color="auto"/>
        <w:bottom w:val="none" w:sz="0" w:space="0" w:color="auto"/>
        <w:right w:val="none" w:sz="0" w:space="0" w:color="auto"/>
      </w:divBdr>
    </w:div>
    <w:div w:id="1681157167">
      <w:bodyDiv w:val="1"/>
      <w:marLeft w:val="0"/>
      <w:marRight w:val="0"/>
      <w:marTop w:val="0"/>
      <w:marBottom w:val="0"/>
      <w:divBdr>
        <w:top w:val="none" w:sz="0" w:space="0" w:color="auto"/>
        <w:left w:val="none" w:sz="0" w:space="0" w:color="auto"/>
        <w:bottom w:val="none" w:sz="0" w:space="0" w:color="auto"/>
        <w:right w:val="none" w:sz="0" w:space="0" w:color="auto"/>
      </w:divBdr>
    </w:div>
    <w:div w:id="1684085176">
      <w:bodyDiv w:val="1"/>
      <w:marLeft w:val="0"/>
      <w:marRight w:val="0"/>
      <w:marTop w:val="0"/>
      <w:marBottom w:val="0"/>
      <w:divBdr>
        <w:top w:val="none" w:sz="0" w:space="0" w:color="auto"/>
        <w:left w:val="none" w:sz="0" w:space="0" w:color="auto"/>
        <w:bottom w:val="none" w:sz="0" w:space="0" w:color="auto"/>
        <w:right w:val="none" w:sz="0" w:space="0" w:color="auto"/>
      </w:divBdr>
    </w:div>
    <w:div w:id="1686398110">
      <w:bodyDiv w:val="1"/>
      <w:marLeft w:val="0"/>
      <w:marRight w:val="0"/>
      <w:marTop w:val="0"/>
      <w:marBottom w:val="0"/>
      <w:divBdr>
        <w:top w:val="none" w:sz="0" w:space="0" w:color="auto"/>
        <w:left w:val="none" w:sz="0" w:space="0" w:color="auto"/>
        <w:bottom w:val="none" w:sz="0" w:space="0" w:color="auto"/>
        <w:right w:val="none" w:sz="0" w:space="0" w:color="auto"/>
      </w:divBdr>
    </w:div>
    <w:div w:id="1693804514">
      <w:bodyDiv w:val="1"/>
      <w:marLeft w:val="0"/>
      <w:marRight w:val="0"/>
      <w:marTop w:val="0"/>
      <w:marBottom w:val="0"/>
      <w:divBdr>
        <w:top w:val="none" w:sz="0" w:space="0" w:color="auto"/>
        <w:left w:val="none" w:sz="0" w:space="0" w:color="auto"/>
        <w:bottom w:val="none" w:sz="0" w:space="0" w:color="auto"/>
        <w:right w:val="none" w:sz="0" w:space="0" w:color="auto"/>
      </w:divBdr>
    </w:div>
    <w:div w:id="1699620118">
      <w:bodyDiv w:val="1"/>
      <w:marLeft w:val="0"/>
      <w:marRight w:val="0"/>
      <w:marTop w:val="0"/>
      <w:marBottom w:val="0"/>
      <w:divBdr>
        <w:top w:val="none" w:sz="0" w:space="0" w:color="auto"/>
        <w:left w:val="none" w:sz="0" w:space="0" w:color="auto"/>
        <w:bottom w:val="none" w:sz="0" w:space="0" w:color="auto"/>
        <w:right w:val="none" w:sz="0" w:space="0" w:color="auto"/>
      </w:divBdr>
    </w:div>
    <w:div w:id="1715154971">
      <w:bodyDiv w:val="1"/>
      <w:marLeft w:val="0"/>
      <w:marRight w:val="0"/>
      <w:marTop w:val="0"/>
      <w:marBottom w:val="0"/>
      <w:divBdr>
        <w:top w:val="none" w:sz="0" w:space="0" w:color="auto"/>
        <w:left w:val="none" w:sz="0" w:space="0" w:color="auto"/>
        <w:bottom w:val="none" w:sz="0" w:space="0" w:color="auto"/>
        <w:right w:val="none" w:sz="0" w:space="0" w:color="auto"/>
      </w:divBdr>
    </w:div>
    <w:div w:id="1739279403">
      <w:bodyDiv w:val="1"/>
      <w:marLeft w:val="0"/>
      <w:marRight w:val="0"/>
      <w:marTop w:val="0"/>
      <w:marBottom w:val="0"/>
      <w:divBdr>
        <w:top w:val="none" w:sz="0" w:space="0" w:color="auto"/>
        <w:left w:val="none" w:sz="0" w:space="0" w:color="auto"/>
        <w:bottom w:val="none" w:sz="0" w:space="0" w:color="auto"/>
        <w:right w:val="none" w:sz="0" w:space="0" w:color="auto"/>
      </w:divBdr>
    </w:div>
    <w:div w:id="1745569919">
      <w:bodyDiv w:val="1"/>
      <w:marLeft w:val="0"/>
      <w:marRight w:val="0"/>
      <w:marTop w:val="0"/>
      <w:marBottom w:val="0"/>
      <w:divBdr>
        <w:top w:val="none" w:sz="0" w:space="0" w:color="auto"/>
        <w:left w:val="none" w:sz="0" w:space="0" w:color="auto"/>
        <w:bottom w:val="none" w:sz="0" w:space="0" w:color="auto"/>
        <w:right w:val="none" w:sz="0" w:space="0" w:color="auto"/>
      </w:divBdr>
    </w:div>
    <w:div w:id="1752047053">
      <w:bodyDiv w:val="1"/>
      <w:marLeft w:val="0"/>
      <w:marRight w:val="0"/>
      <w:marTop w:val="0"/>
      <w:marBottom w:val="0"/>
      <w:divBdr>
        <w:top w:val="none" w:sz="0" w:space="0" w:color="auto"/>
        <w:left w:val="none" w:sz="0" w:space="0" w:color="auto"/>
        <w:bottom w:val="none" w:sz="0" w:space="0" w:color="auto"/>
        <w:right w:val="none" w:sz="0" w:space="0" w:color="auto"/>
      </w:divBdr>
    </w:div>
    <w:div w:id="1754203716">
      <w:bodyDiv w:val="1"/>
      <w:marLeft w:val="0"/>
      <w:marRight w:val="0"/>
      <w:marTop w:val="0"/>
      <w:marBottom w:val="0"/>
      <w:divBdr>
        <w:top w:val="none" w:sz="0" w:space="0" w:color="auto"/>
        <w:left w:val="none" w:sz="0" w:space="0" w:color="auto"/>
        <w:bottom w:val="none" w:sz="0" w:space="0" w:color="auto"/>
        <w:right w:val="none" w:sz="0" w:space="0" w:color="auto"/>
      </w:divBdr>
    </w:div>
    <w:div w:id="1756780270">
      <w:bodyDiv w:val="1"/>
      <w:marLeft w:val="0"/>
      <w:marRight w:val="0"/>
      <w:marTop w:val="0"/>
      <w:marBottom w:val="0"/>
      <w:divBdr>
        <w:top w:val="none" w:sz="0" w:space="0" w:color="auto"/>
        <w:left w:val="none" w:sz="0" w:space="0" w:color="auto"/>
        <w:bottom w:val="none" w:sz="0" w:space="0" w:color="auto"/>
        <w:right w:val="none" w:sz="0" w:space="0" w:color="auto"/>
      </w:divBdr>
    </w:div>
    <w:div w:id="1762026331">
      <w:bodyDiv w:val="1"/>
      <w:marLeft w:val="0"/>
      <w:marRight w:val="0"/>
      <w:marTop w:val="0"/>
      <w:marBottom w:val="0"/>
      <w:divBdr>
        <w:top w:val="none" w:sz="0" w:space="0" w:color="auto"/>
        <w:left w:val="none" w:sz="0" w:space="0" w:color="auto"/>
        <w:bottom w:val="none" w:sz="0" w:space="0" w:color="auto"/>
        <w:right w:val="none" w:sz="0" w:space="0" w:color="auto"/>
      </w:divBdr>
    </w:div>
    <w:div w:id="1762066721">
      <w:bodyDiv w:val="1"/>
      <w:marLeft w:val="0"/>
      <w:marRight w:val="0"/>
      <w:marTop w:val="0"/>
      <w:marBottom w:val="0"/>
      <w:divBdr>
        <w:top w:val="none" w:sz="0" w:space="0" w:color="auto"/>
        <w:left w:val="none" w:sz="0" w:space="0" w:color="auto"/>
        <w:bottom w:val="none" w:sz="0" w:space="0" w:color="auto"/>
        <w:right w:val="none" w:sz="0" w:space="0" w:color="auto"/>
      </w:divBdr>
    </w:div>
    <w:div w:id="1771661624">
      <w:bodyDiv w:val="1"/>
      <w:marLeft w:val="0"/>
      <w:marRight w:val="0"/>
      <w:marTop w:val="0"/>
      <w:marBottom w:val="0"/>
      <w:divBdr>
        <w:top w:val="none" w:sz="0" w:space="0" w:color="auto"/>
        <w:left w:val="none" w:sz="0" w:space="0" w:color="auto"/>
        <w:bottom w:val="none" w:sz="0" w:space="0" w:color="auto"/>
        <w:right w:val="none" w:sz="0" w:space="0" w:color="auto"/>
      </w:divBdr>
    </w:div>
    <w:div w:id="1790389818">
      <w:bodyDiv w:val="1"/>
      <w:marLeft w:val="0"/>
      <w:marRight w:val="0"/>
      <w:marTop w:val="0"/>
      <w:marBottom w:val="0"/>
      <w:divBdr>
        <w:top w:val="none" w:sz="0" w:space="0" w:color="auto"/>
        <w:left w:val="none" w:sz="0" w:space="0" w:color="auto"/>
        <w:bottom w:val="none" w:sz="0" w:space="0" w:color="auto"/>
        <w:right w:val="none" w:sz="0" w:space="0" w:color="auto"/>
      </w:divBdr>
    </w:div>
    <w:div w:id="1792430258">
      <w:bodyDiv w:val="1"/>
      <w:marLeft w:val="0"/>
      <w:marRight w:val="0"/>
      <w:marTop w:val="0"/>
      <w:marBottom w:val="0"/>
      <w:divBdr>
        <w:top w:val="none" w:sz="0" w:space="0" w:color="auto"/>
        <w:left w:val="none" w:sz="0" w:space="0" w:color="auto"/>
        <w:bottom w:val="none" w:sz="0" w:space="0" w:color="auto"/>
        <w:right w:val="none" w:sz="0" w:space="0" w:color="auto"/>
      </w:divBdr>
    </w:div>
    <w:div w:id="1795294251">
      <w:bodyDiv w:val="1"/>
      <w:marLeft w:val="0"/>
      <w:marRight w:val="0"/>
      <w:marTop w:val="0"/>
      <w:marBottom w:val="0"/>
      <w:divBdr>
        <w:top w:val="none" w:sz="0" w:space="0" w:color="auto"/>
        <w:left w:val="none" w:sz="0" w:space="0" w:color="auto"/>
        <w:bottom w:val="none" w:sz="0" w:space="0" w:color="auto"/>
        <w:right w:val="none" w:sz="0" w:space="0" w:color="auto"/>
      </w:divBdr>
    </w:div>
    <w:div w:id="1808233560">
      <w:bodyDiv w:val="1"/>
      <w:marLeft w:val="0"/>
      <w:marRight w:val="0"/>
      <w:marTop w:val="0"/>
      <w:marBottom w:val="0"/>
      <w:divBdr>
        <w:top w:val="none" w:sz="0" w:space="0" w:color="auto"/>
        <w:left w:val="none" w:sz="0" w:space="0" w:color="auto"/>
        <w:bottom w:val="none" w:sz="0" w:space="0" w:color="auto"/>
        <w:right w:val="none" w:sz="0" w:space="0" w:color="auto"/>
      </w:divBdr>
    </w:div>
    <w:div w:id="1809084760">
      <w:bodyDiv w:val="1"/>
      <w:marLeft w:val="0"/>
      <w:marRight w:val="0"/>
      <w:marTop w:val="0"/>
      <w:marBottom w:val="0"/>
      <w:divBdr>
        <w:top w:val="none" w:sz="0" w:space="0" w:color="auto"/>
        <w:left w:val="none" w:sz="0" w:space="0" w:color="auto"/>
        <w:bottom w:val="none" w:sz="0" w:space="0" w:color="auto"/>
        <w:right w:val="none" w:sz="0" w:space="0" w:color="auto"/>
      </w:divBdr>
    </w:div>
    <w:div w:id="1810588269">
      <w:bodyDiv w:val="1"/>
      <w:marLeft w:val="0"/>
      <w:marRight w:val="0"/>
      <w:marTop w:val="0"/>
      <w:marBottom w:val="0"/>
      <w:divBdr>
        <w:top w:val="none" w:sz="0" w:space="0" w:color="auto"/>
        <w:left w:val="none" w:sz="0" w:space="0" w:color="auto"/>
        <w:bottom w:val="none" w:sz="0" w:space="0" w:color="auto"/>
        <w:right w:val="none" w:sz="0" w:space="0" w:color="auto"/>
      </w:divBdr>
    </w:div>
    <w:div w:id="1819960065">
      <w:bodyDiv w:val="1"/>
      <w:marLeft w:val="0"/>
      <w:marRight w:val="0"/>
      <w:marTop w:val="0"/>
      <w:marBottom w:val="0"/>
      <w:divBdr>
        <w:top w:val="none" w:sz="0" w:space="0" w:color="auto"/>
        <w:left w:val="none" w:sz="0" w:space="0" w:color="auto"/>
        <w:bottom w:val="none" w:sz="0" w:space="0" w:color="auto"/>
        <w:right w:val="none" w:sz="0" w:space="0" w:color="auto"/>
      </w:divBdr>
    </w:div>
    <w:div w:id="1854806955">
      <w:bodyDiv w:val="1"/>
      <w:marLeft w:val="0"/>
      <w:marRight w:val="0"/>
      <w:marTop w:val="0"/>
      <w:marBottom w:val="0"/>
      <w:divBdr>
        <w:top w:val="none" w:sz="0" w:space="0" w:color="auto"/>
        <w:left w:val="none" w:sz="0" w:space="0" w:color="auto"/>
        <w:bottom w:val="none" w:sz="0" w:space="0" w:color="auto"/>
        <w:right w:val="none" w:sz="0" w:space="0" w:color="auto"/>
      </w:divBdr>
    </w:div>
    <w:div w:id="1863592902">
      <w:bodyDiv w:val="1"/>
      <w:marLeft w:val="0"/>
      <w:marRight w:val="0"/>
      <w:marTop w:val="0"/>
      <w:marBottom w:val="0"/>
      <w:divBdr>
        <w:top w:val="none" w:sz="0" w:space="0" w:color="auto"/>
        <w:left w:val="none" w:sz="0" w:space="0" w:color="auto"/>
        <w:bottom w:val="none" w:sz="0" w:space="0" w:color="auto"/>
        <w:right w:val="none" w:sz="0" w:space="0" w:color="auto"/>
      </w:divBdr>
    </w:div>
    <w:div w:id="1878008838">
      <w:bodyDiv w:val="1"/>
      <w:marLeft w:val="0"/>
      <w:marRight w:val="0"/>
      <w:marTop w:val="0"/>
      <w:marBottom w:val="0"/>
      <w:divBdr>
        <w:top w:val="none" w:sz="0" w:space="0" w:color="auto"/>
        <w:left w:val="none" w:sz="0" w:space="0" w:color="auto"/>
        <w:bottom w:val="none" w:sz="0" w:space="0" w:color="auto"/>
        <w:right w:val="none" w:sz="0" w:space="0" w:color="auto"/>
      </w:divBdr>
    </w:div>
    <w:div w:id="1881475715">
      <w:bodyDiv w:val="1"/>
      <w:marLeft w:val="0"/>
      <w:marRight w:val="0"/>
      <w:marTop w:val="0"/>
      <w:marBottom w:val="0"/>
      <w:divBdr>
        <w:top w:val="none" w:sz="0" w:space="0" w:color="auto"/>
        <w:left w:val="none" w:sz="0" w:space="0" w:color="auto"/>
        <w:bottom w:val="none" w:sz="0" w:space="0" w:color="auto"/>
        <w:right w:val="none" w:sz="0" w:space="0" w:color="auto"/>
      </w:divBdr>
    </w:div>
    <w:div w:id="1881747206">
      <w:bodyDiv w:val="1"/>
      <w:marLeft w:val="0"/>
      <w:marRight w:val="0"/>
      <w:marTop w:val="0"/>
      <w:marBottom w:val="0"/>
      <w:divBdr>
        <w:top w:val="none" w:sz="0" w:space="0" w:color="auto"/>
        <w:left w:val="none" w:sz="0" w:space="0" w:color="auto"/>
        <w:bottom w:val="none" w:sz="0" w:space="0" w:color="auto"/>
        <w:right w:val="none" w:sz="0" w:space="0" w:color="auto"/>
      </w:divBdr>
    </w:div>
    <w:div w:id="1882546646">
      <w:bodyDiv w:val="1"/>
      <w:marLeft w:val="0"/>
      <w:marRight w:val="0"/>
      <w:marTop w:val="0"/>
      <w:marBottom w:val="0"/>
      <w:divBdr>
        <w:top w:val="none" w:sz="0" w:space="0" w:color="auto"/>
        <w:left w:val="none" w:sz="0" w:space="0" w:color="auto"/>
        <w:bottom w:val="none" w:sz="0" w:space="0" w:color="auto"/>
        <w:right w:val="none" w:sz="0" w:space="0" w:color="auto"/>
      </w:divBdr>
    </w:div>
    <w:div w:id="1892032840">
      <w:bodyDiv w:val="1"/>
      <w:marLeft w:val="0"/>
      <w:marRight w:val="0"/>
      <w:marTop w:val="0"/>
      <w:marBottom w:val="0"/>
      <w:divBdr>
        <w:top w:val="none" w:sz="0" w:space="0" w:color="auto"/>
        <w:left w:val="none" w:sz="0" w:space="0" w:color="auto"/>
        <w:bottom w:val="none" w:sz="0" w:space="0" w:color="auto"/>
        <w:right w:val="none" w:sz="0" w:space="0" w:color="auto"/>
      </w:divBdr>
    </w:div>
    <w:div w:id="1924296837">
      <w:bodyDiv w:val="1"/>
      <w:marLeft w:val="0"/>
      <w:marRight w:val="0"/>
      <w:marTop w:val="0"/>
      <w:marBottom w:val="0"/>
      <w:divBdr>
        <w:top w:val="none" w:sz="0" w:space="0" w:color="auto"/>
        <w:left w:val="none" w:sz="0" w:space="0" w:color="auto"/>
        <w:bottom w:val="none" w:sz="0" w:space="0" w:color="auto"/>
        <w:right w:val="none" w:sz="0" w:space="0" w:color="auto"/>
      </w:divBdr>
    </w:div>
    <w:div w:id="1927955117">
      <w:bodyDiv w:val="1"/>
      <w:marLeft w:val="0"/>
      <w:marRight w:val="0"/>
      <w:marTop w:val="0"/>
      <w:marBottom w:val="0"/>
      <w:divBdr>
        <w:top w:val="none" w:sz="0" w:space="0" w:color="auto"/>
        <w:left w:val="none" w:sz="0" w:space="0" w:color="auto"/>
        <w:bottom w:val="none" w:sz="0" w:space="0" w:color="auto"/>
        <w:right w:val="none" w:sz="0" w:space="0" w:color="auto"/>
      </w:divBdr>
    </w:div>
    <w:div w:id="1931966439">
      <w:bodyDiv w:val="1"/>
      <w:marLeft w:val="0"/>
      <w:marRight w:val="0"/>
      <w:marTop w:val="0"/>
      <w:marBottom w:val="0"/>
      <w:divBdr>
        <w:top w:val="none" w:sz="0" w:space="0" w:color="auto"/>
        <w:left w:val="none" w:sz="0" w:space="0" w:color="auto"/>
        <w:bottom w:val="none" w:sz="0" w:space="0" w:color="auto"/>
        <w:right w:val="none" w:sz="0" w:space="0" w:color="auto"/>
      </w:divBdr>
    </w:div>
    <w:div w:id="1937666091">
      <w:bodyDiv w:val="1"/>
      <w:marLeft w:val="0"/>
      <w:marRight w:val="0"/>
      <w:marTop w:val="0"/>
      <w:marBottom w:val="0"/>
      <w:divBdr>
        <w:top w:val="none" w:sz="0" w:space="0" w:color="auto"/>
        <w:left w:val="none" w:sz="0" w:space="0" w:color="auto"/>
        <w:bottom w:val="none" w:sz="0" w:space="0" w:color="auto"/>
        <w:right w:val="none" w:sz="0" w:space="0" w:color="auto"/>
      </w:divBdr>
    </w:div>
    <w:div w:id="1943026016">
      <w:bodyDiv w:val="1"/>
      <w:marLeft w:val="0"/>
      <w:marRight w:val="0"/>
      <w:marTop w:val="0"/>
      <w:marBottom w:val="0"/>
      <w:divBdr>
        <w:top w:val="none" w:sz="0" w:space="0" w:color="auto"/>
        <w:left w:val="none" w:sz="0" w:space="0" w:color="auto"/>
        <w:bottom w:val="none" w:sz="0" w:space="0" w:color="auto"/>
        <w:right w:val="none" w:sz="0" w:space="0" w:color="auto"/>
      </w:divBdr>
    </w:div>
    <w:div w:id="1952084345">
      <w:bodyDiv w:val="1"/>
      <w:marLeft w:val="0"/>
      <w:marRight w:val="0"/>
      <w:marTop w:val="0"/>
      <w:marBottom w:val="0"/>
      <w:divBdr>
        <w:top w:val="none" w:sz="0" w:space="0" w:color="auto"/>
        <w:left w:val="none" w:sz="0" w:space="0" w:color="auto"/>
        <w:bottom w:val="none" w:sz="0" w:space="0" w:color="auto"/>
        <w:right w:val="none" w:sz="0" w:space="0" w:color="auto"/>
      </w:divBdr>
    </w:div>
    <w:div w:id="1957103826">
      <w:bodyDiv w:val="1"/>
      <w:marLeft w:val="0"/>
      <w:marRight w:val="0"/>
      <w:marTop w:val="0"/>
      <w:marBottom w:val="0"/>
      <w:divBdr>
        <w:top w:val="none" w:sz="0" w:space="0" w:color="auto"/>
        <w:left w:val="none" w:sz="0" w:space="0" w:color="auto"/>
        <w:bottom w:val="none" w:sz="0" w:space="0" w:color="auto"/>
        <w:right w:val="none" w:sz="0" w:space="0" w:color="auto"/>
      </w:divBdr>
    </w:div>
    <w:div w:id="1960992109">
      <w:bodyDiv w:val="1"/>
      <w:marLeft w:val="0"/>
      <w:marRight w:val="0"/>
      <w:marTop w:val="0"/>
      <w:marBottom w:val="0"/>
      <w:divBdr>
        <w:top w:val="none" w:sz="0" w:space="0" w:color="auto"/>
        <w:left w:val="none" w:sz="0" w:space="0" w:color="auto"/>
        <w:bottom w:val="none" w:sz="0" w:space="0" w:color="auto"/>
        <w:right w:val="none" w:sz="0" w:space="0" w:color="auto"/>
      </w:divBdr>
    </w:div>
    <w:div w:id="1984001037">
      <w:bodyDiv w:val="1"/>
      <w:marLeft w:val="0"/>
      <w:marRight w:val="0"/>
      <w:marTop w:val="0"/>
      <w:marBottom w:val="0"/>
      <w:divBdr>
        <w:top w:val="none" w:sz="0" w:space="0" w:color="auto"/>
        <w:left w:val="none" w:sz="0" w:space="0" w:color="auto"/>
        <w:bottom w:val="none" w:sz="0" w:space="0" w:color="auto"/>
        <w:right w:val="none" w:sz="0" w:space="0" w:color="auto"/>
      </w:divBdr>
    </w:div>
    <w:div w:id="1999654596">
      <w:bodyDiv w:val="1"/>
      <w:marLeft w:val="0"/>
      <w:marRight w:val="0"/>
      <w:marTop w:val="0"/>
      <w:marBottom w:val="0"/>
      <w:divBdr>
        <w:top w:val="none" w:sz="0" w:space="0" w:color="auto"/>
        <w:left w:val="none" w:sz="0" w:space="0" w:color="auto"/>
        <w:bottom w:val="none" w:sz="0" w:space="0" w:color="auto"/>
        <w:right w:val="none" w:sz="0" w:space="0" w:color="auto"/>
      </w:divBdr>
    </w:div>
    <w:div w:id="2007516267">
      <w:bodyDiv w:val="1"/>
      <w:marLeft w:val="0"/>
      <w:marRight w:val="0"/>
      <w:marTop w:val="0"/>
      <w:marBottom w:val="0"/>
      <w:divBdr>
        <w:top w:val="none" w:sz="0" w:space="0" w:color="auto"/>
        <w:left w:val="none" w:sz="0" w:space="0" w:color="auto"/>
        <w:bottom w:val="none" w:sz="0" w:space="0" w:color="auto"/>
        <w:right w:val="none" w:sz="0" w:space="0" w:color="auto"/>
      </w:divBdr>
    </w:div>
    <w:div w:id="2022079807">
      <w:bodyDiv w:val="1"/>
      <w:marLeft w:val="0"/>
      <w:marRight w:val="0"/>
      <w:marTop w:val="0"/>
      <w:marBottom w:val="0"/>
      <w:divBdr>
        <w:top w:val="none" w:sz="0" w:space="0" w:color="auto"/>
        <w:left w:val="none" w:sz="0" w:space="0" w:color="auto"/>
        <w:bottom w:val="none" w:sz="0" w:space="0" w:color="auto"/>
        <w:right w:val="none" w:sz="0" w:space="0" w:color="auto"/>
      </w:divBdr>
    </w:div>
    <w:div w:id="2027169102">
      <w:bodyDiv w:val="1"/>
      <w:marLeft w:val="0"/>
      <w:marRight w:val="0"/>
      <w:marTop w:val="0"/>
      <w:marBottom w:val="0"/>
      <w:divBdr>
        <w:top w:val="none" w:sz="0" w:space="0" w:color="auto"/>
        <w:left w:val="none" w:sz="0" w:space="0" w:color="auto"/>
        <w:bottom w:val="none" w:sz="0" w:space="0" w:color="auto"/>
        <w:right w:val="none" w:sz="0" w:space="0" w:color="auto"/>
      </w:divBdr>
    </w:div>
    <w:div w:id="2033023466">
      <w:bodyDiv w:val="1"/>
      <w:marLeft w:val="0"/>
      <w:marRight w:val="0"/>
      <w:marTop w:val="0"/>
      <w:marBottom w:val="0"/>
      <w:divBdr>
        <w:top w:val="none" w:sz="0" w:space="0" w:color="auto"/>
        <w:left w:val="none" w:sz="0" w:space="0" w:color="auto"/>
        <w:bottom w:val="none" w:sz="0" w:space="0" w:color="auto"/>
        <w:right w:val="none" w:sz="0" w:space="0" w:color="auto"/>
      </w:divBdr>
    </w:div>
    <w:div w:id="2037658446">
      <w:bodyDiv w:val="1"/>
      <w:marLeft w:val="0"/>
      <w:marRight w:val="0"/>
      <w:marTop w:val="0"/>
      <w:marBottom w:val="0"/>
      <w:divBdr>
        <w:top w:val="none" w:sz="0" w:space="0" w:color="auto"/>
        <w:left w:val="none" w:sz="0" w:space="0" w:color="auto"/>
        <w:bottom w:val="none" w:sz="0" w:space="0" w:color="auto"/>
        <w:right w:val="none" w:sz="0" w:space="0" w:color="auto"/>
      </w:divBdr>
    </w:div>
    <w:div w:id="2059697473">
      <w:bodyDiv w:val="1"/>
      <w:marLeft w:val="0"/>
      <w:marRight w:val="0"/>
      <w:marTop w:val="0"/>
      <w:marBottom w:val="0"/>
      <w:divBdr>
        <w:top w:val="none" w:sz="0" w:space="0" w:color="auto"/>
        <w:left w:val="none" w:sz="0" w:space="0" w:color="auto"/>
        <w:bottom w:val="none" w:sz="0" w:space="0" w:color="auto"/>
        <w:right w:val="none" w:sz="0" w:space="0" w:color="auto"/>
      </w:divBdr>
    </w:div>
    <w:div w:id="2072851765">
      <w:bodyDiv w:val="1"/>
      <w:marLeft w:val="0"/>
      <w:marRight w:val="0"/>
      <w:marTop w:val="0"/>
      <w:marBottom w:val="0"/>
      <w:divBdr>
        <w:top w:val="none" w:sz="0" w:space="0" w:color="auto"/>
        <w:left w:val="none" w:sz="0" w:space="0" w:color="auto"/>
        <w:bottom w:val="none" w:sz="0" w:space="0" w:color="auto"/>
        <w:right w:val="none" w:sz="0" w:space="0" w:color="auto"/>
      </w:divBdr>
    </w:div>
    <w:div w:id="2073505228">
      <w:bodyDiv w:val="1"/>
      <w:marLeft w:val="0"/>
      <w:marRight w:val="0"/>
      <w:marTop w:val="0"/>
      <w:marBottom w:val="0"/>
      <w:divBdr>
        <w:top w:val="none" w:sz="0" w:space="0" w:color="auto"/>
        <w:left w:val="none" w:sz="0" w:space="0" w:color="auto"/>
        <w:bottom w:val="none" w:sz="0" w:space="0" w:color="auto"/>
        <w:right w:val="none" w:sz="0" w:space="0" w:color="auto"/>
      </w:divBdr>
    </w:div>
    <w:div w:id="2092389907">
      <w:bodyDiv w:val="1"/>
      <w:marLeft w:val="0"/>
      <w:marRight w:val="0"/>
      <w:marTop w:val="0"/>
      <w:marBottom w:val="0"/>
      <w:divBdr>
        <w:top w:val="none" w:sz="0" w:space="0" w:color="auto"/>
        <w:left w:val="none" w:sz="0" w:space="0" w:color="auto"/>
        <w:bottom w:val="none" w:sz="0" w:space="0" w:color="auto"/>
        <w:right w:val="none" w:sz="0" w:space="0" w:color="auto"/>
      </w:divBdr>
    </w:div>
    <w:div w:id="2094620880">
      <w:bodyDiv w:val="1"/>
      <w:marLeft w:val="0"/>
      <w:marRight w:val="0"/>
      <w:marTop w:val="0"/>
      <w:marBottom w:val="0"/>
      <w:divBdr>
        <w:top w:val="none" w:sz="0" w:space="0" w:color="auto"/>
        <w:left w:val="none" w:sz="0" w:space="0" w:color="auto"/>
        <w:bottom w:val="none" w:sz="0" w:space="0" w:color="auto"/>
        <w:right w:val="none" w:sz="0" w:space="0" w:color="auto"/>
      </w:divBdr>
    </w:div>
    <w:div w:id="2099398813">
      <w:bodyDiv w:val="1"/>
      <w:marLeft w:val="0"/>
      <w:marRight w:val="0"/>
      <w:marTop w:val="0"/>
      <w:marBottom w:val="0"/>
      <w:divBdr>
        <w:top w:val="none" w:sz="0" w:space="0" w:color="auto"/>
        <w:left w:val="none" w:sz="0" w:space="0" w:color="auto"/>
        <w:bottom w:val="none" w:sz="0" w:space="0" w:color="auto"/>
        <w:right w:val="none" w:sz="0" w:space="0" w:color="auto"/>
      </w:divBdr>
    </w:div>
    <w:div w:id="2105220322">
      <w:bodyDiv w:val="1"/>
      <w:marLeft w:val="0"/>
      <w:marRight w:val="0"/>
      <w:marTop w:val="0"/>
      <w:marBottom w:val="0"/>
      <w:divBdr>
        <w:top w:val="none" w:sz="0" w:space="0" w:color="auto"/>
        <w:left w:val="none" w:sz="0" w:space="0" w:color="auto"/>
        <w:bottom w:val="none" w:sz="0" w:space="0" w:color="auto"/>
        <w:right w:val="none" w:sz="0" w:space="0" w:color="auto"/>
      </w:divBdr>
    </w:div>
    <w:div w:id="2117141315">
      <w:bodyDiv w:val="1"/>
      <w:marLeft w:val="0"/>
      <w:marRight w:val="0"/>
      <w:marTop w:val="0"/>
      <w:marBottom w:val="0"/>
      <w:divBdr>
        <w:top w:val="none" w:sz="0" w:space="0" w:color="auto"/>
        <w:left w:val="none" w:sz="0" w:space="0" w:color="auto"/>
        <w:bottom w:val="none" w:sz="0" w:space="0" w:color="auto"/>
        <w:right w:val="none" w:sz="0" w:space="0" w:color="auto"/>
      </w:divBdr>
    </w:div>
    <w:div w:id="2119829321">
      <w:bodyDiv w:val="1"/>
      <w:marLeft w:val="0"/>
      <w:marRight w:val="0"/>
      <w:marTop w:val="0"/>
      <w:marBottom w:val="0"/>
      <w:divBdr>
        <w:top w:val="none" w:sz="0" w:space="0" w:color="auto"/>
        <w:left w:val="none" w:sz="0" w:space="0" w:color="auto"/>
        <w:bottom w:val="none" w:sz="0" w:space="0" w:color="auto"/>
        <w:right w:val="none" w:sz="0" w:space="0" w:color="auto"/>
      </w:divBdr>
    </w:div>
    <w:div w:id="2121754004">
      <w:bodyDiv w:val="1"/>
      <w:marLeft w:val="0"/>
      <w:marRight w:val="0"/>
      <w:marTop w:val="0"/>
      <w:marBottom w:val="0"/>
      <w:divBdr>
        <w:top w:val="none" w:sz="0" w:space="0" w:color="auto"/>
        <w:left w:val="none" w:sz="0" w:space="0" w:color="auto"/>
        <w:bottom w:val="none" w:sz="0" w:space="0" w:color="auto"/>
        <w:right w:val="none" w:sz="0" w:space="0" w:color="auto"/>
      </w:divBdr>
    </w:div>
    <w:div w:id="2127650248">
      <w:bodyDiv w:val="1"/>
      <w:marLeft w:val="0"/>
      <w:marRight w:val="0"/>
      <w:marTop w:val="0"/>
      <w:marBottom w:val="0"/>
      <w:divBdr>
        <w:top w:val="none" w:sz="0" w:space="0" w:color="auto"/>
        <w:left w:val="none" w:sz="0" w:space="0" w:color="auto"/>
        <w:bottom w:val="none" w:sz="0" w:space="0" w:color="auto"/>
        <w:right w:val="none" w:sz="0" w:space="0" w:color="auto"/>
      </w:divBdr>
    </w:div>
    <w:div w:id="2131588091">
      <w:bodyDiv w:val="1"/>
      <w:marLeft w:val="0"/>
      <w:marRight w:val="0"/>
      <w:marTop w:val="0"/>
      <w:marBottom w:val="0"/>
      <w:divBdr>
        <w:top w:val="none" w:sz="0" w:space="0" w:color="auto"/>
        <w:left w:val="none" w:sz="0" w:space="0" w:color="auto"/>
        <w:bottom w:val="none" w:sz="0" w:space="0" w:color="auto"/>
        <w:right w:val="none" w:sz="0" w:space="0" w:color="auto"/>
      </w:divBdr>
    </w:div>
    <w:div w:id="2134514512">
      <w:bodyDiv w:val="1"/>
      <w:marLeft w:val="0"/>
      <w:marRight w:val="0"/>
      <w:marTop w:val="0"/>
      <w:marBottom w:val="0"/>
      <w:divBdr>
        <w:top w:val="none" w:sz="0" w:space="0" w:color="auto"/>
        <w:left w:val="none" w:sz="0" w:space="0" w:color="auto"/>
        <w:bottom w:val="none" w:sz="0" w:space="0" w:color="auto"/>
        <w:right w:val="none" w:sz="0" w:space="0" w:color="auto"/>
      </w:divBdr>
    </w:div>
    <w:div w:id="2142503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8/08/relationships/commentsExtensible" Target="commentsExtensible.xml"/><Relationship Id="rId17" Type="http://schemas.microsoft.com/office/2011/relationships/people" Target="people.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footer" Target="footer2.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41AF99-5690-48CD-B8CE-B7C6606FB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10119</Words>
  <Characters>54341</Characters>
  <Application>Microsoft Office Word</Application>
  <DocSecurity>4</DocSecurity>
  <Lines>2717</Lines>
  <Paragraphs>1953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Ruan, Rujin</dc:creator>
  <cp:lastModifiedBy>Liang, Yan</cp:lastModifiedBy>
  <cp:revision>2</cp:revision>
  <cp:lastPrinted>2023-05-09T13:08:00Z</cp:lastPrinted>
  <dcterms:created xsi:type="dcterms:W3CDTF">2026-05-27T16:54:00Z</dcterms:created>
  <dcterms:modified xsi:type="dcterms:W3CDTF">2026-05-27T16:54:00Z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