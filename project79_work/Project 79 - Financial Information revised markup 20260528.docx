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2E9C" w14:textId="38AFD5F3" w:rsidR="003416FA" w:rsidRPr="00DE4B8C" w:rsidRDefault="00563F18" w:rsidP="003416FA">
      <w:pPr>
        <w:pBdr>
          <w:top w:val="single" w:sz="5" w:space="2" w:color="221F20"/>
          <w:left w:val="single" w:sz="5" w:space="3" w:color="221F20"/>
          <w:bottom w:val="single" w:sz="5" w:space="2" w:color="221F20"/>
          <w:right w:val="single" w:sz="5" w:space="3" w:color="221F20"/>
        </w:pBdr>
        <w:shd w:val="solid" w:color="E6E7E7" w:fill="E6E7E7"/>
        <w:spacing w:after="240" w:line="240" w:lineRule="auto"/>
        <w:ind w:right="72" w:firstLine="720"/>
        <w:jc w:val="both"/>
        <w:textAlignment w:val="baseline"/>
        <w:rPr>
          <w:rFonts w:ascii="Times New Roman" w:hAnsi="Times New Roman" w:cs="Times New Roman"/>
          <w:i/>
          <w:color w:val="000000"/>
        </w:rPr>
      </w:pPr>
      <w:r w:rsidRPr="00563F18">
        <w:rPr>
          <w:rFonts w:ascii="Times New Roman" w:hAnsi="Times New Roman" w:cs="Times New Roman"/>
          <w:i/>
          <w:color w:val="000000"/>
        </w:rPr>
        <w:t xml:space="preserve">You should read the following discussion in conjunction with the consolidated financial statements and the notes thereto included in the Accountants' Report set out in Appendix I to this document, which have been prepared in accordance with IFRS Accounting Standards, and the selected historical financial information and operating data included elsewhere in this document. Our historical results do not necessarily indicate results expected for any future periods. The following discussion and analysis </w:t>
      </w:r>
      <w:proofErr w:type="gramStart"/>
      <w:r w:rsidRPr="00563F18">
        <w:rPr>
          <w:rFonts w:ascii="Times New Roman" w:hAnsi="Times New Roman" w:cs="Times New Roman"/>
          <w:i/>
          <w:color w:val="000000"/>
        </w:rPr>
        <w:t>contains</w:t>
      </w:r>
      <w:proofErr w:type="gramEnd"/>
      <w:r w:rsidRPr="00563F18">
        <w:rPr>
          <w:rFonts w:ascii="Times New Roman" w:hAnsi="Times New Roman" w:cs="Times New Roman"/>
          <w:i/>
          <w:color w:val="000000"/>
        </w:rPr>
        <w:t xml:space="preserve"> forward-looking statements that involve risks and uncertainties. Our actual results may differ from those anticipated in these forward-looking statements </w:t>
      </w:r>
      <w:proofErr w:type="gramStart"/>
      <w:r w:rsidRPr="00563F18">
        <w:rPr>
          <w:rFonts w:ascii="Times New Roman" w:hAnsi="Times New Roman" w:cs="Times New Roman"/>
          <w:i/>
          <w:color w:val="000000"/>
        </w:rPr>
        <w:t>as a result of</w:t>
      </w:r>
      <w:proofErr w:type="gramEnd"/>
      <w:r w:rsidRPr="00563F18">
        <w:rPr>
          <w:rFonts w:ascii="Times New Roman" w:hAnsi="Times New Roman" w:cs="Times New Roman"/>
          <w:i/>
          <w:color w:val="000000"/>
        </w:rPr>
        <w:t xml:space="preserve"> any number of factors, including those set forth in “Forward-looking Statements” and “Risk Factors.” In evaluating our business, you should carefully consider the information provided in “Risk Factors” in this document</w:t>
      </w:r>
      <w:r w:rsidR="003416FA" w:rsidRPr="00DE4B8C">
        <w:rPr>
          <w:rFonts w:ascii="Times New Roman" w:hAnsi="Times New Roman" w:cs="Times New Roman"/>
          <w:i/>
          <w:color w:val="000000"/>
        </w:rPr>
        <w:t>.</w:t>
      </w:r>
    </w:p>
    <w:p w14:paraId="2E05C98E" w14:textId="3AB2ED2E" w:rsidR="00AF2C30" w:rsidRDefault="007516D7" w:rsidP="00720E73">
      <w:pPr>
        <w:jc w:val="both"/>
        <w:outlineLvl w:val="0"/>
        <w:rPr>
          <w:rFonts w:ascii="Times New Roman" w:hAnsi="Times New Roman" w:cs="Times New Roman"/>
          <w:b/>
          <w:bCs/>
          <w:iCs/>
        </w:rPr>
      </w:pPr>
      <w:r w:rsidRPr="002D032B">
        <w:rPr>
          <w:rFonts w:ascii="Times New Roman" w:hAnsi="Times New Roman" w:cs="Times New Roman"/>
          <w:b/>
          <w:iCs/>
        </w:rPr>
        <w:t>OVERVIEW</w:t>
      </w:r>
      <w:r w:rsidR="009247E2">
        <w:rPr>
          <w:rFonts w:ascii="Times New Roman" w:hAnsi="Times New Roman" w:cs="Times New Roman" w:hint="eastAsia"/>
          <w:b/>
          <w:iCs/>
        </w:rPr>
        <w:t xml:space="preserve"> </w:t>
      </w:r>
    </w:p>
    <w:p w14:paraId="066483D8" w14:textId="7FA4F68C" w:rsidR="00563F18" w:rsidRPr="00563F18" w:rsidRDefault="00307E21" w:rsidP="00BA1B08">
      <w:pPr>
        <w:snapToGrid w:val="0"/>
        <w:spacing w:after="240" w:line="240" w:lineRule="auto"/>
        <w:ind w:firstLine="720"/>
        <w:jc w:val="both"/>
        <w:rPr>
          <w:rFonts w:ascii="Times New Roman" w:hAnsi="Times New Roman" w:cs="Times New Roman"/>
          <w:iCs/>
        </w:rPr>
      </w:pPr>
      <w:r>
        <w:rPr>
          <w:b w:val="0"/>
          <w:color w:val="002F6C"/>
        </w:rPr>
        <w:t>We are a Specialist Technology Company focusing on AI infrastructure and agentic model-serving technologies. During the Track Record Period, we were at an early commercialisation stage, with revenue beginning in the fourth quarter of 2024 and increasing substantially in 2025 and the three months ended March 31, 2026. We intend to apply for listing as a Pre-Commercial Company under Chapter 18C of the Listing Rules. Accordingly, investors should read this section together with the disclosures on our Specialist Technology Products, research and development activities, commercialisation progress, working capital, cash operating costs and R&amp;D expenditure set out in this document.</w:t>
      </w:r>
    </w:p>
    <w:p w14:paraId="29B8F351" w14:textId="48802083" w:rsidR="007C481E" w:rsidRPr="00401644" w:rsidRDefault="007C481E" w:rsidP="007C481E">
      <w:pPr>
        <w:jc w:val="both"/>
        <w:outlineLvl w:val="0"/>
        <w:rPr>
          <w:rFonts w:ascii="Times New Roman" w:hAnsi="Times New Roman" w:cs="Times New Roman"/>
          <w:b/>
          <w:i/>
        </w:rPr>
      </w:pPr>
      <w:r w:rsidRPr="002D032B">
        <w:rPr>
          <w:rFonts w:ascii="Times New Roman" w:hAnsi="Times New Roman" w:cs="Times New Roman"/>
          <w:b/>
          <w:iCs/>
        </w:rPr>
        <w:t>BASIS OF PRESENTATION</w:t>
      </w:r>
    </w:p>
    <w:p w14:paraId="7D2490BC" w14:textId="701B0D83" w:rsidR="00A5230B" w:rsidRPr="00A5230B" w:rsidRDefault="00686215" w:rsidP="00686215">
      <w:pPr>
        <w:snapToGrid w:val="0"/>
        <w:spacing w:after="240" w:line="240" w:lineRule="auto"/>
        <w:ind w:firstLine="720"/>
        <w:jc w:val="both"/>
        <w:rPr>
          <w:rFonts w:ascii="Times New Roman" w:hAnsi="Times New Roman" w:cs="Times New Roman"/>
          <w:iCs/>
        </w:rPr>
      </w:pPr>
      <w:commentRangeStart w:id="0"/>
      <w:r>
        <w:rPr>
          <w:rFonts w:ascii="Times New Roman" w:hAnsi="Times New Roman" w:cs="Times New Roman"/>
          <w:iCs/>
        </w:rPr>
        <w:t>Our</w:t>
      </w:r>
      <w:r w:rsidR="00A5230B" w:rsidRPr="00A5230B">
        <w:rPr>
          <w:rFonts w:ascii="Times New Roman" w:hAnsi="Times New Roman" w:cs="Times New Roman"/>
          <w:iCs/>
        </w:rPr>
        <w:t xml:space="preserve"> historical</w:t>
      </w:r>
      <w:commentRangeEnd w:id="0"/>
      <w:r w:rsidR="00BA1B08">
        <w:rPr>
          <w:rStyle w:val="CommentReference"/>
          <w:rFonts w:ascii="Times New Roman" w:eastAsia="SimSun" w:hAnsi="Times New Roman" w:cs="Times New Roman"/>
        </w:rPr>
      </w:r>
      <w:r w:rsidR="00A5230B" w:rsidRPr="00A5230B">
        <w:rPr>
          <w:rFonts w:ascii="Times New Roman" w:hAnsi="Times New Roman" w:cs="Times New Roman"/>
          <w:iCs/>
        </w:rPr>
        <w:t xml:space="preserve"> financial information has been prepared based on accounting policies which conform with </w:t>
      </w:r>
      <w:r w:rsidRPr="00686215">
        <w:rPr>
          <w:rFonts w:ascii="Times New Roman" w:hAnsi="Times New Roman" w:cs="Times New Roman"/>
          <w:iCs/>
        </w:rPr>
        <w:t>International Financial</w:t>
      </w:r>
      <w:r>
        <w:rPr>
          <w:rFonts w:ascii="Times New Roman" w:hAnsi="Times New Roman" w:cs="Times New Roman"/>
          <w:iCs/>
        </w:rPr>
        <w:t xml:space="preserve"> </w:t>
      </w:r>
      <w:r w:rsidRPr="00686215">
        <w:rPr>
          <w:rFonts w:ascii="Times New Roman" w:hAnsi="Times New Roman" w:cs="Times New Roman"/>
          <w:iCs/>
        </w:rPr>
        <w:t xml:space="preserve">Reporting Standards </w:t>
      </w:r>
      <w:proofErr w:type="gramStart"/>
      <w:r>
        <w:rPr>
          <w:rFonts w:ascii="Times New Roman" w:hAnsi="Times New Roman" w:cs="Times New Roman"/>
          <w:iCs/>
        </w:rPr>
        <w:t>(</w:t>
      </w:r>
      <w:r w:rsidRPr="00686215">
        <w:rPr>
          <w:rFonts w:ascii="Times New Roman" w:hAnsi="Times New Roman" w:cs="Times New Roman"/>
          <w:iCs/>
        </w:rPr>
        <w:t xml:space="preserve"> “</w:t>
      </w:r>
      <w:proofErr w:type="gramEnd"/>
      <w:r w:rsidRPr="00686215">
        <w:rPr>
          <w:rFonts w:ascii="Times New Roman" w:hAnsi="Times New Roman" w:cs="Times New Roman"/>
          <w:b/>
          <w:bCs/>
          <w:iCs/>
        </w:rPr>
        <w:t>IFRS Accounting Standards</w:t>
      </w:r>
      <w:r w:rsidRPr="00686215">
        <w:rPr>
          <w:rFonts w:ascii="Times New Roman" w:hAnsi="Times New Roman" w:cs="Times New Roman"/>
          <w:iCs/>
        </w:rPr>
        <w:t>”</w:t>
      </w:r>
      <w:r>
        <w:rPr>
          <w:rFonts w:ascii="Times New Roman" w:hAnsi="Times New Roman" w:cs="Times New Roman"/>
          <w:iCs/>
        </w:rPr>
        <w:t>)</w:t>
      </w:r>
      <w:r w:rsidR="00A5230B" w:rsidRPr="00A5230B">
        <w:rPr>
          <w:rFonts w:ascii="Times New Roman" w:hAnsi="Times New Roman" w:cs="Times New Roman"/>
          <w:iCs/>
        </w:rPr>
        <w:t xml:space="preserve"> issued by the </w:t>
      </w:r>
      <w:r w:rsidRPr="00686215">
        <w:rPr>
          <w:rFonts w:ascii="Times New Roman" w:hAnsi="Times New Roman" w:cs="Times New Roman"/>
          <w:iCs/>
        </w:rPr>
        <w:t>International Accounting Standards Board</w:t>
      </w:r>
      <w:r>
        <w:rPr>
          <w:rFonts w:ascii="Times New Roman" w:hAnsi="Times New Roman" w:cs="Times New Roman"/>
          <w:iCs/>
        </w:rPr>
        <w:t xml:space="preserve"> (“</w:t>
      </w:r>
      <w:r w:rsidR="00A5230B" w:rsidRPr="00A5230B">
        <w:rPr>
          <w:rFonts w:ascii="Times New Roman" w:hAnsi="Times New Roman" w:cs="Times New Roman"/>
          <w:b/>
          <w:bCs/>
          <w:iCs/>
        </w:rPr>
        <w:t>IASB</w:t>
      </w:r>
      <w:r>
        <w:rPr>
          <w:rFonts w:ascii="Times New Roman" w:hAnsi="Times New Roman" w:cs="Times New Roman"/>
          <w:iCs/>
        </w:rPr>
        <w:t>”)</w:t>
      </w:r>
      <w:r w:rsidR="00A5230B" w:rsidRPr="00A5230B">
        <w:rPr>
          <w:rFonts w:ascii="Times New Roman" w:hAnsi="Times New Roman" w:cs="Times New Roman"/>
          <w:iCs/>
        </w:rPr>
        <w:t xml:space="preserve">. In addition,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includes applicable disclosures required by the Listing Rules and the Hong Kong Companies Ordinance.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is presented in Renminbi (“</w:t>
      </w:r>
      <w:r w:rsidR="00A5230B" w:rsidRPr="00A5230B">
        <w:rPr>
          <w:rFonts w:ascii="Times New Roman" w:hAnsi="Times New Roman" w:cs="Times New Roman"/>
          <w:b/>
          <w:bCs/>
          <w:iCs/>
        </w:rPr>
        <w:t>RMB</w:t>
      </w:r>
      <w:r w:rsidR="00A5230B" w:rsidRPr="00A5230B">
        <w:rPr>
          <w:rFonts w:ascii="Times New Roman" w:hAnsi="Times New Roman" w:cs="Times New Roman"/>
          <w:iCs/>
        </w:rPr>
        <w:t xml:space="preserve">”), which is also </w:t>
      </w:r>
      <w:r>
        <w:rPr>
          <w:rFonts w:ascii="Times New Roman" w:hAnsi="Times New Roman" w:cs="Times New Roman"/>
          <w:iCs/>
        </w:rPr>
        <w:t>our</w:t>
      </w:r>
      <w:r w:rsidR="00A5230B" w:rsidRPr="00A5230B">
        <w:rPr>
          <w:rFonts w:ascii="Times New Roman" w:hAnsi="Times New Roman" w:cs="Times New Roman"/>
          <w:iCs/>
        </w:rPr>
        <w:t xml:space="preserve"> functional currency, and all values are rounded to the nearest thousand except when otherwise indicated.</w:t>
      </w:r>
    </w:p>
    <w:p w14:paraId="15B34EEB" w14:textId="5B2BC322" w:rsidR="009B6BF2" w:rsidRPr="00930F1D" w:rsidRDefault="00F93B55" w:rsidP="00930F1D">
      <w:pPr>
        <w:jc w:val="both"/>
        <w:outlineLvl w:val="0"/>
        <w:rPr>
          <w:rFonts w:ascii="Times New Roman" w:hAnsi="Times New Roman" w:cs="Times New Roman"/>
          <w:b/>
          <w:iCs/>
        </w:rPr>
      </w:pPr>
      <w:r w:rsidRPr="00930F1D">
        <w:rPr>
          <w:rFonts w:ascii="Times New Roman" w:hAnsi="Times New Roman" w:cs="Times New Roman" w:hint="eastAsia"/>
          <w:b/>
          <w:iCs/>
        </w:rPr>
        <w:t>K</w:t>
      </w:r>
      <w:r w:rsidRPr="00930F1D">
        <w:rPr>
          <w:rFonts w:ascii="Times New Roman" w:hAnsi="Times New Roman" w:cs="Times New Roman"/>
          <w:b/>
          <w:iCs/>
        </w:rPr>
        <w:t>EY</w:t>
      </w:r>
      <w:r w:rsidR="009B6BF2" w:rsidRPr="00930F1D">
        <w:rPr>
          <w:rFonts w:ascii="Times New Roman" w:hAnsi="Times New Roman" w:cs="Times New Roman"/>
          <w:b/>
          <w:iCs/>
        </w:rPr>
        <w:t xml:space="preserve"> FACTORS AFFECTING OUR RESULTS OF OPERATIONS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sidRPr="00FE2295">
        <w:rPr>
          <w:rFonts w:ascii="Times New Roman" w:hAnsi="Times New Roman" w:cs="Times New Roman"/>
          <w:iCs/>
        </w:rPr>
        <w:t xml:space="preserve">Our results </w:t>
      </w:r>
      <w:proofErr w:type="gramStart"/>
      <w:r w:rsidRPr="00FE2295">
        <w:rPr>
          <w:rFonts w:ascii="Times New Roman" w:hAnsi="Times New Roman" w:cs="Times New Roman"/>
          <w:iCs/>
        </w:rPr>
        <w:t>of</w:t>
      </w:r>
      <w:proofErr w:type="gramEnd"/>
      <w:r w:rsidRPr="00FE2295">
        <w:rPr>
          <w:rFonts w:ascii="Times New Roman" w:hAnsi="Times New Roman" w:cs="Times New Roman"/>
          <w:iCs/>
        </w:rPr>
        <w:t xml:space="preserve"> operations, financial condition and the period-to-period comparability of our</w:t>
      </w:r>
      <w:r>
        <w:rPr>
          <w:rFonts w:ascii="Times New Roman" w:hAnsi="Times New Roman" w:cs="Times New Roman"/>
          <w:iCs/>
        </w:rPr>
        <w:t xml:space="preserve"> </w:t>
      </w:r>
      <w:r w:rsidRPr="00FE2295">
        <w:rPr>
          <w:rFonts w:ascii="Times New Roman" w:hAnsi="Times New Roman" w:cs="Times New Roman"/>
          <w:iCs/>
        </w:rPr>
        <w:t>financial results are principally affected by the following factors: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Commercialisation Stage and Path to Profitability</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We commenced commercialisation in the fourth quarter of 2024 and continued to scale our revenue-generating business in 2025 and the three months ended March 31, 2026. Our revenue growth during the Track Record Period was primarily driven by (i) the transition from early-stage commercialisation to a broader customer base for our platform software and AGI enterprise solutions, (ii) the launch and rapid ramp-up of Agentic MaaS, which is charged primarily based on customer usage, and (iii) increasing demand from large model companies and enterprise customers for model training, inference and deployment capabilities. We expect our path to profitability to depend principally on continued revenue growth, higher utilisation of computing resources, optimisation of computing resource procurement and leasing arrangements, improved gross profit margin of MaaS and solution projects, and disciplined control of personnel, sales and administrative expenses. We expect to continue to incur substantial R&amp;D expenses in the near term as we invest in our core technologies and products.</w:t>
      </w:r>
    </w:p>
    <w:p w14:paraId="6733717A"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Development of the AI Industry and Demand for AI Infrastructure</w:t>
      </w:r>
    </w:p>
    <w:p w14:paraId="3B9541EE" w14:textId="1D594950"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The development of the AI industry and the increasing demand for AI model training, inference, agentic applications and enterprise AI adoption have been key drivers of our financial performance. As AI models increase in scale and complexity, customers require more efficient coordination of heterogeneous computing resources, stable training and inference operations, better observability and more cost-efficient token generation. These market requirements have supported demand for our agentic platform</w:t>
      </w:r>
      <w:r w:rsidR="00002103">
        <w:rPr>
          <w:rFonts w:ascii="Times New Roman" w:hAnsi="Times New Roman" w:cs="Times New Roman"/>
          <w:iCs/>
        </w:rPr>
        <w:t xml:space="preserve"> software</w:t>
      </w:r>
      <w:r w:rsidRPr="00A5230B">
        <w:rPr>
          <w:rFonts w:ascii="Times New Roman" w:hAnsi="Times New Roman" w:cs="Times New Roman"/>
          <w:iCs/>
        </w:rPr>
        <w:t xml:space="preserve">, artificial general intelligence ("AGI") enterprise solutions and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w:t>
      </w:r>
    </w:p>
    <w:p w14:paraId="680F1921" w14:textId="7E6BB4DE"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Commercialization of Our Product</w:t>
      </w:r>
      <w:r w:rsidR="00AC1376">
        <w:rPr>
          <w:rFonts w:ascii="Times New Roman" w:hAnsi="Times New Roman" w:cs="Times New Roman" w:hint="eastAsia"/>
          <w:b/>
          <w:iCs/>
        </w:rPr>
        <w:t>s</w:t>
      </w:r>
      <w:r w:rsidRPr="00A5230B">
        <w:rPr>
          <w:rFonts w:ascii="Times New Roman" w:hAnsi="Times New Roman" w:cs="Times New Roman"/>
          <w:b/>
          <w:iCs/>
        </w:rPr>
        <w:t xml:space="preserve"> and Services</w:t>
      </w:r>
    </w:p>
    <w:p w14:paraId="264406BE" w14:textId="6C17C0B3" w:rsidR="00A5230B" w:rsidRPr="00A5230B" w:rsidRDefault="00A5230B" w:rsidP="00930F1D">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financial performance depends on the pace and scale at which we commercialize our products and services. During the Track Record Period, we generated revenue from </w:t>
      </w:r>
      <w:r w:rsidR="00002103" w:rsidRPr="00A5230B">
        <w:rPr>
          <w:rFonts w:ascii="Times New Roman" w:hAnsi="Times New Roman" w:cs="Times New Roman"/>
          <w:iCs/>
        </w:rPr>
        <w:t>agentic platform</w:t>
      </w:r>
      <w:r w:rsidR="00002103">
        <w:rPr>
          <w:rFonts w:ascii="Times New Roman" w:hAnsi="Times New Roman" w:cs="Times New Roman"/>
          <w:iCs/>
        </w:rPr>
        <w:t xml:space="preserve"> software</w:t>
      </w:r>
      <w:r w:rsidR="00002103" w:rsidRPr="00A5230B">
        <w:rPr>
          <w:rFonts w:ascii="Times New Roman" w:hAnsi="Times New Roman" w:cs="Times New Roman"/>
          <w:iCs/>
        </w:rPr>
        <w:t xml:space="preserve">, AGI enterprise solutions and Agentic </w:t>
      </w:r>
      <w:proofErr w:type="spellStart"/>
      <w:r w:rsidR="00002103" w:rsidRPr="00A5230B">
        <w:rPr>
          <w:rFonts w:ascii="Times New Roman" w:hAnsi="Times New Roman" w:cs="Times New Roman"/>
          <w:iCs/>
        </w:rPr>
        <w:t>MaaS</w:t>
      </w:r>
      <w:proofErr w:type="spellEnd"/>
      <w:r w:rsidRPr="00A5230B">
        <w:rPr>
          <w:rFonts w:ascii="Times New Roman" w:hAnsi="Times New Roman" w:cs="Times New Roman"/>
          <w:iCs/>
        </w:rPr>
        <w:t xml:space="preserve">. </w:t>
      </w:r>
      <w:r w:rsidR="00002103" w:rsidRPr="00A5230B">
        <w:rPr>
          <w:rFonts w:ascii="Times New Roman" w:hAnsi="Times New Roman" w:cs="Times New Roman"/>
          <w:iCs/>
        </w:rPr>
        <w:t>Our agentic platform software can be deployed through private on-premises environments and public cloud infrastructure and offered under license arrangements or subscription-based pricing models.</w:t>
      </w:r>
      <w:r w:rsidR="00002103">
        <w:rPr>
          <w:rFonts w:ascii="Times New Roman" w:hAnsi="Times New Roman" w:cs="Times New Roman"/>
          <w:iCs/>
        </w:rPr>
        <w:t xml:space="preserve"> </w:t>
      </w:r>
      <w:r w:rsidRPr="00A5230B">
        <w:rPr>
          <w:rFonts w:ascii="Times New Roman" w:hAnsi="Times New Roman" w:cs="Times New Roman"/>
          <w:iCs/>
        </w:rPr>
        <w:t xml:space="preserve">Our AGI enterprise solutions deliver deployable AI solutions for vertical enterprise scenarios. </w:t>
      </w:r>
      <w:r w:rsidR="00002103">
        <w:rPr>
          <w:rFonts w:ascii="Times New Roman" w:hAnsi="Times New Roman" w:cs="Times New Roman"/>
          <w:iCs/>
        </w:rPr>
        <w:t xml:space="preserve">Our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is delivered through managed model-serving infrastructure and usage-based service arrangements. </w:t>
      </w:r>
    </w:p>
    <w:p w14:paraId="1AC37540"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Product Capabilities and Technological Strength</w:t>
      </w:r>
    </w:p>
    <w:p w14:paraId="5775E400"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meet customer requirements and to scale revenue depends on our product capabilities and technological strength. Our agentic platform abstracts the differences among heterogeneous computing resources, provides unified orchestration and intelligent operations management, supports model-aware workload adaptation and optimization, and provides dynamic </w:t>
      </w:r>
      <w:r w:rsidRPr="00A5230B">
        <w:rPr>
          <w:rFonts w:ascii="Times New Roman" w:hAnsi="Times New Roman" w:cs="Times New Roman"/>
          <w:iCs/>
        </w:rPr>
        <w:t>workload scheduling, elastic resource allocation, operational reliability and observability. These capabilities support large-scale AI model training and inference workloads and help customers improve computing efficiency, deployment stability and operational automation.</w:t>
      </w:r>
    </w:p>
    <w:p w14:paraId="60B8C657"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Access to Computing Resources and Cost Management</w:t>
      </w:r>
    </w:p>
    <w:p w14:paraId="2B9DD87D"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manage cost of sales is important to our gross profit margin. Our products and services require access to substantial AI computing capacity to support model training, inference and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operations. We procure computing resources from third-party providers, including data center operators, AI computing cluster providers and cloud or infrastructure service providers, and integrate such resources with our proprietary platform, optimization technologies and operational capabilities. Our gross profit margin may be affected by our ability to procure computing resources and other service inputs efficiently, improve resource utilization, standardize delivery processes and optimize technical support and implementation costs.</w:t>
      </w:r>
    </w:p>
    <w:p w14:paraId="618707ED"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Continued Investment in R&amp;D and Talent</w:t>
      </w:r>
    </w:p>
    <w:p w14:paraId="6E3CE445" w14:textId="74769EA3" w:rsidR="00A5230B" w:rsidRDefault="00A5230B" w:rsidP="00AC1376">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maintain technological competitiveness depends on continued investment in R&amp;D and talent. </w:t>
      </w:r>
      <w:r w:rsidR="00930F1D">
        <w:rPr>
          <w:rFonts w:ascii="Times New Roman" w:hAnsi="Times New Roman" w:cs="Times New Roman" w:hint="eastAsia"/>
          <w:iCs/>
        </w:rPr>
        <w:t xml:space="preserve">Our R&amp;D expenses amounted to RMB30.6 million, RMB252.9 million, RMB354.7 million, </w:t>
      </w:r>
      <w:proofErr w:type="gramStart"/>
      <w:r w:rsidR="00930F1D">
        <w:rPr>
          <w:rFonts w:ascii="Times New Roman" w:hAnsi="Times New Roman" w:cs="Times New Roman" w:hint="eastAsia"/>
          <w:iCs/>
        </w:rPr>
        <w:t>RMB</w:t>
      </w:r>
      <w:r w:rsidR="00930F1D">
        <w:rPr>
          <w:rFonts w:ascii="Times New Roman" w:eastAsia="Arial" w:hAnsi="Times New Roman" w:cs="Times New Roman"/>
          <w:iCs/>
        </w:rPr>
        <w:t>[</w:t>
      </w:r>
      <w:proofErr w:type="gramEnd"/>
      <w:r w:rsidR="00930F1D">
        <w:rPr>
          <w:rFonts w:ascii="Times New Roman" w:eastAsia="Arial" w:hAnsi="Times New Roman" w:cs="Times New Roman"/>
          <w:iCs/>
        </w:rPr>
        <w:t>●]</w:t>
      </w:r>
      <w:r w:rsidR="00930F1D">
        <w:rPr>
          <w:rFonts w:ascii="Times New Roman" w:hAnsi="Times New Roman" w:cs="Times New Roman" w:hint="eastAsia"/>
          <w:iCs/>
        </w:rPr>
        <w:t xml:space="preserve"> million and RMB93.4 million in 2023, 2024, 2025 and for the three months ended March 31, </w:t>
      </w:r>
      <w:proofErr w:type="gramStart"/>
      <w:r w:rsidR="00930F1D">
        <w:rPr>
          <w:rFonts w:ascii="Times New Roman" w:hAnsi="Times New Roman" w:cs="Times New Roman" w:hint="eastAsia"/>
          <w:iCs/>
        </w:rPr>
        <w:t>2025</w:t>
      </w:r>
      <w:proofErr w:type="gramEnd"/>
      <w:r w:rsidR="00930F1D">
        <w:rPr>
          <w:rFonts w:ascii="Times New Roman" w:hAnsi="Times New Roman" w:cs="Times New Roman" w:hint="eastAsia"/>
          <w:iCs/>
        </w:rPr>
        <w:t xml:space="preserve"> and 2026, respectively. </w:t>
      </w:r>
      <w:r w:rsidR="00AC1376" w:rsidRPr="00A5230B">
        <w:rPr>
          <w:rFonts w:ascii="Times New Roman" w:hAnsi="Times New Roman" w:cs="Times New Roman"/>
          <w:iCs/>
        </w:rPr>
        <w:t>During the Track Record Period, our R&amp;D expenses increased significantly</w:t>
      </w:r>
      <w:r w:rsidR="00AC1376">
        <w:rPr>
          <w:rFonts w:ascii="Times New Roman" w:hAnsi="Times New Roman" w:cs="Times New Roman" w:hint="eastAsia"/>
          <w:iCs/>
        </w:rPr>
        <w:t xml:space="preserve"> </w:t>
      </w:r>
      <w:r w:rsidRPr="00A5230B">
        <w:rPr>
          <w:rFonts w:ascii="Times New Roman" w:hAnsi="Times New Roman" w:cs="Times New Roman"/>
          <w:iCs/>
        </w:rPr>
        <w:t>as we expanded our R&amp;D team and continued to develop heterogeneous computing technologies, inference optimization technologies, model-serving capabilities and agentic infrastructure. Such investment supports our product capabilities and commercialization but materially affects our profitability in the short to medium term.</w:t>
      </w:r>
    </w:p>
    <w:p w14:paraId="67361B9E" w14:textId="0B33BB64" w:rsidR="00E96644" w:rsidRDefault="007516D7" w:rsidP="00160C8C">
      <w:pPr>
        <w:jc w:val="both"/>
        <w:rPr>
          <w:rFonts w:ascii="Times New Roman" w:hAnsi="Times New Roman" w:cs="Times New Roman"/>
          <w:b/>
          <w:iCs/>
        </w:rPr>
      </w:pPr>
      <w:r w:rsidRPr="002D032B">
        <w:rPr>
          <w:rFonts w:ascii="Times New Roman" w:hAnsi="Times New Roman" w:cs="Times New Roman"/>
          <w:b/>
          <w:iCs/>
        </w:rPr>
        <w:t>CRITICAL ACCOUNTING POLICIES, JUDGMENTS AND ESTIMATES</w:t>
      </w:r>
      <w:r w:rsidR="00AC1376">
        <w:rPr>
          <w:rFonts w:ascii="Times New Roman" w:hAnsi="Times New Roman" w:cs="Times New Roman" w:hint="eastAsia"/>
          <w:b/>
          <w:iCs/>
        </w:rPr>
        <w:t xml:space="preserve"> </w:t>
      </w:r>
    </w:p>
    <w:p w14:paraId="6855D74F" w14:textId="3A56CB1A" w:rsidR="00A5230B" w:rsidRPr="00A5230B" w:rsidRDefault="00AC1376" w:rsidP="00AC1376">
      <w:pPr>
        <w:snapToGrid w:val="0"/>
        <w:spacing w:after="240" w:line="240" w:lineRule="auto"/>
        <w:ind w:firstLine="720"/>
        <w:jc w:val="both"/>
        <w:rPr>
          <w:rFonts w:ascii="Times New Roman" w:hAnsi="Times New Roman" w:cs="Times New Roman"/>
          <w:iCs/>
        </w:rPr>
      </w:pPr>
      <w:r w:rsidRPr="00AC1376">
        <w:rPr>
          <w:rFonts w:ascii="Times New Roman" w:hAnsi="Times New Roman" w:cs="Times New Roman"/>
          <w:iCs/>
        </w:rPr>
        <w:t xml:space="preserve">The preparation of historical financial statements in conformity with IFRS Accounting Standards requires our management to make judgments, estimates and assumptions that affect the reported amounts of revenues, expenses, assets and liabilities, and the accompanying disclosures, and the disclosure of contingent liabilities. Such judgments, estimates and assumptions are continually evaluated and are based on historical experience and various other factors, including expectations of future events, that are believed to be reasonable under the circumstances, from which our actual results may differ. See Notes </w:t>
      </w:r>
      <w:r>
        <w:rPr>
          <w:rFonts w:ascii="Times New Roman" w:hAnsi="Times New Roman" w:cs="Times New Roman" w:hint="eastAsia"/>
          <w:iCs/>
        </w:rPr>
        <w:t>3</w:t>
      </w:r>
      <w:r w:rsidRPr="00AC1376">
        <w:rPr>
          <w:rFonts w:ascii="Times New Roman" w:hAnsi="Times New Roman" w:cs="Times New Roman"/>
          <w:iCs/>
        </w:rPr>
        <w:t xml:space="preserve"> and </w:t>
      </w:r>
      <w:r>
        <w:rPr>
          <w:rFonts w:ascii="Times New Roman" w:hAnsi="Times New Roman" w:cs="Times New Roman" w:hint="eastAsia"/>
          <w:iCs/>
        </w:rPr>
        <w:t>4</w:t>
      </w:r>
      <w:r w:rsidRPr="00AC1376">
        <w:rPr>
          <w:rFonts w:ascii="Times New Roman" w:hAnsi="Times New Roman" w:cs="Times New Roman"/>
          <w:iCs/>
        </w:rPr>
        <w:t xml:space="preserve"> to the Accountants’ Report set out in Appendix I to this prospectus for a detailed description of our material accounting policies, judgments and estimates.</w:t>
      </w:r>
    </w:p>
    <w:p w14:paraId="5DFC916B" w14:textId="05CAA886" w:rsidR="00AD53D0" w:rsidRPr="002D032B" w:rsidRDefault="00AB2F8E" w:rsidP="007D1F51">
      <w:pPr>
        <w:jc w:val="both"/>
        <w:outlineLvl w:val="0"/>
        <w:rPr>
          <w:rFonts w:ascii="Times New Roman" w:hAnsi="Times New Roman" w:cs="Times New Roman"/>
          <w:b/>
          <w:iCs/>
        </w:rPr>
      </w:pPr>
      <w:r>
        <w:rPr>
          <w:rFonts w:ascii="Times New Roman" w:hAnsi="Times New Roman" w:cs="Times New Roman"/>
          <w:b/>
          <w:iCs/>
        </w:rPr>
        <w:t>RESULTS</w:t>
      </w:r>
      <w:r w:rsidR="007D385A">
        <w:rPr>
          <w:rFonts w:ascii="Times New Roman" w:hAnsi="Times New Roman" w:cs="Times New Roman"/>
          <w:b/>
          <w:iCs/>
        </w:rPr>
        <w:t xml:space="preserve"> OF </w:t>
      </w:r>
      <w:r>
        <w:rPr>
          <w:rFonts w:ascii="Times New Roman" w:hAnsi="Times New Roman" w:cs="Times New Roman"/>
          <w:b/>
          <w:iCs/>
        </w:rPr>
        <w:t>OPERATIONS</w:t>
      </w:r>
    </w:p>
    <w:p w14:paraId="11F8F2D4" w14:textId="0BF77D32" w:rsidR="003D1263" w:rsidRPr="002D032B" w:rsidRDefault="00AD53D0" w:rsidP="001F669F">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The following table set forth our </w:t>
      </w:r>
      <w:r w:rsidR="00267650">
        <w:rPr>
          <w:rFonts w:ascii="Times New Roman" w:eastAsia="Arial" w:hAnsi="Times New Roman" w:cs="Times New Roman"/>
          <w:iCs/>
          <w:lang w:eastAsia="en-US"/>
        </w:rPr>
        <w:t xml:space="preserve">consolidated </w:t>
      </w:r>
      <w:r w:rsidR="00082AE8" w:rsidRPr="002D032B">
        <w:rPr>
          <w:rFonts w:ascii="Times New Roman" w:eastAsia="Arial" w:hAnsi="Times New Roman" w:cs="Times New Roman"/>
          <w:iCs/>
          <w:lang w:eastAsia="en-US"/>
        </w:rPr>
        <w:t>statements of profit or loss</w:t>
      </w:r>
      <w:r w:rsidR="00267650">
        <w:rPr>
          <w:rFonts w:ascii="Times New Roman" w:eastAsia="Arial" w:hAnsi="Times New Roman" w:cs="Times New Roman"/>
          <w:iCs/>
          <w:lang w:eastAsia="en-US"/>
        </w:rPr>
        <w:t xml:space="preserve"> and other comprehensive income</w:t>
      </w:r>
      <w:r w:rsidRPr="002D032B">
        <w:rPr>
          <w:rFonts w:ascii="Times New Roman" w:eastAsia="Arial" w:hAnsi="Times New Roman" w:cs="Times New Roman"/>
          <w:iCs/>
          <w:lang w:eastAsia="en-US"/>
        </w:rPr>
        <w:t xml:space="preserve"> for the periods indicated</w:t>
      </w:r>
      <w:r w:rsidR="00ED23E8" w:rsidRPr="002D032B">
        <w:rPr>
          <w:rFonts w:ascii="Times New Roman" w:eastAsia="Arial" w:hAnsi="Times New Roman" w:cs="Times New Roman"/>
          <w:iCs/>
        </w:rPr>
        <w:t>.</w:t>
      </w:r>
      <w:r w:rsidR="002D6B67" w:rsidRPr="002D032B">
        <w:rPr>
          <w:rFonts w:ascii="Times New Roman" w:hAnsi="Times New Roman" w:cs="Times New Roman"/>
          <w:iCs/>
        </w:rPr>
        <w:t xml:space="preserve"> </w:t>
      </w:r>
    </w:p>
    <w:tbl>
      <w:tblPr>
        <w:tblStyle w:val="TableGrid133"/>
        <w:tblW w:w="5340"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8"/>
        <w:gridCol w:w="808"/>
        <w:gridCol w:w="808"/>
        <w:gridCol w:w="808"/>
        <w:gridCol w:w="808"/>
        <w:gridCol w:w="135"/>
        <w:gridCol w:w="674"/>
        <w:gridCol w:w="779"/>
        <w:gridCol w:w="29"/>
        <w:gridCol w:w="808"/>
        <w:gridCol w:w="808"/>
        <w:gridCol w:w="808"/>
        <w:gridCol w:w="810"/>
      </w:tblGrid>
      <w:tr w:rsidR="00267650" w:rsidRPr="003F6C55" w14:paraId="55AAAEEE" w14:textId="77777777" w:rsidTr="00E45595">
        <w:tc>
          <w:tcPr>
            <w:tcW w:w="1558" w:type="dxa"/>
            <w:vAlign w:val="bottom"/>
          </w:tcPr>
          <w:p w14:paraId="0F1C0557" w14:textId="77777777" w:rsidR="00267650" w:rsidRPr="00AC37F5" w:rsidRDefault="00267650" w:rsidP="00E45595">
            <w:pPr>
              <w:snapToGrid w:val="0"/>
              <w:contextualSpacing/>
              <w:rPr>
                <w:rFonts w:eastAsia="Arial"/>
                <w:sz w:val="16"/>
                <w:szCs w:val="16"/>
              </w:rPr>
            </w:pPr>
            <w:bookmarkStart w:id="1" w:name="_Hlk75789626"/>
          </w:p>
        </w:tc>
        <w:tc>
          <w:tcPr>
            <w:tcW w:w="4820" w:type="dxa"/>
            <w:gridSpan w:val="7"/>
            <w:vAlign w:val="bottom"/>
          </w:tcPr>
          <w:p w14:paraId="41059CC4" w14:textId="77777777" w:rsidR="00267650" w:rsidRPr="00AC37F5" w:rsidRDefault="00267650" w:rsidP="00E45595">
            <w:pPr>
              <w:pBdr>
                <w:bottom w:val="single" w:sz="2" w:space="1" w:color="auto"/>
              </w:pBdr>
              <w:snapToGrid w:val="0"/>
              <w:contextualSpacing/>
              <w:jc w:val="center"/>
              <w:rPr>
                <w:rFonts w:eastAsia="Arial"/>
                <w:b/>
                <w:sz w:val="16"/>
                <w:szCs w:val="16"/>
              </w:rPr>
            </w:pPr>
            <w:commentRangeStart w:id="2"/>
            <w:r w:rsidRPr="00AC37F5">
              <w:rPr>
                <w:rFonts w:eastAsia="Arial"/>
                <w:b/>
                <w:sz w:val="16"/>
                <w:szCs w:val="16"/>
              </w:rPr>
              <w:t>Year ended December</w:t>
            </w:r>
            <w:r w:rsidRPr="00AC37F5">
              <w:rPr>
                <w:rFonts w:eastAsiaTheme="minorEastAsia"/>
                <w:b/>
                <w:sz w:val="16"/>
                <w:szCs w:val="16"/>
                <w:lang w:eastAsia="zh-CN"/>
              </w:rPr>
              <w:t xml:space="preserve"> 31,</w:t>
            </w:r>
            <w:commentRangeEnd w:id="2"/>
            <w:r w:rsidR="00E45FD8">
              <w:rPr>
                <w:rStyle w:val="CommentReference"/>
                <w:rFonts w:eastAsia="SimSun"/>
                <w:lang w:eastAsia="zh-CN"/>
              </w:rPr>
              <w:commentReference w:id="2"/>
            </w:r>
          </w:p>
        </w:tc>
        <w:tc>
          <w:tcPr>
            <w:tcW w:w="3263" w:type="dxa"/>
            <w:gridSpan w:val="5"/>
          </w:tcPr>
          <w:p w14:paraId="0F5BF3F5" w14:textId="77777777" w:rsidR="00267650" w:rsidRPr="00AC37F5" w:rsidRDefault="00267650" w:rsidP="00E45595">
            <w:pPr>
              <w:pBdr>
                <w:bottom w:val="single" w:sz="2" w:space="1" w:color="auto"/>
              </w:pBdr>
              <w:snapToGrid w:val="0"/>
              <w:contextualSpacing/>
              <w:jc w:val="center"/>
              <w:rPr>
                <w:rFonts w:eastAsia="Arial"/>
                <w:b/>
                <w:sz w:val="16"/>
                <w:szCs w:val="16"/>
              </w:rPr>
            </w:pPr>
            <w:r w:rsidRPr="00AC37F5">
              <w:rPr>
                <w:rFonts w:eastAsia="Arial"/>
                <w:b/>
                <w:sz w:val="16"/>
                <w:szCs w:val="16"/>
              </w:rPr>
              <w:t>Three months ended March 31,</w:t>
            </w:r>
          </w:p>
        </w:tc>
      </w:tr>
      <w:tr w:rsidR="00267650" w:rsidRPr="003F6C55" w14:paraId="746723FF" w14:textId="77777777" w:rsidTr="00E45595">
        <w:tc>
          <w:tcPr>
            <w:tcW w:w="1558" w:type="dxa"/>
            <w:vAlign w:val="bottom"/>
          </w:tcPr>
          <w:p w14:paraId="1005D1C1" w14:textId="77777777" w:rsidR="00267650" w:rsidRPr="00AC37F5" w:rsidRDefault="00267650" w:rsidP="00E45595">
            <w:pPr>
              <w:snapToGrid w:val="0"/>
              <w:contextualSpacing/>
              <w:rPr>
                <w:rFonts w:eastAsia="Arial"/>
                <w:sz w:val="16"/>
                <w:szCs w:val="16"/>
              </w:rPr>
            </w:pPr>
          </w:p>
        </w:tc>
        <w:tc>
          <w:tcPr>
            <w:tcW w:w="1616" w:type="dxa"/>
            <w:gridSpan w:val="2"/>
            <w:vAlign w:val="bottom"/>
          </w:tcPr>
          <w:p w14:paraId="4A4CA52A" w14:textId="4066840A"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3</w:t>
            </w:r>
            <w:r w:rsidRPr="00AC37F5">
              <w:rPr>
                <w:rFonts w:eastAsia="Arial"/>
                <w:b/>
                <w:sz w:val="16"/>
                <w:szCs w:val="16"/>
              </w:rPr>
              <w:t xml:space="preserve"> </w:t>
            </w:r>
          </w:p>
        </w:tc>
        <w:tc>
          <w:tcPr>
            <w:tcW w:w="1616" w:type="dxa"/>
            <w:gridSpan w:val="2"/>
            <w:vAlign w:val="bottom"/>
          </w:tcPr>
          <w:p w14:paraId="7969241B" w14:textId="4B74788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4</w:t>
            </w:r>
          </w:p>
        </w:tc>
        <w:tc>
          <w:tcPr>
            <w:tcW w:w="1617" w:type="dxa"/>
            <w:gridSpan w:val="4"/>
          </w:tcPr>
          <w:p w14:paraId="519B1692" w14:textId="21777450"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6" w:type="dxa"/>
            <w:gridSpan w:val="2"/>
          </w:tcPr>
          <w:p w14:paraId="45BDB522" w14:textId="211A7EA2"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8" w:type="dxa"/>
            <w:gridSpan w:val="2"/>
          </w:tcPr>
          <w:p w14:paraId="19DAA7E1" w14:textId="07767A2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6</w:t>
            </w:r>
          </w:p>
        </w:tc>
      </w:tr>
      <w:tr w:rsidR="00267650" w:rsidRPr="003F6C55" w14:paraId="745FD42E" w14:textId="77777777" w:rsidTr="00E45595">
        <w:tblPrEx>
          <w:tblCellMar>
            <w:left w:w="108" w:type="dxa"/>
            <w:right w:w="108" w:type="dxa"/>
          </w:tblCellMar>
        </w:tblPrEx>
        <w:trPr>
          <w:trHeight w:val="283"/>
        </w:trPr>
        <w:tc>
          <w:tcPr>
            <w:tcW w:w="1558" w:type="dxa"/>
            <w:vAlign w:val="bottom"/>
          </w:tcPr>
          <w:p w14:paraId="33DCF5DC" w14:textId="77777777" w:rsidR="00267650" w:rsidRPr="00AC37F5" w:rsidRDefault="00267650" w:rsidP="00E45595">
            <w:pPr>
              <w:snapToGrid w:val="0"/>
              <w:contextualSpacing/>
              <w:rPr>
                <w:rFonts w:eastAsia="Arial"/>
                <w:sz w:val="16"/>
                <w:szCs w:val="16"/>
              </w:rPr>
            </w:pPr>
            <w:bookmarkStart w:id="3" w:name="_Hlk75790758"/>
          </w:p>
        </w:tc>
        <w:tc>
          <w:tcPr>
            <w:tcW w:w="808" w:type="dxa"/>
            <w:vAlign w:val="bottom"/>
          </w:tcPr>
          <w:p w14:paraId="3ED0B51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7C007B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4CF5324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7596A11C"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9" w:type="dxa"/>
            <w:gridSpan w:val="2"/>
            <w:vAlign w:val="bottom"/>
          </w:tcPr>
          <w:p w14:paraId="2EAFAEC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gridSpan w:val="2"/>
            <w:vAlign w:val="bottom"/>
          </w:tcPr>
          <w:p w14:paraId="24D0C8A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78AEAFF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0A290B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8" w:type="dxa"/>
            <w:vAlign w:val="bottom"/>
          </w:tcPr>
          <w:p w14:paraId="5797B166"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10" w:type="dxa"/>
            <w:vAlign w:val="bottom"/>
          </w:tcPr>
          <w:p w14:paraId="717D70DD"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r>
      <w:bookmarkEnd w:id="1"/>
      <w:bookmarkEnd w:id="3"/>
      <w:tr w:rsidR="00267650" w:rsidRPr="003F6C55" w14:paraId="6B560536" w14:textId="77777777" w:rsidTr="00E45595">
        <w:tblPrEx>
          <w:tblCellMar>
            <w:left w:w="108" w:type="dxa"/>
            <w:right w:w="108" w:type="dxa"/>
          </w:tblCellMar>
        </w:tblPrEx>
        <w:trPr>
          <w:trHeight w:val="242"/>
        </w:trPr>
        <w:tc>
          <w:tcPr>
            <w:tcW w:w="1558" w:type="dxa"/>
            <w:vAlign w:val="bottom"/>
          </w:tcPr>
          <w:p w14:paraId="1B5BD955" w14:textId="77777777" w:rsidR="00267650" w:rsidRPr="00AC37F5" w:rsidRDefault="00267650" w:rsidP="00E45595">
            <w:pPr>
              <w:snapToGrid w:val="0"/>
              <w:contextualSpacing/>
              <w:rPr>
                <w:rFonts w:eastAsia="Arial"/>
                <w:sz w:val="16"/>
                <w:szCs w:val="16"/>
              </w:rPr>
            </w:pPr>
          </w:p>
        </w:tc>
        <w:tc>
          <w:tcPr>
            <w:tcW w:w="8083" w:type="dxa"/>
            <w:gridSpan w:val="12"/>
          </w:tcPr>
          <w:p w14:paraId="2DAD45A8" w14:textId="77777777" w:rsidR="00267650" w:rsidRPr="00AC37F5" w:rsidRDefault="00267650" w:rsidP="00E45595">
            <w:pPr>
              <w:snapToGrid w:val="0"/>
              <w:contextualSpacing/>
              <w:jc w:val="center"/>
              <w:rPr>
                <w:rFonts w:eastAsia="Arial"/>
                <w:bCs/>
                <w:i/>
                <w:iCs/>
                <w:sz w:val="16"/>
                <w:szCs w:val="16"/>
              </w:rPr>
            </w:pPr>
            <w:r w:rsidRPr="00AC37F5">
              <w:rPr>
                <w:rFonts w:eastAsia="Arial"/>
                <w:bCs/>
                <w:i/>
                <w:iCs/>
                <w:sz w:val="16"/>
                <w:szCs w:val="16"/>
              </w:rPr>
              <w:t>(RMB in thousands except for percentages)</w:t>
            </w:r>
          </w:p>
        </w:tc>
      </w:tr>
      <w:tr w:rsidR="00AC37F5" w:rsidRPr="003F6C55" w14:paraId="04ED7DF0" w14:textId="77777777" w:rsidTr="00E93A2B">
        <w:tblPrEx>
          <w:tblCellMar>
            <w:left w:w="108" w:type="dxa"/>
            <w:right w:w="108" w:type="dxa"/>
          </w:tblCellMar>
        </w:tblPrEx>
        <w:trPr>
          <w:trHeight w:val="242"/>
        </w:trPr>
        <w:tc>
          <w:tcPr>
            <w:tcW w:w="1558" w:type="dxa"/>
            <w:vAlign w:val="bottom"/>
          </w:tcPr>
          <w:p w14:paraId="5E12D7E2" w14:textId="77777777" w:rsidR="00AC37F5" w:rsidRPr="00AC37F5" w:rsidRDefault="00AC37F5" w:rsidP="00E45595">
            <w:pPr>
              <w:snapToGrid w:val="0"/>
              <w:contextualSpacing/>
              <w:rPr>
                <w:rFonts w:eastAsia="Arial"/>
                <w:sz w:val="16"/>
                <w:szCs w:val="16"/>
              </w:rPr>
            </w:pPr>
          </w:p>
        </w:tc>
        <w:tc>
          <w:tcPr>
            <w:tcW w:w="3367" w:type="dxa"/>
            <w:gridSpan w:val="5"/>
          </w:tcPr>
          <w:p w14:paraId="13F0EF44" w14:textId="77777777" w:rsidR="00AC37F5" w:rsidRPr="00AC37F5" w:rsidRDefault="00AC37F5" w:rsidP="00E45595">
            <w:pPr>
              <w:snapToGrid w:val="0"/>
              <w:contextualSpacing/>
              <w:jc w:val="center"/>
              <w:rPr>
                <w:rFonts w:eastAsia="Arial"/>
                <w:b/>
                <w:sz w:val="16"/>
                <w:szCs w:val="16"/>
              </w:rPr>
            </w:pPr>
          </w:p>
        </w:tc>
        <w:tc>
          <w:tcPr>
            <w:tcW w:w="1453" w:type="dxa"/>
            <w:gridSpan w:val="2"/>
            <w:vAlign w:val="bottom"/>
          </w:tcPr>
          <w:p w14:paraId="1D17C857" w14:textId="77777777" w:rsidR="00AC37F5" w:rsidRPr="00AC37F5" w:rsidRDefault="00AC37F5" w:rsidP="00E45595">
            <w:pPr>
              <w:snapToGrid w:val="0"/>
              <w:contextualSpacing/>
              <w:jc w:val="right"/>
              <w:rPr>
                <w:rFonts w:eastAsia="SimSun"/>
                <w:b/>
                <w:sz w:val="16"/>
                <w:szCs w:val="16"/>
              </w:rPr>
            </w:pPr>
          </w:p>
        </w:tc>
        <w:tc>
          <w:tcPr>
            <w:tcW w:w="3263" w:type="dxa"/>
            <w:gridSpan w:val="5"/>
          </w:tcPr>
          <w:p w14:paraId="65FF0EF3" w14:textId="17243636" w:rsidR="00AC37F5" w:rsidRPr="00AC37F5" w:rsidRDefault="00AC37F5" w:rsidP="00E45595">
            <w:pPr>
              <w:snapToGrid w:val="0"/>
              <w:contextualSpacing/>
              <w:jc w:val="center"/>
              <w:rPr>
                <w:rFonts w:eastAsia="SimSun"/>
                <w:bCs/>
                <w:i/>
                <w:iCs/>
                <w:sz w:val="16"/>
                <w:szCs w:val="16"/>
              </w:rPr>
            </w:pPr>
            <w:r w:rsidRPr="00AC37F5">
              <w:rPr>
                <w:rFonts w:eastAsia="SimSun"/>
                <w:bCs/>
                <w:i/>
                <w:iCs/>
                <w:sz w:val="16"/>
                <w:szCs w:val="16"/>
              </w:rPr>
              <w:t>(unaudited)</w:t>
            </w:r>
          </w:p>
        </w:tc>
      </w:tr>
      <w:tr w:rsidR="00006D51" w:rsidRPr="003F6C55" w14:paraId="4569B2C9" w14:textId="77777777" w:rsidTr="00D36171">
        <w:tc>
          <w:tcPr>
            <w:tcW w:w="1558" w:type="dxa"/>
            <w:vAlign w:val="bottom"/>
          </w:tcPr>
          <w:p w14:paraId="260504C1" w14:textId="77777777" w:rsidR="00006D51" w:rsidRPr="00307E21" w:rsidRDefault="00006D51" w:rsidP="00006D51">
            <w:pPr>
              <w:tabs>
                <w:tab w:val="right" w:leader="dot" w:pos="2805"/>
              </w:tabs>
              <w:snapToGrid w:val="0"/>
              <w:ind w:left="181" w:hanging="181"/>
              <w:contextualSpacing/>
              <w:rPr>
                <w:rFonts w:eastAsia="Arial"/>
                <w:b/>
                <w:bCs/>
                <w:sz w:val="16"/>
                <w:szCs w:val="16"/>
              </w:rPr>
            </w:pPr>
            <w:bookmarkStart w:id="4" w:name="_Hlk75789624"/>
            <w:r w:rsidRPr="00307E21">
              <w:rPr>
                <w:rFonts w:eastAsia="Arial"/>
                <w:b/>
                <w:bCs/>
                <w:sz w:val="16"/>
                <w:szCs w:val="16"/>
              </w:rPr>
              <w:t>Revenue</w:t>
            </w:r>
            <w:r w:rsidRPr="00307E21">
              <w:rPr>
                <w:rFonts w:eastAsia="Arial"/>
                <w:b/>
                <w:bCs/>
                <w:sz w:val="16"/>
                <w:szCs w:val="16"/>
              </w:rPr>
              <w:tab/>
            </w:r>
          </w:p>
        </w:tc>
        <w:tc>
          <w:tcPr>
            <w:tcW w:w="808" w:type="dxa"/>
            <w:vAlign w:val="bottom"/>
          </w:tcPr>
          <w:p w14:paraId="29942C2B" w14:textId="5F042065" w:rsidR="00006D51" w:rsidRPr="00307E21" w:rsidRDefault="00006D51" w:rsidP="00006D51">
            <w:pPr>
              <w:tabs>
                <w:tab w:val="decimal" w:pos="527"/>
              </w:tabs>
              <w:snapToGrid w:val="0"/>
              <w:contextualSpacing/>
              <w:jc w:val="right"/>
              <w:rPr>
                <w:b/>
                <w:bCs/>
                <w:color w:val="000000"/>
                <w:sz w:val="16"/>
                <w:szCs w:val="16"/>
                <w:lang w:val="en-GB"/>
              </w:rPr>
            </w:pPr>
            <w:r w:rsidRPr="00307E21">
              <w:rPr>
                <w:b/>
                <w:bCs/>
                <w:color w:val="000000"/>
                <w:sz w:val="16"/>
                <w:szCs w:val="16"/>
                <w:lang w:val="en-GB"/>
              </w:rPr>
              <w:t>—</w:t>
            </w:r>
          </w:p>
        </w:tc>
        <w:tc>
          <w:tcPr>
            <w:tcW w:w="808" w:type="dxa"/>
            <w:vAlign w:val="bottom"/>
          </w:tcPr>
          <w:p w14:paraId="346F2F1C" w14:textId="26928A04" w:rsidR="00006D51" w:rsidRPr="00307E21" w:rsidRDefault="00006D51" w:rsidP="00006D51">
            <w:pPr>
              <w:tabs>
                <w:tab w:val="decimal" w:pos="509"/>
              </w:tabs>
              <w:snapToGrid w:val="0"/>
              <w:contextualSpacing/>
              <w:jc w:val="right"/>
              <w:rPr>
                <w:rFonts w:eastAsia="SimSun"/>
                <w:b/>
                <w:bCs/>
                <w:sz w:val="16"/>
                <w:szCs w:val="16"/>
              </w:rPr>
            </w:pPr>
            <w:commentRangeStart w:id="5"/>
            <w:r w:rsidRPr="00307E21">
              <w:rPr>
                <w:b/>
                <w:bCs/>
                <w:sz w:val="16"/>
                <w:szCs w:val="32"/>
              </w:rPr>
              <w:t>N/A</w:t>
            </w:r>
            <w:commentRangeEnd w:id="5"/>
            <w:r w:rsidR="00BA1B08">
              <w:rPr>
                <w:rStyle w:val="CommentReference"/>
                <w:rFonts w:eastAsia="SimSun"/>
                <w:lang w:eastAsia="zh-CN"/>
              </w:rPr>
              <w:commentReference w:id="5"/>
            </w:r>
          </w:p>
        </w:tc>
        <w:tc>
          <w:tcPr>
            <w:tcW w:w="808" w:type="dxa"/>
            <w:vAlign w:val="bottom"/>
          </w:tcPr>
          <w:p w14:paraId="286F1592" w14:textId="3E9B8B5A"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10,080 </w:t>
            </w:r>
          </w:p>
        </w:tc>
        <w:tc>
          <w:tcPr>
            <w:tcW w:w="808" w:type="dxa"/>
            <w:vAlign w:val="bottom"/>
          </w:tcPr>
          <w:p w14:paraId="489B580E" w14:textId="0C6FBA63" w:rsidR="00006D51" w:rsidRPr="00307E21" w:rsidRDefault="00006D51" w:rsidP="00006D51">
            <w:pPr>
              <w:tabs>
                <w:tab w:val="decimal" w:pos="876"/>
              </w:tabs>
              <w:snapToGrid w:val="0"/>
              <w:contextualSpacing/>
              <w:jc w:val="right"/>
              <w:rPr>
                <w:rFonts w:eastAsia="SimSun"/>
                <w:b/>
                <w:bCs/>
                <w:sz w:val="16"/>
                <w:szCs w:val="16"/>
                <w:lang w:eastAsia="zh-CN"/>
              </w:rPr>
            </w:pPr>
            <w:r w:rsidRPr="00307E21">
              <w:rPr>
                <w:b/>
                <w:bCs/>
                <w:color w:val="000000"/>
                <w:sz w:val="16"/>
                <w:szCs w:val="16"/>
              </w:rPr>
              <w:t xml:space="preserve">100.0 </w:t>
            </w:r>
          </w:p>
        </w:tc>
        <w:tc>
          <w:tcPr>
            <w:tcW w:w="809" w:type="dxa"/>
            <w:gridSpan w:val="2"/>
            <w:vAlign w:val="bottom"/>
          </w:tcPr>
          <w:p w14:paraId="0A8DFF02" w14:textId="49819FC7"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75,545 </w:t>
            </w:r>
          </w:p>
        </w:tc>
        <w:tc>
          <w:tcPr>
            <w:tcW w:w="808" w:type="dxa"/>
            <w:gridSpan w:val="2"/>
            <w:vAlign w:val="bottom"/>
          </w:tcPr>
          <w:p w14:paraId="047CB51D" w14:textId="58744655" w:rsidR="00006D51" w:rsidRPr="00307E21" w:rsidRDefault="00006D51" w:rsidP="00006D51">
            <w:pPr>
              <w:tabs>
                <w:tab w:val="decimal" w:pos="876"/>
              </w:tabs>
              <w:snapToGrid w:val="0"/>
              <w:contextualSpacing/>
              <w:jc w:val="right"/>
              <w:rPr>
                <w:b/>
                <w:bCs/>
                <w:color w:val="000000"/>
                <w:sz w:val="16"/>
                <w:szCs w:val="16"/>
              </w:rPr>
            </w:pPr>
            <w:r w:rsidRPr="00307E21">
              <w:rPr>
                <w:b/>
                <w:bCs/>
                <w:color w:val="000000"/>
                <w:sz w:val="16"/>
                <w:szCs w:val="16"/>
              </w:rPr>
              <w:t xml:space="preserve">100.0 </w:t>
            </w:r>
          </w:p>
        </w:tc>
        <w:tc>
          <w:tcPr>
            <w:tcW w:w="808" w:type="dxa"/>
            <w:vAlign w:val="bottom"/>
          </w:tcPr>
          <w:p w14:paraId="3F3CD4A7" w14:textId="6193A65D" w:rsidR="00006D51" w:rsidRPr="00307E21" w:rsidRDefault="00006D51" w:rsidP="00006D51">
            <w:pPr>
              <w:tabs>
                <w:tab w:val="decimal" w:pos="876"/>
              </w:tabs>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1BB6F093" w14:textId="0F93ACA4" w:rsidR="00006D51" w:rsidRPr="00307E21" w:rsidRDefault="00006D51" w:rsidP="00006D51">
            <w:pPr>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5437EC13" w14:textId="1B8CEABD"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81,501 </w:t>
            </w:r>
          </w:p>
        </w:tc>
        <w:tc>
          <w:tcPr>
            <w:tcW w:w="810" w:type="dxa"/>
            <w:vAlign w:val="bottom"/>
          </w:tcPr>
          <w:p w14:paraId="00688958" w14:textId="53DDAEDF"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100.0 </w:t>
            </w:r>
          </w:p>
        </w:tc>
      </w:tr>
      <w:tr w:rsidR="00006D51" w:rsidRPr="003F6C55" w14:paraId="20261D5C" w14:textId="77777777" w:rsidTr="00D36171">
        <w:tc>
          <w:tcPr>
            <w:tcW w:w="1558" w:type="dxa"/>
            <w:vAlign w:val="bottom"/>
          </w:tcPr>
          <w:p w14:paraId="02FC9D3F" w14:textId="05B0BD78"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Cost of sales</w:t>
            </w:r>
            <w:r w:rsidRPr="00D36171">
              <w:rPr>
                <w:rFonts w:eastAsia="Arial"/>
                <w:sz w:val="16"/>
                <w:szCs w:val="16"/>
              </w:rPr>
              <w:tab/>
            </w:r>
          </w:p>
        </w:tc>
        <w:tc>
          <w:tcPr>
            <w:tcW w:w="808" w:type="dxa"/>
            <w:vAlign w:val="bottom"/>
          </w:tcPr>
          <w:p w14:paraId="30291BAE" w14:textId="512B65C2"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3417B8FB" w14:textId="5AAFEA6E" w:rsidR="00006D51" w:rsidRPr="00D36171" w:rsidRDefault="00006D51" w:rsidP="00006D51">
            <w:pPr>
              <w:pBdr>
                <w:bottom w:val="single" w:sz="4" w:space="1" w:color="auto"/>
              </w:pBd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0D204CB4" w14:textId="1381ED11"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sidRPr="00D36171">
              <w:rPr>
                <w:color w:val="000000"/>
                <w:sz w:val="16"/>
                <w:szCs w:val="16"/>
                <w:lang w:val="en-GB" w:eastAsia="zh-TW"/>
              </w:rPr>
              <w:t>(2,249)</w:t>
            </w:r>
          </w:p>
        </w:tc>
        <w:tc>
          <w:tcPr>
            <w:tcW w:w="808" w:type="dxa"/>
            <w:vAlign w:val="bottom"/>
          </w:tcPr>
          <w:p w14:paraId="2B2B4EDD" w14:textId="442B0326" w:rsidR="00006D51" w:rsidRPr="00D36171" w:rsidRDefault="00006D51" w:rsidP="00006D51">
            <w:pPr>
              <w:pBdr>
                <w:bottom w:val="single" w:sz="4" w:space="1" w:color="auto"/>
              </w:pBdr>
              <w:tabs>
                <w:tab w:val="decimal" w:pos="876"/>
              </w:tabs>
              <w:snapToGrid w:val="0"/>
              <w:contextualSpacing/>
              <w:jc w:val="right"/>
              <w:rPr>
                <w:rFonts w:eastAsia="Arial"/>
                <w:sz w:val="16"/>
                <w:szCs w:val="16"/>
                <w:lang w:eastAsia="zh-CN"/>
              </w:rPr>
            </w:pPr>
            <w:r w:rsidRPr="00D36171">
              <w:rPr>
                <w:color w:val="000000"/>
                <w:sz w:val="16"/>
                <w:szCs w:val="16"/>
                <w:lang w:val="en-GB" w:eastAsia="zh-TW"/>
              </w:rPr>
              <w:t>(22.3)</w:t>
            </w:r>
          </w:p>
        </w:tc>
        <w:tc>
          <w:tcPr>
            <w:tcW w:w="809" w:type="dxa"/>
            <w:gridSpan w:val="2"/>
            <w:vAlign w:val="bottom"/>
          </w:tcPr>
          <w:p w14:paraId="377D33FA" w14:textId="48D868AA"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Pr>
                <w:color w:val="000000"/>
                <w:sz w:val="16"/>
                <w:szCs w:val="16"/>
                <w:lang w:val="en-GB" w:eastAsia="zh-TW"/>
              </w:rPr>
              <w:t>(33,850)</w:t>
            </w:r>
          </w:p>
        </w:tc>
        <w:tc>
          <w:tcPr>
            <w:tcW w:w="808" w:type="dxa"/>
            <w:gridSpan w:val="2"/>
            <w:vAlign w:val="bottom"/>
          </w:tcPr>
          <w:p w14:paraId="593FC06E" w14:textId="3877FE38" w:rsidR="00006D51" w:rsidRPr="00D36171" w:rsidRDefault="00006D51" w:rsidP="00006D51">
            <w:pPr>
              <w:pBdr>
                <w:bottom w:val="single" w:sz="4" w:space="1" w:color="auto"/>
              </w:pBdr>
              <w:tabs>
                <w:tab w:val="decimal" w:pos="876"/>
              </w:tabs>
              <w:snapToGrid w:val="0"/>
              <w:contextualSpacing/>
              <w:jc w:val="right"/>
              <w:rPr>
                <w:color w:val="000000"/>
                <w:sz w:val="16"/>
                <w:szCs w:val="16"/>
                <w:lang w:val="zh-CN"/>
              </w:rPr>
            </w:pPr>
            <w:r>
              <w:rPr>
                <w:color w:val="000000"/>
                <w:sz w:val="16"/>
                <w:szCs w:val="16"/>
              </w:rPr>
              <w:t>(44.8)</w:t>
            </w:r>
          </w:p>
        </w:tc>
        <w:tc>
          <w:tcPr>
            <w:tcW w:w="808" w:type="dxa"/>
            <w:vAlign w:val="bottom"/>
          </w:tcPr>
          <w:p w14:paraId="7DC62827" w14:textId="68BAC991"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5FF6B76" w14:textId="18A99860"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22CA5B1F" w14:textId="30804D5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(64,693)</w:t>
            </w:r>
          </w:p>
        </w:tc>
        <w:tc>
          <w:tcPr>
            <w:tcW w:w="810" w:type="dxa"/>
            <w:vAlign w:val="bottom"/>
          </w:tcPr>
          <w:p w14:paraId="48167227" w14:textId="3AC1F63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(79.4)</w:t>
            </w:r>
          </w:p>
        </w:tc>
      </w:tr>
      <w:tr w:rsidR="00006D51" w:rsidRPr="003F6C55" w14:paraId="07D3A246" w14:textId="77777777" w:rsidTr="00D36171">
        <w:tc>
          <w:tcPr>
            <w:tcW w:w="1558" w:type="dxa"/>
            <w:vAlign w:val="bottom"/>
          </w:tcPr>
          <w:p w14:paraId="71410811" w14:textId="77777777"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Arial"/>
                <w:b/>
                <w:bCs/>
                <w:sz w:val="16"/>
                <w:szCs w:val="16"/>
              </w:rPr>
              <w:t xml:space="preserve">Gross profit </w:t>
            </w:r>
            <w:r w:rsidRPr="00D36171">
              <w:rPr>
                <w:rFonts w:eastAsia="Arial"/>
                <w:b/>
                <w:bCs/>
                <w:sz w:val="16"/>
                <w:szCs w:val="16"/>
              </w:rPr>
              <w:tab/>
            </w:r>
          </w:p>
        </w:tc>
        <w:tc>
          <w:tcPr>
            <w:tcW w:w="808" w:type="dxa"/>
            <w:vAlign w:val="bottom"/>
          </w:tcPr>
          <w:p w14:paraId="66DF7679" w14:textId="51F37E9D"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lang w:val="en-GB"/>
              </w:rPr>
              <w:t>—</w:t>
            </w:r>
          </w:p>
        </w:tc>
        <w:tc>
          <w:tcPr>
            <w:tcW w:w="808" w:type="dxa"/>
            <w:vAlign w:val="bottom"/>
          </w:tcPr>
          <w:p w14:paraId="25D0FB5E" w14:textId="0D4E8EAD" w:rsidR="00006D51" w:rsidRPr="00D36171" w:rsidRDefault="00006D51" w:rsidP="00006D51">
            <w:pPr>
              <w:tabs>
                <w:tab w:val="decimal" w:pos="509"/>
              </w:tabs>
              <w:snapToGrid w:val="0"/>
              <w:contextualSpacing/>
              <w:jc w:val="right"/>
              <w:rPr>
                <w:rFonts w:eastAsia="Arial"/>
                <w:b/>
                <w:bCs/>
                <w:sz w:val="16"/>
                <w:szCs w:val="16"/>
              </w:rPr>
            </w:pPr>
            <w:r w:rsidRPr="00006D51">
              <w:rPr>
                <w:sz w:val="16"/>
                <w:szCs w:val="32"/>
              </w:rPr>
              <w:t>N/A</w:t>
            </w:r>
          </w:p>
        </w:tc>
        <w:tc>
          <w:tcPr>
            <w:tcW w:w="808" w:type="dxa"/>
            <w:vAlign w:val="bottom"/>
          </w:tcPr>
          <w:p w14:paraId="5D47FED7" w14:textId="670597B6"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7,831 </w:t>
            </w:r>
          </w:p>
        </w:tc>
        <w:tc>
          <w:tcPr>
            <w:tcW w:w="808" w:type="dxa"/>
            <w:vAlign w:val="bottom"/>
          </w:tcPr>
          <w:p w14:paraId="2E087910" w14:textId="1E7BE9CB"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77.7 </w:t>
            </w:r>
          </w:p>
        </w:tc>
        <w:tc>
          <w:tcPr>
            <w:tcW w:w="809" w:type="dxa"/>
            <w:gridSpan w:val="2"/>
            <w:vAlign w:val="bottom"/>
          </w:tcPr>
          <w:p w14:paraId="1619376D" w14:textId="5437C22D"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41,695 </w:t>
            </w:r>
          </w:p>
        </w:tc>
        <w:tc>
          <w:tcPr>
            <w:tcW w:w="808" w:type="dxa"/>
            <w:gridSpan w:val="2"/>
            <w:vAlign w:val="bottom"/>
          </w:tcPr>
          <w:p w14:paraId="6070178E" w14:textId="65CB7EAE" w:rsidR="00006D51" w:rsidRPr="00D36171" w:rsidRDefault="00006D51" w:rsidP="00006D51">
            <w:pPr>
              <w:tabs>
                <w:tab w:val="decimal" w:pos="876"/>
              </w:tabs>
              <w:snapToGrid w:val="0"/>
              <w:contextualSpacing/>
              <w:jc w:val="right"/>
              <w:rPr>
                <w:b/>
                <w:bCs/>
                <w:color w:val="000000"/>
                <w:sz w:val="16"/>
                <w:szCs w:val="16"/>
              </w:rPr>
            </w:pPr>
            <w:r w:rsidRPr="00D36171">
              <w:rPr>
                <w:b/>
                <w:bCs/>
                <w:color w:val="000000"/>
                <w:sz w:val="16"/>
                <w:szCs w:val="16"/>
              </w:rPr>
              <w:t xml:space="preserve">55.2 </w:t>
            </w:r>
          </w:p>
        </w:tc>
        <w:tc>
          <w:tcPr>
            <w:tcW w:w="808" w:type="dxa"/>
            <w:vAlign w:val="bottom"/>
          </w:tcPr>
          <w:p w14:paraId="47447CF3" w14:textId="34CB7F8D"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297A525E" w14:textId="771C3BC1"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54B69CB1" w14:textId="182C8A8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16,808 </w:t>
            </w:r>
          </w:p>
        </w:tc>
        <w:tc>
          <w:tcPr>
            <w:tcW w:w="810" w:type="dxa"/>
            <w:vAlign w:val="bottom"/>
          </w:tcPr>
          <w:p w14:paraId="7CA60325" w14:textId="3920DBE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20.6 </w:t>
            </w:r>
          </w:p>
        </w:tc>
      </w:tr>
      <w:tr w:rsidR="00006D51" w:rsidRPr="003F6C55" w14:paraId="41B80FEC" w14:textId="77777777" w:rsidTr="00D36171">
        <w:tc>
          <w:tcPr>
            <w:tcW w:w="1558" w:type="dxa"/>
            <w:vAlign w:val="bottom"/>
          </w:tcPr>
          <w:p w14:paraId="5D050669" w14:textId="1B68638C" w:rsidR="00006D51" w:rsidRPr="00D36171" w:rsidRDefault="00006D51" w:rsidP="00006D51">
            <w:pPr>
              <w:tabs>
                <w:tab w:val="right" w:leader="dot" w:pos="2805"/>
              </w:tabs>
              <w:snapToGrid w:val="0"/>
              <w:contextualSpacing/>
              <w:rPr>
                <w:rFonts w:eastAsia="Arial"/>
                <w:sz w:val="16"/>
                <w:szCs w:val="16"/>
              </w:rPr>
            </w:pPr>
            <w:r w:rsidRPr="00D36171">
              <w:rPr>
                <w:rFonts w:eastAsia="Arial"/>
                <w:sz w:val="16"/>
                <w:szCs w:val="16"/>
              </w:rPr>
              <w:t>Other income</w:t>
            </w:r>
            <w:r w:rsidRPr="00D36171">
              <w:rPr>
                <w:rFonts w:eastAsia="Arial"/>
                <w:sz w:val="16"/>
                <w:szCs w:val="16"/>
              </w:rPr>
              <w:tab/>
            </w:r>
          </w:p>
        </w:tc>
        <w:tc>
          <w:tcPr>
            <w:tcW w:w="808" w:type="dxa"/>
            <w:vAlign w:val="bottom"/>
          </w:tcPr>
          <w:p w14:paraId="24D3BFB7" w14:textId="05378977"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1,223 </w:t>
            </w:r>
          </w:p>
        </w:tc>
        <w:tc>
          <w:tcPr>
            <w:tcW w:w="808" w:type="dxa"/>
            <w:vAlign w:val="bottom"/>
          </w:tcPr>
          <w:p w14:paraId="6A6E9397" w14:textId="179B7D5F" w:rsidR="00006D51" w:rsidRPr="00D36171" w:rsidRDefault="00006D51" w:rsidP="00006D51">
            <w:pPr>
              <w:tabs>
                <w:tab w:val="decimal" w:pos="509"/>
              </w:tabs>
              <w:snapToGrid w:val="0"/>
              <w:contextualSpacing/>
              <w:jc w:val="right"/>
              <w:rPr>
                <w:color w:val="000000"/>
                <w:sz w:val="16"/>
                <w:szCs w:val="16"/>
                <w:lang w:val="en-GB"/>
              </w:rPr>
            </w:pPr>
            <w:r w:rsidRPr="00006D51">
              <w:rPr>
                <w:sz w:val="16"/>
                <w:szCs w:val="32"/>
              </w:rPr>
              <w:t>N/A</w:t>
            </w:r>
          </w:p>
        </w:tc>
        <w:tc>
          <w:tcPr>
            <w:tcW w:w="808" w:type="dxa"/>
            <w:vAlign w:val="bottom"/>
          </w:tcPr>
          <w:p w14:paraId="2F20E5F7" w14:textId="23DBF708"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37,288 </w:t>
            </w:r>
          </w:p>
        </w:tc>
        <w:tc>
          <w:tcPr>
            <w:tcW w:w="808" w:type="dxa"/>
            <w:vAlign w:val="bottom"/>
          </w:tcPr>
          <w:p w14:paraId="1C2313F8" w14:textId="5ABA0074"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369.9 </w:t>
            </w:r>
          </w:p>
        </w:tc>
        <w:tc>
          <w:tcPr>
            <w:tcW w:w="809" w:type="dxa"/>
            <w:gridSpan w:val="2"/>
            <w:vAlign w:val="bottom"/>
          </w:tcPr>
          <w:p w14:paraId="08C1BF67" w14:textId="6C9F6F33"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lang w:val="en-GB" w:eastAsia="zh-TW"/>
              </w:rPr>
              <w:t xml:space="preserve">35,670 </w:t>
            </w:r>
          </w:p>
        </w:tc>
        <w:tc>
          <w:tcPr>
            <w:tcW w:w="808" w:type="dxa"/>
            <w:gridSpan w:val="2"/>
            <w:vAlign w:val="bottom"/>
          </w:tcPr>
          <w:p w14:paraId="0BD88FA3" w14:textId="4EA92F22"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47.2 </w:t>
            </w:r>
          </w:p>
        </w:tc>
        <w:tc>
          <w:tcPr>
            <w:tcW w:w="808" w:type="dxa"/>
            <w:vAlign w:val="bottom"/>
          </w:tcPr>
          <w:p w14:paraId="0E0B230E" w14:textId="728C64FC"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C4C8476" w14:textId="1590731B"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E827B6E" w14:textId="14010E3D"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9,034 </w:t>
            </w:r>
          </w:p>
        </w:tc>
        <w:tc>
          <w:tcPr>
            <w:tcW w:w="810" w:type="dxa"/>
            <w:vAlign w:val="bottom"/>
          </w:tcPr>
          <w:p w14:paraId="6EC61F9F" w14:textId="208F7C37"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11.1 </w:t>
            </w:r>
          </w:p>
        </w:tc>
      </w:tr>
      <w:tr w:rsidR="00006D51" w:rsidRPr="003F6C55" w14:paraId="2A6648D0" w14:textId="77777777" w:rsidTr="00D36171">
        <w:tc>
          <w:tcPr>
            <w:tcW w:w="1558" w:type="dxa"/>
            <w:vAlign w:val="bottom"/>
          </w:tcPr>
          <w:p w14:paraId="4D479FA2" w14:textId="098F431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Other gains and losses</w:t>
            </w:r>
            <w:r w:rsidRPr="00D36171">
              <w:rPr>
                <w:rFonts w:eastAsia="Arial"/>
                <w:sz w:val="16"/>
                <w:szCs w:val="16"/>
              </w:rPr>
              <w:tab/>
            </w:r>
          </w:p>
        </w:tc>
        <w:tc>
          <w:tcPr>
            <w:tcW w:w="808" w:type="dxa"/>
            <w:vAlign w:val="bottom"/>
          </w:tcPr>
          <w:p w14:paraId="4FC3EDF5" w14:textId="4F4B521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487 </w:t>
            </w:r>
          </w:p>
        </w:tc>
        <w:tc>
          <w:tcPr>
            <w:tcW w:w="808" w:type="dxa"/>
            <w:vAlign w:val="bottom"/>
          </w:tcPr>
          <w:p w14:paraId="2A8C9D42" w14:textId="416804A5" w:rsidR="00006D51" w:rsidRPr="00D36171" w:rsidRDefault="00006D51" w:rsidP="00006D51">
            <w:pP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6F79AADD" w14:textId="03A8B371"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rPr>
              <w:t xml:space="preserve">347 </w:t>
            </w:r>
          </w:p>
        </w:tc>
        <w:tc>
          <w:tcPr>
            <w:tcW w:w="808" w:type="dxa"/>
            <w:vAlign w:val="bottom"/>
          </w:tcPr>
          <w:p w14:paraId="299CE1D6" w14:textId="52224202" w:rsidR="00006D51" w:rsidRPr="00D36171" w:rsidRDefault="00006D51" w:rsidP="00006D51">
            <w:pPr>
              <w:tabs>
                <w:tab w:val="decimal" w:pos="876"/>
              </w:tabs>
              <w:snapToGrid w:val="0"/>
              <w:contextualSpacing/>
              <w:jc w:val="right"/>
              <w:rPr>
                <w:rFonts w:eastAsia="Arial"/>
                <w:sz w:val="16"/>
                <w:szCs w:val="16"/>
              </w:rPr>
            </w:pPr>
            <w:r w:rsidRPr="00D36171">
              <w:rPr>
                <w:color w:val="000000"/>
                <w:sz w:val="16"/>
                <w:szCs w:val="16"/>
              </w:rPr>
              <w:t xml:space="preserve">3.4 </w:t>
            </w:r>
          </w:p>
        </w:tc>
        <w:tc>
          <w:tcPr>
            <w:tcW w:w="809" w:type="dxa"/>
            <w:gridSpan w:val="2"/>
            <w:vAlign w:val="bottom"/>
          </w:tcPr>
          <w:p w14:paraId="0290AAD5" w14:textId="54EBA789"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1,735 </w:t>
            </w:r>
          </w:p>
        </w:tc>
        <w:tc>
          <w:tcPr>
            <w:tcW w:w="808" w:type="dxa"/>
            <w:gridSpan w:val="2"/>
            <w:vAlign w:val="bottom"/>
          </w:tcPr>
          <w:p w14:paraId="02F669ED" w14:textId="2A0CF914" w:rsidR="00006D51" w:rsidRPr="00D36171" w:rsidRDefault="00006D51" w:rsidP="00006D51">
            <w:pPr>
              <w:tabs>
                <w:tab w:val="decimal" w:pos="876"/>
              </w:tabs>
              <w:snapToGrid w:val="0"/>
              <w:contextualSpacing/>
              <w:jc w:val="right"/>
              <w:rPr>
                <w:color w:val="000000"/>
                <w:sz w:val="16"/>
                <w:szCs w:val="16"/>
                <w:lang w:val="zh-CN"/>
              </w:rPr>
            </w:pPr>
            <w:r>
              <w:rPr>
                <w:color w:val="000000"/>
                <w:sz w:val="16"/>
                <w:szCs w:val="16"/>
              </w:rPr>
              <w:t xml:space="preserve">2.3 </w:t>
            </w:r>
          </w:p>
        </w:tc>
        <w:tc>
          <w:tcPr>
            <w:tcW w:w="808" w:type="dxa"/>
            <w:vAlign w:val="bottom"/>
          </w:tcPr>
          <w:p w14:paraId="424A5396" w14:textId="331D263A"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8756B98" w14:textId="4CCA10D6"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0BAD6AB5" w14:textId="10B4432E"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(702)</w:t>
            </w:r>
          </w:p>
        </w:tc>
        <w:tc>
          <w:tcPr>
            <w:tcW w:w="810" w:type="dxa"/>
            <w:vAlign w:val="bottom"/>
          </w:tcPr>
          <w:p w14:paraId="16E355FB" w14:textId="09B096E4"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(0.9)</w:t>
            </w:r>
          </w:p>
        </w:tc>
      </w:tr>
      <w:tr w:rsidR="00006D51" w:rsidRPr="003F6C55" w14:paraId="356D082B" w14:textId="77777777" w:rsidTr="00D36171">
        <w:tc>
          <w:tcPr>
            <w:tcW w:w="1558" w:type="dxa"/>
            <w:vAlign w:val="bottom"/>
          </w:tcPr>
          <w:p w14:paraId="31042A1B" w14:textId="0D18489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Impairment losses under </w:t>
            </w:r>
            <w:proofErr w:type="gramStart"/>
            <w:r w:rsidRPr="00D36171">
              <w:rPr>
                <w:rFonts w:eastAsia="Arial"/>
                <w:sz w:val="16"/>
                <w:szCs w:val="16"/>
              </w:rPr>
              <w:t>expected  credit</w:t>
            </w:r>
            <w:proofErr w:type="gramEnd"/>
            <w:r w:rsidRPr="00D36171">
              <w:rPr>
                <w:rFonts w:eastAsia="Arial"/>
                <w:sz w:val="16"/>
                <w:szCs w:val="16"/>
              </w:rPr>
              <w:t xml:space="preserve"> loss ("</w:t>
            </w:r>
            <w:r w:rsidRPr="00D36171">
              <w:rPr>
                <w:rFonts w:eastAsia="Arial"/>
                <w:b/>
                <w:bCs/>
                <w:sz w:val="16"/>
                <w:szCs w:val="16"/>
              </w:rPr>
              <w:t>ECL</w:t>
            </w:r>
            <w:r w:rsidRPr="00D36171">
              <w:rPr>
                <w:rFonts w:eastAsia="Arial"/>
                <w:sz w:val="16"/>
                <w:szCs w:val="16"/>
              </w:rPr>
              <w:t>") model, net of reversal</w:t>
            </w:r>
            <w:r w:rsidRPr="00D36171">
              <w:rPr>
                <w:rFonts w:eastAsia="Arial"/>
                <w:sz w:val="16"/>
                <w:szCs w:val="16"/>
              </w:rPr>
              <w:tab/>
            </w:r>
          </w:p>
        </w:tc>
        <w:tc>
          <w:tcPr>
            <w:tcW w:w="808" w:type="dxa"/>
            <w:vAlign w:val="bottom"/>
          </w:tcPr>
          <w:p w14:paraId="07D01FC9" w14:textId="18AAC32F"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6600A8E" w14:textId="3B3C6FE9"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3D81CDB1" w14:textId="6B2F89B0"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(399)</w:t>
            </w:r>
          </w:p>
        </w:tc>
        <w:tc>
          <w:tcPr>
            <w:tcW w:w="808" w:type="dxa"/>
            <w:vAlign w:val="bottom"/>
          </w:tcPr>
          <w:p w14:paraId="37BCCC8D" w14:textId="437D1CD9"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(4.0)</w:t>
            </w:r>
          </w:p>
        </w:tc>
        <w:tc>
          <w:tcPr>
            <w:tcW w:w="809" w:type="dxa"/>
            <w:gridSpan w:val="2"/>
            <w:vAlign w:val="bottom"/>
          </w:tcPr>
          <w:p w14:paraId="6100217A" w14:textId="288339B1"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rPr>
              <w:t>(5,851)</w:t>
            </w:r>
          </w:p>
        </w:tc>
        <w:tc>
          <w:tcPr>
            <w:tcW w:w="808" w:type="dxa"/>
            <w:gridSpan w:val="2"/>
            <w:vAlign w:val="bottom"/>
          </w:tcPr>
          <w:p w14:paraId="5D112082" w14:textId="02D1D066" w:rsidR="00006D51" w:rsidRPr="00D36171" w:rsidRDefault="00006D51" w:rsidP="00006D51">
            <w:pPr>
              <w:tabs>
                <w:tab w:val="decimal" w:pos="876"/>
              </w:tabs>
              <w:snapToGrid w:val="0"/>
              <w:contextualSpacing/>
              <w:rPr>
                <w:color w:val="000000"/>
                <w:sz w:val="16"/>
                <w:szCs w:val="16"/>
                <w:lang w:val="en-GB"/>
              </w:rPr>
            </w:pPr>
            <w:r>
              <w:rPr>
                <w:color w:val="000000"/>
                <w:sz w:val="16"/>
                <w:szCs w:val="16"/>
              </w:rPr>
              <w:t>(7.7)</w:t>
            </w:r>
          </w:p>
        </w:tc>
        <w:tc>
          <w:tcPr>
            <w:tcW w:w="808" w:type="dxa"/>
            <w:vAlign w:val="bottom"/>
          </w:tcPr>
          <w:p w14:paraId="7518F73C" w14:textId="263BCB23"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9D1BB19" w14:textId="10D2520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E038320" w14:textId="525A8652"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(3,223)</w:t>
            </w:r>
          </w:p>
        </w:tc>
        <w:tc>
          <w:tcPr>
            <w:tcW w:w="810" w:type="dxa"/>
            <w:vAlign w:val="bottom"/>
          </w:tcPr>
          <w:p w14:paraId="47CA42AF" w14:textId="27881301"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(4.0)</w:t>
            </w:r>
          </w:p>
        </w:tc>
      </w:tr>
      <w:tr w:rsidR="00006D51" w:rsidRPr="003F6C55" w14:paraId="2F6C8604" w14:textId="77777777" w:rsidTr="00D36171">
        <w:tc>
          <w:tcPr>
            <w:tcW w:w="1558" w:type="dxa"/>
            <w:vAlign w:val="bottom"/>
          </w:tcPr>
          <w:p w14:paraId="32DF363C" w14:textId="7C720AC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lastRenderedPageBreak/>
              <w:t>Selling and distribution expenses</w:t>
            </w:r>
            <w:r w:rsidRPr="00D36171">
              <w:rPr>
                <w:rFonts w:eastAsia="Arial"/>
                <w:sz w:val="16"/>
                <w:szCs w:val="16"/>
              </w:rPr>
              <w:tab/>
            </w:r>
          </w:p>
        </w:tc>
        <w:tc>
          <w:tcPr>
            <w:tcW w:w="808" w:type="dxa"/>
            <w:vAlign w:val="bottom"/>
          </w:tcPr>
          <w:p w14:paraId="383062C1" w14:textId="060D4166"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(2,736)</w:t>
            </w:r>
          </w:p>
        </w:tc>
        <w:tc>
          <w:tcPr>
            <w:tcW w:w="808" w:type="dxa"/>
            <w:vAlign w:val="bottom"/>
          </w:tcPr>
          <w:p w14:paraId="3349607A" w14:textId="7CEB31C5"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21070469" w14:textId="4541700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(32,932)</w:t>
            </w:r>
          </w:p>
        </w:tc>
        <w:tc>
          <w:tcPr>
            <w:tcW w:w="808" w:type="dxa"/>
            <w:vAlign w:val="bottom"/>
          </w:tcPr>
          <w:p w14:paraId="2540ECB0" w14:textId="69757A6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(326.7)</w:t>
            </w:r>
          </w:p>
        </w:tc>
        <w:tc>
          <w:tcPr>
            <w:tcW w:w="809" w:type="dxa"/>
            <w:gridSpan w:val="2"/>
            <w:vAlign w:val="bottom"/>
          </w:tcPr>
          <w:p w14:paraId="46C4ECC9" w14:textId="69398C7E"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(84,307)</w:t>
            </w:r>
          </w:p>
        </w:tc>
        <w:tc>
          <w:tcPr>
            <w:tcW w:w="808" w:type="dxa"/>
            <w:gridSpan w:val="2"/>
            <w:vAlign w:val="bottom"/>
          </w:tcPr>
          <w:p w14:paraId="0BBCB47D" w14:textId="3C7EF69C" w:rsidR="00006D51" w:rsidRPr="00D36171" w:rsidRDefault="00006D51" w:rsidP="00006D51">
            <w:pPr>
              <w:tabs>
                <w:tab w:val="decimal" w:pos="876"/>
              </w:tabs>
              <w:snapToGrid w:val="0"/>
              <w:contextualSpacing/>
              <w:rPr>
                <w:color w:val="000000"/>
                <w:sz w:val="16"/>
                <w:szCs w:val="16"/>
                <w:lang w:val="en-GB"/>
              </w:rPr>
            </w:pPr>
            <w:r>
              <w:rPr>
                <w:color w:val="000000"/>
                <w:sz w:val="16"/>
                <w:szCs w:val="16"/>
              </w:rPr>
              <w:t>(111.6)</w:t>
            </w:r>
          </w:p>
        </w:tc>
        <w:tc>
          <w:tcPr>
            <w:tcW w:w="808" w:type="dxa"/>
            <w:vAlign w:val="bottom"/>
          </w:tcPr>
          <w:p w14:paraId="6164CE3D" w14:textId="3B6A4CEF"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348E827" w14:textId="128373EE"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4EFF12E2" w14:textId="090A8ECF"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(12,984)</w:t>
            </w:r>
          </w:p>
        </w:tc>
        <w:tc>
          <w:tcPr>
            <w:tcW w:w="810" w:type="dxa"/>
            <w:vAlign w:val="bottom"/>
          </w:tcPr>
          <w:p w14:paraId="2A84458A" w14:textId="4D7DD44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(15.9)</w:t>
            </w:r>
          </w:p>
        </w:tc>
      </w:tr>
      <w:tr w:rsidR="00006D51" w:rsidRPr="003F6C55" w14:paraId="5091C343" w14:textId="77777777" w:rsidTr="00D36171">
        <w:tc>
          <w:tcPr>
            <w:tcW w:w="1558" w:type="dxa"/>
            <w:vAlign w:val="bottom"/>
          </w:tcPr>
          <w:p w14:paraId="715E1AD8" w14:textId="49E306A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Administrative expenses</w:t>
            </w:r>
            <w:r w:rsidRPr="00D36171">
              <w:rPr>
                <w:rFonts w:eastAsia="Arial"/>
                <w:sz w:val="16"/>
                <w:szCs w:val="16"/>
              </w:rPr>
              <w:tab/>
            </w:r>
          </w:p>
        </w:tc>
        <w:tc>
          <w:tcPr>
            <w:tcW w:w="808" w:type="dxa"/>
            <w:vAlign w:val="bottom"/>
          </w:tcPr>
          <w:p w14:paraId="4238D70A" w14:textId="2455255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(14,679)</w:t>
            </w:r>
          </w:p>
        </w:tc>
        <w:tc>
          <w:tcPr>
            <w:tcW w:w="808" w:type="dxa"/>
            <w:vAlign w:val="bottom"/>
          </w:tcPr>
          <w:p w14:paraId="199E7D2B" w14:textId="0E5F7644"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703488A0" w14:textId="5F47238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(69,286)</w:t>
            </w:r>
          </w:p>
        </w:tc>
        <w:tc>
          <w:tcPr>
            <w:tcW w:w="808" w:type="dxa"/>
            <w:vAlign w:val="bottom"/>
          </w:tcPr>
          <w:p w14:paraId="2A6A5032" w14:textId="7A48462D"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(687.4)</w:t>
            </w:r>
          </w:p>
        </w:tc>
        <w:tc>
          <w:tcPr>
            <w:tcW w:w="809" w:type="dxa"/>
            <w:gridSpan w:val="2"/>
            <w:vAlign w:val="bottom"/>
          </w:tcPr>
          <w:p w14:paraId="4B93618F" w14:textId="1C27574B"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(82,861)</w:t>
            </w:r>
          </w:p>
        </w:tc>
        <w:tc>
          <w:tcPr>
            <w:tcW w:w="808" w:type="dxa"/>
            <w:gridSpan w:val="2"/>
            <w:vAlign w:val="bottom"/>
          </w:tcPr>
          <w:p w14:paraId="70128B28" w14:textId="0F7C4B2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(109.7)</w:t>
            </w:r>
          </w:p>
        </w:tc>
        <w:tc>
          <w:tcPr>
            <w:tcW w:w="808" w:type="dxa"/>
            <w:vAlign w:val="bottom"/>
          </w:tcPr>
          <w:p w14:paraId="12716011" w14:textId="09935A1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227F1A42" w14:textId="0ABB67BA"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11F24A8" w14:textId="403E8D6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(20,342)</w:t>
            </w:r>
          </w:p>
        </w:tc>
        <w:tc>
          <w:tcPr>
            <w:tcW w:w="810" w:type="dxa"/>
            <w:vAlign w:val="bottom"/>
          </w:tcPr>
          <w:p w14:paraId="22CDE9DF" w14:textId="5F451CB8"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(25.0)</w:t>
            </w:r>
          </w:p>
        </w:tc>
      </w:tr>
      <w:tr w:rsidR="00006D51" w:rsidRPr="003F6C55" w14:paraId="097E6870" w14:textId="77777777" w:rsidTr="00D36171">
        <w:tc>
          <w:tcPr>
            <w:tcW w:w="1558" w:type="dxa"/>
            <w:vAlign w:val="bottom"/>
          </w:tcPr>
          <w:p w14:paraId="02FCCFFA" w14:textId="281202BF"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Research and development expenses</w:t>
            </w:r>
            <w:r w:rsidRPr="00D36171">
              <w:rPr>
                <w:rFonts w:eastAsia="Arial"/>
                <w:sz w:val="16"/>
                <w:szCs w:val="16"/>
              </w:rPr>
              <w:tab/>
            </w:r>
          </w:p>
        </w:tc>
        <w:tc>
          <w:tcPr>
            <w:tcW w:w="808" w:type="dxa"/>
            <w:vAlign w:val="bottom"/>
          </w:tcPr>
          <w:p w14:paraId="37C35188" w14:textId="6A570F83"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(30,596)</w:t>
            </w:r>
          </w:p>
        </w:tc>
        <w:tc>
          <w:tcPr>
            <w:tcW w:w="808" w:type="dxa"/>
            <w:vAlign w:val="bottom"/>
          </w:tcPr>
          <w:p w14:paraId="5B1BB296" w14:textId="28986A7E"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09F0FB7" w14:textId="78C96523"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(252,924)</w:t>
            </w:r>
          </w:p>
        </w:tc>
        <w:tc>
          <w:tcPr>
            <w:tcW w:w="808" w:type="dxa"/>
            <w:vAlign w:val="bottom"/>
          </w:tcPr>
          <w:p w14:paraId="012AB68D" w14:textId="06BE7BCF"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(2,509.2)</w:t>
            </w:r>
          </w:p>
        </w:tc>
        <w:tc>
          <w:tcPr>
            <w:tcW w:w="809" w:type="dxa"/>
            <w:gridSpan w:val="2"/>
            <w:vAlign w:val="bottom"/>
          </w:tcPr>
          <w:p w14:paraId="5EA9F53F" w14:textId="35545C30"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(354,653)</w:t>
            </w:r>
          </w:p>
        </w:tc>
        <w:tc>
          <w:tcPr>
            <w:tcW w:w="808" w:type="dxa"/>
            <w:gridSpan w:val="2"/>
            <w:vAlign w:val="bottom"/>
          </w:tcPr>
          <w:p w14:paraId="39324A4E" w14:textId="33948E36" w:rsidR="00006D51" w:rsidRPr="00D36171" w:rsidRDefault="00006D51" w:rsidP="00006D51">
            <w:pPr>
              <w:tabs>
                <w:tab w:val="decimal" w:pos="876"/>
              </w:tabs>
              <w:snapToGrid w:val="0"/>
              <w:contextualSpacing/>
              <w:rPr>
                <w:color w:val="000000"/>
                <w:sz w:val="16"/>
                <w:szCs w:val="16"/>
                <w:lang w:val="en-GB"/>
              </w:rPr>
            </w:pPr>
            <w:r>
              <w:rPr>
                <w:color w:val="000000"/>
                <w:sz w:val="16"/>
                <w:szCs w:val="16"/>
              </w:rPr>
              <w:t>(469.5)</w:t>
            </w:r>
          </w:p>
        </w:tc>
        <w:tc>
          <w:tcPr>
            <w:tcW w:w="808" w:type="dxa"/>
            <w:vAlign w:val="bottom"/>
          </w:tcPr>
          <w:p w14:paraId="59595E2A" w14:textId="3B74BBC7"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47E4434" w14:textId="1FDE2342"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B0B5BA8" w14:textId="302EFED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(93,361)</w:t>
            </w:r>
          </w:p>
        </w:tc>
        <w:tc>
          <w:tcPr>
            <w:tcW w:w="810" w:type="dxa"/>
            <w:vAlign w:val="bottom"/>
          </w:tcPr>
          <w:p w14:paraId="4DC7EA90" w14:textId="40EF95E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(114.6)</w:t>
            </w:r>
          </w:p>
        </w:tc>
      </w:tr>
      <w:tr w:rsidR="00006D51" w:rsidRPr="003F6C55" w14:paraId="0850A01F" w14:textId="77777777" w:rsidTr="00D36171">
        <w:tc>
          <w:tcPr>
            <w:tcW w:w="1558" w:type="dxa"/>
            <w:vAlign w:val="bottom"/>
          </w:tcPr>
          <w:p w14:paraId="33431E1F" w14:textId="7027A58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Financing costs</w:t>
            </w:r>
            <w:r w:rsidRPr="00D36171">
              <w:rPr>
                <w:rFonts w:eastAsia="Arial"/>
                <w:sz w:val="16"/>
                <w:szCs w:val="16"/>
              </w:rPr>
              <w:tab/>
            </w:r>
          </w:p>
        </w:tc>
        <w:tc>
          <w:tcPr>
            <w:tcW w:w="808" w:type="dxa"/>
            <w:vAlign w:val="bottom"/>
          </w:tcPr>
          <w:p w14:paraId="30E76062" w14:textId="28FB098E"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(9,904)</w:t>
            </w:r>
          </w:p>
        </w:tc>
        <w:tc>
          <w:tcPr>
            <w:tcW w:w="808" w:type="dxa"/>
            <w:vAlign w:val="bottom"/>
          </w:tcPr>
          <w:p w14:paraId="37695044" w14:textId="2491A1C8"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E39112D" w14:textId="54A068CC"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(70,337)</w:t>
            </w:r>
          </w:p>
        </w:tc>
        <w:tc>
          <w:tcPr>
            <w:tcW w:w="808" w:type="dxa"/>
            <w:vAlign w:val="bottom"/>
          </w:tcPr>
          <w:p w14:paraId="4E54C855" w14:textId="28E14795"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(697.8)</w:t>
            </w:r>
          </w:p>
        </w:tc>
        <w:tc>
          <w:tcPr>
            <w:tcW w:w="809" w:type="dxa"/>
            <w:gridSpan w:val="2"/>
            <w:vAlign w:val="bottom"/>
          </w:tcPr>
          <w:p w14:paraId="25964EAE" w14:textId="65207BC4"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(134,061)</w:t>
            </w:r>
          </w:p>
        </w:tc>
        <w:tc>
          <w:tcPr>
            <w:tcW w:w="808" w:type="dxa"/>
            <w:gridSpan w:val="2"/>
            <w:vAlign w:val="bottom"/>
          </w:tcPr>
          <w:p w14:paraId="12552EF9" w14:textId="2A3907B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(177.5)</w:t>
            </w:r>
          </w:p>
        </w:tc>
        <w:tc>
          <w:tcPr>
            <w:tcW w:w="808" w:type="dxa"/>
            <w:vAlign w:val="bottom"/>
          </w:tcPr>
          <w:p w14:paraId="68F7BE0D" w14:textId="08549A89"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0342F063" w14:textId="27FB5BA4"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3A0CBC83" w14:textId="4256F91D"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(44,881)</w:t>
            </w:r>
          </w:p>
        </w:tc>
        <w:tc>
          <w:tcPr>
            <w:tcW w:w="810" w:type="dxa"/>
            <w:vAlign w:val="bottom"/>
          </w:tcPr>
          <w:p w14:paraId="15A8D06D" w14:textId="1D9FB5D6"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(55.1)</w:t>
            </w:r>
          </w:p>
        </w:tc>
      </w:tr>
      <w:tr w:rsidR="00006D51" w:rsidRPr="003F6C55" w14:paraId="32496682" w14:textId="77777777" w:rsidTr="00D36171">
        <w:tc>
          <w:tcPr>
            <w:tcW w:w="1558" w:type="dxa"/>
            <w:vAlign w:val="bottom"/>
          </w:tcPr>
          <w:p w14:paraId="70FD5FD8" w14:textId="311BCD67"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Share of results of associates</w:t>
            </w:r>
            <w:r w:rsidRPr="00D36171">
              <w:rPr>
                <w:rFonts w:eastAsia="Arial"/>
                <w:sz w:val="16"/>
                <w:szCs w:val="16"/>
              </w:rPr>
              <w:tab/>
            </w:r>
          </w:p>
        </w:tc>
        <w:tc>
          <w:tcPr>
            <w:tcW w:w="808" w:type="dxa"/>
            <w:vAlign w:val="bottom"/>
          </w:tcPr>
          <w:p w14:paraId="4352D6F5" w14:textId="3B54D535"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C0D47A6" w14:textId="2BF22520"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0482928F" w14:textId="234B7EAE"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8" w:type="dxa"/>
            <w:vAlign w:val="bottom"/>
          </w:tcPr>
          <w:p w14:paraId="203D36F7" w14:textId="2E4BE95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9" w:type="dxa"/>
            <w:gridSpan w:val="2"/>
            <w:vAlign w:val="bottom"/>
          </w:tcPr>
          <w:p w14:paraId="6772725A" w14:textId="0D60D444"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(35)</w:t>
            </w:r>
          </w:p>
        </w:tc>
        <w:tc>
          <w:tcPr>
            <w:tcW w:w="808" w:type="dxa"/>
            <w:gridSpan w:val="2"/>
            <w:vAlign w:val="bottom"/>
          </w:tcPr>
          <w:p w14:paraId="2C99D19F" w14:textId="00CA09C5"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(0.0)</w:t>
            </w:r>
          </w:p>
        </w:tc>
        <w:tc>
          <w:tcPr>
            <w:tcW w:w="808" w:type="dxa"/>
            <w:vAlign w:val="bottom"/>
          </w:tcPr>
          <w:p w14:paraId="240B7BF5" w14:textId="4CF5257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79F2C82" w14:textId="600596B5"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07B7481" w14:textId="3ED3748B"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c>
          <w:tcPr>
            <w:tcW w:w="810" w:type="dxa"/>
            <w:vAlign w:val="bottom"/>
          </w:tcPr>
          <w:p w14:paraId="7B316DAC" w14:textId="74E4E71D"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r>
      <w:tr w:rsidR="00006D51" w:rsidRPr="003F6C55" w14:paraId="3259A4C5" w14:textId="77777777" w:rsidTr="00D36171">
        <w:tc>
          <w:tcPr>
            <w:tcW w:w="1558" w:type="dxa"/>
            <w:vAlign w:val="bottom"/>
          </w:tcPr>
          <w:p w14:paraId="44EE48FE" w14:textId="7E90DB9B"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Theme="minorEastAsia" w:hint="eastAsia"/>
                <w:b/>
                <w:bCs/>
                <w:sz w:val="16"/>
                <w:szCs w:val="16"/>
                <w:lang w:eastAsia="zh-CN"/>
              </w:rPr>
              <w:t>Loss</w:t>
            </w:r>
            <w:r w:rsidRPr="00D36171">
              <w:rPr>
                <w:rFonts w:eastAsia="Arial"/>
                <w:b/>
                <w:bCs/>
                <w:sz w:val="16"/>
                <w:szCs w:val="16"/>
              </w:rPr>
              <w:t xml:space="preserve"> before tax</w:t>
            </w:r>
          </w:p>
        </w:tc>
        <w:tc>
          <w:tcPr>
            <w:tcW w:w="808" w:type="dxa"/>
            <w:vAlign w:val="bottom"/>
          </w:tcPr>
          <w:p w14:paraId="047301DB" w14:textId="5E34FE12"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rPr>
              <w:t>(56,205)</w:t>
            </w:r>
          </w:p>
        </w:tc>
        <w:tc>
          <w:tcPr>
            <w:tcW w:w="808" w:type="dxa"/>
            <w:vAlign w:val="bottom"/>
          </w:tcPr>
          <w:p w14:paraId="4B1AF045" w14:textId="746033AA" w:rsidR="00006D51" w:rsidRPr="00D36171" w:rsidRDefault="00006D51" w:rsidP="00006D51">
            <w:pPr>
              <w:tabs>
                <w:tab w:val="decimal" w:pos="509"/>
              </w:tabs>
              <w:snapToGrid w:val="0"/>
              <w:contextualSpacing/>
              <w:rPr>
                <w:b/>
                <w:bCs/>
                <w:color w:val="000000"/>
                <w:sz w:val="16"/>
                <w:szCs w:val="16"/>
                <w:lang w:val="en-GB"/>
              </w:rPr>
            </w:pPr>
            <w:r w:rsidRPr="00006D51">
              <w:rPr>
                <w:sz w:val="16"/>
                <w:szCs w:val="32"/>
              </w:rPr>
              <w:t>N/A</w:t>
            </w:r>
          </w:p>
        </w:tc>
        <w:tc>
          <w:tcPr>
            <w:tcW w:w="808" w:type="dxa"/>
            <w:vAlign w:val="bottom"/>
          </w:tcPr>
          <w:p w14:paraId="63806C5E" w14:textId="4C1816F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(380,412)</w:t>
            </w:r>
          </w:p>
        </w:tc>
        <w:tc>
          <w:tcPr>
            <w:tcW w:w="808" w:type="dxa"/>
            <w:vAlign w:val="bottom"/>
          </w:tcPr>
          <w:p w14:paraId="50CA422A" w14:textId="5E224F63"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(3,773.9)</w:t>
            </w:r>
          </w:p>
        </w:tc>
        <w:tc>
          <w:tcPr>
            <w:tcW w:w="809" w:type="dxa"/>
            <w:gridSpan w:val="2"/>
            <w:vAlign w:val="bottom"/>
          </w:tcPr>
          <w:p w14:paraId="7A59344C" w14:textId="08DF658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(582,668)</w:t>
            </w:r>
          </w:p>
        </w:tc>
        <w:tc>
          <w:tcPr>
            <w:tcW w:w="808" w:type="dxa"/>
            <w:gridSpan w:val="2"/>
            <w:vAlign w:val="bottom"/>
          </w:tcPr>
          <w:p w14:paraId="4B384F28" w14:textId="22C876BF"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(771.3)</w:t>
            </w:r>
          </w:p>
        </w:tc>
        <w:tc>
          <w:tcPr>
            <w:tcW w:w="808" w:type="dxa"/>
            <w:vAlign w:val="bottom"/>
          </w:tcPr>
          <w:p w14:paraId="4A417BA3" w14:textId="680AE880"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4D30E857" w14:textId="5826F837"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684E406C" w14:textId="3F3124A3"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(149,651)</w:t>
            </w:r>
          </w:p>
        </w:tc>
        <w:tc>
          <w:tcPr>
            <w:tcW w:w="810" w:type="dxa"/>
            <w:vAlign w:val="bottom"/>
          </w:tcPr>
          <w:p w14:paraId="1D0A61E1" w14:textId="43834048"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(183.6)</w:t>
            </w:r>
          </w:p>
        </w:tc>
      </w:tr>
      <w:tr w:rsidR="00006D51" w:rsidRPr="003F6C55" w14:paraId="593CD239" w14:textId="77777777" w:rsidTr="00D36171">
        <w:tc>
          <w:tcPr>
            <w:tcW w:w="1558" w:type="dxa"/>
            <w:vAlign w:val="bottom"/>
          </w:tcPr>
          <w:p w14:paraId="3412DD9A" w14:textId="3E33F61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Income tax </w:t>
            </w:r>
            <w:r w:rsidRPr="00D36171">
              <w:rPr>
                <w:rFonts w:eastAsiaTheme="minorEastAsia" w:hint="eastAsia"/>
                <w:sz w:val="16"/>
                <w:szCs w:val="16"/>
                <w:lang w:eastAsia="zh-CN"/>
              </w:rPr>
              <w:t>credit</w:t>
            </w:r>
            <w:r w:rsidRPr="00D36171">
              <w:rPr>
                <w:rFonts w:eastAsia="Arial"/>
                <w:sz w:val="16"/>
                <w:szCs w:val="16"/>
              </w:rPr>
              <w:tab/>
            </w:r>
          </w:p>
        </w:tc>
        <w:tc>
          <w:tcPr>
            <w:tcW w:w="808" w:type="dxa"/>
            <w:vAlign w:val="bottom"/>
          </w:tcPr>
          <w:p w14:paraId="52CC3416" w14:textId="5ABE4CF0"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eastAsia="zh-TW"/>
              </w:rPr>
              <w:t xml:space="preserve">4,355 </w:t>
            </w:r>
          </w:p>
        </w:tc>
        <w:tc>
          <w:tcPr>
            <w:tcW w:w="808" w:type="dxa"/>
            <w:vAlign w:val="bottom"/>
          </w:tcPr>
          <w:p w14:paraId="7EF71358" w14:textId="1E5F6591"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67AE11A0" w14:textId="3E9F88B3"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2,249 </w:t>
            </w:r>
          </w:p>
        </w:tc>
        <w:tc>
          <w:tcPr>
            <w:tcW w:w="808" w:type="dxa"/>
            <w:vAlign w:val="bottom"/>
          </w:tcPr>
          <w:p w14:paraId="1BE70E4E" w14:textId="43D27C76"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22.3 </w:t>
            </w:r>
          </w:p>
        </w:tc>
        <w:tc>
          <w:tcPr>
            <w:tcW w:w="809" w:type="dxa"/>
            <w:gridSpan w:val="2"/>
            <w:vAlign w:val="bottom"/>
          </w:tcPr>
          <w:p w14:paraId="0A1C7E63" w14:textId="74525AC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 xml:space="preserve">3,354 </w:t>
            </w:r>
          </w:p>
        </w:tc>
        <w:tc>
          <w:tcPr>
            <w:tcW w:w="808" w:type="dxa"/>
            <w:gridSpan w:val="2"/>
            <w:vAlign w:val="bottom"/>
          </w:tcPr>
          <w:p w14:paraId="02294A59" w14:textId="1FF41FD9"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 xml:space="preserve">4.4 </w:t>
            </w:r>
          </w:p>
        </w:tc>
        <w:tc>
          <w:tcPr>
            <w:tcW w:w="808" w:type="dxa"/>
            <w:vAlign w:val="bottom"/>
          </w:tcPr>
          <w:p w14:paraId="0515FC85" w14:textId="1228AD34"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37853909" w14:textId="16F05CF7"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CE9DA04" w14:textId="1C48AAD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3,508 </w:t>
            </w:r>
          </w:p>
        </w:tc>
        <w:tc>
          <w:tcPr>
            <w:tcW w:w="810" w:type="dxa"/>
            <w:vAlign w:val="bottom"/>
          </w:tcPr>
          <w:p w14:paraId="025D8826" w14:textId="3C4F0589"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4.3 </w:t>
            </w:r>
          </w:p>
        </w:tc>
      </w:tr>
      <w:tr w:rsidR="00006D51" w:rsidRPr="003F6C55" w14:paraId="7C969B53" w14:textId="77777777" w:rsidTr="00D36171">
        <w:trPr>
          <w:trHeight w:val="433"/>
        </w:trPr>
        <w:tc>
          <w:tcPr>
            <w:tcW w:w="1558" w:type="dxa"/>
            <w:vAlign w:val="bottom"/>
          </w:tcPr>
          <w:p w14:paraId="3DE17321" w14:textId="415ED7CE" w:rsidR="00006D51" w:rsidRPr="00D36171" w:rsidRDefault="00006D51" w:rsidP="00006D51">
            <w:pPr>
              <w:tabs>
                <w:tab w:val="right" w:leader="dot" w:pos="2805"/>
              </w:tabs>
              <w:snapToGrid w:val="0"/>
              <w:ind w:left="181" w:hanging="181"/>
              <w:contextualSpacing/>
              <w:rPr>
                <w:rFonts w:eastAsia="Arial"/>
                <w:b/>
                <w:bCs/>
                <w:sz w:val="16"/>
                <w:szCs w:val="16"/>
              </w:rPr>
            </w:pPr>
            <w:bookmarkStart w:id="6" w:name="OLE_LINK191"/>
            <w:bookmarkStart w:id="7" w:name="OLE_LINK192"/>
            <w:r w:rsidRPr="00D36171">
              <w:rPr>
                <w:rFonts w:eastAsiaTheme="minorEastAsia"/>
                <w:b/>
                <w:bCs/>
                <w:sz w:val="16"/>
                <w:szCs w:val="16"/>
                <w:lang w:eastAsia="zh-CN"/>
              </w:rPr>
              <w:t>Loss and total comprehensive expense</w:t>
            </w:r>
            <w:r w:rsidRPr="00D36171">
              <w:rPr>
                <w:rFonts w:eastAsia="Arial"/>
                <w:b/>
                <w:bCs/>
                <w:sz w:val="16"/>
                <w:szCs w:val="16"/>
              </w:rPr>
              <w:t xml:space="preserve"> for the period</w:t>
            </w:r>
            <w:r w:rsidRPr="00D36171">
              <w:rPr>
                <w:rFonts w:eastAsia="Arial"/>
                <w:b/>
                <w:bCs/>
                <w:sz w:val="16"/>
                <w:szCs w:val="16"/>
              </w:rPr>
              <w:tab/>
            </w:r>
          </w:p>
        </w:tc>
        <w:tc>
          <w:tcPr>
            <w:tcW w:w="808" w:type="dxa"/>
            <w:vAlign w:val="bottom"/>
          </w:tcPr>
          <w:p w14:paraId="0D0A8AF7" w14:textId="049C68FF" w:rsidR="00006D51" w:rsidRPr="00D36171" w:rsidRDefault="00006D51" w:rsidP="00006D51">
            <w:pPr>
              <w:pBdr>
                <w:bottom w:val="thinThickSmallGap" w:sz="12" w:space="1" w:color="auto"/>
              </w:pBdr>
              <w:tabs>
                <w:tab w:val="decimal" w:pos="509"/>
              </w:tabs>
              <w:snapToGrid w:val="0"/>
              <w:contextualSpacing/>
              <w:rPr>
                <w:b/>
                <w:bCs/>
                <w:color w:val="000000"/>
                <w:sz w:val="16"/>
                <w:szCs w:val="16"/>
                <w:lang w:val="en-GB"/>
              </w:rPr>
            </w:pPr>
            <w:r w:rsidRPr="00D36171">
              <w:rPr>
                <w:b/>
                <w:bCs/>
                <w:color w:val="000000"/>
                <w:sz w:val="16"/>
                <w:szCs w:val="16"/>
                <w:lang w:val="en-GB"/>
              </w:rPr>
              <w:t>(51,850)</w:t>
            </w:r>
          </w:p>
        </w:tc>
        <w:tc>
          <w:tcPr>
            <w:tcW w:w="808" w:type="dxa"/>
            <w:vAlign w:val="bottom"/>
          </w:tcPr>
          <w:p w14:paraId="6881CE44" w14:textId="03B0E46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006D51">
              <w:rPr>
                <w:sz w:val="16"/>
                <w:szCs w:val="32"/>
              </w:rPr>
              <w:t>N/A</w:t>
            </w:r>
          </w:p>
        </w:tc>
        <w:tc>
          <w:tcPr>
            <w:tcW w:w="808" w:type="dxa"/>
            <w:vAlign w:val="bottom"/>
          </w:tcPr>
          <w:p w14:paraId="56D2EACE" w14:textId="37BAEC87"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(378,163)</w:t>
            </w:r>
          </w:p>
        </w:tc>
        <w:tc>
          <w:tcPr>
            <w:tcW w:w="808" w:type="dxa"/>
            <w:vAlign w:val="bottom"/>
          </w:tcPr>
          <w:p w14:paraId="7486D473" w14:textId="34416A4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(3,751.6)</w:t>
            </w:r>
          </w:p>
        </w:tc>
        <w:tc>
          <w:tcPr>
            <w:tcW w:w="809" w:type="dxa"/>
            <w:gridSpan w:val="2"/>
            <w:vAlign w:val="bottom"/>
          </w:tcPr>
          <w:p w14:paraId="73912407" w14:textId="0EE6007D"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(579,314)</w:t>
            </w:r>
          </w:p>
        </w:tc>
        <w:tc>
          <w:tcPr>
            <w:tcW w:w="808" w:type="dxa"/>
            <w:gridSpan w:val="2"/>
            <w:vAlign w:val="bottom"/>
          </w:tcPr>
          <w:p w14:paraId="2220223F" w14:textId="2263D68B"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(766.8)</w:t>
            </w:r>
          </w:p>
        </w:tc>
        <w:tc>
          <w:tcPr>
            <w:tcW w:w="808" w:type="dxa"/>
            <w:vAlign w:val="bottom"/>
          </w:tcPr>
          <w:p w14:paraId="45CE8E8C" w14:textId="5B5C26A0"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203F6B86" w14:textId="77E13AB3"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3C0CC547" w14:textId="2A7F8778"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(146,143)</w:t>
            </w:r>
          </w:p>
        </w:tc>
        <w:tc>
          <w:tcPr>
            <w:tcW w:w="810" w:type="dxa"/>
            <w:vAlign w:val="bottom"/>
          </w:tcPr>
          <w:p w14:paraId="50F90737" w14:textId="45ACA027"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(179.3)</w:t>
            </w:r>
          </w:p>
        </w:tc>
      </w:tr>
      <w:bookmarkEnd w:id="4"/>
      <w:bookmarkEnd w:id="6"/>
      <w:bookmarkEnd w:id="7"/>
    </w:tbl>
    <w:p w14:paraId="06C2AECC" w14:textId="77777777" w:rsidR="00627C1A" w:rsidRDefault="00627C1A" w:rsidP="00627C1A">
      <w:pPr>
        <w:spacing w:line="240" w:lineRule="auto"/>
        <w:ind w:firstLine="720"/>
        <w:jc w:val="both"/>
        <w:rPr>
          <w:rFonts w:ascii="Times New Roman" w:hAnsi="Times New Roman" w:cs="Times New Roman"/>
          <w:iCs/>
          <w:sz w:val="16"/>
          <w:szCs w:val="16"/>
        </w:rPr>
      </w:pPr>
    </w:p>
    <w:p w14:paraId="7197A2E4" w14:textId="41DE4325" w:rsidR="0047481E" w:rsidRDefault="0047481E" w:rsidP="0047481E">
      <w:pPr>
        <w:jc w:val="both"/>
        <w:outlineLvl w:val="0"/>
        <w:rPr>
          <w:rFonts w:ascii="Times New Roman" w:hAnsi="Times New Roman" w:cs="Times New Roman"/>
          <w:b/>
          <w:iCs/>
        </w:rPr>
      </w:pPr>
      <w:r>
        <w:rPr>
          <w:rFonts w:ascii="Times New Roman" w:hAnsi="Times New Roman" w:cs="Times New Roman"/>
          <w:b/>
          <w:iCs/>
        </w:rPr>
        <w:t>NON-IFRS MEASURE</w:t>
      </w:r>
    </w:p>
    <w:p w14:paraId="6150F5F8" w14:textId="6D9B6922"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 xml:space="preserve">To supplement our consolidated financial statements, we use adjusted net </w:t>
      </w:r>
      <w:proofErr w:type="gramStart"/>
      <w:r w:rsidRPr="009D4A47">
        <w:rPr>
          <w:rFonts w:ascii="Times New Roman" w:hAnsi="Times New Roman" w:cs="Times New Roman"/>
          <w:bCs/>
          <w:iCs/>
        </w:rPr>
        <w:t>profit/(</w:t>
      </w:r>
      <w:proofErr w:type="gramEnd"/>
      <w:r w:rsidRPr="009D4A47">
        <w:rPr>
          <w:rFonts w:ascii="Times New Roman" w:hAnsi="Times New Roman" w:cs="Times New Roman"/>
          <w:bCs/>
          <w:iCs/>
        </w:rPr>
        <w:t xml:space="preserve">loss) (non-IFRS measure) as additional financial measure, which is not required by, or presented in accordance with IFRS Accounting Standards. We define adjusted net profit/(loss) (non-IFRS measure) as profit/(loss) for the period/year adjusted by adding back changes in fair values of financial liabilities on shares with preferential rights, listing expenses and share-based payment expenses. Changes in fair values of financial liabilities on shares with preferential rights reflect changes in our valuation and equity financing activities, which will be automatically converted into ordinary shares upon the </w:t>
      </w:r>
      <w:proofErr w:type="gramStart"/>
      <w:r w:rsidRPr="009D4A47">
        <w:rPr>
          <w:rFonts w:ascii="Times New Roman" w:hAnsi="Times New Roman" w:cs="Times New Roman"/>
          <w:bCs/>
          <w:iCs/>
        </w:rPr>
        <w:t>Listing</w:t>
      </w:r>
      <w:proofErr w:type="gramEnd"/>
      <w:r w:rsidRPr="009D4A47">
        <w:rPr>
          <w:rFonts w:ascii="Times New Roman" w:hAnsi="Times New Roman" w:cs="Times New Roman"/>
          <w:bCs/>
          <w:iCs/>
        </w:rPr>
        <w:t xml:space="preserve"> and the related financial instruments will be reclassified from financial liabilities to equity. Listing expenses are the expenses arising from activities in relation to the Listing and Global Offering. Share-based payment expenses are non-cash in nature and arise from granting economic rights in our share incentive platforms to senior management and employees. </w:t>
      </w:r>
      <w:del w:id="8" w:author="Liang, Yan" w:date="2026-05-28T00:34:00Z" w16du:dateUtc="2026-05-27T16:34:00Z">
        <w:r w:rsidRPr="009D4A47" w:rsidDel="00BA1B08">
          <w:rPr>
            <w:rFonts w:ascii="Times New Roman" w:hAnsi="Times New Roman" w:cs="Times New Roman"/>
            <w:bCs/>
            <w:iCs/>
          </w:rPr>
          <w:delText>We believe this measure provides useful information to investors and others in understanding and evaluating our consolidated results of operations in the same manner as they help our management. However, o</w:delText>
        </w:r>
      </w:del>
      <w:ins w:id="9" w:author="Liang, Yan" w:date="2026-05-28T00:34:00Z" w16du:dateUtc="2026-05-27T16:34:00Z">
        <w:r w:rsidR="00BA1B08">
          <w:rPr>
            <w:rFonts w:ascii="Times New Roman" w:hAnsi="Times New Roman" w:cs="Times New Roman" w:hint="eastAsia"/>
            <w:bCs/>
            <w:iCs/>
          </w:rPr>
          <w:t>O</w:t>
        </w:r>
      </w:ins>
      <w:r w:rsidRPr="009D4A47">
        <w:rPr>
          <w:rFonts w:ascii="Times New Roman" w:hAnsi="Times New Roman" w:cs="Times New Roman"/>
          <w:bCs/>
          <w:iCs/>
        </w:rPr>
        <w:t xml:space="preserve">Our presentation of adjusted net </w:t>
      </w:r>
      <w:proofErr w:type="gramStart"/>
      <w:r w:rsidRPr="009D4A47">
        <w:rPr>
          <w:rFonts w:ascii="Times New Roman" w:hAnsi="Times New Roman" w:cs="Times New Roman"/>
          <w:bCs/>
          <w:iCs/>
        </w:rPr>
        <w:t>profit/(loss) (</w:t>
      </w:r>
      <w:proofErr w:type="gramEnd"/>
      <w:r w:rsidRPr="009D4A47">
        <w:rPr>
          <w:rFonts w:ascii="Times New Roman" w:hAnsi="Times New Roman" w:cs="Times New Roman"/>
          <w:bCs/>
          <w:iCs/>
        </w:rPr>
        <w:t>non-IFRS measure) may not be comparable to similarly titled measures presented by other companies. The use of this non-IFRS measure as an analytical tool has limitations, and you should not consider them in isolation from, or as a substitute for an ana</w:t>
      </w:r>
      <w:r>
        <w:rPr>
          <w:rFonts w:ascii="Times New Roman" w:hAnsi="Times New Roman" w:cs="Times New Roman" w:hint="eastAsia"/>
          <w:bCs/>
          <w:iCs/>
        </w:rPr>
        <w:t>lysis of, our results of operations or financial conditions as reported under IFRS Accounting Standards</w:t>
      </w:r>
      <w:r w:rsidR="0047481E">
        <w:rPr>
          <w:rFonts w:ascii="Times New Roman" w:hAnsi="Times New Roman" w:cs="Times New Roman"/>
          <w:bCs/>
          <w:iCs/>
        </w:rPr>
        <w:t>.</w:t>
      </w:r>
    </w:p>
    <w:p w14:paraId="79F90FB8" w14:textId="59BC1F78"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The following table reconciles our adjusted net profit/(loss) (non-IFRS measure) for the periods presented in accordance with IFRS, which is profit/(loss) for the period/year</w:t>
      </w:r>
      <w:r w:rsidR="0047481E">
        <w:rPr>
          <w:rFonts w:ascii="Times New Roman" w:hAnsi="Times New Roman" w:cs="Times New Roman"/>
          <w:bCs/>
          <w:iCs/>
        </w:rPr>
        <w:t>:</w:t>
      </w:r>
    </w:p>
    <w:tbl>
      <w:tblPr>
        <w:tblStyle w:val="TableGrid133"/>
        <w:tblW w:w="5321"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9"/>
        <w:gridCol w:w="1616"/>
        <w:gridCol w:w="1617"/>
        <w:gridCol w:w="1616"/>
        <w:gridCol w:w="49"/>
        <w:gridCol w:w="1568"/>
        <w:gridCol w:w="1582"/>
      </w:tblGrid>
      <w:tr w:rsidR="0047481E" w:rsidRPr="003F6C55" w14:paraId="7A0377BB" w14:textId="77777777" w:rsidTr="007969A2">
        <w:tc>
          <w:tcPr>
            <w:tcW w:w="1558" w:type="dxa"/>
            <w:vAlign w:val="bottom"/>
          </w:tcPr>
          <w:p w14:paraId="62DD03DF" w14:textId="77777777" w:rsidR="0047481E" w:rsidRPr="007969A2" w:rsidRDefault="0047481E" w:rsidP="00C1711C">
            <w:pPr>
              <w:snapToGrid w:val="0"/>
              <w:contextualSpacing/>
              <w:rPr>
                <w:rFonts w:eastAsia="Arial"/>
                <w:sz w:val="18"/>
                <w:szCs w:val="18"/>
              </w:rPr>
            </w:pPr>
          </w:p>
        </w:tc>
        <w:tc>
          <w:tcPr>
            <w:tcW w:w="4898" w:type="dxa"/>
            <w:gridSpan w:val="4"/>
            <w:vAlign w:val="bottom"/>
          </w:tcPr>
          <w:p w14:paraId="53EA6FEE"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150" w:type="dxa"/>
            <w:gridSpan w:val="2"/>
            <w:vAlign w:val="bottom"/>
          </w:tcPr>
          <w:p w14:paraId="63D4E935"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Three months ended March 31,</w:t>
            </w:r>
          </w:p>
        </w:tc>
      </w:tr>
      <w:tr w:rsidR="0047481E" w:rsidRPr="003F6C55" w14:paraId="3EAF84E7" w14:textId="77777777" w:rsidTr="007969A2">
        <w:tc>
          <w:tcPr>
            <w:tcW w:w="1558" w:type="dxa"/>
            <w:vAlign w:val="bottom"/>
          </w:tcPr>
          <w:p w14:paraId="72154D32" w14:textId="77777777" w:rsidR="0047481E" w:rsidRPr="007969A2" w:rsidRDefault="0047481E" w:rsidP="00C1711C">
            <w:pPr>
              <w:snapToGrid w:val="0"/>
              <w:contextualSpacing/>
              <w:rPr>
                <w:rFonts w:eastAsia="Arial"/>
                <w:sz w:val="18"/>
                <w:szCs w:val="18"/>
              </w:rPr>
            </w:pPr>
          </w:p>
        </w:tc>
        <w:tc>
          <w:tcPr>
            <w:tcW w:w="1616" w:type="dxa"/>
            <w:vAlign w:val="bottom"/>
          </w:tcPr>
          <w:p w14:paraId="363F7891" w14:textId="43D900AE"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3</w:t>
            </w:r>
          </w:p>
        </w:tc>
        <w:tc>
          <w:tcPr>
            <w:tcW w:w="1617" w:type="dxa"/>
            <w:vAlign w:val="bottom"/>
          </w:tcPr>
          <w:p w14:paraId="3C0120D4" w14:textId="394EE291"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4</w:t>
            </w:r>
          </w:p>
        </w:tc>
        <w:tc>
          <w:tcPr>
            <w:tcW w:w="1616" w:type="dxa"/>
            <w:vAlign w:val="bottom"/>
          </w:tcPr>
          <w:p w14:paraId="125529CE" w14:textId="741B3C7B"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617" w:type="dxa"/>
            <w:gridSpan w:val="2"/>
            <w:vAlign w:val="bottom"/>
          </w:tcPr>
          <w:p w14:paraId="68316D92" w14:textId="29202244"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582" w:type="dxa"/>
            <w:vAlign w:val="bottom"/>
          </w:tcPr>
          <w:p w14:paraId="4B455A8C" w14:textId="3C980A39"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6</w:t>
            </w:r>
          </w:p>
        </w:tc>
      </w:tr>
      <w:tr w:rsidR="0047481E" w:rsidRPr="003F6C55" w14:paraId="4556A4B2" w14:textId="77777777" w:rsidTr="007969A2">
        <w:tblPrEx>
          <w:tblCellMar>
            <w:left w:w="108" w:type="dxa"/>
            <w:right w:w="108" w:type="dxa"/>
          </w:tblCellMar>
        </w:tblPrEx>
        <w:trPr>
          <w:trHeight w:val="242"/>
        </w:trPr>
        <w:tc>
          <w:tcPr>
            <w:tcW w:w="1558" w:type="dxa"/>
            <w:vAlign w:val="bottom"/>
          </w:tcPr>
          <w:p w14:paraId="7506FA7F" w14:textId="77777777" w:rsidR="0047481E" w:rsidRPr="007969A2" w:rsidRDefault="0047481E" w:rsidP="00C1711C">
            <w:pPr>
              <w:snapToGrid w:val="0"/>
              <w:contextualSpacing/>
              <w:rPr>
                <w:rFonts w:eastAsia="Arial"/>
                <w:sz w:val="18"/>
                <w:szCs w:val="18"/>
              </w:rPr>
            </w:pPr>
          </w:p>
        </w:tc>
        <w:tc>
          <w:tcPr>
            <w:tcW w:w="8048" w:type="dxa"/>
            <w:gridSpan w:val="6"/>
            <w:vAlign w:val="bottom"/>
          </w:tcPr>
          <w:p w14:paraId="27C4D61B" w14:textId="77777777" w:rsidR="0047481E" w:rsidRPr="007969A2" w:rsidRDefault="0047481E" w:rsidP="00C1711C">
            <w:pPr>
              <w:snapToGrid w:val="0"/>
              <w:contextualSpacing/>
              <w:jc w:val="center"/>
              <w:rPr>
                <w:rFonts w:eastAsia="Arial"/>
                <w:bCs/>
                <w:i/>
                <w:iCs/>
                <w:sz w:val="18"/>
                <w:szCs w:val="18"/>
              </w:rPr>
            </w:pPr>
            <w:r w:rsidRPr="007969A2">
              <w:rPr>
                <w:rFonts w:eastAsia="Arial"/>
                <w:bCs/>
                <w:i/>
                <w:iCs/>
                <w:sz w:val="18"/>
                <w:szCs w:val="18"/>
              </w:rPr>
              <w:t>(RMB in thousands)</w:t>
            </w:r>
          </w:p>
        </w:tc>
      </w:tr>
      <w:tr w:rsidR="009D4A47" w:rsidRPr="003F6C55" w14:paraId="4A6748F2" w14:textId="77777777" w:rsidTr="007969A2">
        <w:tblPrEx>
          <w:tblCellMar>
            <w:left w:w="108" w:type="dxa"/>
            <w:right w:w="108" w:type="dxa"/>
          </w:tblCellMar>
        </w:tblPrEx>
        <w:trPr>
          <w:trHeight w:val="242"/>
        </w:trPr>
        <w:tc>
          <w:tcPr>
            <w:tcW w:w="1558" w:type="dxa"/>
            <w:vAlign w:val="bottom"/>
          </w:tcPr>
          <w:p w14:paraId="27F9272B" w14:textId="77777777" w:rsidR="009D4A47" w:rsidRPr="007969A2" w:rsidRDefault="009D4A47" w:rsidP="00C1711C">
            <w:pPr>
              <w:snapToGrid w:val="0"/>
              <w:contextualSpacing/>
              <w:rPr>
                <w:rFonts w:eastAsia="Arial"/>
                <w:sz w:val="18"/>
                <w:szCs w:val="18"/>
              </w:rPr>
            </w:pPr>
          </w:p>
        </w:tc>
        <w:tc>
          <w:tcPr>
            <w:tcW w:w="1616" w:type="dxa"/>
            <w:vAlign w:val="bottom"/>
          </w:tcPr>
          <w:p w14:paraId="1C6062AE" w14:textId="77777777" w:rsidR="009D4A47" w:rsidRPr="007969A2" w:rsidRDefault="009D4A47" w:rsidP="00C1711C">
            <w:pPr>
              <w:snapToGrid w:val="0"/>
              <w:contextualSpacing/>
              <w:jc w:val="center"/>
              <w:rPr>
                <w:rFonts w:eastAsia="Arial"/>
                <w:b/>
                <w:sz w:val="18"/>
                <w:szCs w:val="18"/>
              </w:rPr>
            </w:pPr>
          </w:p>
        </w:tc>
        <w:tc>
          <w:tcPr>
            <w:tcW w:w="1617" w:type="dxa"/>
            <w:vAlign w:val="bottom"/>
          </w:tcPr>
          <w:p w14:paraId="38B680AF" w14:textId="77777777" w:rsidR="009D4A47" w:rsidRPr="007969A2" w:rsidRDefault="009D4A47" w:rsidP="00C1711C">
            <w:pPr>
              <w:snapToGrid w:val="0"/>
              <w:contextualSpacing/>
              <w:jc w:val="center"/>
              <w:rPr>
                <w:rFonts w:eastAsia="Arial"/>
                <w:b/>
                <w:sz w:val="18"/>
                <w:szCs w:val="18"/>
              </w:rPr>
            </w:pPr>
          </w:p>
        </w:tc>
        <w:tc>
          <w:tcPr>
            <w:tcW w:w="1616" w:type="dxa"/>
            <w:vAlign w:val="bottom"/>
          </w:tcPr>
          <w:p w14:paraId="4C737A63" w14:textId="77777777" w:rsidR="009D4A47" w:rsidRPr="007969A2" w:rsidRDefault="009D4A47" w:rsidP="00C1711C">
            <w:pPr>
              <w:snapToGrid w:val="0"/>
              <w:contextualSpacing/>
              <w:jc w:val="center"/>
              <w:rPr>
                <w:rFonts w:eastAsia="Arial"/>
                <w:b/>
                <w:sz w:val="18"/>
                <w:szCs w:val="18"/>
              </w:rPr>
            </w:pPr>
          </w:p>
        </w:tc>
        <w:tc>
          <w:tcPr>
            <w:tcW w:w="3199" w:type="dxa"/>
            <w:gridSpan w:val="3"/>
            <w:vAlign w:val="bottom"/>
          </w:tcPr>
          <w:p w14:paraId="5EA0659E" w14:textId="7C209BAF" w:rsidR="009D4A47" w:rsidRPr="007969A2" w:rsidRDefault="009D4A47"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7B04DC" w:rsidRPr="003F6C55" w14:paraId="14EA3F44" w14:textId="77777777" w:rsidTr="007969A2">
        <w:tblPrEx>
          <w:tblCellMar>
            <w:left w:w="108" w:type="dxa"/>
            <w:right w:w="108" w:type="dxa"/>
          </w:tblCellMar>
        </w:tblPrEx>
        <w:trPr>
          <w:trHeight w:val="242"/>
        </w:trPr>
        <w:tc>
          <w:tcPr>
            <w:tcW w:w="1558" w:type="dxa"/>
            <w:vAlign w:val="bottom"/>
          </w:tcPr>
          <w:p w14:paraId="776650FD" w14:textId="27762BE3" w:rsidR="007B04DC" w:rsidRPr="007969A2" w:rsidRDefault="007B04DC" w:rsidP="007B04DC">
            <w:pPr>
              <w:snapToGrid w:val="0"/>
              <w:ind w:left="135" w:hanging="135"/>
              <w:contextualSpacing/>
              <w:rPr>
                <w:rFonts w:eastAsia="Arial"/>
                <w:sz w:val="18"/>
                <w:szCs w:val="18"/>
              </w:rPr>
            </w:pPr>
            <w:r w:rsidRPr="007969A2">
              <w:rPr>
                <w:sz w:val="18"/>
                <w:szCs w:val="18"/>
              </w:rPr>
              <w:t>Loss for the year/period</w:t>
            </w:r>
          </w:p>
        </w:tc>
        <w:tc>
          <w:tcPr>
            <w:tcW w:w="1616" w:type="dxa"/>
            <w:vAlign w:val="bottom"/>
          </w:tcPr>
          <w:p w14:paraId="2B3DFB63" w14:textId="360876E6" w:rsidR="007B04DC" w:rsidRPr="007969A2" w:rsidRDefault="007B04DC" w:rsidP="007B04DC">
            <w:pPr>
              <w:snapToGrid w:val="0"/>
              <w:contextualSpacing/>
              <w:jc w:val="right"/>
              <w:rPr>
                <w:rFonts w:eastAsia="Arial"/>
                <w:sz w:val="18"/>
                <w:szCs w:val="18"/>
              </w:rPr>
            </w:pPr>
            <w:r w:rsidRPr="007969A2">
              <w:rPr>
                <w:sz w:val="18"/>
                <w:szCs w:val="18"/>
              </w:rPr>
              <w:t>(51,850)</w:t>
            </w:r>
          </w:p>
        </w:tc>
        <w:tc>
          <w:tcPr>
            <w:tcW w:w="1617" w:type="dxa"/>
            <w:vAlign w:val="bottom"/>
          </w:tcPr>
          <w:p w14:paraId="03E1DA03" w14:textId="252AA17A" w:rsidR="007B04DC" w:rsidRPr="007969A2" w:rsidRDefault="007B04DC" w:rsidP="007B04DC">
            <w:pPr>
              <w:snapToGrid w:val="0"/>
              <w:contextualSpacing/>
              <w:jc w:val="right"/>
              <w:rPr>
                <w:rFonts w:eastAsia="Arial"/>
                <w:sz w:val="18"/>
                <w:szCs w:val="18"/>
              </w:rPr>
            </w:pPr>
            <w:r w:rsidRPr="007969A2">
              <w:rPr>
                <w:sz w:val="18"/>
                <w:szCs w:val="18"/>
              </w:rPr>
              <w:t>(378,163)</w:t>
            </w:r>
          </w:p>
        </w:tc>
        <w:tc>
          <w:tcPr>
            <w:tcW w:w="1616" w:type="dxa"/>
            <w:vAlign w:val="bottom"/>
          </w:tcPr>
          <w:p w14:paraId="0A755ECA" w14:textId="3C46C2E1" w:rsidR="007B04DC" w:rsidRPr="007969A2" w:rsidRDefault="007B04DC" w:rsidP="007B04DC">
            <w:pPr>
              <w:snapToGrid w:val="0"/>
              <w:contextualSpacing/>
              <w:jc w:val="right"/>
              <w:rPr>
                <w:rFonts w:eastAsia="Arial"/>
                <w:sz w:val="18"/>
                <w:szCs w:val="18"/>
              </w:rPr>
            </w:pPr>
            <w:r w:rsidRPr="007969A2">
              <w:rPr>
                <w:sz w:val="18"/>
                <w:szCs w:val="18"/>
              </w:rPr>
              <w:t>(579,314)</w:t>
            </w:r>
          </w:p>
        </w:tc>
        <w:tc>
          <w:tcPr>
            <w:tcW w:w="1617" w:type="dxa"/>
            <w:gridSpan w:val="2"/>
            <w:vAlign w:val="bottom"/>
          </w:tcPr>
          <w:p w14:paraId="53C2199D" w14:textId="1890E5CC"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c>
          <w:tcPr>
            <w:tcW w:w="1582" w:type="dxa"/>
            <w:vAlign w:val="bottom"/>
          </w:tcPr>
          <w:p w14:paraId="585D78A5" w14:textId="326EA98F"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r>
      <w:tr w:rsidR="007B04DC" w:rsidRPr="003F6C55" w14:paraId="055CDB5C" w14:textId="77777777" w:rsidTr="007969A2">
        <w:tblPrEx>
          <w:tblCellMar>
            <w:left w:w="108" w:type="dxa"/>
            <w:right w:w="108" w:type="dxa"/>
          </w:tblCellMar>
        </w:tblPrEx>
        <w:trPr>
          <w:trHeight w:val="242"/>
        </w:trPr>
        <w:tc>
          <w:tcPr>
            <w:tcW w:w="1558" w:type="dxa"/>
            <w:vAlign w:val="bottom"/>
          </w:tcPr>
          <w:p w14:paraId="7989C7B3" w14:textId="3E99EB02" w:rsidR="007B04DC" w:rsidRPr="007969A2" w:rsidRDefault="007B04DC" w:rsidP="007B04DC">
            <w:pPr>
              <w:snapToGrid w:val="0"/>
              <w:ind w:left="135" w:hanging="135"/>
              <w:contextualSpacing/>
              <w:rPr>
                <w:rFonts w:eastAsia="Arial"/>
                <w:sz w:val="18"/>
                <w:szCs w:val="18"/>
              </w:rPr>
            </w:pPr>
            <w:r w:rsidRPr="007969A2">
              <w:rPr>
                <w:sz w:val="18"/>
                <w:szCs w:val="18"/>
              </w:rPr>
              <w:t xml:space="preserve">Add: Interest </w:t>
            </w:r>
            <w:proofErr w:type="gramStart"/>
            <w:r w:rsidRPr="007969A2">
              <w:rPr>
                <w:sz w:val="18"/>
                <w:szCs w:val="18"/>
              </w:rPr>
              <w:t>on</w:t>
            </w:r>
            <w:proofErr w:type="gramEnd"/>
            <w:r w:rsidRPr="007969A2">
              <w:rPr>
                <w:sz w:val="18"/>
                <w:szCs w:val="18"/>
              </w:rPr>
              <w:t xml:space="preserve"> financial liabilities on shares with preferential rights</w:t>
            </w:r>
          </w:p>
        </w:tc>
        <w:tc>
          <w:tcPr>
            <w:tcW w:w="1616" w:type="dxa"/>
            <w:vAlign w:val="bottom"/>
          </w:tcPr>
          <w:p w14:paraId="35BF207A" w14:textId="17C5CD42" w:rsidR="007B04DC" w:rsidRPr="007969A2" w:rsidRDefault="007B04DC" w:rsidP="007B04DC">
            <w:pPr>
              <w:snapToGrid w:val="0"/>
              <w:contextualSpacing/>
              <w:jc w:val="right"/>
              <w:rPr>
                <w:rFonts w:eastAsia="Arial"/>
                <w:bCs/>
                <w:sz w:val="18"/>
                <w:szCs w:val="18"/>
              </w:rPr>
            </w:pPr>
            <w:r w:rsidRPr="007969A2">
              <w:rPr>
                <w:sz w:val="18"/>
                <w:szCs w:val="18"/>
              </w:rPr>
              <w:t>9,904</w:t>
            </w:r>
          </w:p>
        </w:tc>
        <w:tc>
          <w:tcPr>
            <w:tcW w:w="1617" w:type="dxa"/>
            <w:vAlign w:val="bottom"/>
          </w:tcPr>
          <w:p w14:paraId="004DCB4E" w14:textId="6FD9211C" w:rsidR="007B04DC" w:rsidRPr="007969A2" w:rsidRDefault="007B04DC" w:rsidP="007B04DC">
            <w:pPr>
              <w:snapToGrid w:val="0"/>
              <w:contextualSpacing/>
              <w:jc w:val="right"/>
              <w:rPr>
                <w:rFonts w:eastAsia="Arial"/>
                <w:bCs/>
                <w:sz w:val="18"/>
                <w:szCs w:val="18"/>
              </w:rPr>
            </w:pPr>
            <w:r w:rsidRPr="007969A2">
              <w:rPr>
                <w:sz w:val="18"/>
                <w:szCs w:val="18"/>
              </w:rPr>
              <w:t>64,055</w:t>
            </w:r>
          </w:p>
        </w:tc>
        <w:tc>
          <w:tcPr>
            <w:tcW w:w="1616" w:type="dxa"/>
            <w:vAlign w:val="bottom"/>
          </w:tcPr>
          <w:p w14:paraId="437D20CA" w14:textId="05724252" w:rsidR="007B04DC" w:rsidRPr="007969A2" w:rsidRDefault="007B04DC" w:rsidP="007B04DC">
            <w:pPr>
              <w:snapToGrid w:val="0"/>
              <w:contextualSpacing/>
              <w:jc w:val="right"/>
              <w:rPr>
                <w:rFonts w:eastAsia="Arial"/>
                <w:bCs/>
                <w:sz w:val="18"/>
                <w:szCs w:val="18"/>
              </w:rPr>
            </w:pPr>
            <w:r w:rsidRPr="007969A2">
              <w:rPr>
                <w:sz w:val="18"/>
                <w:szCs w:val="18"/>
              </w:rPr>
              <w:t>111,282</w:t>
            </w:r>
          </w:p>
        </w:tc>
        <w:tc>
          <w:tcPr>
            <w:tcW w:w="1617" w:type="dxa"/>
            <w:gridSpan w:val="2"/>
            <w:vAlign w:val="bottom"/>
          </w:tcPr>
          <w:p w14:paraId="325FBABB" w14:textId="07A2BF7E"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1D8B5587" w14:textId="6BD700D5"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r>
      <w:tr w:rsidR="007B04DC" w:rsidRPr="003F6C55" w14:paraId="6A315F2C" w14:textId="77777777" w:rsidTr="007969A2">
        <w:tblPrEx>
          <w:tblCellMar>
            <w:left w:w="108" w:type="dxa"/>
            <w:right w:w="108" w:type="dxa"/>
          </w:tblCellMar>
        </w:tblPrEx>
        <w:trPr>
          <w:trHeight w:val="242"/>
        </w:trPr>
        <w:tc>
          <w:tcPr>
            <w:tcW w:w="1558" w:type="dxa"/>
            <w:vAlign w:val="bottom"/>
          </w:tcPr>
          <w:p w14:paraId="6C85E393" w14:textId="31D98544" w:rsidR="007B04DC" w:rsidRPr="007969A2" w:rsidRDefault="007B04DC" w:rsidP="007B04DC">
            <w:pPr>
              <w:snapToGrid w:val="0"/>
              <w:ind w:left="135" w:hanging="135"/>
              <w:contextualSpacing/>
              <w:rPr>
                <w:rFonts w:eastAsia="Arial"/>
                <w:sz w:val="18"/>
                <w:szCs w:val="18"/>
              </w:rPr>
            </w:pPr>
            <w:r w:rsidRPr="007969A2">
              <w:rPr>
                <w:sz w:val="18"/>
                <w:szCs w:val="18"/>
              </w:rPr>
              <w:t>Add: Share-based payment expenses</w:t>
            </w:r>
          </w:p>
        </w:tc>
        <w:tc>
          <w:tcPr>
            <w:tcW w:w="1616" w:type="dxa"/>
            <w:vAlign w:val="bottom"/>
          </w:tcPr>
          <w:p w14:paraId="6778710A" w14:textId="54B2A9E2" w:rsidR="007B04DC" w:rsidRPr="007969A2" w:rsidRDefault="007B04DC" w:rsidP="007B04DC">
            <w:pPr>
              <w:snapToGrid w:val="0"/>
              <w:contextualSpacing/>
              <w:jc w:val="right"/>
              <w:rPr>
                <w:rFonts w:eastAsia="Arial"/>
                <w:bCs/>
                <w:sz w:val="18"/>
                <w:szCs w:val="18"/>
              </w:rPr>
            </w:pPr>
            <w:r w:rsidRPr="007969A2">
              <w:rPr>
                <w:sz w:val="18"/>
                <w:szCs w:val="18"/>
              </w:rPr>
              <w:t>17,178</w:t>
            </w:r>
          </w:p>
        </w:tc>
        <w:tc>
          <w:tcPr>
            <w:tcW w:w="1617" w:type="dxa"/>
            <w:vAlign w:val="bottom"/>
          </w:tcPr>
          <w:p w14:paraId="1295898B" w14:textId="4FF7A098" w:rsidR="007B04DC" w:rsidRPr="007969A2" w:rsidRDefault="007B04DC" w:rsidP="007B04DC">
            <w:pPr>
              <w:snapToGrid w:val="0"/>
              <w:contextualSpacing/>
              <w:jc w:val="right"/>
              <w:rPr>
                <w:rFonts w:eastAsia="Arial"/>
                <w:bCs/>
                <w:sz w:val="18"/>
                <w:szCs w:val="18"/>
              </w:rPr>
            </w:pPr>
            <w:r w:rsidRPr="007969A2">
              <w:rPr>
                <w:sz w:val="18"/>
                <w:szCs w:val="18"/>
              </w:rPr>
              <w:t>30,661</w:t>
            </w:r>
          </w:p>
        </w:tc>
        <w:tc>
          <w:tcPr>
            <w:tcW w:w="1616" w:type="dxa"/>
            <w:vAlign w:val="bottom"/>
          </w:tcPr>
          <w:p w14:paraId="0DCA451C" w14:textId="66EBD95A" w:rsidR="007B04DC" w:rsidRPr="007969A2" w:rsidRDefault="007B04DC" w:rsidP="007B04DC">
            <w:pPr>
              <w:snapToGrid w:val="0"/>
              <w:contextualSpacing/>
              <w:jc w:val="right"/>
              <w:rPr>
                <w:rFonts w:eastAsia="Arial"/>
                <w:bCs/>
                <w:sz w:val="18"/>
                <w:szCs w:val="18"/>
              </w:rPr>
            </w:pPr>
            <w:r w:rsidRPr="007969A2">
              <w:rPr>
                <w:sz w:val="18"/>
                <w:szCs w:val="18"/>
              </w:rPr>
              <w:t>26,464</w:t>
            </w:r>
          </w:p>
        </w:tc>
        <w:tc>
          <w:tcPr>
            <w:tcW w:w="1617" w:type="dxa"/>
            <w:gridSpan w:val="2"/>
            <w:vAlign w:val="bottom"/>
          </w:tcPr>
          <w:p w14:paraId="23C9EBB6" w14:textId="49D21F71"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c>
          <w:tcPr>
            <w:tcW w:w="1582" w:type="dxa"/>
            <w:vAlign w:val="bottom"/>
          </w:tcPr>
          <w:p w14:paraId="146462DC" w14:textId="0C3C83D8"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r>
      <w:tr w:rsidR="007B04DC" w:rsidRPr="003F6C55" w14:paraId="51C3F83E" w14:textId="77777777" w:rsidTr="007969A2">
        <w:tblPrEx>
          <w:tblCellMar>
            <w:left w:w="108" w:type="dxa"/>
            <w:right w:w="108" w:type="dxa"/>
          </w:tblCellMar>
        </w:tblPrEx>
        <w:trPr>
          <w:trHeight w:val="242"/>
        </w:trPr>
        <w:tc>
          <w:tcPr>
            <w:tcW w:w="1558" w:type="dxa"/>
            <w:vAlign w:val="bottom"/>
          </w:tcPr>
          <w:p w14:paraId="56581E8E" w14:textId="544FD128" w:rsidR="007B04DC" w:rsidRPr="007969A2" w:rsidRDefault="007B04DC" w:rsidP="007B04DC">
            <w:pPr>
              <w:snapToGrid w:val="0"/>
              <w:ind w:left="135" w:hanging="135"/>
              <w:contextualSpacing/>
              <w:rPr>
                <w:rFonts w:eastAsia="Arial"/>
                <w:sz w:val="18"/>
                <w:szCs w:val="18"/>
              </w:rPr>
            </w:pPr>
            <w:r w:rsidRPr="007969A2">
              <w:rPr>
                <w:sz w:val="18"/>
                <w:szCs w:val="18"/>
              </w:rPr>
              <w:t>Add: Listing expenses</w:t>
            </w:r>
          </w:p>
        </w:tc>
        <w:tc>
          <w:tcPr>
            <w:tcW w:w="1616" w:type="dxa"/>
            <w:vAlign w:val="bottom"/>
          </w:tcPr>
          <w:p w14:paraId="0D990807"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vAlign w:val="bottom"/>
          </w:tcPr>
          <w:p w14:paraId="42D5B13C"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6" w:type="dxa"/>
            <w:vAlign w:val="bottom"/>
          </w:tcPr>
          <w:p w14:paraId="1AFD2995"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gridSpan w:val="2"/>
            <w:vAlign w:val="bottom"/>
          </w:tcPr>
          <w:p w14:paraId="7D310A59" w14:textId="1A822500"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5D66F4A3" w14:textId="32192906"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r>
      <w:tr w:rsidR="0047481E" w:rsidRPr="003F6C55" w14:paraId="645869C3"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661732FF" w14:textId="47A4D5E3" w:rsidR="0047481E" w:rsidRPr="007969A2" w:rsidRDefault="0047481E" w:rsidP="005D1C11">
            <w:pPr>
              <w:snapToGrid w:val="0"/>
              <w:ind w:left="135" w:hanging="135"/>
              <w:contextualSpacing/>
              <w:rPr>
                <w:rFonts w:eastAsia="Arial"/>
                <w:sz w:val="18"/>
                <w:szCs w:val="18"/>
              </w:rPr>
            </w:pPr>
            <w:r w:rsidRPr="007969A2">
              <w:rPr>
                <w:b/>
                <w:bCs/>
                <w:sz w:val="18"/>
                <w:szCs w:val="18"/>
              </w:rPr>
              <w:t>Non-IFRS Measure:</w:t>
            </w:r>
          </w:p>
        </w:tc>
        <w:tc>
          <w:tcPr>
            <w:tcW w:w="1616" w:type="dxa"/>
            <w:tcBorders>
              <w:top w:val="nil"/>
              <w:left w:val="nil"/>
              <w:bottom w:val="nil"/>
              <w:right w:val="nil"/>
            </w:tcBorders>
            <w:vAlign w:val="bottom"/>
          </w:tcPr>
          <w:p w14:paraId="230C3DA0" w14:textId="77777777" w:rsidR="0047481E" w:rsidRPr="007969A2" w:rsidRDefault="0047481E" w:rsidP="005D1C11">
            <w:pPr>
              <w:snapToGrid w:val="0"/>
              <w:contextualSpacing/>
              <w:jc w:val="right"/>
              <w:rPr>
                <w:rFonts w:eastAsia="Arial"/>
                <w:bCs/>
                <w:sz w:val="18"/>
                <w:szCs w:val="18"/>
              </w:rPr>
            </w:pPr>
          </w:p>
        </w:tc>
        <w:tc>
          <w:tcPr>
            <w:tcW w:w="1617" w:type="dxa"/>
            <w:tcBorders>
              <w:top w:val="nil"/>
              <w:left w:val="nil"/>
              <w:bottom w:val="nil"/>
              <w:right w:val="nil"/>
            </w:tcBorders>
            <w:vAlign w:val="bottom"/>
          </w:tcPr>
          <w:p w14:paraId="27A4E690" w14:textId="77777777" w:rsidR="0047481E" w:rsidRPr="007969A2" w:rsidRDefault="0047481E" w:rsidP="005D1C11">
            <w:pPr>
              <w:snapToGrid w:val="0"/>
              <w:contextualSpacing/>
              <w:jc w:val="right"/>
              <w:rPr>
                <w:rFonts w:eastAsia="Arial"/>
                <w:bCs/>
                <w:sz w:val="18"/>
                <w:szCs w:val="18"/>
              </w:rPr>
            </w:pPr>
          </w:p>
        </w:tc>
        <w:tc>
          <w:tcPr>
            <w:tcW w:w="1616" w:type="dxa"/>
            <w:tcBorders>
              <w:top w:val="nil"/>
              <w:left w:val="nil"/>
              <w:bottom w:val="nil"/>
              <w:right w:val="nil"/>
            </w:tcBorders>
            <w:vAlign w:val="bottom"/>
          </w:tcPr>
          <w:p w14:paraId="7C2DE811" w14:textId="77777777" w:rsidR="0047481E" w:rsidRPr="007969A2" w:rsidRDefault="0047481E" w:rsidP="005D1C11">
            <w:pPr>
              <w:snapToGrid w:val="0"/>
              <w:contextualSpacing/>
              <w:jc w:val="right"/>
              <w:rPr>
                <w:rFonts w:eastAsia="Arial"/>
                <w:bCs/>
                <w:sz w:val="18"/>
                <w:szCs w:val="18"/>
              </w:rPr>
            </w:pPr>
          </w:p>
        </w:tc>
        <w:tc>
          <w:tcPr>
            <w:tcW w:w="1617" w:type="dxa"/>
            <w:gridSpan w:val="2"/>
            <w:tcBorders>
              <w:top w:val="nil"/>
              <w:left w:val="nil"/>
              <w:bottom w:val="nil"/>
              <w:right w:val="nil"/>
            </w:tcBorders>
            <w:vAlign w:val="bottom"/>
          </w:tcPr>
          <w:p w14:paraId="082CD881" w14:textId="77777777" w:rsidR="0047481E" w:rsidRPr="007969A2" w:rsidRDefault="0047481E" w:rsidP="005D1C11">
            <w:pPr>
              <w:snapToGrid w:val="0"/>
              <w:contextualSpacing/>
              <w:jc w:val="right"/>
              <w:rPr>
                <w:rFonts w:eastAsia="SimSun"/>
                <w:bCs/>
                <w:sz w:val="18"/>
                <w:szCs w:val="18"/>
              </w:rPr>
            </w:pPr>
          </w:p>
        </w:tc>
        <w:tc>
          <w:tcPr>
            <w:tcW w:w="1582" w:type="dxa"/>
            <w:tcBorders>
              <w:top w:val="nil"/>
              <w:left w:val="nil"/>
              <w:bottom w:val="nil"/>
              <w:right w:val="nil"/>
            </w:tcBorders>
            <w:vAlign w:val="bottom"/>
          </w:tcPr>
          <w:p w14:paraId="3B7A77F3" w14:textId="77777777" w:rsidR="0047481E" w:rsidRPr="007969A2" w:rsidRDefault="0047481E" w:rsidP="005D1C11">
            <w:pPr>
              <w:snapToGrid w:val="0"/>
              <w:contextualSpacing/>
              <w:jc w:val="right"/>
              <w:rPr>
                <w:rFonts w:eastAsia="SimSun"/>
                <w:bCs/>
                <w:sz w:val="18"/>
                <w:szCs w:val="18"/>
              </w:rPr>
            </w:pPr>
          </w:p>
        </w:tc>
      </w:tr>
      <w:tr w:rsidR="0047481E" w:rsidRPr="003F6C55" w14:paraId="0D862D91"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2EDE386E" w14:textId="51E6E865" w:rsidR="0047481E" w:rsidRPr="007969A2" w:rsidRDefault="0047481E" w:rsidP="005D1C11">
            <w:pPr>
              <w:snapToGrid w:val="0"/>
              <w:ind w:left="135" w:hanging="135"/>
              <w:contextualSpacing/>
              <w:rPr>
                <w:rFonts w:eastAsia="Arial"/>
                <w:sz w:val="18"/>
                <w:szCs w:val="18"/>
              </w:rPr>
            </w:pPr>
            <w:r w:rsidRPr="007969A2">
              <w:rPr>
                <w:b/>
                <w:bCs/>
                <w:sz w:val="18"/>
                <w:szCs w:val="18"/>
              </w:rPr>
              <w:lastRenderedPageBreak/>
              <w:t>Adjusted net profit</w:t>
            </w:r>
            <w:r w:rsidR="00006D51" w:rsidRPr="007969A2">
              <w:rPr>
                <w:rFonts w:eastAsiaTheme="minorEastAsia" w:hint="eastAsia"/>
                <w:b/>
                <w:bCs/>
                <w:sz w:val="18"/>
                <w:szCs w:val="18"/>
                <w:lang w:eastAsia="zh-CN"/>
              </w:rPr>
              <w:t>/loss</w:t>
            </w:r>
            <w:r w:rsidRPr="007969A2">
              <w:rPr>
                <w:b/>
                <w:bCs/>
                <w:sz w:val="18"/>
                <w:szCs w:val="18"/>
              </w:rPr>
              <w:t xml:space="preserve"> (unaudited) </w:t>
            </w:r>
          </w:p>
        </w:tc>
        <w:tc>
          <w:tcPr>
            <w:tcW w:w="1616" w:type="dxa"/>
            <w:tcBorders>
              <w:top w:val="nil"/>
              <w:left w:val="nil"/>
              <w:bottom w:val="nil"/>
              <w:right w:val="nil"/>
            </w:tcBorders>
            <w:vAlign w:val="bottom"/>
          </w:tcPr>
          <w:p w14:paraId="1E279E9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tcBorders>
              <w:top w:val="nil"/>
              <w:left w:val="nil"/>
              <w:bottom w:val="nil"/>
              <w:right w:val="nil"/>
            </w:tcBorders>
            <w:vAlign w:val="bottom"/>
          </w:tcPr>
          <w:p w14:paraId="70FBDD65"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6" w:type="dxa"/>
            <w:tcBorders>
              <w:top w:val="nil"/>
              <w:left w:val="nil"/>
              <w:bottom w:val="nil"/>
              <w:right w:val="nil"/>
            </w:tcBorders>
            <w:vAlign w:val="bottom"/>
          </w:tcPr>
          <w:p w14:paraId="0969640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gridSpan w:val="2"/>
            <w:tcBorders>
              <w:top w:val="nil"/>
              <w:left w:val="nil"/>
              <w:bottom w:val="nil"/>
              <w:right w:val="nil"/>
            </w:tcBorders>
            <w:vAlign w:val="bottom"/>
          </w:tcPr>
          <w:p w14:paraId="2B2F2F98"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c>
          <w:tcPr>
            <w:tcW w:w="1582" w:type="dxa"/>
            <w:tcBorders>
              <w:top w:val="nil"/>
              <w:left w:val="nil"/>
              <w:bottom w:val="nil"/>
              <w:right w:val="nil"/>
            </w:tcBorders>
            <w:vAlign w:val="bottom"/>
          </w:tcPr>
          <w:p w14:paraId="4C41A5E5"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r>
    </w:tbl>
    <w:p w14:paraId="0D45280D" w14:textId="77777777" w:rsidR="00627C1A" w:rsidRDefault="00627C1A" w:rsidP="0047481E">
      <w:pPr>
        <w:spacing w:after="240" w:line="240" w:lineRule="auto"/>
        <w:jc w:val="both"/>
        <w:rPr>
          <w:rFonts w:ascii="Times New Roman" w:hAnsi="Times New Roman" w:cs="Times New Roman"/>
          <w:b/>
          <w:iCs/>
          <w:lang w:val="x-none"/>
        </w:rPr>
      </w:pPr>
    </w:p>
    <w:p w14:paraId="0C052ECB" w14:textId="21491F5E" w:rsidR="003C73E6" w:rsidRPr="00B21A02" w:rsidRDefault="0047481E" w:rsidP="00B21A02">
      <w:pPr>
        <w:jc w:val="both"/>
        <w:outlineLvl w:val="0"/>
        <w:rPr>
          <w:rFonts w:ascii="Times New Roman" w:hAnsi="Times New Roman" w:cs="Times New Roman"/>
          <w:b/>
          <w:iCs/>
        </w:rPr>
      </w:pPr>
      <w:r>
        <w:rPr>
          <w:rFonts w:ascii="Times New Roman" w:hAnsi="Times New Roman" w:cs="Times New Roman"/>
          <w:b/>
          <w:iCs/>
        </w:rPr>
        <w:t>KEY COMPONENTS OF OUR RESULTS OF OPERATIONS</w:t>
      </w:r>
    </w:p>
    <w:p w14:paraId="7953418A" w14:textId="450EB297" w:rsidR="00FE7B5E" w:rsidRDefault="00AD53D0" w:rsidP="00EF17BF">
      <w:pPr>
        <w:jc w:val="both"/>
        <w:outlineLvl w:val="0"/>
        <w:rPr>
          <w:rFonts w:ascii="Times New Roman" w:hAnsi="Times New Roman" w:cs="Times New Roman"/>
          <w:b/>
          <w:iCs/>
        </w:rPr>
      </w:pPr>
      <w:r w:rsidRPr="002D032B">
        <w:rPr>
          <w:rFonts w:ascii="Times New Roman" w:hAnsi="Times New Roman" w:cs="Times New Roman"/>
          <w:b/>
          <w:iCs/>
        </w:rPr>
        <w:t>Revenue</w:t>
      </w:r>
    </w:p>
    <w:p w14:paraId="413BB68C" w14:textId="6452C70C" w:rsidR="00D27AB2" w:rsidRPr="004466DE" w:rsidRDefault="00D27AB2" w:rsidP="004466DE">
      <w:pPr>
        <w:snapToGrid w:val="0"/>
        <w:spacing w:after="240" w:line="240" w:lineRule="auto"/>
        <w:ind w:firstLine="720"/>
        <w:jc w:val="both"/>
        <w:rPr>
          <w:rFonts w:ascii="Times New Roman" w:eastAsia="Arial" w:hAnsi="Times New Roman" w:cs="Times New Roman"/>
          <w:iCs/>
        </w:rPr>
      </w:pPr>
      <w:r w:rsidRPr="004466DE">
        <w:rPr>
          <w:rFonts w:ascii="Times New Roman" w:eastAsia="Arial" w:hAnsi="Times New Roman" w:cs="Times New Roman"/>
          <w:iCs/>
        </w:rPr>
        <w:t xml:space="preserve">During the Track Record Period, we generated revenue </w:t>
      </w:r>
      <w:r w:rsidR="00E23CE2" w:rsidRPr="004466DE">
        <w:rPr>
          <w:rFonts w:ascii="Times New Roman" w:eastAsia="Arial" w:hAnsi="Times New Roman" w:cs="Times New Roman"/>
          <w:iCs/>
        </w:rPr>
        <w:t xml:space="preserve">from </w:t>
      </w:r>
      <w:r w:rsidR="00E23CE2" w:rsidRPr="004466DE">
        <w:rPr>
          <w:rFonts w:ascii="Times New Roman" w:eastAsia="Arial" w:hAnsi="Times New Roman" w:cs="Times New Roman" w:hint="eastAsia"/>
          <w:iCs/>
        </w:rPr>
        <w:t xml:space="preserve">provision of </w:t>
      </w:r>
      <w:r w:rsidR="00E23CE2" w:rsidRPr="004466DE">
        <w:rPr>
          <w:rFonts w:ascii="Times New Roman" w:eastAsia="Arial" w:hAnsi="Times New Roman" w:cs="Times New Roman"/>
          <w:iCs/>
        </w:rPr>
        <w:t xml:space="preserve">our </w:t>
      </w:r>
      <w:r w:rsidR="00E23CE2" w:rsidRPr="004466DE">
        <w:rPr>
          <w:rFonts w:ascii="Times New Roman" w:eastAsia="Arial" w:hAnsi="Times New Roman" w:cs="Times New Roman" w:hint="eastAsia"/>
          <w:iCs/>
        </w:rPr>
        <w:t xml:space="preserve">agentic platform software, AGI enterprise solutions and Agentic </w:t>
      </w:r>
      <w:proofErr w:type="spellStart"/>
      <w:r w:rsidR="00E23CE2" w:rsidRPr="004466DE">
        <w:rPr>
          <w:rFonts w:ascii="Times New Roman" w:eastAsia="Arial" w:hAnsi="Times New Roman" w:cs="Times New Roman" w:hint="eastAsia"/>
          <w:iCs/>
        </w:rPr>
        <w:t>MaaS</w:t>
      </w:r>
      <w:proofErr w:type="spellEnd"/>
      <w:r w:rsidR="00CB4629" w:rsidRPr="004466DE">
        <w:rPr>
          <w:rFonts w:ascii="Times New Roman" w:eastAsia="Arial" w:hAnsi="Times New Roman" w:cs="Times New Roman"/>
          <w:iCs/>
        </w:rPr>
        <w:t>.</w:t>
      </w:r>
      <w:r w:rsidR="00D82C50" w:rsidRPr="004466DE">
        <w:rPr>
          <w:rFonts w:ascii="Times New Roman" w:eastAsia="Arial" w:hAnsi="Times New Roman" w:cs="Times New Roman"/>
          <w:iCs/>
        </w:rPr>
        <w:t xml:space="preserve"> The following table sets forth a breakdown of our revenue by </w:t>
      </w:r>
      <w:r w:rsidR="00E737ED" w:rsidRPr="004466DE">
        <w:rPr>
          <w:rFonts w:ascii="Times New Roman" w:eastAsia="Arial" w:hAnsi="Times New Roman" w:cs="Times New Roman" w:hint="eastAsia"/>
          <w:iCs/>
        </w:rPr>
        <w:t>product and service</w:t>
      </w:r>
      <w:r w:rsidR="00D85AE1">
        <w:rPr>
          <w:rFonts w:ascii="Times New Roman" w:hAnsi="Times New Roman" w:cs="Times New Roman" w:hint="eastAsia"/>
          <w:iCs/>
        </w:rPr>
        <w:t xml:space="preserve"> types</w:t>
      </w:r>
      <w:r w:rsidR="00D82C50" w:rsidRPr="004466DE">
        <w:rPr>
          <w:rFonts w:ascii="Times New Roman" w:eastAsia="Arial" w:hAnsi="Times New Roman" w:cs="Times New Roman"/>
          <w:iCs/>
        </w:rPr>
        <w:t>, both in absolute amount and as a percentage of our total revenue,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E53EE9" w:rsidRPr="009E7E11" w14:paraId="54D60C5A" w14:textId="77777777" w:rsidTr="00C1711C">
        <w:tc>
          <w:tcPr>
            <w:tcW w:w="1560" w:type="dxa"/>
            <w:vAlign w:val="bottom"/>
          </w:tcPr>
          <w:p w14:paraId="0E7BB5F4" w14:textId="77777777" w:rsidR="00E53EE9" w:rsidRPr="007969A2" w:rsidRDefault="00E53EE9" w:rsidP="00C1711C">
            <w:pPr>
              <w:snapToGrid w:val="0"/>
              <w:contextualSpacing/>
              <w:rPr>
                <w:rFonts w:eastAsia="Arial"/>
                <w:sz w:val="18"/>
                <w:szCs w:val="18"/>
              </w:rPr>
            </w:pPr>
          </w:p>
        </w:tc>
        <w:tc>
          <w:tcPr>
            <w:tcW w:w="4593" w:type="dxa"/>
            <w:gridSpan w:val="7"/>
            <w:vAlign w:val="bottom"/>
          </w:tcPr>
          <w:p w14:paraId="3B000B56"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BBFB6D7"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E53EE9" w:rsidRPr="009E7E11" w14:paraId="60843FFC" w14:textId="77777777" w:rsidTr="00C1711C">
        <w:tc>
          <w:tcPr>
            <w:tcW w:w="1560" w:type="dxa"/>
            <w:vAlign w:val="bottom"/>
          </w:tcPr>
          <w:p w14:paraId="32A4C604" w14:textId="77777777" w:rsidR="00E53EE9" w:rsidRPr="007969A2" w:rsidRDefault="00E53EE9" w:rsidP="00C1711C">
            <w:pPr>
              <w:snapToGrid w:val="0"/>
              <w:contextualSpacing/>
              <w:rPr>
                <w:rFonts w:eastAsia="Arial"/>
                <w:sz w:val="18"/>
                <w:szCs w:val="18"/>
              </w:rPr>
            </w:pPr>
          </w:p>
        </w:tc>
        <w:tc>
          <w:tcPr>
            <w:tcW w:w="1531" w:type="dxa"/>
            <w:gridSpan w:val="2"/>
            <w:vAlign w:val="bottom"/>
          </w:tcPr>
          <w:p w14:paraId="764D61D0" w14:textId="472F8F2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1AE6B04" w14:textId="666AEF3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4</w:t>
            </w:r>
          </w:p>
        </w:tc>
        <w:tc>
          <w:tcPr>
            <w:tcW w:w="1531" w:type="dxa"/>
            <w:gridSpan w:val="2"/>
          </w:tcPr>
          <w:p w14:paraId="6B4C3511" w14:textId="3D49F2C2"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3"/>
          </w:tcPr>
          <w:p w14:paraId="659CCB5A" w14:textId="7850E4DE"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2"/>
          </w:tcPr>
          <w:p w14:paraId="4B323767" w14:textId="25E82990"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6</w:t>
            </w:r>
          </w:p>
        </w:tc>
      </w:tr>
      <w:tr w:rsidR="00E53EE9" w:rsidRPr="009E7E11" w14:paraId="01DAB12C" w14:textId="77777777" w:rsidTr="00C1711C">
        <w:tblPrEx>
          <w:tblCellMar>
            <w:left w:w="108" w:type="dxa"/>
            <w:right w:w="108" w:type="dxa"/>
          </w:tblCellMar>
        </w:tblPrEx>
        <w:trPr>
          <w:trHeight w:val="283"/>
        </w:trPr>
        <w:tc>
          <w:tcPr>
            <w:tcW w:w="1560" w:type="dxa"/>
            <w:vAlign w:val="bottom"/>
          </w:tcPr>
          <w:p w14:paraId="4C979105" w14:textId="77777777" w:rsidR="00E53EE9" w:rsidRPr="007969A2" w:rsidRDefault="00E53EE9" w:rsidP="00C1711C">
            <w:pPr>
              <w:snapToGrid w:val="0"/>
              <w:contextualSpacing/>
              <w:rPr>
                <w:rFonts w:eastAsia="Arial"/>
                <w:sz w:val="18"/>
                <w:szCs w:val="18"/>
              </w:rPr>
            </w:pPr>
          </w:p>
        </w:tc>
        <w:tc>
          <w:tcPr>
            <w:tcW w:w="765" w:type="dxa"/>
            <w:vAlign w:val="bottom"/>
          </w:tcPr>
          <w:p w14:paraId="6DA34AED"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C7E455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0336A2A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209984F"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24F3C8"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5A90B69"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1127872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477912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6A080CF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1E60F02"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E53EE9" w:rsidRPr="009E7E11" w14:paraId="14D54A4F" w14:textId="77777777" w:rsidTr="00C1711C">
        <w:tblPrEx>
          <w:tblCellMar>
            <w:left w:w="108" w:type="dxa"/>
            <w:right w:w="108" w:type="dxa"/>
          </w:tblCellMar>
        </w:tblPrEx>
        <w:trPr>
          <w:trHeight w:val="242"/>
        </w:trPr>
        <w:tc>
          <w:tcPr>
            <w:tcW w:w="1560" w:type="dxa"/>
            <w:vAlign w:val="bottom"/>
          </w:tcPr>
          <w:p w14:paraId="3DCB989C" w14:textId="77777777" w:rsidR="00E53EE9" w:rsidRPr="007969A2" w:rsidRDefault="00E53EE9" w:rsidP="00C1711C">
            <w:pPr>
              <w:snapToGrid w:val="0"/>
              <w:contextualSpacing/>
              <w:rPr>
                <w:rFonts w:eastAsia="Arial"/>
                <w:sz w:val="18"/>
                <w:szCs w:val="18"/>
              </w:rPr>
            </w:pPr>
          </w:p>
        </w:tc>
        <w:tc>
          <w:tcPr>
            <w:tcW w:w="7655" w:type="dxa"/>
            <w:gridSpan w:val="12"/>
          </w:tcPr>
          <w:p w14:paraId="46AA7848" w14:textId="77777777" w:rsidR="00E53EE9" w:rsidRPr="007969A2" w:rsidRDefault="00E53EE9" w:rsidP="00C1711C">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73067D" w:rsidRPr="009E7E11" w14:paraId="295B71A7" w14:textId="77777777" w:rsidTr="00C55AD4">
        <w:tblPrEx>
          <w:tblCellMar>
            <w:left w:w="108" w:type="dxa"/>
            <w:right w:w="108" w:type="dxa"/>
          </w:tblCellMar>
        </w:tblPrEx>
        <w:trPr>
          <w:trHeight w:val="242"/>
        </w:trPr>
        <w:tc>
          <w:tcPr>
            <w:tcW w:w="1560" w:type="dxa"/>
            <w:vAlign w:val="bottom"/>
          </w:tcPr>
          <w:p w14:paraId="55907E9B" w14:textId="77777777" w:rsidR="0073067D" w:rsidRPr="007969A2" w:rsidRDefault="0073067D" w:rsidP="00C1711C">
            <w:pPr>
              <w:snapToGrid w:val="0"/>
              <w:contextualSpacing/>
              <w:rPr>
                <w:rFonts w:eastAsia="Arial"/>
                <w:sz w:val="18"/>
                <w:szCs w:val="18"/>
              </w:rPr>
            </w:pPr>
          </w:p>
        </w:tc>
        <w:tc>
          <w:tcPr>
            <w:tcW w:w="2938" w:type="dxa"/>
            <w:gridSpan w:val="4"/>
          </w:tcPr>
          <w:p w14:paraId="2355EC35" w14:textId="77777777" w:rsidR="0073067D" w:rsidRPr="007969A2" w:rsidRDefault="0073067D" w:rsidP="00C1711C">
            <w:pPr>
              <w:snapToGrid w:val="0"/>
              <w:contextualSpacing/>
              <w:jc w:val="center"/>
              <w:rPr>
                <w:rFonts w:eastAsia="Arial"/>
                <w:b/>
                <w:sz w:val="18"/>
                <w:szCs w:val="18"/>
              </w:rPr>
            </w:pPr>
          </w:p>
        </w:tc>
        <w:tc>
          <w:tcPr>
            <w:tcW w:w="1739" w:type="dxa"/>
            <w:gridSpan w:val="4"/>
            <w:vAlign w:val="bottom"/>
          </w:tcPr>
          <w:p w14:paraId="3253764F" w14:textId="77777777" w:rsidR="0073067D" w:rsidRPr="007969A2" w:rsidRDefault="0073067D" w:rsidP="00C1711C">
            <w:pPr>
              <w:snapToGrid w:val="0"/>
              <w:contextualSpacing/>
              <w:jc w:val="right"/>
              <w:rPr>
                <w:rFonts w:eastAsia="SimSun"/>
                <w:b/>
                <w:sz w:val="18"/>
                <w:szCs w:val="18"/>
              </w:rPr>
            </w:pPr>
          </w:p>
        </w:tc>
        <w:tc>
          <w:tcPr>
            <w:tcW w:w="2978" w:type="dxa"/>
            <w:gridSpan w:val="4"/>
          </w:tcPr>
          <w:p w14:paraId="4971AF35" w14:textId="282020F9" w:rsidR="0073067D" w:rsidRPr="007969A2" w:rsidRDefault="0073067D"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E737ED" w:rsidRPr="009E7E11" w14:paraId="5526113F" w14:textId="77777777" w:rsidTr="00E737ED">
        <w:tc>
          <w:tcPr>
            <w:tcW w:w="1560" w:type="dxa"/>
            <w:vAlign w:val="bottom"/>
          </w:tcPr>
          <w:p w14:paraId="3423CEA3" w14:textId="1BD27A93" w:rsidR="00E737ED" w:rsidRPr="007969A2" w:rsidRDefault="00E737ED" w:rsidP="00E737ED">
            <w:pPr>
              <w:tabs>
                <w:tab w:val="right" w:leader="dot" w:pos="2805"/>
              </w:tabs>
              <w:snapToGrid w:val="0"/>
              <w:contextualSpacing/>
              <w:rPr>
                <w:rFonts w:eastAsia="Arial"/>
                <w:sz w:val="18"/>
                <w:szCs w:val="18"/>
              </w:rPr>
            </w:pPr>
            <w:r w:rsidRPr="007969A2">
              <w:rPr>
                <w:rFonts w:eastAsia="Arial" w:hint="eastAsia"/>
                <w:sz w:val="18"/>
                <w:szCs w:val="18"/>
                <w:lang w:eastAsia="zh-CN"/>
              </w:rPr>
              <w:t>A</w:t>
            </w:r>
            <w:r w:rsidRPr="007969A2">
              <w:rPr>
                <w:rFonts w:eastAsia="Arial"/>
                <w:sz w:val="18"/>
                <w:szCs w:val="18"/>
                <w:lang w:eastAsia="zh-CN"/>
              </w:rPr>
              <w:t>gentic platform software</w:t>
            </w:r>
            <w:r w:rsidRPr="007969A2">
              <w:rPr>
                <w:rFonts w:eastAsia="Arial"/>
                <w:sz w:val="18"/>
                <w:szCs w:val="18"/>
              </w:rPr>
              <w:tab/>
              <w:t xml:space="preserve"> </w:t>
            </w:r>
          </w:p>
        </w:tc>
        <w:tc>
          <w:tcPr>
            <w:tcW w:w="765" w:type="dxa"/>
            <w:vAlign w:val="bottom"/>
          </w:tcPr>
          <w:p w14:paraId="5CBB1B2E" w14:textId="6878A5C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10E96FE" w14:textId="6DE39AF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77C35B99" w14:textId="29F5CC8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5,883</w:t>
            </w:r>
          </w:p>
        </w:tc>
        <w:tc>
          <w:tcPr>
            <w:tcW w:w="766" w:type="dxa"/>
            <w:gridSpan w:val="2"/>
            <w:vAlign w:val="bottom"/>
          </w:tcPr>
          <w:p w14:paraId="1C9DE7CF" w14:textId="57A7EB32"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58.4</w:t>
            </w:r>
          </w:p>
        </w:tc>
        <w:tc>
          <w:tcPr>
            <w:tcW w:w="765" w:type="dxa"/>
            <w:vAlign w:val="bottom"/>
          </w:tcPr>
          <w:p w14:paraId="70D2A0FA" w14:textId="16F151E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12,576</w:t>
            </w:r>
          </w:p>
        </w:tc>
        <w:tc>
          <w:tcPr>
            <w:tcW w:w="766" w:type="dxa"/>
            <w:vAlign w:val="bottom"/>
          </w:tcPr>
          <w:p w14:paraId="5B767A2D" w14:textId="7479687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16.6</w:t>
            </w:r>
          </w:p>
        </w:tc>
        <w:tc>
          <w:tcPr>
            <w:tcW w:w="765" w:type="dxa"/>
            <w:gridSpan w:val="2"/>
            <w:vAlign w:val="bottom"/>
          </w:tcPr>
          <w:p w14:paraId="6B39E4CA"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70B0E6C"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E35149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5637FAF"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73B7D2DC" w14:textId="77777777" w:rsidTr="00E737ED">
        <w:tc>
          <w:tcPr>
            <w:tcW w:w="1560" w:type="dxa"/>
            <w:vAlign w:val="bottom"/>
          </w:tcPr>
          <w:p w14:paraId="30709254" w14:textId="1CB438F6" w:rsidR="00E737ED" w:rsidRPr="007969A2" w:rsidRDefault="00E737ED" w:rsidP="00E737ED">
            <w:pPr>
              <w:tabs>
                <w:tab w:val="right" w:leader="dot" w:pos="2805"/>
              </w:tabs>
              <w:snapToGrid w:val="0"/>
              <w:contextualSpacing/>
              <w:rPr>
                <w:rFonts w:eastAsia="Arial"/>
                <w:sz w:val="18"/>
                <w:szCs w:val="18"/>
              </w:rPr>
            </w:pPr>
            <w:r w:rsidRPr="007969A2">
              <w:rPr>
                <w:rFonts w:eastAsia="Arial"/>
                <w:sz w:val="18"/>
                <w:szCs w:val="18"/>
              </w:rPr>
              <w:t>AGI enterprise solutions</w:t>
            </w:r>
            <w:r w:rsidRPr="007969A2">
              <w:rPr>
                <w:rFonts w:eastAsia="Arial"/>
                <w:sz w:val="18"/>
                <w:szCs w:val="18"/>
              </w:rPr>
              <w:tab/>
            </w:r>
          </w:p>
        </w:tc>
        <w:tc>
          <w:tcPr>
            <w:tcW w:w="765" w:type="dxa"/>
            <w:vAlign w:val="bottom"/>
          </w:tcPr>
          <w:p w14:paraId="69AA5E54" w14:textId="0892AEBE"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F1B719" w14:textId="74C5034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1F0A1A38" w14:textId="54E1C7C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4,197</w:t>
            </w:r>
          </w:p>
        </w:tc>
        <w:tc>
          <w:tcPr>
            <w:tcW w:w="766" w:type="dxa"/>
            <w:gridSpan w:val="2"/>
            <w:vAlign w:val="bottom"/>
          </w:tcPr>
          <w:p w14:paraId="619C8B8B" w14:textId="7EAEC59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41.6</w:t>
            </w:r>
          </w:p>
        </w:tc>
        <w:tc>
          <w:tcPr>
            <w:tcW w:w="765" w:type="dxa"/>
            <w:vAlign w:val="bottom"/>
          </w:tcPr>
          <w:p w14:paraId="4DA22BFC" w14:textId="1149969A"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52,022</w:t>
            </w:r>
          </w:p>
        </w:tc>
        <w:tc>
          <w:tcPr>
            <w:tcW w:w="766" w:type="dxa"/>
            <w:vAlign w:val="bottom"/>
          </w:tcPr>
          <w:p w14:paraId="617E503D" w14:textId="1778AE6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68.9</w:t>
            </w:r>
          </w:p>
        </w:tc>
        <w:tc>
          <w:tcPr>
            <w:tcW w:w="765" w:type="dxa"/>
            <w:gridSpan w:val="2"/>
            <w:vAlign w:val="bottom"/>
          </w:tcPr>
          <w:p w14:paraId="45D9315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847AAA1"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069C74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50E614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6E528134" w14:textId="77777777" w:rsidTr="00E737ED">
        <w:tc>
          <w:tcPr>
            <w:tcW w:w="1560" w:type="dxa"/>
            <w:vAlign w:val="bottom"/>
          </w:tcPr>
          <w:p w14:paraId="6C600C71" w14:textId="49DA126D" w:rsidR="00E737ED" w:rsidRPr="007969A2" w:rsidRDefault="00E737ED" w:rsidP="00E737ED">
            <w:pPr>
              <w:tabs>
                <w:tab w:val="right" w:leader="dot" w:pos="2805"/>
              </w:tabs>
              <w:snapToGrid w:val="0"/>
              <w:ind w:left="181" w:hanging="181"/>
              <w:contextualSpacing/>
              <w:rPr>
                <w:rFonts w:eastAsia="Arial"/>
                <w:sz w:val="18"/>
                <w:szCs w:val="18"/>
                <w:lang w:eastAsia="zh-CN"/>
              </w:rPr>
            </w:pPr>
            <w:r w:rsidRPr="007969A2">
              <w:rPr>
                <w:rFonts w:eastAsia="Arial"/>
                <w:sz w:val="18"/>
                <w:szCs w:val="18"/>
                <w:lang w:eastAsia="zh-CN"/>
              </w:rPr>
              <w:t xml:space="preserve">Agentic </w:t>
            </w:r>
            <w:proofErr w:type="spellStart"/>
            <w:r w:rsidRPr="007969A2">
              <w:rPr>
                <w:rFonts w:eastAsia="Arial"/>
                <w:sz w:val="18"/>
                <w:szCs w:val="18"/>
                <w:lang w:eastAsia="zh-CN"/>
              </w:rPr>
              <w:t>MaaS</w:t>
            </w:r>
            <w:proofErr w:type="spellEnd"/>
            <w:r w:rsidRPr="007969A2">
              <w:rPr>
                <w:rFonts w:eastAsia="Arial"/>
                <w:sz w:val="18"/>
                <w:szCs w:val="18"/>
                <w:lang w:eastAsia="zh-CN"/>
              </w:rPr>
              <w:tab/>
            </w:r>
          </w:p>
        </w:tc>
        <w:tc>
          <w:tcPr>
            <w:tcW w:w="765" w:type="dxa"/>
            <w:vAlign w:val="bottom"/>
          </w:tcPr>
          <w:p w14:paraId="3BCA312E" w14:textId="6ED00810"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6CD7B5D" w14:textId="6A31397C"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24028DD5" w14:textId="6B31F496"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107DF33" w14:textId="14A08179"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60A718E" w14:textId="4E6DC75D"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10,947</w:t>
            </w:r>
          </w:p>
        </w:tc>
        <w:tc>
          <w:tcPr>
            <w:tcW w:w="766" w:type="dxa"/>
            <w:vAlign w:val="bottom"/>
          </w:tcPr>
          <w:p w14:paraId="09B3401D" w14:textId="04F4E545"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14.5</w:t>
            </w:r>
          </w:p>
        </w:tc>
        <w:tc>
          <w:tcPr>
            <w:tcW w:w="765" w:type="dxa"/>
            <w:gridSpan w:val="2"/>
            <w:vAlign w:val="bottom"/>
          </w:tcPr>
          <w:p w14:paraId="3CAF3ED3"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A09F786"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B69A579"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FDEBF8"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DD10DE" w14:paraId="6FC59DEE" w14:textId="77777777" w:rsidTr="00E737ED">
        <w:tblPrEx>
          <w:tblCellMar>
            <w:left w:w="108" w:type="dxa"/>
            <w:right w:w="108" w:type="dxa"/>
          </w:tblCellMar>
        </w:tblPrEx>
        <w:trPr>
          <w:trHeight w:val="433"/>
        </w:trPr>
        <w:tc>
          <w:tcPr>
            <w:tcW w:w="1560" w:type="dxa"/>
            <w:vAlign w:val="bottom"/>
          </w:tcPr>
          <w:p w14:paraId="6E338852" w14:textId="77777777" w:rsidR="00E737ED" w:rsidRPr="007969A2" w:rsidRDefault="00E737ED" w:rsidP="00E737ED">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4A01A94D" w14:textId="47C2C44E"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3CC8BE06" w14:textId="63DB714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7C2EB7DB" w14:textId="08BEC9F8"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10,080</w:t>
            </w:r>
          </w:p>
        </w:tc>
        <w:tc>
          <w:tcPr>
            <w:tcW w:w="766" w:type="dxa"/>
            <w:gridSpan w:val="2"/>
            <w:vAlign w:val="bottom"/>
          </w:tcPr>
          <w:p w14:paraId="275037EF" w14:textId="13DCBA1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4B7E8A8A" w14:textId="2C24D5A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75,545</w:t>
            </w:r>
          </w:p>
        </w:tc>
        <w:tc>
          <w:tcPr>
            <w:tcW w:w="766" w:type="dxa"/>
            <w:vAlign w:val="bottom"/>
          </w:tcPr>
          <w:p w14:paraId="5095AB3F" w14:textId="58F090B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8D764EF" w14:textId="536DF939"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1A47DE86"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523068E9" w14:textId="36ADC916"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81,501</w:t>
            </w:r>
          </w:p>
        </w:tc>
        <w:tc>
          <w:tcPr>
            <w:tcW w:w="766" w:type="dxa"/>
            <w:vAlign w:val="bottom"/>
          </w:tcPr>
          <w:p w14:paraId="26358F42"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767589E" w14:textId="0C027E4B" w:rsidR="00C10634" w:rsidRPr="00D27AB2" w:rsidRDefault="00C10634" w:rsidP="00E53EE9">
      <w:pPr>
        <w:jc w:val="both"/>
        <w:rPr>
          <w:rFonts w:ascii="Times New Roman" w:hAnsi="Times New Roman" w:cs="Times New Roman"/>
          <w:bCs/>
          <w:iCs/>
        </w:rPr>
      </w:pPr>
    </w:p>
    <w:p w14:paraId="1E75CC1D" w14:textId="2CFF6453" w:rsidR="00402484" w:rsidRDefault="00402484" w:rsidP="00402484">
      <w:pPr>
        <w:jc w:val="both"/>
        <w:rPr>
          <w:rFonts w:ascii="Times New Roman" w:hAnsi="Times New Roman" w:cs="Times New Roman"/>
          <w:b/>
          <w:i/>
        </w:rPr>
      </w:pPr>
      <w:r>
        <w:rPr>
          <w:rFonts w:ascii="Times New Roman" w:hAnsi="Times New Roman" w:cs="Times New Roman"/>
          <w:b/>
          <w:i/>
        </w:rPr>
        <w:t xml:space="preserve">Revenue </w:t>
      </w:r>
      <w:r w:rsidR="006E5E3F">
        <w:rPr>
          <w:rFonts w:ascii="Times New Roman" w:hAnsi="Times New Roman" w:cs="Times New Roman" w:hint="eastAsia"/>
          <w:b/>
          <w:i/>
        </w:rPr>
        <w:t>from Agentic Platform Software</w:t>
      </w:r>
    </w:p>
    <w:p w14:paraId="30E85294" w14:textId="33FC3F37" w:rsidR="006E5E3F" w:rsidRDefault="00C77716" w:rsidP="00C77716">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agentic platform software</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5.9</w:t>
      </w:r>
      <w:r w:rsidRPr="00C77716">
        <w:rPr>
          <w:rFonts w:ascii="Times New Roman" w:eastAsia="Arial" w:hAnsi="Times New Roman" w:cs="Times New Roman"/>
          <w:iCs/>
        </w:rPr>
        <w:t xml:space="preserve"> million in 2024</w:t>
      </w:r>
      <w:r w:rsidR="00DC02DD">
        <w:rPr>
          <w:rFonts w:ascii="Times New Roman" w:hAnsi="Times New Roman" w:cs="Times New Roman" w:hint="eastAsia"/>
          <w:iCs/>
        </w:rPr>
        <w:t xml:space="preserve"> and further to</w:t>
      </w:r>
      <w:r>
        <w:rPr>
          <w:rFonts w:ascii="Times New Roman" w:hAnsi="Times New Roman" w:cs="Times New Roman" w:hint="eastAsia"/>
          <w:iCs/>
        </w:rPr>
        <w:t xml:space="preserve"> </w:t>
      </w:r>
      <w:r w:rsidRPr="00C77716">
        <w:rPr>
          <w:rFonts w:ascii="Times New Roman" w:eastAsia="Arial" w:hAnsi="Times New Roman" w:cs="Times New Roman"/>
          <w:iCs/>
        </w:rPr>
        <w:t>RMB</w:t>
      </w:r>
      <w:r>
        <w:rPr>
          <w:rFonts w:ascii="Times New Roman" w:hAnsi="Times New Roman" w:cs="Times New Roman" w:hint="eastAsia"/>
          <w:iCs/>
        </w:rPr>
        <w:t>12.6</w:t>
      </w:r>
      <w:r w:rsidRPr="00C77716">
        <w:rPr>
          <w:rFonts w:ascii="Times New Roman" w:eastAsia="Arial" w:hAnsi="Times New Roman" w:cs="Times New Roman"/>
          <w:iCs/>
        </w:rPr>
        <w:t xml:space="preserve"> million in 2025</w:t>
      </w:r>
      <w:r w:rsidR="00DC02DD">
        <w:rPr>
          <w:rFonts w:ascii="Times New Roman" w:hAnsi="Times New Roman" w:cs="Times New Roman" w:hint="eastAsia"/>
          <w:iCs/>
        </w:rPr>
        <w:t xml:space="preserve">. And we generated revenue of </w:t>
      </w:r>
      <w:proofErr w:type="gramStart"/>
      <w:r w:rsidR="00DC02DD">
        <w:rPr>
          <w:rFonts w:ascii="Times New Roman" w:hAnsi="Times New Roman" w:cs="Times New Roman" w:hint="eastAsia"/>
          <w:iCs/>
        </w:rPr>
        <w:t>RMB</w:t>
      </w:r>
      <w:r w:rsidR="00DC02DD">
        <w:rPr>
          <w:rFonts w:ascii="Times New Roman" w:eastAsia="Arial" w:hAnsi="Times New Roman" w:cs="Times New Roman"/>
          <w:iCs/>
          <w:lang w:eastAsia="en-US"/>
        </w:rPr>
        <w:t>[</w:t>
      </w:r>
      <w:proofErr w:type="gramEnd"/>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w:t>
      </w:r>
      <w:r w:rsidR="00DC02DD">
        <w:rPr>
          <w:rFonts w:ascii="Times New Roman" w:hAnsi="Times New Roman" w:cs="Times New Roman" w:hint="eastAsia"/>
          <w:iCs/>
        </w:rPr>
        <w:t xml:space="preserve">from agentic platform software </w:t>
      </w:r>
      <w:r>
        <w:rPr>
          <w:rFonts w:ascii="Times New Roman" w:hAnsi="Times New Roman" w:cs="Times New Roman" w:hint="eastAsia"/>
          <w:iCs/>
        </w:rPr>
        <w:t>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sidR="00DC02DD">
        <w:rPr>
          <w:rFonts w:ascii="Times New Roman" w:hAnsi="Times New Roman" w:cs="Times New Roman" w:hint="eastAsia"/>
          <w:iCs/>
        </w:rPr>
        <w:t>2025</w:t>
      </w:r>
      <w:proofErr w:type="gramEnd"/>
      <w:r w:rsidR="00DC02DD">
        <w:rPr>
          <w:rFonts w:ascii="Times New Roman" w:hAnsi="Times New Roman" w:cs="Times New Roman" w:hint="eastAsia"/>
          <w:iCs/>
        </w:rPr>
        <w:t xml:space="preserve"> and </w:t>
      </w:r>
      <w:r>
        <w:rPr>
          <w:rFonts w:ascii="Times New Roman" w:hAnsi="Times New Roman" w:cs="Times New Roman" w:hint="eastAsia"/>
          <w:iCs/>
        </w:rPr>
        <w:t>2026</w:t>
      </w:r>
      <w:r w:rsidR="00DC02DD">
        <w:rPr>
          <w:rFonts w:ascii="Times New Roman" w:hAnsi="Times New Roman" w:cs="Times New Roman" w:hint="eastAsia"/>
          <w:iCs/>
        </w:rPr>
        <w:t>, respectively. The increase was</w:t>
      </w:r>
      <w:r w:rsidRPr="00C77716">
        <w:rPr>
          <w:rFonts w:ascii="Times New Roman" w:eastAsia="Arial" w:hAnsi="Times New Roman" w:cs="Times New Roman"/>
          <w:iCs/>
        </w:rPr>
        <w:t xml:space="preserve"> primarily driven by </w:t>
      </w:r>
      <w:r>
        <w:rPr>
          <w:rFonts w:ascii="Times New Roman" w:hAnsi="Times New Roman" w:cs="Times New Roman" w:hint="eastAsia"/>
          <w:iCs/>
        </w:rPr>
        <w:t>[</w:t>
      </w:r>
      <w:r w:rsidRPr="00C77716">
        <w:rPr>
          <w:rFonts w:ascii="Times New Roman" w:eastAsia="Arial" w:hAnsi="Times New Roman" w:cs="Times New Roman"/>
          <w:iCs/>
        </w:rPr>
        <w:t xml:space="preserve">the continued development of the AI industry and the increase in customer demands for </w:t>
      </w:r>
      <w:r w:rsidR="0035547A" w:rsidRPr="0035547A">
        <w:rPr>
          <w:rFonts w:ascii="Times New Roman" w:eastAsia="Arial" w:hAnsi="Times New Roman" w:cs="Times New Roman"/>
          <w:iCs/>
        </w:rPr>
        <w:t>unified heterogeneous computing orchestration, intelligent workload scheduling and full-lifecycle AI operation management capabilities</w:t>
      </w:r>
      <w:r>
        <w:rPr>
          <w:rFonts w:ascii="Times New Roman" w:hAnsi="Times New Roman" w:cs="Times New Roman" w:hint="eastAsia"/>
          <w:iCs/>
        </w:rPr>
        <w:t>]</w:t>
      </w:r>
      <w:r w:rsidRPr="00C77716">
        <w:rPr>
          <w:rFonts w:ascii="Times New Roman" w:eastAsia="Arial" w:hAnsi="Times New Roman" w:cs="Times New Roman"/>
          <w:iCs/>
        </w:rPr>
        <w:t xml:space="preserve">. The sustained growth in demand for AI </w:t>
      </w:r>
      <w:r w:rsidR="0035547A">
        <w:rPr>
          <w:rFonts w:ascii="Times New Roman" w:hAnsi="Times New Roman" w:cs="Times New Roman" w:hint="eastAsia"/>
          <w:iCs/>
        </w:rPr>
        <w:t>infrastructure</w:t>
      </w:r>
      <w:r w:rsidRPr="00C77716">
        <w:rPr>
          <w:rFonts w:ascii="Times New Roman" w:eastAsia="Arial" w:hAnsi="Times New Roman" w:cs="Times New Roman"/>
          <w:iCs/>
        </w:rPr>
        <w:t xml:space="preserve"> therefore translated into increased demand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sidR="0035547A">
        <w:rPr>
          <w:rFonts w:ascii="Times New Roman" w:hAnsi="Times New Roman" w:cs="Times New Roman" w:hint="eastAsia"/>
          <w:iCs/>
        </w:rPr>
        <w:t xml:space="preserve">, </w:t>
      </w:r>
      <w:r w:rsidRPr="00C77716">
        <w:rPr>
          <w:rFonts w:ascii="Times New Roman" w:eastAsia="Arial" w:hAnsi="Times New Roman" w:cs="Times New Roman"/>
          <w:iCs/>
        </w:rPr>
        <w:t>2025</w:t>
      </w:r>
      <w:r w:rsidR="0035547A">
        <w:rPr>
          <w:rFonts w:ascii="Times New Roman" w:hAnsi="Times New Roman" w:cs="Times New Roman" w:hint="eastAsia"/>
          <w:iCs/>
        </w:rPr>
        <w:t xml:space="preserve"> and for the three months ended March 31, </w:t>
      </w:r>
      <w:r w:rsidR="00DC02DD">
        <w:rPr>
          <w:rFonts w:ascii="Times New Roman" w:hAnsi="Times New Roman" w:cs="Times New Roman" w:hint="eastAsia"/>
          <w:iCs/>
        </w:rPr>
        <w:t xml:space="preserve">2025 and </w:t>
      </w:r>
      <w:r w:rsidR="0035547A">
        <w:rPr>
          <w:rFonts w:ascii="Times New Roman" w:hAnsi="Times New Roman" w:cs="Times New Roman" w:hint="eastAsia"/>
          <w:iCs/>
        </w:rPr>
        <w:t>2026</w:t>
      </w:r>
      <w:r w:rsidRPr="00C77716">
        <w:rPr>
          <w:rFonts w:ascii="Times New Roman" w:eastAsia="Arial" w:hAnsi="Times New Roman" w:cs="Times New Roman"/>
          <w:iCs/>
        </w:rPr>
        <w:t xml:space="preserve">, we had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respectively, and we completed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w:t>
      </w:r>
      <w:r w:rsidR="0035547A" w:rsidRPr="00C77716">
        <w:rPr>
          <w:rFonts w:ascii="Times New Roman" w:eastAsia="Arial" w:hAnsi="Times New Roman" w:cs="Times New Roman"/>
          <w:iCs/>
        </w:rPr>
        <w:t xml:space="preserve">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business, respectively</w:t>
      </w:r>
      <w:r w:rsidR="0035547A">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[to confirm operating data disclosed here]</w:t>
      </w:r>
    </w:p>
    <w:p w14:paraId="0391389C" w14:textId="2AEF0F85" w:rsidR="0035547A" w:rsidRPr="00D03B61" w:rsidRDefault="00D03B61" w:rsidP="00C77716">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sidR="00DC02DD">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agentic platform software business</w:t>
      </w:r>
      <w:r w:rsidRPr="00D03B61">
        <w:rPr>
          <w:rFonts w:ascii="Times New Roman" w:eastAsia="Arial" w:hAnsi="Times New Roman" w:cs="Times New Roman"/>
          <w:b/>
          <w:bCs/>
          <w:i/>
          <w:highlight w:val="yellow"/>
          <w:lang w:eastAsia="en-US"/>
        </w:rPr>
        <w:t>]</w:t>
      </w:r>
    </w:p>
    <w:p w14:paraId="7A346222" w14:textId="397D7F09" w:rsidR="006E5E3F" w:rsidRPr="004B34D6" w:rsidRDefault="00D03B61" w:rsidP="004B34D6">
      <w:pPr>
        <w:snapToGrid w:val="0"/>
        <w:spacing w:after="240" w:line="240" w:lineRule="auto"/>
        <w:ind w:firstLine="720"/>
        <w:jc w:val="both"/>
        <w:rPr>
          <w:rFonts w:ascii="Times New Roman" w:hAnsi="Times New Roman" w:cs="Times New Roman"/>
          <w:iCs/>
        </w:rPr>
      </w:pPr>
      <w:r w:rsidRPr="00D03B61">
        <w:rPr>
          <w:rFonts w:ascii="Times New Roman" w:hAnsi="Times New Roman" w:cs="Times New Roman"/>
          <w:iCs/>
        </w:rPr>
        <w:t xml:space="preserve">The revenue from </w:t>
      </w:r>
      <w:r w:rsidR="00546D32">
        <w:rPr>
          <w:rFonts w:ascii="Times New Roman" w:hAnsi="Times New Roman" w:cs="Times New Roman" w:hint="eastAsia"/>
          <w:iCs/>
        </w:rPr>
        <w:t xml:space="preserve">our </w:t>
      </w:r>
      <w:r>
        <w:rPr>
          <w:rFonts w:ascii="Times New Roman" w:hAnsi="Times New Roman" w:cs="Times New Roman" w:hint="eastAsia"/>
          <w:iCs/>
        </w:rPr>
        <w:t>agentic platform software</w:t>
      </w:r>
      <w:r w:rsidRPr="00D03B61">
        <w:rPr>
          <w:rFonts w:ascii="Times New Roman" w:hAnsi="Times New Roman" w:cs="Times New Roman"/>
          <w:iCs/>
        </w:rPr>
        <w:t xml:space="preserve"> is recognized </w:t>
      </w:r>
      <w:r w:rsidR="004B34D6" w:rsidRPr="004B34D6">
        <w:rPr>
          <w:rFonts w:ascii="Times New Roman" w:hAnsi="Times New Roman" w:cs="Times New Roman"/>
          <w:iCs/>
        </w:rPr>
        <w:t>at a point in time when the software is delivered to the customer, inspected and accepted by the customer.</w:t>
      </w:r>
    </w:p>
    <w:p w14:paraId="11708635" w14:textId="6D473554"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from AGI Enterprise Solutions</w:t>
      </w:r>
    </w:p>
    <w:p w14:paraId="66D66AA5" w14:textId="190DDB2D" w:rsidR="00DC02DD" w:rsidRPr="00546D32" w:rsidRDefault="00DC02DD"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AGI enterprise solutions</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4.2</w:t>
      </w:r>
      <w:r w:rsidRPr="00C77716">
        <w:rPr>
          <w:rFonts w:ascii="Times New Roman" w:eastAsia="Arial" w:hAnsi="Times New Roman" w:cs="Times New Roman"/>
          <w:iCs/>
        </w:rPr>
        <w:t xml:space="preserve"> million in 2024</w:t>
      </w:r>
      <w:r>
        <w:rPr>
          <w:rFonts w:ascii="Times New Roman" w:hAnsi="Times New Roman" w:cs="Times New Roman" w:hint="eastAsia"/>
          <w:iCs/>
        </w:rPr>
        <w:t xml:space="preserve"> and further to </w:t>
      </w:r>
      <w:r w:rsidRPr="00C77716">
        <w:rPr>
          <w:rFonts w:ascii="Times New Roman" w:eastAsia="Arial" w:hAnsi="Times New Roman" w:cs="Times New Roman"/>
          <w:iCs/>
        </w:rPr>
        <w:t>RMB</w:t>
      </w:r>
      <w:r>
        <w:rPr>
          <w:rFonts w:ascii="Times New Roman" w:hAnsi="Times New Roman" w:cs="Times New Roman" w:hint="eastAsia"/>
          <w:iCs/>
        </w:rPr>
        <w:t>52.0</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AGI enterprise solutions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The increase was</w:t>
      </w:r>
      <w:r w:rsidRPr="00C77716">
        <w:rPr>
          <w:rFonts w:ascii="Times New Roman" w:eastAsia="Arial" w:hAnsi="Times New Roman" w:cs="Times New Roman"/>
          <w:iCs/>
        </w:rPr>
        <w:t xml:space="preserve"> primarily </w:t>
      </w:r>
      <w:r w:rsidR="00456E2C" w:rsidRPr="00456E2C">
        <w:rPr>
          <w:rFonts w:ascii="Times New Roman" w:eastAsia="Arial" w:hAnsi="Times New Roman" w:cs="Times New Roman"/>
          <w:iCs/>
        </w:rPr>
        <w:t xml:space="preserve">attributable to </w:t>
      </w:r>
      <w:r w:rsidR="00456E2C">
        <w:rPr>
          <w:rFonts w:ascii="Times New Roman" w:hAnsi="Times New Roman" w:cs="Times New Roman" w:hint="eastAsia"/>
          <w:iCs/>
        </w:rPr>
        <w:t>[</w:t>
      </w:r>
      <w:r w:rsidR="00456E2C" w:rsidRPr="00456E2C">
        <w:rPr>
          <w:rFonts w:ascii="Times New Roman" w:eastAsia="Arial" w:hAnsi="Times New Roman" w:cs="Times New Roman"/>
          <w:iCs/>
        </w:rPr>
        <w:t xml:space="preserve">accelerating enterprise digital and intelligent transformation, as well as rising corporate needs for customized </w:t>
      </w:r>
      <w:r w:rsidR="00546D32">
        <w:rPr>
          <w:rFonts w:ascii="Times New Roman" w:hAnsi="Times New Roman" w:cs="Times New Roman" w:hint="eastAsia"/>
          <w:iCs/>
        </w:rPr>
        <w:t>domain-specific</w:t>
      </w:r>
      <w:r w:rsidR="00456E2C" w:rsidRPr="00456E2C">
        <w:rPr>
          <w:rFonts w:ascii="Times New Roman" w:eastAsia="Arial" w:hAnsi="Times New Roman" w:cs="Times New Roman"/>
          <w:iCs/>
        </w:rPr>
        <w:t xml:space="preserve"> AI deployment solutions tailored to diversified business operational demands</w:t>
      </w:r>
      <w:r w:rsidR="00456E2C">
        <w:rPr>
          <w:rFonts w:ascii="Times New Roman" w:hAnsi="Times New Roman" w:cs="Times New Roman" w:hint="eastAsia"/>
          <w:iCs/>
        </w:rPr>
        <w:t>]</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546D32">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546D32">
        <w:rPr>
          <w:rFonts w:ascii="Times New Roman" w:hAnsi="Times New Roman" w:cs="Times New Roman" w:hint="eastAsia"/>
          <w:iCs/>
        </w:rPr>
        <w:t xml:space="preserve">AGI </w:t>
      </w:r>
      <w:r w:rsidR="00546D32">
        <w:rPr>
          <w:rFonts w:ascii="Times New Roman" w:hAnsi="Times New Roman" w:cs="Times New Roman" w:hint="eastAsia"/>
          <w:iCs/>
        </w:rPr>
        <w:t>enterprise solutions</w:t>
      </w:r>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546D32">
        <w:rPr>
          <w:rFonts w:ascii="Times New Roman" w:hAnsi="Times New Roman" w:cs="Times New Roman" w:hint="eastAsia"/>
          <w:iCs/>
        </w:rPr>
        <w:t>AGI enterprise solutions</w:t>
      </w:r>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3380781C" w14:textId="6E8029B6" w:rsidR="00DC02DD" w:rsidRPr="00D03B61" w:rsidRDefault="00DC02DD" w:rsidP="00DC02DD">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AGI enterprise solutions</w:t>
      </w:r>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6BEC3298" w14:textId="26DC70F3" w:rsidR="00546D32" w:rsidRPr="004B34D6" w:rsidRDefault="00546D32" w:rsidP="00546D32">
      <w:pPr>
        <w:snapToGrid w:val="0"/>
        <w:spacing w:after="240" w:line="240" w:lineRule="auto"/>
        <w:ind w:firstLine="720"/>
        <w:jc w:val="both"/>
        <w:rPr>
          <w:rFonts w:ascii="Times New Roman" w:hAnsi="Times New Roman" w:cs="Times New Roman"/>
          <w:iCs/>
        </w:rPr>
      </w:pPr>
      <w:r w:rsidRPr="00D03B61">
        <w:rPr>
          <w:rFonts w:ascii="Times New Roman" w:hAnsi="Times New Roman" w:cs="Times New Roman"/>
          <w:iCs/>
        </w:rPr>
        <w:t xml:space="preserve">The revenue from </w:t>
      </w:r>
      <w:r>
        <w:rPr>
          <w:rFonts w:ascii="Times New Roman" w:hAnsi="Times New Roman" w:cs="Times New Roman" w:hint="eastAsia"/>
          <w:iCs/>
        </w:rPr>
        <w:t>our AGI enterprise solutions</w:t>
      </w:r>
      <w:r w:rsidRPr="00D03B61">
        <w:rPr>
          <w:rFonts w:ascii="Times New Roman" w:hAnsi="Times New Roman" w:cs="Times New Roman"/>
          <w:iCs/>
        </w:rPr>
        <w:t xml:space="preserve"> is recognized </w:t>
      </w:r>
      <w:r w:rsidRPr="00546D32">
        <w:rPr>
          <w:rFonts w:ascii="Times New Roman" w:hAnsi="Times New Roman" w:cs="Times New Roman"/>
          <w:iCs/>
        </w:rPr>
        <w:t xml:space="preserve">at a point in time when the </w:t>
      </w:r>
      <w:r>
        <w:rPr>
          <w:rFonts w:ascii="Times New Roman" w:hAnsi="Times New Roman" w:cs="Times New Roman" w:hint="eastAsia"/>
          <w:iCs/>
        </w:rPr>
        <w:t>products and services</w:t>
      </w:r>
      <w:r w:rsidRPr="00546D32">
        <w:rPr>
          <w:rFonts w:ascii="Times New Roman" w:hAnsi="Times New Roman" w:cs="Times New Roman"/>
          <w:iCs/>
        </w:rPr>
        <w:t xml:space="preserve"> are delivered to the customer’s designated place, inspected and accepted by the customer.</w:t>
      </w:r>
    </w:p>
    <w:p w14:paraId="24D94F6F" w14:textId="6A3EA5E0"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 xml:space="preserve">from Agentic </w:t>
      </w:r>
      <w:proofErr w:type="spellStart"/>
      <w:r>
        <w:rPr>
          <w:rFonts w:ascii="Times New Roman" w:hAnsi="Times New Roman" w:cs="Times New Roman" w:hint="eastAsia"/>
          <w:b/>
          <w:i/>
        </w:rPr>
        <w:t>MaaS</w:t>
      </w:r>
      <w:proofErr w:type="spellEnd"/>
    </w:p>
    <w:p w14:paraId="12BDF4D7" w14:textId="0372AEA3" w:rsidR="00546D32" w:rsidRPr="00546D32" w:rsidRDefault="00546D32"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w:t>
      </w:r>
      <w:r>
        <w:rPr>
          <w:rFonts w:ascii="Times New Roman" w:hAnsi="Times New Roman" w:cs="Times New Roman" w:hint="eastAsia"/>
          <w:iCs/>
        </w:rPr>
        <w:t xml:space="preserve">, nil in 2024 </w:t>
      </w:r>
      <w:r w:rsidRPr="00C77716">
        <w:rPr>
          <w:rFonts w:ascii="Times New Roman" w:eastAsia="Arial" w:hAnsi="Times New Roman" w:cs="Times New Roman"/>
          <w:iCs/>
        </w:rPr>
        <w:t>to RMB</w:t>
      </w:r>
      <w:r>
        <w:rPr>
          <w:rFonts w:ascii="Times New Roman" w:hAnsi="Times New Roman" w:cs="Times New Roman" w:hint="eastAsia"/>
          <w:iCs/>
        </w:rPr>
        <w:t>10.9</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w:t>
      </w:r>
      <w:r w:rsidR="00CF1F3E">
        <w:rPr>
          <w:rFonts w:ascii="Times New Roman" w:hAnsi="Times New Roman" w:cs="Times New Roman"/>
          <w:iCs/>
        </w:rPr>
        <w:t>Such growth was primarily driven by [</w:t>
      </w:r>
      <w:r w:rsidR="00CF1F3E" w:rsidRPr="00CF1F3E">
        <w:rPr>
          <w:rFonts w:ascii="Times New Roman" w:hAnsi="Times New Roman" w:cs="Times New Roman"/>
          <w:iCs/>
        </w:rPr>
        <w:t xml:space="preserve">enterprises choosing cost-effective Agentic </w:t>
      </w:r>
      <w:proofErr w:type="spellStart"/>
      <w:r w:rsidR="00CF1F3E" w:rsidRPr="00CF1F3E">
        <w:rPr>
          <w:rFonts w:ascii="Times New Roman" w:hAnsi="Times New Roman" w:cs="Times New Roman"/>
          <w:iCs/>
        </w:rPr>
        <w:t>MaaS</w:t>
      </w:r>
      <w:proofErr w:type="spellEnd"/>
      <w:r w:rsidR="00CF1F3E" w:rsidRPr="00CF1F3E">
        <w:rPr>
          <w:rFonts w:ascii="Times New Roman" w:hAnsi="Times New Roman" w:cs="Times New Roman"/>
          <w:iCs/>
        </w:rPr>
        <w:t xml:space="preserve"> instead of building their own inference infrastructure, as large models gain broader adoption among businesses</w:t>
      </w:r>
      <w:r w:rsidR="00CF1F3E">
        <w:rPr>
          <w:rFonts w:ascii="Times New Roman" w:hAnsi="Times New Roman" w:cs="Times New Roman"/>
          <w:iCs/>
        </w:rPr>
        <w:t>]</w:t>
      </w:r>
      <w:r w:rsidR="00CF1F3E" w:rsidRPr="00CF1F3E">
        <w:rPr>
          <w:rFonts w:ascii="Times New Roman" w:hAnsi="Times New Roman" w:cs="Times New Roman"/>
          <w:iCs/>
        </w:rPr>
        <w:t>.</w:t>
      </w:r>
      <w:r w:rsidR="00CF1F3E"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5AA643BB" w14:textId="09CB362B" w:rsidR="000D2FAC" w:rsidRPr="00D03B61" w:rsidRDefault="000D2FAC" w:rsidP="000D2FAC">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 xml:space="preserve">Agentic </w:t>
      </w:r>
      <w:proofErr w:type="spellStart"/>
      <w:r>
        <w:rPr>
          <w:rFonts w:ascii="Times New Roman" w:hAnsi="Times New Roman" w:cs="Times New Roman" w:hint="eastAsia"/>
          <w:b/>
          <w:bCs/>
          <w:i/>
          <w:highlight w:val="yellow"/>
        </w:rPr>
        <w:t>MaaS</w:t>
      </w:r>
      <w:proofErr w:type="spellEnd"/>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403CAFFB" w14:textId="2ABCDF21" w:rsidR="00B8060B" w:rsidRPr="004B34D6" w:rsidRDefault="00B8060B" w:rsidP="00B8060B">
      <w:pPr>
        <w:snapToGrid w:val="0"/>
        <w:spacing w:after="240" w:line="240" w:lineRule="auto"/>
        <w:ind w:firstLine="720"/>
        <w:jc w:val="both"/>
        <w:rPr>
          <w:rFonts w:ascii="Times New Roman" w:hAnsi="Times New Roman" w:cs="Times New Roman"/>
          <w:iCs/>
        </w:rPr>
      </w:pPr>
      <w:r w:rsidRPr="00D03B61">
        <w:rPr>
          <w:rFonts w:ascii="Times New Roman" w:hAnsi="Times New Roman" w:cs="Times New Roman"/>
          <w:iCs/>
        </w:rPr>
        <w:t xml:space="preserve">The revenue from </w:t>
      </w:r>
      <w:r>
        <w:rPr>
          <w:rFonts w:ascii="Times New Roman" w:hAnsi="Times New Roman" w:cs="Times New Roman" w:hint="eastAsia"/>
          <w:iCs/>
        </w:rPr>
        <w:t xml:space="preserve">our Agentic </w:t>
      </w:r>
      <w:proofErr w:type="spellStart"/>
      <w:r>
        <w:rPr>
          <w:rFonts w:ascii="Times New Roman" w:hAnsi="Times New Roman" w:cs="Times New Roman" w:hint="eastAsia"/>
          <w:iCs/>
        </w:rPr>
        <w:t>MaaS</w:t>
      </w:r>
      <w:proofErr w:type="spellEnd"/>
      <w:r w:rsidRPr="00D03B61">
        <w:rPr>
          <w:rFonts w:ascii="Times New Roman" w:hAnsi="Times New Roman" w:cs="Times New Roman"/>
          <w:iCs/>
        </w:rPr>
        <w:t xml:space="preserve"> is recognized </w:t>
      </w:r>
      <w:r w:rsidRPr="00B8060B">
        <w:rPr>
          <w:rFonts w:ascii="Times New Roman" w:hAnsi="Times New Roman" w:cs="Times New Roman"/>
          <w:iCs/>
        </w:rPr>
        <w:t>as services are rendered based on the customer’s consumption of resources</w:t>
      </w:r>
      <w:r w:rsidRPr="00546D32">
        <w:rPr>
          <w:rFonts w:ascii="Times New Roman" w:hAnsi="Times New Roman" w:cs="Times New Roman"/>
          <w:iCs/>
        </w:rPr>
        <w:t>.</w:t>
      </w:r>
    </w:p>
    <w:p w14:paraId="62BE71CF" w14:textId="355C6512" w:rsidR="00AD53D0" w:rsidRPr="002D032B" w:rsidRDefault="009F7E92" w:rsidP="007D1F51">
      <w:pPr>
        <w:jc w:val="both"/>
        <w:outlineLvl w:val="0"/>
        <w:rPr>
          <w:rFonts w:ascii="Times New Roman" w:hAnsi="Times New Roman" w:cs="Times New Roman"/>
          <w:b/>
          <w:iCs/>
        </w:rPr>
      </w:pPr>
      <w:r w:rsidRPr="002D032B">
        <w:rPr>
          <w:rFonts w:ascii="Times New Roman" w:hAnsi="Times New Roman" w:cs="Times New Roman"/>
          <w:b/>
          <w:iCs/>
        </w:rPr>
        <w:t xml:space="preserve">Cost of </w:t>
      </w:r>
      <w:r w:rsidR="00053E99">
        <w:rPr>
          <w:rFonts w:ascii="Times New Roman" w:hAnsi="Times New Roman" w:cs="Times New Roman"/>
          <w:b/>
          <w:iCs/>
        </w:rPr>
        <w:t>S</w:t>
      </w:r>
      <w:r w:rsidRPr="002D032B">
        <w:rPr>
          <w:rFonts w:ascii="Times New Roman" w:hAnsi="Times New Roman" w:cs="Times New Roman"/>
          <w:b/>
          <w:iCs/>
        </w:rPr>
        <w:t>ales</w:t>
      </w:r>
      <w:r w:rsidR="00852058">
        <w:rPr>
          <w:rFonts w:ascii="Times New Roman" w:hAnsi="Times New Roman" w:cs="Times New Roman"/>
          <w:b/>
          <w:iCs/>
        </w:rPr>
        <w:t xml:space="preserve"> </w:t>
      </w:r>
      <w:r w:rsidR="00852058"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852058" w:rsidRPr="00B8060B">
        <w:rPr>
          <w:rFonts w:ascii="Times New Roman" w:hAnsi="Times New Roman" w:cs="Times New Roman"/>
          <w:b/>
          <w:i/>
          <w:highlight w:val="yellow"/>
        </w:rPr>
        <w:t xml:space="preserve"> to provide breakdown]</w:t>
      </w:r>
    </w:p>
    <w:p w14:paraId="24405EE9" w14:textId="7EB90511" w:rsidR="00C771E2" w:rsidRDefault="009447E8" w:rsidP="00440AA4">
      <w:pPr>
        <w:snapToGrid w:val="0"/>
        <w:spacing w:after="240" w:line="240" w:lineRule="auto"/>
        <w:ind w:firstLine="720"/>
        <w:jc w:val="both"/>
        <w:rPr>
          <w:rFonts w:ascii="Times New Roman" w:hAnsi="Times New Roman" w:cs="Times New Roman"/>
          <w:iCs/>
        </w:rPr>
      </w:pPr>
      <w:r>
        <w:rPr>
          <w:b w:val="0"/>
          <w:color w:val="002F6C"/>
        </w:rPr>
        <w:t>Our cost of sales primarily consisted of computing resource procurement and leasing costs, server and cloud service costs, project delivery costs and other costs directly attributable to the delivery of our products and services. During the Track Record Period, our cost of sales and services was nil, RMB2.2 million, RMB33.9 million, RMB[●] million and RMB64.7 million in 2023, 2024 and 2025 and the three months ended March 31, 2025 and 2026, respectively. The increase was primarily driven by our revenue growth and the change in business mix, particularly the rapid growth of Agentic MaaS and other businesses that require computing resource inputs. Platform software generally involved relatively limited direct costs, while MaaS and computing-resource-intensive solution projects incurred higher direct costs, primarily because they require access to leased or procured computing resources. The following table sets forth a breakdown of our cost of sales by nature, both in absolute amount and as a percentage of total cost of sales,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B8060B" w:rsidRPr="007969A2" w14:paraId="35D62E4D" w14:textId="77777777" w:rsidTr="002306B6">
        <w:tc>
          <w:tcPr>
            <w:tcW w:w="1560" w:type="dxa"/>
            <w:vAlign w:val="bottom"/>
          </w:tcPr>
          <w:p w14:paraId="67FC169C" w14:textId="77777777" w:rsidR="00B8060B" w:rsidRPr="007969A2" w:rsidRDefault="00B8060B" w:rsidP="002306B6">
            <w:pPr>
              <w:snapToGrid w:val="0"/>
              <w:contextualSpacing/>
              <w:rPr>
                <w:rFonts w:eastAsia="Arial"/>
                <w:sz w:val="18"/>
                <w:szCs w:val="18"/>
              </w:rPr>
            </w:pPr>
          </w:p>
        </w:tc>
        <w:tc>
          <w:tcPr>
            <w:tcW w:w="4593" w:type="dxa"/>
            <w:gridSpan w:val="7"/>
            <w:vAlign w:val="bottom"/>
          </w:tcPr>
          <w:p w14:paraId="4CFC4BFE"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5FC29A4"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B8060B" w:rsidRPr="007969A2" w14:paraId="7391379D" w14:textId="77777777" w:rsidTr="002306B6">
        <w:tc>
          <w:tcPr>
            <w:tcW w:w="1560" w:type="dxa"/>
            <w:vAlign w:val="bottom"/>
          </w:tcPr>
          <w:p w14:paraId="74BB22E0" w14:textId="77777777" w:rsidR="00B8060B" w:rsidRPr="007969A2" w:rsidRDefault="00B8060B" w:rsidP="002306B6">
            <w:pPr>
              <w:snapToGrid w:val="0"/>
              <w:contextualSpacing/>
              <w:rPr>
                <w:rFonts w:eastAsia="Arial"/>
                <w:sz w:val="18"/>
                <w:szCs w:val="18"/>
              </w:rPr>
            </w:pPr>
          </w:p>
        </w:tc>
        <w:tc>
          <w:tcPr>
            <w:tcW w:w="1531" w:type="dxa"/>
            <w:gridSpan w:val="2"/>
            <w:vAlign w:val="bottom"/>
          </w:tcPr>
          <w:p w14:paraId="4A35E296"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0426E09"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F840511"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6C3470C"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C898A72"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B8060B" w:rsidRPr="007969A2" w14:paraId="27C9AAD1" w14:textId="77777777" w:rsidTr="002306B6">
        <w:tblPrEx>
          <w:tblCellMar>
            <w:left w:w="108" w:type="dxa"/>
            <w:right w:w="108" w:type="dxa"/>
          </w:tblCellMar>
        </w:tblPrEx>
        <w:trPr>
          <w:trHeight w:val="283"/>
        </w:trPr>
        <w:tc>
          <w:tcPr>
            <w:tcW w:w="1560" w:type="dxa"/>
            <w:vAlign w:val="bottom"/>
          </w:tcPr>
          <w:p w14:paraId="250F7A26" w14:textId="77777777" w:rsidR="00B8060B" w:rsidRPr="007969A2" w:rsidRDefault="00B8060B" w:rsidP="002306B6">
            <w:pPr>
              <w:snapToGrid w:val="0"/>
              <w:contextualSpacing/>
              <w:rPr>
                <w:rFonts w:eastAsia="Arial"/>
                <w:sz w:val="18"/>
                <w:szCs w:val="18"/>
              </w:rPr>
            </w:pPr>
          </w:p>
        </w:tc>
        <w:tc>
          <w:tcPr>
            <w:tcW w:w="765" w:type="dxa"/>
            <w:vAlign w:val="bottom"/>
          </w:tcPr>
          <w:p w14:paraId="5DCDBDD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FA0B73"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6B9602C8"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4F5A1D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E4EF0F4"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057E8282"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61615BBD"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09496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253171E"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8AAB40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B8060B" w:rsidRPr="007969A2" w14:paraId="5AA57479" w14:textId="77777777" w:rsidTr="002306B6">
        <w:tblPrEx>
          <w:tblCellMar>
            <w:left w:w="108" w:type="dxa"/>
            <w:right w:w="108" w:type="dxa"/>
          </w:tblCellMar>
        </w:tblPrEx>
        <w:trPr>
          <w:trHeight w:val="242"/>
        </w:trPr>
        <w:tc>
          <w:tcPr>
            <w:tcW w:w="1560" w:type="dxa"/>
            <w:vAlign w:val="bottom"/>
          </w:tcPr>
          <w:p w14:paraId="7EAADCD4" w14:textId="77777777" w:rsidR="00B8060B" w:rsidRPr="007969A2" w:rsidRDefault="00B8060B" w:rsidP="002306B6">
            <w:pPr>
              <w:snapToGrid w:val="0"/>
              <w:contextualSpacing/>
              <w:rPr>
                <w:rFonts w:eastAsia="Arial"/>
                <w:sz w:val="18"/>
                <w:szCs w:val="18"/>
              </w:rPr>
            </w:pPr>
          </w:p>
        </w:tc>
        <w:tc>
          <w:tcPr>
            <w:tcW w:w="7655" w:type="dxa"/>
            <w:gridSpan w:val="12"/>
          </w:tcPr>
          <w:p w14:paraId="7BE6A719" w14:textId="77777777" w:rsidR="00B8060B" w:rsidRPr="007969A2" w:rsidRDefault="00B8060B"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B8060B" w:rsidRPr="007969A2" w14:paraId="0622391B" w14:textId="77777777" w:rsidTr="002306B6">
        <w:tblPrEx>
          <w:tblCellMar>
            <w:left w:w="108" w:type="dxa"/>
            <w:right w:w="108" w:type="dxa"/>
          </w:tblCellMar>
        </w:tblPrEx>
        <w:trPr>
          <w:trHeight w:val="242"/>
        </w:trPr>
        <w:tc>
          <w:tcPr>
            <w:tcW w:w="1560" w:type="dxa"/>
            <w:vAlign w:val="bottom"/>
          </w:tcPr>
          <w:p w14:paraId="187232AE" w14:textId="77777777" w:rsidR="00B8060B" w:rsidRPr="007969A2" w:rsidRDefault="00B8060B" w:rsidP="002306B6">
            <w:pPr>
              <w:snapToGrid w:val="0"/>
              <w:contextualSpacing/>
              <w:rPr>
                <w:rFonts w:eastAsia="Arial"/>
                <w:sz w:val="18"/>
                <w:szCs w:val="18"/>
              </w:rPr>
            </w:pPr>
          </w:p>
        </w:tc>
        <w:tc>
          <w:tcPr>
            <w:tcW w:w="2938" w:type="dxa"/>
            <w:gridSpan w:val="4"/>
          </w:tcPr>
          <w:p w14:paraId="700F0630" w14:textId="77777777" w:rsidR="00B8060B" w:rsidRPr="007969A2" w:rsidRDefault="00B8060B" w:rsidP="002306B6">
            <w:pPr>
              <w:snapToGrid w:val="0"/>
              <w:contextualSpacing/>
              <w:jc w:val="center"/>
              <w:rPr>
                <w:rFonts w:eastAsia="Arial"/>
                <w:b/>
                <w:sz w:val="18"/>
                <w:szCs w:val="18"/>
              </w:rPr>
            </w:pPr>
          </w:p>
        </w:tc>
        <w:tc>
          <w:tcPr>
            <w:tcW w:w="1739" w:type="dxa"/>
            <w:gridSpan w:val="4"/>
            <w:vAlign w:val="bottom"/>
          </w:tcPr>
          <w:p w14:paraId="0B6D5C7F" w14:textId="77777777" w:rsidR="00B8060B" w:rsidRPr="007969A2" w:rsidRDefault="00B8060B" w:rsidP="002306B6">
            <w:pPr>
              <w:snapToGrid w:val="0"/>
              <w:contextualSpacing/>
              <w:jc w:val="right"/>
              <w:rPr>
                <w:rFonts w:eastAsia="SimSun"/>
                <w:b/>
                <w:sz w:val="18"/>
                <w:szCs w:val="18"/>
              </w:rPr>
            </w:pPr>
          </w:p>
        </w:tc>
        <w:tc>
          <w:tcPr>
            <w:tcW w:w="2978" w:type="dxa"/>
            <w:gridSpan w:val="4"/>
          </w:tcPr>
          <w:p w14:paraId="7D822DC1" w14:textId="77777777" w:rsidR="00B8060B" w:rsidRPr="007969A2" w:rsidRDefault="00B8060B"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4C252A" w:rsidRPr="007969A2" w14:paraId="00B3B619" w14:textId="77777777" w:rsidTr="00941DA0">
        <w:tc>
          <w:tcPr>
            <w:tcW w:w="1560" w:type="dxa"/>
            <w:vAlign w:val="bottom"/>
          </w:tcPr>
          <w:p w14:paraId="69F57B2D" w14:textId="30FB3EAA"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lang w:eastAsia="zh-CN"/>
              </w:rPr>
              <w:t>[Cost of raw materials]</w:t>
            </w:r>
            <w:r w:rsidRPr="007969A2">
              <w:rPr>
                <w:rFonts w:eastAsia="Arial"/>
                <w:sz w:val="18"/>
                <w:szCs w:val="18"/>
              </w:rPr>
              <w:tab/>
              <w:t xml:space="preserve"> </w:t>
            </w:r>
          </w:p>
        </w:tc>
        <w:tc>
          <w:tcPr>
            <w:tcW w:w="765" w:type="dxa"/>
          </w:tcPr>
          <w:p w14:paraId="09835A4C" w14:textId="65B9770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F2BCD22" w14:textId="4876773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1E695BAF" w14:textId="2F646913"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4AEF033E" w14:textId="2463A72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E5C43FB" w14:textId="7D67071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4A8C196" w14:textId="3A288AA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19176353" w14:textId="7D774F7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314A13BC" w14:textId="33B8117C"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01E3F010" w14:textId="0CA5322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07D4458" w14:textId="2BDB80E4"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496E63BF" w14:textId="77777777" w:rsidTr="00941DA0">
        <w:tc>
          <w:tcPr>
            <w:tcW w:w="1560" w:type="dxa"/>
            <w:vAlign w:val="bottom"/>
          </w:tcPr>
          <w:p w14:paraId="095D8433" w14:textId="5B51E0ED"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[Direct labor cost]</w:t>
            </w:r>
            <w:r w:rsidRPr="007969A2">
              <w:rPr>
                <w:rFonts w:eastAsia="Arial"/>
                <w:sz w:val="18"/>
                <w:szCs w:val="18"/>
              </w:rPr>
              <w:tab/>
            </w:r>
          </w:p>
        </w:tc>
        <w:tc>
          <w:tcPr>
            <w:tcW w:w="765" w:type="dxa"/>
          </w:tcPr>
          <w:p w14:paraId="63A544F6" w14:textId="119D971B"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6536BB1" w14:textId="2E957640"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5957510C" w14:textId="721A6BE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5CD1AD8" w14:textId="6A53000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88B9002" w14:textId="231C65D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D2077C5" w14:textId="2800C28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19F6848" w14:textId="07E22FB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704FF9" w14:textId="4DF4D12A"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EB8D7AE" w14:textId="0F17F24E"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436E7FC" w14:textId="72850779"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2F291770" w14:textId="77777777" w:rsidTr="00941DA0">
        <w:tc>
          <w:tcPr>
            <w:tcW w:w="1560" w:type="dxa"/>
            <w:vAlign w:val="bottom"/>
          </w:tcPr>
          <w:p w14:paraId="0F04FF80" w14:textId="6F2ED1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[Depreciation]</w:t>
            </w:r>
            <w:r w:rsidRPr="007969A2">
              <w:rPr>
                <w:rFonts w:eastAsia="Arial"/>
                <w:sz w:val="18"/>
                <w:szCs w:val="18"/>
              </w:rPr>
              <w:tab/>
            </w:r>
          </w:p>
        </w:tc>
        <w:tc>
          <w:tcPr>
            <w:tcW w:w="765" w:type="dxa"/>
          </w:tcPr>
          <w:p w14:paraId="4DCA7CBC" w14:textId="65BAB1C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C200AB7" w14:textId="36E640DB"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4480731" w14:textId="7AAA5C4C"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7A48AE40" w14:textId="0D3621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5151CA14" w14:textId="137B79D1"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9C252C8" w14:textId="4034BA39"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3EEEA39D" w14:textId="0B4E6AE3"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4079985" w14:textId="4409114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12997B34" w14:textId="24B75E5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5184558" w14:textId="747C958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227C7F6A" w14:textId="77777777" w:rsidTr="00941DA0">
        <w:tc>
          <w:tcPr>
            <w:tcW w:w="1560" w:type="dxa"/>
            <w:vAlign w:val="bottom"/>
          </w:tcPr>
          <w:p w14:paraId="5674EEB1" w14:textId="72304F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[Utility]</w:t>
            </w:r>
            <w:r w:rsidRPr="007969A2">
              <w:rPr>
                <w:rFonts w:eastAsia="Arial"/>
                <w:sz w:val="18"/>
                <w:szCs w:val="18"/>
              </w:rPr>
              <w:tab/>
            </w:r>
          </w:p>
        </w:tc>
        <w:tc>
          <w:tcPr>
            <w:tcW w:w="765" w:type="dxa"/>
          </w:tcPr>
          <w:p w14:paraId="5EF5CF52" w14:textId="46444B9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71F6085" w14:textId="3A52CF9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9C69F17" w14:textId="74A3D8A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43D207DA" w14:textId="70AE4F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6B840F82" w14:textId="02FD0DD0"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453DBD9" w14:textId="41D8E11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6025E3C7" w14:textId="5A67384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8A0423B" w14:textId="2AE87C2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7198B5B" w14:textId="29AC39A8"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A03E532" w14:textId="6A82584D"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32048206" w14:textId="77777777" w:rsidTr="00941DA0">
        <w:tc>
          <w:tcPr>
            <w:tcW w:w="1560" w:type="dxa"/>
            <w:vAlign w:val="bottom"/>
          </w:tcPr>
          <w:p w14:paraId="2AF56EE1" w14:textId="1C183593" w:rsidR="004C252A" w:rsidRPr="007969A2" w:rsidRDefault="004C252A" w:rsidP="004C252A">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tcPr>
          <w:p w14:paraId="24AB7512" w14:textId="3D20A6B2"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60B70A61" w14:textId="27C8388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69161915" w14:textId="4B86F63B"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FCD1F69" w14:textId="1379B04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B3ABE62" w14:textId="5A69546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7A69B22" w14:textId="32FD3011"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D9A1F8C" w14:textId="7C69DE80"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CB9208A" w14:textId="32D1ABDC"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5223070" w14:textId="7DDD7D78"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A91E84" w14:textId="19CBD56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B8060B" w:rsidRPr="007969A2" w14:paraId="452B1EB6" w14:textId="77777777" w:rsidTr="002306B6">
        <w:tblPrEx>
          <w:tblCellMar>
            <w:left w:w="108" w:type="dxa"/>
            <w:right w:w="108" w:type="dxa"/>
          </w:tblCellMar>
        </w:tblPrEx>
        <w:trPr>
          <w:trHeight w:val="433"/>
        </w:trPr>
        <w:tc>
          <w:tcPr>
            <w:tcW w:w="1560" w:type="dxa"/>
            <w:vAlign w:val="bottom"/>
          </w:tcPr>
          <w:p w14:paraId="71FCF260" w14:textId="77777777" w:rsidR="00B8060B" w:rsidRPr="007969A2" w:rsidRDefault="00B8060B"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0FEB30AF"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4CB75AF4"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31291104" w14:textId="1A3AFA1B"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2,249</w:t>
            </w:r>
          </w:p>
        </w:tc>
        <w:tc>
          <w:tcPr>
            <w:tcW w:w="766" w:type="dxa"/>
            <w:gridSpan w:val="2"/>
            <w:vAlign w:val="bottom"/>
          </w:tcPr>
          <w:p w14:paraId="0F7EA025"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07D26F2E" w14:textId="2E30CCC8"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33,850</w:t>
            </w:r>
          </w:p>
        </w:tc>
        <w:tc>
          <w:tcPr>
            <w:tcW w:w="766" w:type="dxa"/>
            <w:vAlign w:val="bottom"/>
          </w:tcPr>
          <w:p w14:paraId="2EFFF2FB"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2C1954A9"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62D1AA30"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207AE8A1" w14:textId="79DD0241" w:rsidR="00B8060B" w:rsidRPr="007969A2" w:rsidRDefault="004C252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64,693</w:t>
            </w:r>
          </w:p>
        </w:tc>
        <w:tc>
          <w:tcPr>
            <w:tcW w:w="766" w:type="dxa"/>
            <w:vAlign w:val="bottom"/>
          </w:tcPr>
          <w:p w14:paraId="263B1F43"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4A4435A" w14:textId="77777777" w:rsidR="00695F27" w:rsidRPr="007969A2" w:rsidRDefault="00695F27" w:rsidP="00695F2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CB8C85B" w14:textId="5A1D05AF" w:rsidR="00695F27" w:rsidRPr="007969A2" w:rsidRDefault="004C252A" w:rsidP="00695F27">
      <w:pPr>
        <w:pStyle w:val="ListParagraph"/>
        <w:numPr>
          <w:ilvl w:val="0"/>
          <w:numId w:val="26"/>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00695F27" w:rsidRPr="007969A2">
        <w:rPr>
          <w:rFonts w:ascii="Times New Roman" w:eastAsia="Arial" w:hAnsi="Times New Roman" w:cs="Times New Roman"/>
          <w:sz w:val="18"/>
          <w:szCs w:val="18"/>
        </w:rPr>
        <w:t xml:space="preserve"> [●</w:t>
      </w:r>
      <w:r w:rsidR="00695F27" w:rsidRPr="007969A2">
        <w:rPr>
          <w:rFonts w:ascii="Times New Roman" w:eastAsia="Arial" w:hAnsi="Times New Roman" w:cs="Times New Roman" w:hint="eastAsia"/>
          <w:sz w:val="18"/>
          <w:szCs w:val="18"/>
        </w:rPr>
        <w:t>]</w:t>
      </w:r>
      <w:r w:rsidR="00695F27" w:rsidRPr="007969A2">
        <w:rPr>
          <w:rFonts w:ascii="Times New Roman" w:eastAsia="Arial" w:hAnsi="Times New Roman" w:cs="Times New Roman"/>
          <w:sz w:val="18"/>
          <w:szCs w:val="18"/>
        </w:rPr>
        <w:t>.</w:t>
      </w:r>
    </w:p>
    <w:p w14:paraId="6063AF33" w14:textId="77777777" w:rsidR="00AD53D0" w:rsidRPr="002D032B" w:rsidRDefault="00AD53D0" w:rsidP="00CA0FF3">
      <w:pPr>
        <w:spacing w:before="200"/>
        <w:jc w:val="both"/>
        <w:outlineLvl w:val="0"/>
        <w:rPr>
          <w:rFonts w:ascii="Times New Roman" w:hAnsi="Times New Roman" w:cs="Times New Roman"/>
          <w:b/>
          <w:iCs/>
        </w:rPr>
      </w:pPr>
      <w:r w:rsidRPr="002D032B">
        <w:rPr>
          <w:rFonts w:ascii="Times New Roman" w:hAnsi="Times New Roman" w:cs="Times New Roman"/>
          <w:b/>
          <w:iCs/>
        </w:rPr>
        <w:t>Gross Profit and Gross Profit Margin</w:t>
      </w:r>
    </w:p>
    <w:p w14:paraId="1C8D0A80" w14:textId="7EA69343" w:rsidR="004466DE" w:rsidRDefault="004466DE" w:rsidP="00D85AE1">
      <w:pPr>
        <w:snapToGrid w:val="0"/>
        <w:spacing w:after="240" w:line="240" w:lineRule="auto"/>
        <w:ind w:firstLine="720"/>
        <w:jc w:val="both"/>
        <w:rPr>
          <w:rFonts w:ascii="Times New Roman" w:hAnsi="Times New Roman" w:cs="Times New Roman"/>
          <w:iCs/>
        </w:rPr>
      </w:pPr>
      <w:r>
        <w:rPr>
          <w:rFonts w:ascii="Times New Roman" w:hAnsi="Times New Roman" w:cs="Times New Roman" w:hint="eastAsia"/>
          <w:iCs/>
        </w:rPr>
        <w:t xml:space="preserve">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our gross profit was </w:t>
      </w:r>
      <w:r w:rsidRPr="004466DE">
        <w:rPr>
          <w:rFonts w:ascii="Times New Roman" w:hAnsi="Times New Roman" w:cs="Times New Roman"/>
          <w:iCs/>
        </w:rPr>
        <w:t>nil, RMB7.8 million, RMB41.7 million</w:t>
      </w:r>
      <w:r>
        <w:rPr>
          <w:rFonts w:ascii="Times New Roman" w:hAnsi="Times New Roman" w:cs="Times New Roman" w:hint="eastAsia"/>
          <w:iCs/>
        </w:rPr>
        <w:t xml:space="preserve">,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sidRPr="004466DE">
        <w:rPr>
          <w:rFonts w:ascii="Times New Roman" w:hAnsi="Times New Roman" w:cs="Times New Roman"/>
          <w:iCs/>
        </w:rPr>
        <w:t xml:space="preserve"> and RMB16.8 million</w:t>
      </w:r>
      <w:r>
        <w:rPr>
          <w:rFonts w:ascii="Times New Roman" w:hAnsi="Times New Roman" w:cs="Times New Roman" w:hint="eastAsia"/>
          <w:iCs/>
        </w:rPr>
        <w:t>, respectively</w:t>
      </w:r>
      <w:r w:rsidR="00766187">
        <w:rPr>
          <w:rFonts w:ascii="Times New Roman" w:hAnsi="Times New Roman" w:cs="Times New Roman" w:hint="eastAsia"/>
          <w:iCs/>
        </w:rPr>
        <w:t xml:space="preserve">. Our </w:t>
      </w:r>
      <w:r w:rsidR="00766187">
        <w:rPr>
          <w:rFonts w:ascii="Times New Roman" w:hAnsi="Times New Roman" w:cs="Times New Roman"/>
          <w:iCs/>
        </w:rPr>
        <w:t>revenue</w:t>
      </w:r>
      <w:r w:rsidR="00766187">
        <w:rPr>
          <w:rFonts w:ascii="Times New Roman" w:hAnsi="Times New Roman" w:cs="Times New Roman" w:hint="eastAsia"/>
          <w:iCs/>
        </w:rPr>
        <w:t xml:space="preserve"> in 2023 was nil, and our gross profit margin was</w:t>
      </w:r>
      <w:r w:rsidR="00D85AE1">
        <w:rPr>
          <w:rFonts w:ascii="Times New Roman" w:hAnsi="Times New Roman" w:cs="Times New Roman" w:hint="eastAsia"/>
          <w:iCs/>
        </w:rPr>
        <w:t xml:space="preserve"> </w:t>
      </w:r>
      <w:r w:rsidR="00D85AE1" w:rsidRPr="00D85AE1">
        <w:rPr>
          <w:rFonts w:ascii="Times New Roman" w:hAnsi="Times New Roman" w:cs="Times New Roman"/>
          <w:iCs/>
        </w:rPr>
        <w:t>77.7%, 55.2%</w:t>
      </w:r>
      <w:r w:rsidR="00D85AE1">
        <w:rPr>
          <w:rFonts w:ascii="Times New Roman" w:hAnsi="Times New Roman" w:cs="Times New Roman" w:hint="eastAsia"/>
          <w:iCs/>
        </w:rPr>
        <w:t xml:space="preserve">, </w:t>
      </w:r>
      <w:r w:rsidR="00D85AE1">
        <w:rPr>
          <w:rFonts w:ascii="Times New Roman" w:eastAsia="Arial" w:hAnsi="Times New Roman" w:cs="Times New Roman"/>
          <w:iCs/>
          <w:lang w:eastAsia="en-US"/>
        </w:rPr>
        <w:t>[</w:t>
      </w:r>
      <w:proofErr w:type="gramStart"/>
      <w:r w:rsidR="00D85AE1">
        <w:rPr>
          <w:rFonts w:ascii="Times New Roman" w:eastAsia="Arial" w:hAnsi="Times New Roman" w:cs="Times New Roman"/>
          <w:iCs/>
          <w:lang w:eastAsia="en-US"/>
        </w:rPr>
        <w:t>●]</w:t>
      </w:r>
      <w:r w:rsidR="00D85AE1">
        <w:rPr>
          <w:rFonts w:ascii="Times New Roman" w:hAnsi="Times New Roman" w:cs="Times New Roman" w:hint="eastAsia"/>
          <w:iCs/>
        </w:rPr>
        <w:t>%</w:t>
      </w:r>
      <w:proofErr w:type="gramEnd"/>
      <w:r w:rsidR="00D85AE1" w:rsidRPr="00D85AE1">
        <w:rPr>
          <w:rFonts w:ascii="Times New Roman" w:hAnsi="Times New Roman" w:cs="Times New Roman"/>
          <w:iCs/>
        </w:rPr>
        <w:t xml:space="preserve"> and 20.6%</w:t>
      </w:r>
      <w:r w:rsidR="00D85AE1">
        <w:rPr>
          <w:rFonts w:ascii="Times New Roman" w:hAnsi="Times New Roman" w:cs="Times New Roman" w:hint="eastAsia"/>
          <w:iCs/>
        </w:rPr>
        <w:t xml:space="preserve"> in </w:t>
      </w:r>
      <w:r w:rsidR="00766187">
        <w:rPr>
          <w:rFonts w:ascii="Times New Roman" w:hAnsi="Times New Roman" w:cs="Times New Roman" w:hint="eastAsia"/>
          <w:iCs/>
        </w:rPr>
        <w:t xml:space="preserve">2024, 2025 and for the three months ended March 31, </w:t>
      </w:r>
      <w:proofErr w:type="gramStart"/>
      <w:r w:rsidR="00766187">
        <w:rPr>
          <w:rFonts w:ascii="Times New Roman" w:hAnsi="Times New Roman" w:cs="Times New Roman" w:hint="eastAsia"/>
          <w:iCs/>
        </w:rPr>
        <w:t>2025</w:t>
      </w:r>
      <w:proofErr w:type="gramEnd"/>
      <w:r w:rsidR="00766187">
        <w:rPr>
          <w:rFonts w:ascii="Times New Roman" w:hAnsi="Times New Roman" w:cs="Times New Roman" w:hint="eastAsia"/>
          <w:iCs/>
        </w:rPr>
        <w:t xml:space="preserve"> and 2026</w:t>
      </w:r>
      <w:r w:rsidR="00D85AE1">
        <w:rPr>
          <w:rFonts w:ascii="Times New Roman" w:hAnsi="Times New Roman" w:cs="Times New Roman" w:hint="eastAsia"/>
          <w:iCs/>
        </w:rPr>
        <w:t xml:space="preserve">, respectively. The following table sets forth </w:t>
      </w:r>
      <w:r w:rsidR="00D85AE1">
        <w:rPr>
          <w:rFonts w:ascii="Times New Roman" w:hAnsi="Times New Roman" w:cs="Times New Roman" w:hint="eastAsia"/>
          <w:iCs/>
        </w:rPr>
        <w:t>the breakdown of our gross profit and gross profit margin by product and service types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FF1739" w:rsidRPr="009E7E11" w14:paraId="4C9BAA9F" w14:textId="77777777" w:rsidTr="002306B6">
        <w:tc>
          <w:tcPr>
            <w:tcW w:w="1560" w:type="dxa"/>
            <w:vAlign w:val="bottom"/>
          </w:tcPr>
          <w:p w14:paraId="3DEDB6D1" w14:textId="77777777" w:rsidR="00FF1739" w:rsidRPr="009E7E11" w:rsidRDefault="00FF1739" w:rsidP="002306B6">
            <w:pPr>
              <w:snapToGrid w:val="0"/>
              <w:contextualSpacing/>
              <w:rPr>
                <w:rFonts w:eastAsia="Arial"/>
                <w:sz w:val="16"/>
                <w:szCs w:val="16"/>
              </w:rPr>
            </w:pPr>
          </w:p>
        </w:tc>
        <w:tc>
          <w:tcPr>
            <w:tcW w:w="4593" w:type="dxa"/>
            <w:gridSpan w:val="7"/>
            <w:vAlign w:val="bottom"/>
          </w:tcPr>
          <w:p w14:paraId="638B43B2" w14:textId="77777777" w:rsidR="00FF1739" w:rsidRDefault="00FF1739" w:rsidP="002306B6">
            <w:pPr>
              <w:pBdr>
                <w:bottom w:val="single" w:sz="2" w:space="1" w:color="auto"/>
              </w:pBdr>
              <w:snapToGrid w:val="0"/>
              <w:contextualSpacing/>
              <w:jc w:val="center"/>
              <w:rPr>
                <w:rFonts w:eastAsia="SimSun"/>
                <w:b/>
                <w:sz w:val="16"/>
                <w:szCs w:val="16"/>
              </w:rPr>
            </w:pPr>
            <w:r w:rsidRPr="009E7E11">
              <w:rPr>
                <w:rFonts w:eastAsia="Arial"/>
                <w:b/>
                <w:sz w:val="16"/>
                <w:szCs w:val="16"/>
              </w:rPr>
              <w:t>Year ended December</w:t>
            </w:r>
            <w:r w:rsidRPr="009E7E11">
              <w:rPr>
                <w:rFonts w:eastAsiaTheme="minorEastAsia"/>
                <w:b/>
                <w:sz w:val="16"/>
                <w:szCs w:val="16"/>
                <w:lang w:eastAsia="zh-CN"/>
              </w:rPr>
              <w:t xml:space="preserve"> 31,</w:t>
            </w:r>
          </w:p>
        </w:tc>
        <w:tc>
          <w:tcPr>
            <w:tcW w:w="3062" w:type="dxa"/>
            <w:gridSpan w:val="5"/>
          </w:tcPr>
          <w:p w14:paraId="70B0E059" w14:textId="77777777" w:rsidR="00FF1739" w:rsidRPr="009E7E11" w:rsidRDefault="00FF1739" w:rsidP="002306B6">
            <w:pPr>
              <w:pBdr>
                <w:bottom w:val="single" w:sz="2" w:space="1" w:color="auto"/>
              </w:pBdr>
              <w:snapToGrid w:val="0"/>
              <w:contextualSpacing/>
              <w:jc w:val="center"/>
              <w:rPr>
                <w:rFonts w:eastAsia="SimSun"/>
                <w:b/>
                <w:sz w:val="16"/>
                <w:szCs w:val="16"/>
              </w:rPr>
            </w:pPr>
            <w:r>
              <w:rPr>
                <w:rFonts w:eastAsia="Arial"/>
                <w:b/>
                <w:sz w:val="16"/>
                <w:szCs w:val="16"/>
              </w:rPr>
              <w:t>Three</w:t>
            </w:r>
            <w:r w:rsidRPr="009E7E11">
              <w:rPr>
                <w:rFonts w:eastAsia="Arial"/>
                <w:b/>
                <w:sz w:val="16"/>
                <w:szCs w:val="16"/>
              </w:rPr>
              <w:t xml:space="preserve"> months ended </w:t>
            </w:r>
            <w:r>
              <w:rPr>
                <w:rFonts w:eastAsia="Arial"/>
                <w:b/>
                <w:sz w:val="16"/>
                <w:szCs w:val="16"/>
              </w:rPr>
              <w:t>March</w:t>
            </w:r>
            <w:r w:rsidRPr="009E7E11">
              <w:rPr>
                <w:rFonts w:eastAsia="Arial"/>
                <w:b/>
                <w:sz w:val="16"/>
                <w:szCs w:val="16"/>
              </w:rPr>
              <w:t xml:space="preserve"> 3</w:t>
            </w:r>
            <w:r>
              <w:rPr>
                <w:rFonts w:eastAsia="Arial"/>
                <w:b/>
                <w:sz w:val="16"/>
                <w:szCs w:val="16"/>
              </w:rPr>
              <w:t>1</w:t>
            </w:r>
            <w:r w:rsidRPr="009E7E11">
              <w:rPr>
                <w:rFonts w:eastAsia="Arial"/>
                <w:b/>
                <w:sz w:val="16"/>
                <w:szCs w:val="16"/>
              </w:rPr>
              <w:t>,</w:t>
            </w:r>
          </w:p>
        </w:tc>
      </w:tr>
      <w:tr w:rsidR="00FF1739" w:rsidRPr="009E7E11" w14:paraId="46CE06DF" w14:textId="77777777" w:rsidTr="002306B6">
        <w:tc>
          <w:tcPr>
            <w:tcW w:w="1560" w:type="dxa"/>
            <w:vAlign w:val="bottom"/>
          </w:tcPr>
          <w:p w14:paraId="0AED6C02" w14:textId="77777777" w:rsidR="00FF1739" w:rsidRPr="009E7E11" w:rsidRDefault="00FF1739" w:rsidP="002306B6">
            <w:pPr>
              <w:snapToGrid w:val="0"/>
              <w:contextualSpacing/>
              <w:rPr>
                <w:rFonts w:eastAsia="Arial"/>
                <w:sz w:val="16"/>
                <w:szCs w:val="16"/>
              </w:rPr>
            </w:pPr>
          </w:p>
        </w:tc>
        <w:tc>
          <w:tcPr>
            <w:tcW w:w="1531" w:type="dxa"/>
            <w:gridSpan w:val="2"/>
            <w:vAlign w:val="bottom"/>
          </w:tcPr>
          <w:p w14:paraId="51553ED3"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3</w:t>
            </w:r>
            <w:r w:rsidRPr="003F6C55">
              <w:rPr>
                <w:rFonts w:eastAsia="Arial"/>
                <w:b/>
                <w:sz w:val="16"/>
                <w:szCs w:val="16"/>
              </w:rPr>
              <w:t xml:space="preserve"> </w:t>
            </w:r>
          </w:p>
        </w:tc>
        <w:tc>
          <w:tcPr>
            <w:tcW w:w="1531" w:type="dxa"/>
            <w:gridSpan w:val="3"/>
            <w:vAlign w:val="bottom"/>
          </w:tcPr>
          <w:p w14:paraId="4E580409"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4</w:t>
            </w:r>
          </w:p>
        </w:tc>
        <w:tc>
          <w:tcPr>
            <w:tcW w:w="1531" w:type="dxa"/>
            <w:gridSpan w:val="2"/>
          </w:tcPr>
          <w:p w14:paraId="219FAFE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3"/>
          </w:tcPr>
          <w:p w14:paraId="062AFFB7"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2"/>
          </w:tcPr>
          <w:p w14:paraId="3AA0D31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6</w:t>
            </w:r>
          </w:p>
        </w:tc>
      </w:tr>
      <w:tr w:rsidR="00FF1739" w:rsidRPr="0073067D" w14:paraId="2CAFC269" w14:textId="77777777" w:rsidTr="002306B6">
        <w:tblPrEx>
          <w:tblCellMar>
            <w:left w:w="108" w:type="dxa"/>
            <w:right w:w="108" w:type="dxa"/>
          </w:tblCellMar>
        </w:tblPrEx>
        <w:trPr>
          <w:trHeight w:val="283"/>
        </w:trPr>
        <w:tc>
          <w:tcPr>
            <w:tcW w:w="1560" w:type="dxa"/>
            <w:vAlign w:val="bottom"/>
          </w:tcPr>
          <w:p w14:paraId="68EA6EBA" w14:textId="77777777" w:rsidR="00FF1739" w:rsidRPr="009E7E11" w:rsidRDefault="00FF1739" w:rsidP="00FF1739">
            <w:pPr>
              <w:snapToGrid w:val="0"/>
              <w:contextualSpacing/>
              <w:rPr>
                <w:rFonts w:eastAsia="Arial"/>
                <w:sz w:val="16"/>
                <w:szCs w:val="16"/>
              </w:rPr>
            </w:pPr>
          </w:p>
        </w:tc>
        <w:tc>
          <w:tcPr>
            <w:tcW w:w="765" w:type="dxa"/>
            <w:vAlign w:val="bottom"/>
          </w:tcPr>
          <w:p w14:paraId="04A6CDFC" w14:textId="79B4AB96"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E38EC0E" w14:textId="49F10C84"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hint="eastAsia"/>
                <w:b/>
                <w:sz w:val="16"/>
                <w:szCs w:val="16"/>
                <w:lang w:eastAsia="zh-CN"/>
              </w:rPr>
              <w:t>Gross profit margin</w:t>
            </w:r>
          </w:p>
        </w:tc>
        <w:tc>
          <w:tcPr>
            <w:tcW w:w="765" w:type="dxa"/>
            <w:vAlign w:val="bottom"/>
          </w:tcPr>
          <w:p w14:paraId="38C48EB5" w14:textId="1032AC3F"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gridSpan w:val="2"/>
            <w:vAlign w:val="bottom"/>
          </w:tcPr>
          <w:p w14:paraId="67A38361" w14:textId="2EE4313C"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6F400F9" w14:textId="61B9FDBE"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9D6170A" w14:textId="6B4406E6"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gridSpan w:val="2"/>
            <w:vAlign w:val="bottom"/>
          </w:tcPr>
          <w:p w14:paraId="053EB886" w14:textId="0C877CE1"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23990A5" w14:textId="428A9A84"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56EEAFA" w14:textId="7DE69B5D"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B3934EB" w14:textId="347B3012"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r>
      <w:tr w:rsidR="00FF1739" w:rsidRPr="0073067D" w14:paraId="1D824525" w14:textId="77777777" w:rsidTr="002306B6">
        <w:tblPrEx>
          <w:tblCellMar>
            <w:left w:w="108" w:type="dxa"/>
            <w:right w:w="108" w:type="dxa"/>
          </w:tblCellMar>
        </w:tblPrEx>
        <w:trPr>
          <w:trHeight w:val="283"/>
        </w:trPr>
        <w:tc>
          <w:tcPr>
            <w:tcW w:w="1560" w:type="dxa"/>
            <w:vAlign w:val="bottom"/>
          </w:tcPr>
          <w:p w14:paraId="3FD97165" w14:textId="77777777" w:rsidR="00FF1739" w:rsidRPr="009E7E11" w:rsidRDefault="00FF1739" w:rsidP="00FF1739">
            <w:pPr>
              <w:snapToGrid w:val="0"/>
              <w:contextualSpacing/>
              <w:rPr>
                <w:rFonts w:eastAsia="Arial"/>
                <w:sz w:val="16"/>
                <w:szCs w:val="16"/>
              </w:rPr>
            </w:pPr>
          </w:p>
        </w:tc>
        <w:tc>
          <w:tcPr>
            <w:tcW w:w="765" w:type="dxa"/>
            <w:vAlign w:val="bottom"/>
          </w:tcPr>
          <w:p w14:paraId="13E00C61" w14:textId="77777777" w:rsidR="00FF1739" w:rsidRDefault="00FF1739" w:rsidP="00FF1739">
            <w:pPr>
              <w:snapToGrid w:val="0"/>
              <w:contextualSpacing/>
              <w:jc w:val="center"/>
              <w:rPr>
                <w:bCs/>
                <w:i/>
                <w:iCs/>
                <w:sz w:val="16"/>
                <w:szCs w:val="16"/>
              </w:rPr>
            </w:pPr>
          </w:p>
        </w:tc>
        <w:tc>
          <w:tcPr>
            <w:tcW w:w="766" w:type="dxa"/>
            <w:vAlign w:val="bottom"/>
          </w:tcPr>
          <w:p w14:paraId="1547B32B" w14:textId="29A357F0" w:rsidR="00FF1739" w:rsidRPr="00FF1739" w:rsidRDefault="00FF1739" w:rsidP="00FF1739">
            <w:pPr>
              <w:snapToGrid w:val="0"/>
              <w:contextualSpacing/>
              <w:jc w:val="center"/>
              <w:rPr>
                <w:rFonts w:eastAsiaTheme="minorEastAsia"/>
                <w:bCs/>
                <w:i/>
                <w:iCs/>
                <w:sz w:val="16"/>
                <w:szCs w:val="16"/>
                <w:lang w:eastAsia="zh-CN"/>
              </w:rPr>
            </w:pPr>
            <w:r>
              <w:rPr>
                <w:rFonts w:eastAsiaTheme="minorEastAsia" w:hint="eastAsia"/>
                <w:bCs/>
                <w:i/>
                <w:iCs/>
                <w:sz w:val="16"/>
                <w:szCs w:val="16"/>
                <w:lang w:eastAsia="zh-CN"/>
              </w:rPr>
              <w:t>%</w:t>
            </w:r>
          </w:p>
        </w:tc>
        <w:tc>
          <w:tcPr>
            <w:tcW w:w="765" w:type="dxa"/>
            <w:vAlign w:val="bottom"/>
          </w:tcPr>
          <w:p w14:paraId="7AB1287F" w14:textId="77777777" w:rsidR="00FF1739" w:rsidRDefault="00FF1739" w:rsidP="00FF1739">
            <w:pPr>
              <w:snapToGrid w:val="0"/>
              <w:contextualSpacing/>
              <w:jc w:val="center"/>
              <w:rPr>
                <w:bCs/>
                <w:i/>
                <w:iCs/>
                <w:sz w:val="16"/>
                <w:szCs w:val="16"/>
              </w:rPr>
            </w:pPr>
          </w:p>
        </w:tc>
        <w:tc>
          <w:tcPr>
            <w:tcW w:w="766" w:type="dxa"/>
            <w:gridSpan w:val="2"/>
            <w:vAlign w:val="bottom"/>
          </w:tcPr>
          <w:p w14:paraId="796B92F5" w14:textId="6D433D71"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2EF1C6E7" w14:textId="77777777" w:rsidR="00FF1739" w:rsidRDefault="00FF1739" w:rsidP="00FF1739">
            <w:pPr>
              <w:snapToGrid w:val="0"/>
              <w:contextualSpacing/>
              <w:jc w:val="center"/>
              <w:rPr>
                <w:bCs/>
                <w:i/>
                <w:iCs/>
                <w:sz w:val="16"/>
                <w:szCs w:val="16"/>
              </w:rPr>
            </w:pPr>
          </w:p>
        </w:tc>
        <w:tc>
          <w:tcPr>
            <w:tcW w:w="766" w:type="dxa"/>
            <w:vAlign w:val="bottom"/>
          </w:tcPr>
          <w:p w14:paraId="0C68562D" w14:textId="7A11114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gridSpan w:val="2"/>
            <w:vAlign w:val="bottom"/>
          </w:tcPr>
          <w:p w14:paraId="19BEB00D" w14:textId="77777777" w:rsidR="00FF1739" w:rsidRDefault="00FF1739" w:rsidP="00FF1739">
            <w:pPr>
              <w:snapToGrid w:val="0"/>
              <w:contextualSpacing/>
              <w:jc w:val="center"/>
              <w:rPr>
                <w:bCs/>
                <w:i/>
                <w:iCs/>
                <w:sz w:val="16"/>
                <w:szCs w:val="16"/>
              </w:rPr>
            </w:pPr>
          </w:p>
        </w:tc>
        <w:tc>
          <w:tcPr>
            <w:tcW w:w="766" w:type="dxa"/>
            <w:vAlign w:val="bottom"/>
          </w:tcPr>
          <w:p w14:paraId="4374A2F0" w14:textId="3852969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6C9B9E36" w14:textId="77777777" w:rsidR="00FF1739" w:rsidRDefault="00FF1739" w:rsidP="00FF1739">
            <w:pPr>
              <w:snapToGrid w:val="0"/>
              <w:contextualSpacing/>
              <w:jc w:val="center"/>
              <w:rPr>
                <w:bCs/>
                <w:i/>
                <w:iCs/>
                <w:sz w:val="16"/>
                <w:szCs w:val="16"/>
              </w:rPr>
            </w:pPr>
          </w:p>
        </w:tc>
        <w:tc>
          <w:tcPr>
            <w:tcW w:w="766" w:type="dxa"/>
            <w:vAlign w:val="bottom"/>
          </w:tcPr>
          <w:p w14:paraId="29117355" w14:textId="77777777" w:rsidR="00FF1739" w:rsidRDefault="00FF1739" w:rsidP="00FF1739">
            <w:pPr>
              <w:snapToGrid w:val="0"/>
              <w:contextualSpacing/>
              <w:jc w:val="center"/>
              <w:rPr>
                <w:bCs/>
                <w:i/>
                <w:iCs/>
                <w:sz w:val="16"/>
                <w:szCs w:val="16"/>
              </w:rPr>
            </w:pPr>
          </w:p>
        </w:tc>
      </w:tr>
      <w:tr w:rsidR="00FF1739" w:rsidRPr="0073067D" w14:paraId="1494CC42" w14:textId="77777777" w:rsidTr="002306B6">
        <w:tblPrEx>
          <w:tblCellMar>
            <w:left w:w="108" w:type="dxa"/>
            <w:right w:w="108" w:type="dxa"/>
          </w:tblCellMar>
        </w:tblPrEx>
        <w:trPr>
          <w:trHeight w:val="242"/>
        </w:trPr>
        <w:tc>
          <w:tcPr>
            <w:tcW w:w="1560" w:type="dxa"/>
            <w:vAlign w:val="bottom"/>
          </w:tcPr>
          <w:p w14:paraId="6DC201F8" w14:textId="77777777" w:rsidR="00FF1739" w:rsidRPr="009E7E11" w:rsidRDefault="00FF1739" w:rsidP="00FF1739">
            <w:pPr>
              <w:snapToGrid w:val="0"/>
              <w:contextualSpacing/>
              <w:rPr>
                <w:rFonts w:eastAsia="Arial"/>
                <w:sz w:val="16"/>
                <w:szCs w:val="16"/>
              </w:rPr>
            </w:pPr>
          </w:p>
        </w:tc>
        <w:tc>
          <w:tcPr>
            <w:tcW w:w="7655" w:type="dxa"/>
            <w:gridSpan w:val="12"/>
          </w:tcPr>
          <w:p w14:paraId="46D28067" w14:textId="77777777" w:rsidR="00FF1739" w:rsidRPr="0073067D" w:rsidRDefault="00FF1739" w:rsidP="00FF1739">
            <w:pPr>
              <w:snapToGrid w:val="0"/>
              <w:contextualSpacing/>
              <w:jc w:val="center"/>
              <w:rPr>
                <w:rFonts w:eastAsia="Arial"/>
                <w:bCs/>
                <w:i/>
                <w:iCs/>
                <w:sz w:val="16"/>
                <w:szCs w:val="16"/>
              </w:rPr>
            </w:pPr>
            <w:r w:rsidRPr="0073067D">
              <w:rPr>
                <w:rFonts w:eastAsia="Arial"/>
                <w:bCs/>
                <w:i/>
                <w:iCs/>
                <w:sz w:val="16"/>
                <w:szCs w:val="16"/>
              </w:rPr>
              <w:t>(RMB in thousands except for percentages)</w:t>
            </w:r>
          </w:p>
        </w:tc>
      </w:tr>
      <w:tr w:rsidR="00FF1739" w:rsidRPr="0073067D" w14:paraId="0BBD3371" w14:textId="77777777" w:rsidTr="002306B6">
        <w:tblPrEx>
          <w:tblCellMar>
            <w:left w:w="108" w:type="dxa"/>
            <w:right w:w="108" w:type="dxa"/>
          </w:tblCellMar>
        </w:tblPrEx>
        <w:trPr>
          <w:trHeight w:val="242"/>
        </w:trPr>
        <w:tc>
          <w:tcPr>
            <w:tcW w:w="1560" w:type="dxa"/>
            <w:vAlign w:val="bottom"/>
          </w:tcPr>
          <w:p w14:paraId="2B6CB57A" w14:textId="77777777" w:rsidR="00FF1739" w:rsidRPr="009E7E11" w:rsidRDefault="00FF1739" w:rsidP="00FF1739">
            <w:pPr>
              <w:snapToGrid w:val="0"/>
              <w:contextualSpacing/>
              <w:rPr>
                <w:rFonts w:eastAsia="Arial"/>
                <w:sz w:val="16"/>
                <w:szCs w:val="16"/>
              </w:rPr>
            </w:pPr>
          </w:p>
        </w:tc>
        <w:tc>
          <w:tcPr>
            <w:tcW w:w="2938" w:type="dxa"/>
            <w:gridSpan w:val="4"/>
          </w:tcPr>
          <w:p w14:paraId="047AD753" w14:textId="77777777" w:rsidR="00FF1739" w:rsidRPr="009E7E11" w:rsidRDefault="00FF1739" w:rsidP="00FF1739">
            <w:pPr>
              <w:snapToGrid w:val="0"/>
              <w:contextualSpacing/>
              <w:jc w:val="center"/>
              <w:rPr>
                <w:rFonts w:eastAsia="Arial"/>
                <w:b/>
                <w:sz w:val="16"/>
                <w:szCs w:val="16"/>
              </w:rPr>
            </w:pPr>
          </w:p>
        </w:tc>
        <w:tc>
          <w:tcPr>
            <w:tcW w:w="1739" w:type="dxa"/>
            <w:gridSpan w:val="4"/>
            <w:vAlign w:val="bottom"/>
          </w:tcPr>
          <w:p w14:paraId="77A341FF" w14:textId="77777777" w:rsidR="00FF1739" w:rsidRPr="009E7E11" w:rsidRDefault="00FF1739" w:rsidP="00FF1739">
            <w:pPr>
              <w:snapToGrid w:val="0"/>
              <w:contextualSpacing/>
              <w:jc w:val="right"/>
              <w:rPr>
                <w:rFonts w:eastAsia="SimSun"/>
                <w:b/>
                <w:sz w:val="16"/>
                <w:szCs w:val="16"/>
              </w:rPr>
            </w:pPr>
          </w:p>
        </w:tc>
        <w:tc>
          <w:tcPr>
            <w:tcW w:w="2978" w:type="dxa"/>
            <w:gridSpan w:val="4"/>
          </w:tcPr>
          <w:p w14:paraId="4D27D257" w14:textId="77777777" w:rsidR="00FF1739" w:rsidRPr="0073067D" w:rsidRDefault="00FF1739" w:rsidP="00FF1739">
            <w:pPr>
              <w:snapToGrid w:val="0"/>
              <w:contextualSpacing/>
              <w:jc w:val="center"/>
              <w:rPr>
                <w:rFonts w:eastAsia="SimSun"/>
                <w:bCs/>
                <w:i/>
                <w:iCs/>
                <w:sz w:val="16"/>
                <w:szCs w:val="16"/>
              </w:rPr>
            </w:pPr>
            <w:r w:rsidRPr="0073067D">
              <w:rPr>
                <w:rFonts w:eastAsia="SimSun"/>
                <w:bCs/>
                <w:i/>
                <w:iCs/>
                <w:sz w:val="16"/>
                <w:szCs w:val="16"/>
              </w:rPr>
              <w:t>(unaudited)</w:t>
            </w:r>
          </w:p>
        </w:tc>
      </w:tr>
      <w:tr w:rsidR="00766187" w:rsidRPr="00E737ED" w14:paraId="0B982AF3" w14:textId="77777777" w:rsidTr="00766187">
        <w:tc>
          <w:tcPr>
            <w:tcW w:w="1560" w:type="dxa"/>
            <w:vAlign w:val="bottom"/>
          </w:tcPr>
          <w:p w14:paraId="746B35BD" w14:textId="77777777" w:rsidR="00766187" w:rsidRPr="009E7E11" w:rsidRDefault="00766187" w:rsidP="00766187">
            <w:pPr>
              <w:tabs>
                <w:tab w:val="right" w:leader="dot" w:pos="2805"/>
              </w:tabs>
              <w:snapToGrid w:val="0"/>
              <w:contextualSpacing/>
              <w:rPr>
                <w:rFonts w:eastAsia="Arial"/>
                <w:sz w:val="16"/>
                <w:szCs w:val="16"/>
              </w:rPr>
            </w:pPr>
            <w:r w:rsidRPr="0073067D">
              <w:rPr>
                <w:rFonts w:eastAsia="Arial" w:hint="eastAsia"/>
                <w:sz w:val="16"/>
                <w:szCs w:val="16"/>
                <w:lang w:eastAsia="zh-CN"/>
              </w:rPr>
              <w:t>A</w:t>
            </w:r>
            <w:r w:rsidRPr="0073067D">
              <w:rPr>
                <w:rFonts w:eastAsia="Arial"/>
                <w:sz w:val="16"/>
                <w:szCs w:val="16"/>
                <w:lang w:eastAsia="zh-CN"/>
              </w:rPr>
              <w:t>gentic platform software</w:t>
            </w:r>
            <w:r w:rsidRPr="009E7E11">
              <w:rPr>
                <w:rFonts w:eastAsia="Arial"/>
                <w:sz w:val="16"/>
                <w:szCs w:val="16"/>
              </w:rPr>
              <w:tab/>
              <w:t xml:space="preserve"> </w:t>
            </w:r>
          </w:p>
        </w:tc>
        <w:tc>
          <w:tcPr>
            <w:tcW w:w="765" w:type="dxa"/>
            <w:vAlign w:val="bottom"/>
          </w:tcPr>
          <w:p w14:paraId="4FF97CA2"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12F3F20"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7C957428" w14:textId="4DD54CD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C9611F4" w14:textId="3327118B"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743B7503" w14:textId="4D67FF0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2804D6D9" w14:textId="74B575B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5CB305E4"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AF5EB78"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7574D29"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B37ED51"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CD6D8D" w14:paraId="7F715428" w14:textId="77777777" w:rsidTr="00766187">
        <w:tc>
          <w:tcPr>
            <w:tcW w:w="1560" w:type="dxa"/>
            <w:vAlign w:val="bottom"/>
          </w:tcPr>
          <w:p w14:paraId="67B45CAE" w14:textId="77777777" w:rsidR="00766187" w:rsidRDefault="00766187" w:rsidP="00766187">
            <w:pPr>
              <w:tabs>
                <w:tab w:val="right" w:leader="dot" w:pos="2805"/>
              </w:tabs>
              <w:snapToGrid w:val="0"/>
              <w:contextualSpacing/>
              <w:rPr>
                <w:rFonts w:eastAsia="Arial"/>
                <w:sz w:val="16"/>
                <w:szCs w:val="16"/>
              </w:rPr>
            </w:pPr>
            <w:r w:rsidRPr="0073067D">
              <w:rPr>
                <w:rFonts w:eastAsia="Arial"/>
                <w:sz w:val="16"/>
                <w:szCs w:val="16"/>
              </w:rPr>
              <w:t>AGI enterprise solutions</w:t>
            </w:r>
            <w:r w:rsidRPr="009E7E11">
              <w:rPr>
                <w:rFonts w:eastAsia="Arial"/>
                <w:sz w:val="16"/>
                <w:szCs w:val="16"/>
              </w:rPr>
              <w:tab/>
            </w:r>
          </w:p>
        </w:tc>
        <w:tc>
          <w:tcPr>
            <w:tcW w:w="765" w:type="dxa"/>
            <w:vAlign w:val="bottom"/>
          </w:tcPr>
          <w:p w14:paraId="0D546617"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79DD42E3"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385C0A0F" w14:textId="20AC216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3DFAA436" w14:textId="2529F203"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537A7F63" w14:textId="472357C0"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1D75D5A7" w14:textId="096E8CC9"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4C923598"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01EDE7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5B493154"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F642E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8A2B83" w14:paraId="319E9FE0" w14:textId="77777777" w:rsidTr="00766187">
        <w:tc>
          <w:tcPr>
            <w:tcW w:w="1560" w:type="dxa"/>
            <w:vAlign w:val="bottom"/>
          </w:tcPr>
          <w:p w14:paraId="39B6843C" w14:textId="77777777" w:rsidR="00766187" w:rsidRPr="007774CD" w:rsidRDefault="00766187" w:rsidP="00766187">
            <w:pPr>
              <w:tabs>
                <w:tab w:val="right" w:leader="dot" w:pos="2805"/>
              </w:tabs>
              <w:snapToGrid w:val="0"/>
              <w:ind w:left="181" w:hanging="181"/>
              <w:contextualSpacing/>
              <w:rPr>
                <w:rFonts w:eastAsia="Arial"/>
                <w:sz w:val="16"/>
                <w:szCs w:val="16"/>
                <w:lang w:eastAsia="zh-CN"/>
              </w:rPr>
            </w:pPr>
            <w:r w:rsidRPr="0073067D">
              <w:rPr>
                <w:rFonts w:eastAsia="Arial"/>
                <w:sz w:val="16"/>
                <w:szCs w:val="16"/>
                <w:lang w:eastAsia="zh-CN"/>
              </w:rPr>
              <w:t xml:space="preserve">Agentic </w:t>
            </w:r>
            <w:proofErr w:type="spellStart"/>
            <w:r w:rsidRPr="0073067D">
              <w:rPr>
                <w:rFonts w:eastAsia="Arial"/>
                <w:sz w:val="16"/>
                <w:szCs w:val="16"/>
                <w:lang w:eastAsia="zh-CN"/>
              </w:rPr>
              <w:t>MaaS</w:t>
            </w:r>
            <w:proofErr w:type="spellEnd"/>
            <w:r w:rsidRPr="007774CD">
              <w:rPr>
                <w:rFonts w:eastAsia="Arial"/>
                <w:sz w:val="16"/>
                <w:szCs w:val="16"/>
                <w:lang w:eastAsia="zh-CN"/>
              </w:rPr>
              <w:tab/>
            </w:r>
          </w:p>
        </w:tc>
        <w:tc>
          <w:tcPr>
            <w:tcW w:w="765" w:type="dxa"/>
            <w:vAlign w:val="bottom"/>
          </w:tcPr>
          <w:p w14:paraId="29FBB575"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86D242B"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4E115738" w14:textId="768FC411"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A4BD1C5" w14:textId="1A2B6E0D"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19BB1E8D" w14:textId="7FE81AC5"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3A8FD29A" w14:textId="4CD71D42"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3A8F2D72"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CF3D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678A9C8"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7E161E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E737ED" w14:paraId="19539180" w14:textId="77777777" w:rsidTr="00766187">
        <w:tblPrEx>
          <w:tblCellMar>
            <w:left w:w="108" w:type="dxa"/>
            <w:right w:w="108" w:type="dxa"/>
          </w:tblCellMar>
        </w:tblPrEx>
        <w:trPr>
          <w:trHeight w:val="433"/>
        </w:trPr>
        <w:tc>
          <w:tcPr>
            <w:tcW w:w="1560" w:type="dxa"/>
            <w:vAlign w:val="bottom"/>
          </w:tcPr>
          <w:p w14:paraId="2D682513" w14:textId="77777777" w:rsidR="00766187" w:rsidRPr="00D80E0A" w:rsidRDefault="00766187" w:rsidP="00766187">
            <w:pPr>
              <w:tabs>
                <w:tab w:val="right" w:leader="dot" w:pos="2805"/>
              </w:tabs>
              <w:snapToGrid w:val="0"/>
              <w:ind w:left="181" w:hanging="181"/>
              <w:contextualSpacing/>
              <w:rPr>
                <w:rFonts w:eastAsia="Arial"/>
                <w:b/>
                <w:bCs/>
                <w:sz w:val="16"/>
                <w:szCs w:val="16"/>
              </w:rPr>
            </w:pPr>
            <w:r w:rsidRPr="00D80E0A">
              <w:rPr>
                <w:rFonts w:eastAsia="Arial"/>
                <w:b/>
                <w:bCs/>
                <w:sz w:val="16"/>
                <w:szCs w:val="16"/>
              </w:rPr>
              <w:t>Total</w:t>
            </w:r>
            <w:r w:rsidRPr="00D80E0A">
              <w:rPr>
                <w:rFonts w:eastAsia="Arial"/>
                <w:b/>
                <w:bCs/>
                <w:sz w:val="16"/>
                <w:szCs w:val="16"/>
              </w:rPr>
              <w:tab/>
            </w:r>
          </w:p>
        </w:tc>
        <w:tc>
          <w:tcPr>
            <w:tcW w:w="765" w:type="dxa"/>
            <w:vAlign w:val="bottom"/>
          </w:tcPr>
          <w:p w14:paraId="0F63156F"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6739FA65"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N/A</w:t>
            </w:r>
          </w:p>
        </w:tc>
        <w:tc>
          <w:tcPr>
            <w:tcW w:w="765" w:type="dxa"/>
            <w:vAlign w:val="bottom"/>
          </w:tcPr>
          <w:p w14:paraId="3647E1F0" w14:textId="3263DB6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7,831</w:t>
            </w:r>
          </w:p>
        </w:tc>
        <w:tc>
          <w:tcPr>
            <w:tcW w:w="766" w:type="dxa"/>
            <w:gridSpan w:val="2"/>
            <w:vAlign w:val="bottom"/>
          </w:tcPr>
          <w:p w14:paraId="7EB38794" w14:textId="60612DD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77.7</w:t>
            </w:r>
          </w:p>
        </w:tc>
        <w:tc>
          <w:tcPr>
            <w:tcW w:w="765" w:type="dxa"/>
            <w:vAlign w:val="bottom"/>
          </w:tcPr>
          <w:p w14:paraId="48653F56" w14:textId="5B848D3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41,695</w:t>
            </w:r>
          </w:p>
        </w:tc>
        <w:tc>
          <w:tcPr>
            <w:tcW w:w="766" w:type="dxa"/>
            <w:vAlign w:val="bottom"/>
          </w:tcPr>
          <w:p w14:paraId="6F3BA8C5" w14:textId="088ED9AC"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55.2</w:t>
            </w:r>
          </w:p>
        </w:tc>
        <w:tc>
          <w:tcPr>
            <w:tcW w:w="765" w:type="dxa"/>
            <w:gridSpan w:val="2"/>
            <w:vAlign w:val="bottom"/>
          </w:tcPr>
          <w:p w14:paraId="5EC6884C"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0167B9D5" w14:textId="07A4344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5" w:type="dxa"/>
            <w:vAlign w:val="bottom"/>
          </w:tcPr>
          <w:p w14:paraId="0350DB47" w14:textId="7B4967A3"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16,808</w:t>
            </w:r>
          </w:p>
        </w:tc>
        <w:tc>
          <w:tcPr>
            <w:tcW w:w="766" w:type="dxa"/>
            <w:vAlign w:val="bottom"/>
          </w:tcPr>
          <w:p w14:paraId="4FF8DD6D" w14:textId="5D342B2B"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20.6</w:t>
            </w:r>
          </w:p>
        </w:tc>
      </w:tr>
    </w:tbl>
    <w:p w14:paraId="371A2824" w14:textId="77777777" w:rsidR="004466DE" w:rsidRDefault="004466DE" w:rsidP="00766187">
      <w:pPr>
        <w:snapToGrid w:val="0"/>
        <w:spacing w:after="240" w:line="240" w:lineRule="auto"/>
        <w:jc w:val="both"/>
        <w:rPr>
          <w:rFonts w:ascii="Times New Roman" w:hAnsi="Times New Roman" w:cs="Times New Roman"/>
          <w:iCs/>
        </w:rPr>
      </w:pPr>
    </w:p>
    <w:p w14:paraId="121E141E" w14:textId="5C1873D9" w:rsidR="00766187" w:rsidRPr="00D03B61" w:rsidRDefault="00766187" w:rsidP="00766187">
      <w:pPr>
        <w:snapToGrid w:val="0"/>
        <w:spacing w:after="240" w:line="240" w:lineRule="auto"/>
        <w:ind w:firstLine="720"/>
        <w:jc w:val="both"/>
        <w:rPr>
          <w:rFonts w:ascii="Times New Roman" w:hAnsi="Times New Roman" w:cs="Times New Roman"/>
          <w:b/>
          <w:bCs/>
          <w:i/>
        </w:rPr>
      </w:pPr>
      <w:r>
        <w:rPr>
          <w:b w:val="0"/>
          <w:color w:val="002F6C"/>
        </w:rPr>
        <w:t>Our gross profit margin decreased from 77.7% in 2024 to 55.2% in 2025 and further to 20.6% for the three months ended March 31, 2026, primarily due to changes in our business mix and commercialisation stage. Platform software typically generated a higher gross profit margin because it required limited incremental direct costs after product development. By contrast, Agentic MaaS and certain solution projects required computing resource leasing or procurement, server resources and related delivery inputs. As Agentic MaaS became a more meaningful revenue contributor in 2025 and grew significantly in the first quarter of 2026, the relative contribution of computing-resource-intensive services increased, resulting in a lower overall gross profit margin. Management expects gross profit margin to improve over time if we achieve higher resource utilisation, optimise computing resource procurement and leasing arrangements, improve scheduling efficiency and benefit from scale effects, although the timing and extent of improvement will depend on customer demand, pricing, resource costs and business mix.</w:t>
      </w:r>
    </w:p>
    <w:p w14:paraId="1E3D9384" w14:textId="1292941F" w:rsidR="00221FB4" w:rsidRPr="002D032B" w:rsidRDefault="00221FB4" w:rsidP="00221FB4">
      <w:pPr>
        <w:jc w:val="both"/>
        <w:outlineLvl w:val="0"/>
        <w:rPr>
          <w:rFonts w:ascii="Times New Roman" w:hAnsi="Times New Roman" w:cs="Times New Roman"/>
          <w:b/>
          <w:iCs/>
        </w:rPr>
      </w:pPr>
      <w:r w:rsidRPr="002D032B">
        <w:rPr>
          <w:rFonts w:ascii="Times New Roman" w:hAnsi="Times New Roman" w:cs="Times New Roman"/>
          <w:b/>
          <w:iCs/>
        </w:rPr>
        <w:t>Other</w:t>
      </w:r>
      <w:r w:rsidR="009014BC">
        <w:rPr>
          <w:rFonts w:ascii="Times New Roman" w:hAnsi="Times New Roman" w:cs="Times New Roman"/>
          <w:b/>
          <w:iCs/>
        </w:rPr>
        <w:t xml:space="preserve"> </w:t>
      </w:r>
      <w:r w:rsidR="00296DD6">
        <w:rPr>
          <w:rFonts w:ascii="Times New Roman" w:hAnsi="Times New Roman" w:cs="Times New Roman"/>
          <w:b/>
          <w:iCs/>
        </w:rPr>
        <w:t>Income</w:t>
      </w:r>
      <w:r w:rsidRPr="002D032B">
        <w:rPr>
          <w:rFonts w:ascii="Times New Roman" w:hAnsi="Times New Roman" w:cs="Times New Roman"/>
          <w:b/>
          <w:iCs/>
        </w:rPr>
        <w:t xml:space="preserve">  </w:t>
      </w:r>
    </w:p>
    <w:p w14:paraId="74491155" w14:textId="50991158" w:rsidR="00221FB4" w:rsidRPr="00FA5BBD" w:rsidRDefault="00221FB4" w:rsidP="00FA5BBD">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iCs/>
        </w:rPr>
        <w:t>Our other income primarily consist</w:t>
      </w:r>
      <w:r w:rsidR="00A00CAB">
        <w:rPr>
          <w:rFonts w:ascii="Times New Roman" w:hAnsi="Times New Roman" w:cs="Times New Roman"/>
          <w:iCs/>
        </w:rPr>
        <w:t>ed</w:t>
      </w:r>
      <w:r w:rsidRPr="002D032B">
        <w:rPr>
          <w:rFonts w:ascii="Times New Roman" w:hAnsi="Times New Roman" w:cs="Times New Roman"/>
          <w:iCs/>
        </w:rPr>
        <w:t xml:space="preserve"> </w:t>
      </w:r>
      <w:r w:rsidR="000E2E7C">
        <w:rPr>
          <w:rFonts w:ascii="Times New Roman" w:hAnsi="Times New Roman" w:cs="Times New Roman"/>
          <w:iCs/>
        </w:rPr>
        <w:t xml:space="preserve">of </w:t>
      </w:r>
      <w:r w:rsidR="00EB1EA0">
        <w:rPr>
          <w:rFonts w:ascii="Times New Roman" w:hAnsi="Times New Roman" w:cs="Times New Roman"/>
          <w:iCs/>
        </w:rPr>
        <w:t>(</w:t>
      </w:r>
      <w:proofErr w:type="spellStart"/>
      <w:r w:rsidR="00EB1EA0">
        <w:rPr>
          <w:rFonts w:ascii="Times New Roman" w:hAnsi="Times New Roman" w:cs="Times New Roman"/>
          <w:iCs/>
        </w:rPr>
        <w:t>i</w:t>
      </w:r>
      <w:proofErr w:type="spellEnd"/>
      <w:r w:rsidR="00EB1EA0">
        <w:rPr>
          <w:rFonts w:ascii="Times New Roman" w:hAnsi="Times New Roman" w:cs="Times New Roman"/>
          <w:iCs/>
        </w:rPr>
        <w:t>)</w:t>
      </w:r>
      <w:r w:rsidR="00EB1EA0">
        <w:rPr>
          <w:rFonts w:ascii="Times New Roman" w:hAnsi="Times New Roman" w:cs="Times New Roman" w:hint="eastAsia"/>
          <w:iCs/>
        </w:rPr>
        <w:t xml:space="preserve"> government grants</w:t>
      </w:r>
      <w:r w:rsidR="00EB1EA0" w:rsidRPr="00EB1EA0">
        <w:rPr>
          <w:rFonts w:ascii="Times New Roman" w:hAnsi="Times New Roman" w:cs="Times New Roman"/>
          <w:iCs/>
        </w:rPr>
        <w:t>, in relation to government</w:t>
      </w:r>
      <w:r w:rsidR="00EB1EA0">
        <w:rPr>
          <w:rFonts w:ascii="Times New Roman" w:hAnsi="Times New Roman" w:cs="Times New Roman" w:hint="eastAsia"/>
          <w:iCs/>
        </w:rPr>
        <w:t xml:space="preserve"> </w:t>
      </w:r>
      <w:r w:rsidR="00EB1EA0" w:rsidRPr="00EB1EA0">
        <w:rPr>
          <w:rFonts w:ascii="Times New Roman" w:hAnsi="Times New Roman" w:cs="Times New Roman"/>
          <w:iCs/>
        </w:rPr>
        <w:t>initiatives to support</w:t>
      </w:r>
      <w:r w:rsidR="00EB1EA0">
        <w:rPr>
          <w:rFonts w:ascii="Times New Roman" w:hAnsi="Times New Roman" w:cs="Times New Roman" w:hint="eastAsia"/>
          <w:iCs/>
        </w:rPr>
        <w:t xml:space="preserve"> industrial </w:t>
      </w:r>
      <w:proofErr w:type="gramStart"/>
      <w:r w:rsidR="00EB1EA0">
        <w:rPr>
          <w:rFonts w:ascii="Times New Roman" w:hAnsi="Times New Roman" w:cs="Times New Roman" w:hint="eastAsia"/>
          <w:iCs/>
        </w:rPr>
        <w:t>development[</w:t>
      </w:r>
      <w:proofErr w:type="gramEnd"/>
      <w:r w:rsidR="00EB1EA0">
        <w:rPr>
          <w:rFonts w:ascii="Times New Roman" w:hAnsi="Times New Roman" w:cs="Times New Roman" w:hint="eastAsia"/>
          <w:iCs/>
        </w:rPr>
        <w:t xml:space="preserve">, which are of non-recurring nature], </w:t>
      </w:r>
      <w:r w:rsidR="00FA5BBD">
        <w:rPr>
          <w:rFonts w:ascii="Times New Roman" w:hAnsi="Times New Roman" w:cs="Times New Roman" w:hint="eastAsia"/>
          <w:iCs/>
        </w:rPr>
        <w:t xml:space="preserve">and </w:t>
      </w:r>
      <w:r w:rsidR="00EB1EA0" w:rsidRPr="00A00CAB">
        <w:rPr>
          <w:rFonts w:ascii="Times New Roman" w:hAnsi="Times New Roman" w:cs="Times New Roman"/>
          <w:iCs/>
        </w:rPr>
        <w:t>(</w:t>
      </w:r>
      <w:r w:rsidR="00EB1EA0">
        <w:rPr>
          <w:rFonts w:ascii="Times New Roman" w:hAnsi="Times New Roman" w:cs="Times New Roman"/>
          <w:iCs/>
        </w:rPr>
        <w:t>ii</w:t>
      </w:r>
      <w:r w:rsidR="00EB1EA0" w:rsidRPr="00A00CAB">
        <w:rPr>
          <w:rFonts w:ascii="Times New Roman" w:hAnsi="Times New Roman" w:cs="Times New Roman"/>
          <w:iCs/>
        </w:rPr>
        <w:t>)</w:t>
      </w:r>
      <w:r w:rsidR="00EB1EA0">
        <w:rPr>
          <w:rFonts w:ascii="Times New Roman" w:hAnsi="Times New Roman" w:cs="Times New Roman" w:hint="eastAsia"/>
          <w:iCs/>
        </w:rPr>
        <w:t xml:space="preserve"> interest income from our bank deposits</w:t>
      </w:r>
      <w:r w:rsidR="00FA5BBD">
        <w:rPr>
          <w:rFonts w:ascii="Times New Roman" w:hAnsi="Times New Roman" w:cs="Times New Roman" w:hint="eastAsia"/>
          <w:iCs/>
        </w:rPr>
        <w:t>.</w:t>
      </w:r>
      <w:r w:rsidR="00EB1EA0">
        <w:rPr>
          <w:rFonts w:ascii="Times New Roman" w:hAnsi="Times New Roman" w:cs="Times New Roman" w:hint="eastAsia"/>
          <w:iCs/>
        </w:rPr>
        <w:t xml:space="preserve"> </w:t>
      </w:r>
      <w:r w:rsidR="00FA5BBD">
        <w:rPr>
          <w:rFonts w:ascii="Times New Roman" w:hAnsi="Times New Roman" w:cs="Times New Roman" w:hint="eastAsia"/>
          <w:iCs/>
        </w:rPr>
        <w:t xml:space="preserve">The </w:t>
      </w:r>
      <w:r w:rsidR="00FA5BBD">
        <w:rPr>
          <w:rFonts w:ascii="Times New Roman" w:hAnsi="Times New Roman" w:cs="Times New Roman"/>
          <w:iCs/>
        </w:rPr>
        <w:t>following</w:t>
      </w:r>
      <w:r w:rsidR="00FA5BBD">
        <w:rPr>
          <w:rFonts w:ascii="Times New Roman" w:hAnsi="Times New Roman" w:cs="Times New Roman" w:hint="eastAsia"/>
          <w:iCs/>
        </w:rPr>
        <w:t xml:space="preserve"> table sets forth the breakdown of our other income in absolute </w:t>
      </w:r>
      <w:proofErr w:type="gramStart"/>
      <w:r w:rsidR="00FA5BBD">
        <w:rPr>
          <w:rFonts w:ascii="Times New Roman" w:hAnsi="Times New Roman" w:cs="Times New Roman" w:hint="eastAsia"/>
          <w:iCs/>
        </w:rPr>
        <w:t>amount</w:t>
      </w:r>
      <w:proofErr w:type="gramEnd"/>
      <w:r w:rsidR="00FA5BBD">
        <w:rPr>
          <w:rFonts w:ascii="Times New Roman" w:hAnsi="Times New Roman" w:cs="Times New Roman" w:hint="eastAsia"/>
          <w:iCs/>
        </w:rPr>
        <w:t xml:space="preserve"> and as a percentage of total other income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C81D77" w:rsidRPr="007969A2" w14:paraId="17079182" w14:textId="77777777" w:rsidTr="002306B6">
        <w:tc>
          <w:tcPr>
            <w:tcW w:w="1560" w:type="dxa"/>
            <w:vAlign w:val="bottom"/>
          </w:tcPr>
          <w:p w14:paraId="4AEA5310" w14:textId="77777777" w:rsidR="00C81D77" w:rsidRPr="007969A2" w:rsidRDefault="00C81D77" w:rsidP="002306B6">
            <w:pPr>
              <w:snapToGrid w:val="0"/>
              <w:contextualSpacing/>
              <w:rPr>
                <w:rFonts w:eastAsia="Arial"/>
                <w:sz w:val="18"/>
                <w:szCs w:val="18"/>
              </w:rPr>
            </w:pPr>
          </w:p>
        </w:tc>
        <w:tc>
          <w:tcPr>
            <w:tcW w:w="4593" w:type="dxa"/>
            <w:gridSpan w:val="7"/>
            <w:vAlign w:val="bottom"/>
          </w:tcPr>
          <w:p w14:paraId="1A817C3C"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7487C117"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C81D77" w:rsidRPr="007969A2" w14:paraId="38953939" w14:textId="77777777" w:rsidTr="002306B6">
        <w:tc>
          <w:tcPr>
            <w:tcW w:w="1560" w:type="dxa"/>
            <w:vAlign w:val="bottom"/>
          </w:tcPr>
          <w:p w14:paraId="1865EF56" w14:textId="77777777" w:rsidR="00C81D77" w:rsidRPr="007969A2" w:rsidRDefault="00C81D77" w:rsidP="002306B6">
            <w:pPr>
              <w:snapToGrid w:val="0"/>
              <w:contextualSpacing/>
              <w:rPr>
                <w:rFonts w:eastAsia="Arial"/>
                <w:sz w:val="18"/>
                <w:szCs w:val="18"/>
              </w:rPr>
            </w:pPr>
          </w:p>
        </w:tc>
        <w:tc>
          <w:tcPr>
            <w:tcW w:w="1531" w:type="dxa"/>
            <w:gridSpan w:val="2"/>
            <w:vAlign w:val="bottom"/>
          </w:tcPr>
          <w:p w14:paraId="199B782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7C5E508D"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49453B3E"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7FFE8379"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206C3D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C81D77" w:rsidRPr="007969A2" w14:paraId="7D504105" w14:textId="77777777" w:rsidTr="002306B6">
        <w:tblPrEx>
          <w:tblCellMar>
            <w:left w:w="108" w:type="dxa"/>
            <w:right w:w="108" w:type="dxa"/>
          </w:tblCellMar>
        </w:tblPrEx>
        <w:trPr>
          <w:trHeight w:val="283"/>
        </w:trPr>
        <w:tc>
          <w:tcPr>
            <w:tcW w:w="1560" w:type="dxa"/>
            <w:vAlign w:val="bottom"/>
          </w:tcPr>
          <w:p w14:paraId="4FC1192C" w14:textId="77777777" w:rsidR="00C81D77" w:rsidRPr="007969A2" w:rsidRDefault="00C81D77" w:rsidP="002306B6">
            <w:pPr>
              <w:snapToGrid w:val="0"/>
              <w:contextualSpacing/>
              <w:rPr>
                <w:rFonts w:eastAsia="Arial"/>
                <w:sz w:val="18"/>
                <w:szCs w:val="18"/>
              </w:rPr>
            </w:pPr>
          </w:p>
        </w:tc>
        <w:tc>
          <w:tcPr>
            <w:tcW w:w="765" w:type="dxa"/>
            <w:vAlign w:val="bottom"/>
          </w:tcPr>
          <w:p w14:paraId="3DEF822E"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861E658"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4ECE8A5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49D492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10C1D1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8C48625"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365B1947"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FE583F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303BBE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14B358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C81D77" w:rsidRPr="007969A2" w14:paraId="591F97F7" w14:textId="77777777" w:rsidTr="002306B6">
        <w:tblPrEx>
          <w:tblCellMar>
            <w:left w:w="108" w:type="dxa"/>
            <w:right w:w="108" w:type="dxa"/>
          </w:tblCellMar>
        </w:tblPrEx>
        <w:trPr>
          <w:trHeight w:val="242"/>
        </w:trPr>
        <w:tc>
          <w:tcPr>
            <w:tcW w:w="1560" w:type="dxa"/>
            <w:vAlign w:val="bottom"/>
          </w:tcPr>
          <w:p w14:paraId="0ADB65A4" w14:textId="77777777" w:rsidR="00C81D77" w:rsidRPr="007969A2" w:rsidRDefault="00C81D77" w:rsidP="002306B6">
            <w:pPr>
              <w:snapToGrid w:val="0"/>
              <w:contextualSpacing/>
              <w:rPr>
                <w:rFonts w:eastAsia="Arial"/>
                <w:sz w:val="18"/>
                <w:szCs w:val="18"/>
              </w:rPr>
            </w:pPr>
          </w:p>
        </w:tc>
        <w:tc>
          <w:tcPr>
            <w:tcW w:w="7655" w:type="dxa"/>
            <w:gridSpan w:val="12"/>
          </w:tcPr>
          <w:p w14:paraId="1DD6EBC5" w14:textId="77777777" w:rsidR="00C81D77" w:rsidRPr="007969A2" w:rsidRDefault="00C81D7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C81D77" w:rsidRPr="007969A2" w14:paraId="6D578848" w14:textId="77777777" w:rsidTr="002306B6">
        <w:tblPrEx>
          <w:tblCellMar>
            <w:left w:w="108" w:type="dxa"/>
            <w:right w:w="108" w:type="dxa"/>
          </w:tblCellMar>
        </w:tblPrEx>
        <w:trPr>
          <w:trHeight w:val="242"/>
        </w:trPr>
        <w:tc>
          <w:tcPr>
            <w:tcW w:w="1560" w:type="dxa"/>
            <w:vAlign w:val="bottom"/>
          </w:tcPr>
          <w:p w14:paraId="2C15CFCC" w14:textId="77777777" w:rsidR="00C81D77" w:rsidRPr="007969A2" w:rsidRDefault="00C81D77" w:rsidP="002306B6">
            <w:pPr>
              <w:snapToGrid w:val="0"/>
              <w:contextualSpacing/>
              <w:rPr>
                <w:rFonts w:eastAsia="Arial"/>
                <w:sz w:val="18"/>
                <w:szCs w:val="18"/>
              </w:rPr>
            </w:pPr>
          </w:p>
        </w:tc>
        <w:tc>
          <w:tcPr>
            <w:tcW w:w="2938" w:type="dxa"/>
            <w:gridSpan w:val="4"/>
          </w:tcPr>
          <w:p w14:paraId="5BD1A29E" w14:textId="77777777" w:rsidR="00C81D77" w:rsidRPr="007969A2" w:rsidRDefault="00C81D77" w:rsidP="002306B6">
            <w:pPr>
              <w:snapToGrid w:val="0"/>
              <w:contextualSpacing/>
              <w:jc w:val="center"/>
              <w:rPr>
                <w:rFonts w:eastAsia="Arial"/>
                <w:b/>
                <w:sz w:val="18"/>
                <w:szCs w:val="18"/>
              </w:rPr>
            </w:pPr>
          </w:p>
        </w:tc>
        <w:tc>
          <w:tcPr>
            <w:tcW w:w="1739" w:type="dxa"/>
            <w:gridSpan w:val="4"/>
            <w:vAlign w:val="bottom"/>
          </w:tcPr>
          <w:p w14:paraId="14587B9D" w14:textId="77777777" w:rsidR="00C81D77" w:rsidRPr="007969A2" w:rsidRDefault="00C81D77" w:rsidP="002306B6">
            <w:pPr>
              <w:snapToGrid w:val="0"/>
              <w:contextualSpacing/>
              <w:jc w:val="right"/>
              <w:rPr>
                <w:rFonts w:eastAsia="SimSun"/>
                <w:b/>
                <w:sz w:val="18"/>
                <w:szCs w:val="18"/>
              </w:rPr>
            </w:pPr>
          </w:p>
        </w:tc>
        <w:tc>
          <w:tcPr>
            <w:tcW w:w="2978" w:type="dxa"/>
            <w:gridSpan w:val="4"/>
          </w:tcPr>
          <w:p w14:paraId="218B0550" w14:textId="77777777" w:rsidR="00C81D77" w:rsidRPr="007969A2" w:rsidRDefault="00C81D7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EB1EA0" w:rsidRPr="007969A2" w14:paraId="1ECC65D7" w14:textId="77777777" w:rsidTr="00EB1EA0">
        <w:tc>
          <w:tcPr>
            <w:tcW w:w="1560" w:type="dxa"/>
            <w:vAlign w:val="bottom"/>
          </w:tcPr>
          <w:p w14:paraId="5214112A" w14:textId="0404ACCD"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Government grants</w:t>
            </w:r>
            <w:r w:rsidRPr="007969A2">
              <w:rPr>
                <w:rFonts w:eastAsia="Arial"/>
                <w:sz w:val="18"/>
                <w:szCs w:val="18"/>
              </w:rPr>
              <w:tab/>
              <w:t xml:space="preserve"> </w:t>
            </w:r>
          </w:p>
        </w:tc>
        <w:tc>
          <w:tcPr>
            <w:tcW w:w="765" w:type="dxa"/>
            <w:vAlign w:val="bottom"/>
          </w:tcPr>
          <w:p w14:paraId="66E35E62" w14:textId="14359B1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1,223</w:t>
            </w:r>
          </w:p>
        </w:tc>
        <w:tc>
          <w:tcPr>
            <w:tcW w:w="766" w:type="dxa"/>
            <w:vAlign w:val="bottom"/>
          </w:tcPr>
          <w:p w14:paraId="3BA8C58C" w14:textId="1953D79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100.0 </w:t>
            </w:r>
          </w:p>
        </w:tc>
        <w:tc>
          <w:tcPr>
            <w:tcW w:w="765" w:type="dxa"/>
            <w:vAlign w:val="bottom"/>
          </w:tcPr>
          <w:p w14:paraId="54AF4D92" w14:textId="08AB1D5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21,990</w:t>
            </w:r>
          </w:p>
        </w:tc>
        <w:tc>
          <w:tcPr>
            <w:tcW w:w="766" w:type="dxa"/>
            <w:gridSpan w:val="2"/>
            <w:vAlign w:val="bottom"/>
          </w:tcPr>
          <w:p w14:paraId="643FBF57" w14:textId="6BA750F6"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59.0 </w:t>
            </w:r>
          </w:p>
        </w:tc>
        <w:tc>
          <w:tcPr>
            <w:tcW w:w="765" w:type="dxa"/>
            <w:vAlign w:val="bottom"/>
          </w:tcPr>
          <w:p w14:paraId="7C9C5C9F" w14:textId="1FD207E9"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23,162</w:t>
            </w:r>
          </w:p>
        </w:tc>
        <w:tc>
          <w:tcPr>
            <w:tcW w:w="766" w:type="dxa"/>
            <w:vAlign w:val="bottom"/>
          </w:tcPr>
          <w:p w14:paraId="159A2ECF" w14:textId="5096BF6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64.9 </w:t>
            </w:r>
          </w:p>
        </w:tc>
        <w:tc>
          <w:tcPr>
            <w:tcW w:w="765" w:type="dxa"/>
            <w:gridSpan w:val="2"/>
            <w:vAlign w:val="bottom"/>
          </w:tcPr>
          <w:p w14:paraId="5702762B"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47C2797"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A0788C5"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E16E142"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0D723326" w14:textId="77777777" w:rsidTr="00EB1EA0">
        <w:tc>
          <w:tcPr>
            <w:tcW w:w="1560" w:type="dxa"/>
            <w:vAlign w:val="bottom"/>
          </w:tcPr>
          <w:p w14:paraId="226B99D0" w14:textId="6F52BB19"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Interest income</w:t>
            </w:r>
            <w:r w:rsidRPr="007969A2">
              <w:rPr>
                <w:rFonts w:eastAsia="Arial"/>
                <w:sz w:val="18"/>
                <w:szCs w:val="18"/>
              </w:rPr>
              <w:tab/>
            </w:r>
          </w:p>
        </w:tc>
        <w:tc>
          <w:tcPr>
            <w:tcW w:w="765" w:type="dxa"/>
            <w:vAlign w:val="bottom"/>
          </w:tcPr>
          <w:p w14:paraId="14F87697" w14:textId="6CDE1B5E"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1AEA30E9" w14:textId="3C0EFEF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5631B03" w14:textId="3DBB9F72"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7,473</w:t>
            </w:r>
          </w:p>
        </w:tc>
        <w:tc>
          <w:tcPr>
            <w:tcW w:w="766" w:type="dxa"/>
            <w:gridSpan w:val="2"/>
            <w:vAlign w:val="bottom"/>
          </w:tcPr>
          <w:p w14:paraId="660FF6B0" w14:textId="02404F04"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20.0 </w:t>
            </w:r>
          </w:p>
        </w:tc>
        <w:tc>
          <w:tcPr>
            <w:tcW w:w="765" w:type="dxa"/>
            <w:vAlign w:val="bottom"/>
          </w:tcPr>
          <w:p w14:paraId="0D77AB69" w14:textId="1851DCC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8,302</w:t>
            </w:r>
          </w:p>
        </w:tc>
        <w:tc>
          <w:tcPr>
            <w:tcW w:w="766" w:type="dxa"/>
            <w:vAlign w:val="bottom"/>
          </w:tcPr>
          <w:p w14:paraId="42F79D15" w14:textId="26D0271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23.3 </w:t>
            </w:r>
          </w:p>
        </w:tc>
        <w:tc>
          <w:tcPr>
            <w:tcW w:w="765" w:type="dxa"/>
            <w:gridSpan w:val="2"/>
            <w:vAlign w:val="bottom"/>
          </w:tcPr>
          <w:p w14:paraId="3052027A"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535BF9C"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B3D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17415B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1BFF7065" w14:textId="77777777" w:rsidTr="00EB1EA0">
        <w:tc>
          <w:tcPr>
            <w:tcW w:w="1560" w:type="dxa"/>
            <w:vAlign w:val="bottom"/>
          </w:tcPr>
          <w:p w14:paraId="4D566279" w14:textId="44659243" w:rsidR="00EB1EA0" w:rsidRPr="007969A2" w:rsidRDefault="00EB1EA0" w:rsidP="00EB1EA0">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060CA097" w14:textId="0DB0971C"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2D797229" w14:textId="1F7BBCA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71D564E" w14:textId="7767DF1B"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7,825</w:t>
            </w:r>
          </w:p>
        </w:tc>
        <w:tc>
          <w:tcPr>
            <w:tcW w:w="766" w:type="dxa"/>
            <w:gridSpan w:val="2"/>
            <w:vAlign w:val="bottom"/>
          </w:tcPr>
          <w:p w14:paraId="2B84A5C9" w14:textId="480145CE"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21.0 </w:t>
            </w:r>
          </w:p>
        </w:tc>
        <w:tc>
          <w:tcPr>
            <w:tcW w:w="765" w:type="dxa"/>
            <w:vAlign w:val="bottom"/>
          </w:tcPr>
          <w:p w14:paraId="1AD8D362" w14:textId="69F872A6"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4,206</w:t>
            </w:r>
          </w:p>
        </w:tc>
        <w:tc>
          <w:tcPr>
            <w:tcW w:w="766" w:type="dxa"/>
            <w:vAlign w:val="bottom"/>
          </w:tcPr>
          <w:p w14:paraId="0B321565" w14:textId="42D48C20"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11.8 </w:t>
            </w:r>
          </w:p>
        </w:tc>
        <w:tc>
          <w:tcPr>
            <w:tcW w:w="765" w:type="dxa"/>
            <w:gridSpan w:val="2"/>
            <w:vAlign w:val="bottom"/>
          </w:tcPr>
          <w:p w14:paraId="1B6B7F69"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603B012"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865C9C"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B9B9DBE"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7E927B94" w14:textId="77777777" w:rsidTr="00EB1EA0">
        <w:tblPrEx>
          <w:tblCellMar>
            <w:left w:w="108" w:type="dxa"/>
            <w:right w:w="108" w:type="dxa"/>
          </w:tblCellMar>
        </w:tblPrEx>
        <w:trPr>
          <w:trHeight w:val="433"/>
        </w:trPr>
        <w:tc>
          <w:tcPr>
            <w:tcW w:w="1560" w:type="dxa"/>
            <w:vAlign w:val="bottom"/>
          </w:tcPr>
          <w:p w14:paraId="31879B99" w14:textId="77777777" w:rsidR="00EB1EA0" w:rsidRPr="007969A2" w:rsidRDefault="00EB1EA0" w:rsidP="00EB1EA0">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A690C4E" w14:textId="422B8A43"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1,223</w:t>
            </w:r>
          </w:p>
        </w:tc>
        <w:tc>
          <w:tcPr>
            <w:tcW w:w="766" w:type="dxa"/>
            <w:vAlign w:val="bottom"/>
          </w:tcPr>
          <w:p w14:paraId="6B09F05D" w14:textId="66E3892A"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77570C6E" w14:textId="49D7B2F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37,288</w:t>
            </w:r>
          </w:p>
        </w:tc>
        <w:tc>
          <w:tcPr>
            <w:tcW w:w="766" w:type="dxa"/>
            <w:gridSpan w:val="2"/>
            <w:vAlign w:val="bottom"/>
          </w:tcPr>
          <w:p w14:paraId="6184C07C" w14:textId="17FBCA0E"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3CD93DDF" w14:textId="12CBC2E6"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35,670</w:t>
            </w:r>
          </w:p>
        </w:tc>
        <w:tc>
          <w:tcPr>
            <w:tcW w:w="766" w:type="dxa"/>
            <w:vAlign w:val="bottom"/>
          </w:tcPr>
          <w:p w14:paraId="75277245" w14:textId="6AA26BB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gridSpan w:val="2"/>
            <w:vAlign w:val="bottom"/>
          </w:tcPr>
          <w:p w14:paraId="0557AE3E"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0FC426AA"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30C0CB0" w14:textId="74DA7718" w:rsidR="00EB1EA0" w:rsidRPr="007969A2" w:rsidRDefault="00A17E54" w:rsidP="00EB1EA0">
            <w:pPr>
              <w:pBdr>
                <w:bottom w:val="thinThickSmallGap" w:sz="12" w:space="1" w:color="auto"/>
              </w:pBdr>
              <w:tabs>
                <w:tab w:val="decimal" w:pos="876"/>
              </w:tabs>
              <w:snapToGrid w:val="0"/>
              <w:contextualSpacing/>
              <w:jc w:val="right"/>
              <w:rPr>
                <w:rFonts w:eastAsia="Arial"/>
                <w:b/>
                <w:bCs/>
                <w:sz w:val="18"/>
                <w:szCs w:val="18"/>
                <w:lang w:eastAsia="zh-CN"/>
              </w:rPr>
            </w:pPr>
            <w:r w:rsidRPr="00A17E54">
              <w:rPr>
                <w:rFonts w:eastAsia="Arial"/>
                <w:b/>
                <w:bCs/>
                <w:sz w:val="18"/>
                <w:szCs w:val="18"/>
                <w:lang w:eastAsia="zh-CN"/>
              </w:rPr>
              <w:t>9,034</w:t>
            </w:r>
          </w:p>
        </w:tc>
        <w:tc>
          <w:tcPr>
            <w:tcW w:w="766" w:type="dxa"/>
            <w:vAlign w:val="bottom"/>
          </w:tcPr>
          <w:p w14:paraId="304FC056"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549BE2E3" w14:textId="77777777" w:rsidR="00C81D77" w:rsidRPr="007969A2" w:rsidRDefault="00C81D77" w:rsidP="00C81D7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7B5BFDB2" w14:textId="77777777" w:rsidR="00C81D77" w:rsidRPr="007969A2" w:rsidRDefault="00C81D77" w:rsidP="007969A2">
      <w:pPr>
        <w:pStyle w:val="ListParagraph"/>
        <w:numPr>
          <w:ilvl w:val="0"/>
          <w:numId w:val="38"/>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Pr="007969A2">
        <w:rPr>
          <w:rFonts w:ascii="Times New Roman" w:eastAsia="Arial" w:hAnsi="Times New Roman" w:cs="Times New Roman"/>
          <w:sz w:val="18"/>
          <w:szCs w:val="18"/>
        </w:rPr>
        <w:t xml:space="preserve">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588CA6B6" w14:textId="77C13E7C" w:rsidR="00E77E1D" w:rsidRPr="002D032B" w:rsidRDefault="00E77E1D" w:rsidP="00E77E1D">
      <w:pPr>
        <w:jc w:val="both"/>
        <w:outlineLvl w:val="0"/>
        <w:rPr>
          <w:rFonts w:ascii="Times New Roman" w:hAnsi="Times New Roman" w:cs="Times New Roman"/>
          <w:b/>
          <w:iCs/>
        </w:rPr>
      </w:pPr>
      <w:r w:rsidRPr="002D032B">
        <w:rPr>
          <w:rFonts w:ascii="Times New Roman" w:hAnsi="Times New Roman" w:cs="Times New Roman"/>
          <w:b/>
          <w:iCs/>
        </w:rPr>
        <w:t>Other</w:t>
      </w:r>
      <w:r>
        <w:rPr>
          <w:rFonts w:ascii="Times New Roman" w:hAnsi="Times New Roman" w:cs="Times New Roman"/>
          <w:b/>
          <w:iCs/>
        </w:rPr>
        <w:t xml:space="preserve"> Gains and Losses</w:t>
      </w:r>
      <w:r w:rsidRPr="002D032B">
        <w:rPr>
          <w:rFonts w:ascii="Times New Roman" w:hAnsi="Times New Roman" w:cs="Times New Roman"/>
          <w:b/>
          <w:iCs/>
        </w:rPr>
        <w:t xml:space="preserve">  </w:t>
      </w:r>
    </w:p>
    <w:p w14:paraId="567E8A4E" w14:textId="07F00DD8" w:rsidR="00FA5BBD" w:rsidRDefault="00E77E1D" w:rsidP="00AB4FF6">
      <w:pPr>
        <w:snapToGrid w:val="0"/>
        <w:spacing w:after="240" w:line="240" w:lineRule="auto"/>
        <w:ind w:firstLine="720"/>
        <w:jc w:val="both"/>
        <w:rPr>
          <w:rFonts w:ascii="Times New Roman" w:hAnsi="Times New Roman" w:cs="Times New Roman"/>
          <w:iCs/>
        </w:rPr>
      </w:pPr>
      <w:r w:rsidRPr="00E77E1D">
        <w:rPr>
          <w:rFonts w:ascii="Times New Roman" w:eastAsia="Arial" w:hAnsi="Times New Roman" w:cs="Times New Roman"/>
          <w:iCs/>
          <w:lang w:eastAsia="en-US"/>
        </w:rPr>
        <w:t>Our</w:t>
      </w:r>
      <w:r>
        <w:rPr>
          <w:rFonts w:ascii="Times New Roman" w:eastAsia="Arial" w:hAnsi="Times New Roman" w:cs="Times New Roman"/>
          <w:iCs/>
          <w:lang w:eastAsia="en-US"/>
        </w:rPr>
        <w:t xml:space="preserve"> other gains and losses primarily included </w:t>
      </w:r>
      <w:r w:rsidR="00FA5BBD">
        <w:rPr>
          <w:rFonts w:ascii="Times New Roman" w:eastAsia="Arial" w:hAnsi="Times New Roman" w:cs="Times New Roman"/>
          <w:iCs/>
          <w:lang w:eastAsia="en-US"/>
        </w:rPr>
        <w:t>[●]</w:t>
      </w:r>
      <w:r>
        <w:rPr>
          <w:rFonts w:ascii="Times New Roman" w:eastAsia="Arial" w:hAnsi="Times New Roman" w:cs="Times New Roman"/>
          <w:iCs/>
          <w:lang w:eastAsia="en-US"/>
        </w:rPr>
        <w:t xml:space="preserve">. </w:t>
      </w:r>
      <w:r w:rsidR="00FA5BBD">
        <w:rPr>
          <w:rFonts w:ascii="Times New Roman" w:hAnsi="Times New Roman" w:cs="Times New Roman" w:hint="eastAsia"/>
          <w:iCs/>
        </w:rPr>
        <w:t xml:space="preserve">We recorded other gains of RMB0.5 million, RMB0.3 million, RMB1.7 million and </w:t>
      </w:r>
      <w:proofErr w:type="gramStart"/>
      <w:r w:rsidR="00FA5BBD">
        <w:rPr>
          <w:rFonts w:ascii="Times New Roman" w:eastAsia="Arial" w:hAnsi="Times New Roman" w:cs="Times New Roman"/>
          <w:iCs/>
          <w:lang w:eastAsia="en-US"/>
        </w:rPr>
        <w:t>RMB[</w:t>
      </w:r>
      <w:proofErr w:type="gramEnd"/>
      <w:r w:rsidR="00FA5BBD">
        <w:rPr>
          <w:rFonts w:ascii="Times New Roman" w:eastAsia="Arial" w:hAnsi="Times New Roman" w:cs="Times New Roman"/>
          <w:iCs/>
          <w:lang w:eastAsia="en-US"/>
        </w:rPr>
        <w:t>●] million</w:t>
      </w:r>
      <w:r w:rsidR="00FA5BBD">
        <w:rPr>
          <w:rFonts w:ascii="Times New Roman" w:hAnsi="Times New Roman" w:cs="Times New Roman" w:hint="eastAsia"/>
          <w:iCs/>
        </w:rPr>
        <w:t xml:space="preserve"> in 2023, 2024, 2025 and for the three months ended March 31, 2025, and other losses of RMB0.7 million for the three months ended March 31, 2026, respectively. </w:t>
      </w:r>
    </w:p>
    <w:p w14:paraId="35F4F96B" w14:textId="6CBA6D24" w:rsidR="00B419EC" w:rsidRPr="00B419EC" w:rsidRDefault="00B419EC" w:rsidP="00B419EC">
      <w:pPr>
        <w:jc w:val="both"/>
        <w:outlineLvl w:val="0"/>
        <w:rPr>
          <w:rFonts w:ascii="Times New Roman" w:hAnsi="Times New Roman" w:cs="Times New Roman"/>
          <w:b/>
          <w:iCs/>
        </w:rPr>
      </w:pPr>
      <w:r w:rsidRPr="00B419EC">
        <w:rPr>
          <w:rFonts w:ascii="Times New Roman" w:hAnsi="Times New Roman" w:cs="Times New Roman"/>
          <w:b/>
          <w:iCs/>
        </w:rPr>
        <w:t xml:space="preserve">Impairment Losses under </w:t>
      </w:r>
      <w:r w:rsidR="00A375A0">
        <w:rPr>
          <w:rFonts w:ascii="Times New Roman" w:hAnsi="Times New Roman" w:cs="Times New Roman" w:hint="eastAsia"/>
          <w:b/>
          <w:iCs/>
        </w:rPr>
        <w:t>ECL</w:t>
      </w:r>
      <w:r w:rsidRPr="00B419EC">
        <w:rPr>
          <w:rFonts w:ascii="Times New Roman" w:hAnsi="Times New Roman" w:cs="Times New Roman"/>
          <w:b/>
          <w:iCs/>
        </w:rPr>
        <w:t xml:space="preserve"> Model, Net of Reversal</w:t>
      </w:r>
    </w:p>
    <w:p w14:paraId="1C57C6AA" w14:textId="55F08EF0" w:rsidR="00FA5BBD" w:rsidRPr="00B419EC" w:rsidRDefault="00B419EC" w:rsidP="00B419EC">
      <w:pPr>
        <w:snapToGrid w:val="0"/>
        <w:spacing w:after="240" w:line="240" w:lineRule="auto"/>
        <w:ind w:firstLine="720"/>
        <w:jc w:val="both"/>
        <w:rPr>
          <w:rFonts w:ascii="Times New Roman" w:hAnsi="Times New Roman" w:cs="Times New Roman"/>
          <w:iCs/>
        </w:rPr>
      </w:pPr>
      <w:r>
        <w:rPr>
          <w:rFonts w:ascii="Times New Roman" w:hAnsi="Times New Roman" w:cs="Times New Roman"/>
          <w:bCs/>
          <w:iCs/>
        </w:rPr>
        <w:t>Our impairment losses</w:t>
      </w:r>
      <w:r>
        <w:rPr>
          <w:rFonts w:ascii="Times New Roman" w:hAnsi="Times New Roman" w:cs="Times New Roman" w:hint="eastAsia"/>
          <w:bCs/>
          <w:iCs/>
        </w:rPr>
        <w:t xml:space="preserve"> under </w:t>
      </w:r>
      <w:commentRangeStart w:id="10"/>
      <w:r>
        <w:rPr>
          <w:rFonts w:ascii="Times New Roman" w:hAnsi="Times New Roman" w:cs="Times New Roman" w:hint="eastAsia"/>
          <w:bCs/>
          <w:iCs/>
        </w:rPr>
        <w:t>ECL</w:t>
      </w:r>
      <w:commentRangeEnd w:id="10"/>
      <w:r w:rsidR="00BA1B08">
        <w:rPr>
          <w:rStyle w:val="CommentReference"/>
          <w:rFonts w:ascii="Times New Roman" w:eastAsia="SimSun" w:hAnsi="Times New Roman" w:cs="Times New Roman"/>
        </w:rPr>
      </w:r>
      <w:r>
        <w:rPr>
          <w:rFonts w:ascii="Times New Roman" w:hAnsi="Times New Roman" w:cs="Times New Roman" w:hint="eastAsia"/>
          <w:bCs/>
          <w:iCs/>
        </w:rPr>
        <w:t xml:space="preserve"> model</w:t>
      </w:r>
      <w:r>
        <w:rPr>
          <w:rFonts w:ascii="Times New Roman" w:hAnsi="Times New Roman" w:cs="Times New Roman"/>
          <w:bCs/>
          <w:iCs/>
        </w:rPr>
        <w:t>, net of reversal,</w:t>
      </w:r>
      <w:r>
        <w:rPr>
          <w:rFonts w:ascii="Times New Roman" w:hAnsi="Times New Roman" w:cs="Times New Roman" w:hint="eastAsia"/>
          <w:bCs/>
          <w:iCs/>
        </w:rPr>
        <w:t xml:space="preserve"> </w:t>
      </w:r>
      <w:r w:rsidRPr="00B419EC">
        <w:rPr>
          <w:rFonts w:ascii="Times New Roman" w:hAnsi="Times New Roman" w:cs="Times New Roman"/>
          <w:bCs/>
          <w:iCs/>
        </w:rPr>
        <w:t>primarily related to trade receivables and other receivables.</w:t>
      </w:r>
      <w:r>
        <w:rPr>
          <w:rFonts w:ascii="Times New Roman" w:hAnsi="Times New Roman" w:cs="Times New Roman" w:hint="eastAsia"/>
          <w:bCs/>
          <w:iCs/>
        </w:rPr>
        <w:t xml:space="preserve"> </w:t>
      </w:r>
      <w:r w:rsidRPr="00B419EC">
        <w:rPr>
          <w:rFonts w:ascii="Times New Roman" w:hAnsi="Times New Roman" w:cs="Times New Roman"/>
          <w:bCs/>
          <w:iCs/>
        </w:rPr>
        <w:t>We recorded</w:t>
      </w:r>
      <w:r>
        <w:rPr>
          <w:rFonts w:ascii="Times New Roman" w:hAnsi="Times New Roman" w:cs="Times New Roman" w:hint="eastAsia"/>
          <w:bCs/>
          <w:iCs/>
        </w:rPr>
        <w:t xml:space="preserve">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Pr>
          <w:rFonts w:ascii="Times New Roman" w:hAnsi="Times New Roman" w:cs="Times New Roman" w:hint="eastAsia"/>
          <w:bCs/>
          <w:iCs/>
        </w:rPr>
        <w:t xml:space="preserve"> </w:t>
      </w:r>
      <w:r w:rsidRPr="00A00CAB">
        <w:rPr>
          <w:rFonts w:ascii="Times New Roman" w:eastAsia="Arial" w:hAnsi="Times New Roman" w:cs="Times New Roman"/>
          <w:iCs/>
          <w:lang w:eastAsia="en-US"/>
        </w:rPr>
        <w:t xml:space="preserve">of </w:t>
      </w:r>
      <w:r>
        <w:rPr>
          <w:rFonts w:ascii="Times New Roman" w:hAnsi="Times New Roman" w:cs="Times New Roman" w:hint="eastAsia"/>
          <w:iCs/>
        </w:rPr>
        <w:t xml:space="preserve">nil, </w:t>
      </w:r>
      <w:r w:rsidRPr="002D032B">
        <w:rPr>
          <w:rFonts w:ascii="Times New Roman" w:eastAsia="Arial" w:hAnsi="Times New Roman" w:cs="Times New Roman"/>
          <w:iCs/>
          <w:lang w:eastAsia="en-US"/>
        </w:rPr>
        <w:t>RMB</w:t>
      </w:r>
      <w:r>
        <w:rPr>
          <w:rFonts w:ascii="Times New Roman" w:hAnsi="Times New Roman" w:cs="Times New Roman" w:hint="eastAsia"/>
          <w:iCs/>
        </w:rPr>
        <w:t xml:space="preserve">0.4 million, RMB5.9 million,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Pr>
          <w:rFonts w:ascii="Times New Roman" w:hAnsi="Times New Roman" w:cs="Times New Roman" w:hint="eastAsia"/>
          <w:iCs/>
        </w:rPr>
        <w:t xml:space="preserve"> and RMB3.2 million 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p>
    <w:p w14:paraId="7A68F696" w14:textId="7D105533" w:rsidR="00EC598C" w:rsidRPr="002D032B" w:rsidRDefault="001872D6" w:rsidP="007D1F51">
      <w:pPr>
        <w:jc w:val="both"/>
        <w:outlineLvl w:val="0"/>
        <w:rPr>
          <w:rFonts w:ascii="Times New Roman" w:hAnsi="Times New Roman" w:cs="Times New Roman"/>
          <w:b/>
          <w:iCs/>
        </w:rPr>
      </w:pPr>
      <w:r>
        <w:rPr>
          <w:rFonts w:ascii="Times New Roman" w:hAnsi="Times New Roman" w:cs="Times New Roman"/>
          <w:b/>
          <w:iCs/>
        </w:rPr>
        <w:t xml:space="preserve">Selling and </w:t>
      </w:r>
      <w:r w:rsidR="00B419EC">
        <w:rPr>
          <w:rFonts w:ascii="Times New Roman" w:hAnsi="Times New Roman" w:cs="Times New Roman" w:hint="eastAsia"/>
          <w:b/>
          <w:iCs/>
        </w:rPr>
        <w:t>Distribution</w:t>
      </w:r>
      <w:r w:rsidR="0050742D" w:rsidRPr="002D032B">
        <w:rPr>
          <w:rFonts w:ascii="Times New Roman" w:hAnsi="Times New Roman" w:cs="Times New Roman"/>
          <w:b/>
          <w:iCs/>
        </w:rPr>
        <w:t xml:space="preserve"> </w:t>
      </w:r>
      <w:r w:rsidR="00EC598C" w:rsidRPr="002D032B">
        <w:rPr>
          <w:rFonts w:ascii="Times New Roman" w:hAnsi="Times New Roman" w:cs="Times New Roman"/>
          <w:b/>
          <w:iCs/>
        </w:rPr>
        <w:t>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27C8C4D7" w14:textId="01ED9625" w:rsidR="00EC598C" w:rsidRDefault="00EC598C" w:rsidP="008F1D17">
      <w:pPr>
        <w:spacing w:line="240" w:lineRule="auto"/>
        <w:ind w:firstLine="720"/>
        <w:jc w:val="both"/>
        <w:rPr>
          <w:rFonts w:ascii="Times New Roman" w:hAnsi="Times New Roman" w:cs="Times New Roman"/>
          <w:bCs/>
          <w:iCs/>
        </w:rPr>
      </w:pPr>
      <w:r>
        <w:rPr>
          <w:b w:val="0"/>
          <w:color w:val="002F6C"/>
        </w:rPr>
        <w:t>Our selling and distribution expenses primarily consisted of employee benefit expenses for sales and business development personnel, market promotion expenses, customer acquisition and business development expenses and other commercialisation-related expenses. We incurred selling and distribution expenses of RMB2.7 million, RMB32.9 million, RMB84.3 million, RMB[●] million and RMB13.0 million in 2023, 2024, 2025 and for the three months ended March 31, 2025 and 2026, respectively, representing [●]%, 325.6%, 111.6%, [●]% and 16.0% of our revenue for the respective periods. The increase during the Track Record Period was primarily attributable to the expansion of our sales and business development team, increased market promotion and customer engagement activities and higher commercialisation spending to support business growth. The following table sets forth a breakdown of our selling and distribution expenses, both in absolute amount and as a percentage of total selling and distribution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8F1D17" w:rsidRPr="007969A2" w14:paraId="10159DB7" w14:textId="77777777" w:rsidTr="002306B6">
        <w:tc>
          <w:tcPr>
            <w:tcW w:w="1560" w:type="dxa"/>
            <w:vAlign w:val="bottom"/>
          </w:tcPr>
          <w:p w14:paraId="37FA8956" w14:textId="77777777" w:rsidR="008F1D17" w:rsidRPr="007969A2" w:rsidRDefault="008F1D17" w:rsidP="002306B6">
            <w:pPr>
              <w:snapToGrid w:val="0"/>
              <w:contextualSpacing/>
              <w:rPr>
                <w:rFonts w:eastAsia="Arial"/>
                <w:sz w:val="18"/>
                <w:szCs w:val="18"/>
              </w:rPr>
            </w:pPr>
          </w:p>
        </w:tc>
        <w:tc>
          <w:tcPr>
            <w:tcW w:w="4593" w:type="dxa"/>
            <w:gridSpan w:val="7"/>
            <w:vAlign w:val="bottom"/>
          </w:tcPr>
          <w:p w14:paraId="21738C20"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68D35FF8"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8F1D17" w:rsidRPr="007969A2" w14:paraId="317558B6" w14:textId="77777777" w:rsidTr="002306B6">
        <w:tc>
          <w:tcPr>
            <w:tcW w:w="1560" w:type="dxa"/>
            <w:vAlign w:val="bottom"/>
          </w:tcPr>
          <w:p w14:paraId="2850292F" w14:textId="77777777" w:rsidR="008F1D17" w:rsidRPr="007969A2" w:rsidRDefault="008F1D17" w:rsidP="002306B6">
            <w:pPr>
              <w:snapToGrid w:val="0"/>
              <w:contextualSpacing/>
              <w:rPr>
                <w:rFonts w:eastAsia="Arial"/>
                <w:sz w:val="18"/>
                <w:szCs w:val="18"/>
              </w:rPr>
            </w:pPr>
          </w:p>
        </w:tc>
        <w:tc>
          <w:tcPr>
            <w:tcW w:w="1531" w:type="dxa"/>
            <w:gridSpan w:val="2"/>
            <w:vAlign w:val="bottom"/>
          </w:tcPr>
          <w:p w14:paraId="2648B04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D9FD3E9"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079160FF"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F42D7D2"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725E948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8F1D17" w:rsidRPr="007969A2" w14:paraId="2DFC3CC3" w14:textId="77777777" w:rsidTr="002306B6">
        <w:tblPrEx>
          <w:tblCellMar>
            <w:left w:w="108" w:type="dxa"/>
            <w:right w:w="108" w:type="dxa"/>
          </w:tblCellMar>
        </w:tblPrEx>
        <w:trPr>
          <w:trHeight w:val="283"/>
        </w:trPr>
        <w:tc>
          <w:tcPr>
            <w:tcW w:w="1560" w:type="dxa"/>
            <w:vAlign w:val="bottom"/>
          </w:tcPr>
          <w:p w14:paraId="7DD90B37" w14:textId="77777777" w:rsidR="008F1D17" w:rsidRPr="007969A2" w:rsidRDefault="008F1D17" w:rsidP="002306B6">
            <w:pPr>
              <w:snapToGrid w:val="0"/>
              <w:contextualSpacing/>
              <w:rPr>
                <w:rFonts w:eastAsia="Arial"/>
                <w:sz w:val="18"/>
                <w:szCs w:val="18"/>
              </w:rPr>
            </w:pPr>
          </w:p>
        </w:tc>
        <w:tc>
          <w:tcPr>
            <w:tcW w:w="765" w:type="dxa"/>
            <w:vAlign w:val="bottom"/>
          </w:tcPr>
          <w:p w14:paraId="0A9039A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A00EBD3"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63D8E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41856BF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68CA0C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C01B4C9"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78815477"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4924415"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4A4A8E01"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93694EE"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8F1D17" w:rsidRPr="007969A2" w14:paraId="0C258DE2" w14:textId="77777777" w:rsidTr="002306B6">
        <w:tblPrEx>
          <w:tblCellMar>
            <w:left w:w="108" w:type="dxa"/>
            <w:right w:w="108" w:type="dxa"/>
          </w:tblCellMar>
        </w:tblPrEx>
        <w:trPr>
          <w:trHeight w:val="242"/>
        </w:trPr>
        <w:tc>
          <w:tcPr>
            <w:tcW w:w="1560" w:type="dxa"/>
            <w:vAlign w:val="bottom"/>
          </w:tcPr>
          <w:p w14:paraId="40B3D790" w14:textId="77777777" w:rsidR="008F1D17" w:rsidRPr="007969A2" w:rsidRDefault="008F1D17" w:rsidP="002306B6">
            <w:pPr>
              <w:snapToGrid w:val="0"/>
              <w:contextualSpacing/>
              <w:rPr>
                <w:rFonts w:eastAsia="Arial"/>
                <w:sz w:val="18"/>
                <w:szCs w:val="18"/>
              </w:rPr>
            </w:pPr>
          </w:p>
        </w:tc>
        <w:tc>
          <w:tcPr>
            <w:tcW w:w="7655" w:type="dxa"/>
            <w:gridSpan w:val="12"/>
          </w:tcPr>
          <w:p w14:paraId="4E61772B" w14:textId="77777777" w:rsidR="008F1D17" w:rsidRPr="007969A2" w:rsidRDefault="008F1D1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8F1D17" w:rsidRPr="007969A2" w14:paraId="0497F7FD" w14:textId="77777777" w:rsidTr="002306B6">
        <w:tblPrEx>
          <w:tblCellMar>
            <w:left w:w="108" w:type="dxa"/>
            <w:right w:w="108" w:type="dxa"/>
          </w:tblCellMar>
        </w:tblPrEx>
        <w:trPr>
          <w:trHeight w:val="242"/>
        </w:trPr>
        <w:tc>
          <w:tcPr>
            <w:tcW w:w="1560" w:type="dxa"/>
            <w:vAlign w:val="bottom"/>
          </w:tcPr>
          <w:p w14:paraId="17C0C1BD" w14:textId="77777777" w:rsidR="008F1D17" w:rsidRPr="007969A2" w:rsidRDefault="008F1D17" w:rsidP="002306B6">
            <w:pPr>
              <w:snapToGrid w:val="0"/>
              <w:contextualSpacing/>
              <w:rPr>
                <w:rFonts w:eastAsia="Arial"/>
                <w:sz w:val="18"/>
                <w:szCs w:val="18"/>
              </w:rPr>
            </w:pPr>
          </w:p>
        </w:tc>
        <w:tc>
          <w:tcPr>
            <w:tcW w:w="2938" w:type="dxa"/>
            <w:gridSpan w:val="4"/>
          </w:tcPr>
          <w:p w14:paraId="58D530B2" w14:textId="77777777" w:rsidR="008F1D17" w:rsidRPr="007969A2" w:rsidRDefault="008F1D17" w:rsidP="002306B6">
            <w:pPr>
              <w:snapToGrid w:val="0"/>
              <w:contextualSpacing/>
              <w:jc w:val="center"/>
              <w:rPr>
                <w:rFonts w:eastAsia="Arial"/>
                <w:b/>
                <w:sz w:val="18"/>
                <w:szCs w:val="18"/>
              </w:rPr>
            </w:pPr>
          </w:p>
        </w:tc>
        <w:tc>
          <w:tcPr>
            <w:tcW w:w="1739" w:type="dxa"/>
            <w:gridSpan w:val="4"/>
            <w:vAlign w:val="bottom"/>
          </w:tcPr>
          <w:p w14:paraId="05BA0FFC" w14:textId="77777777" w:rsidR="008F1D17" w:rsidRPr="007969A2" w:rsidRDefault="008F1D17" w:rsidP="002306B6">
            <w:pPr>
              <w:snapToGrid w:val="0"/>
              <w:contextualSpacing/>
              <w:jc w:val="right"/>
              <w:rPr>
                <w:rFonts w:eastAsia="SimSun"/>
                <w:b/>
                <w:sz w:val="18"/>
                <w:szCs w:val="18"/>
              </w:rPr>
            </w:pPr>
          </w:p>
        </w:tc>
        <w:tc>
          <w:tcPr>
            <w:tcW w:w="2978" w:type="dxa"/>
            <w:gridSpan w:val="4"/>
          </w:tcPr>
          <w:p w14:paraId="4E03D890" w14:textId="77777777" w:rsidR="008F1D17" w:rsidRPr="007969A2" w:rsidRDefault="008F1D1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8F1D17" w:rsidRPr="007969A2" w14:paraId="29A5DE84" w14:textId="77777777" w:rsidTr="00627C1A">
        <w:tc>
          <w:tcPr>
            <w:tcW w:w="1560" w:type="dxa"/>
            <w:vAlign w:val="bottom"/>
          </w:tcPr>
          <w:p w14:paraId="5511590F" w14:textId="426A8800"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5927E7A"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00AC29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7D91F5C"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4F94DED8"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D35D6D1"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7EDB4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EB00ED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335F6D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4C754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83CA57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647BD9AB" w14:textId="77777777" w:rsidTr="00627C1A">
        <w:tc>
          <w:tcPr>
            <w:tcW w:w="1560" w:type="dxa"/>
            <w:vAlign w:val="bottom"/>
          </w:tcPr>
          <w:p w14:paraId="5B563E93" w14:textId="1993B85E"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Marketing and promotion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6AB785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B33E9B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99B1A0"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0401E0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CD5A7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F13A813"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023A08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1D1C9F7"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3DAC5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108AA59"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29AF251C" w14:textId="77777777" w:rsidTr="00627C1A">
        <w:tc>
          <w:tcPr>
            <w:tcW w:w="1560" w:type="dxa"/>
            <w:vAlign w:val="bottom"/>
          </w:tcPr>
          <w:p w14:paraId="7E5A5DF1" w14:textId="5CF8E139"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Travel and customer engagement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BD2EB2C"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94E44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C075EC7"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11CBB4FD"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EEB0655"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95EBC1A"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2630764"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C1F47E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716CBD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098317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8F1D17" w:rsidRPr="007969A2" w14:paraId="56596299" w14:textId="77777777" w:rsidTr="00627C1A">
        <w:tc>
          <w:tcPr>
            <w:tcW w:w="1560" w:type="dxa"/>
            <w:vAlign w:val="bottom"/>
          </w:tcPr>
          <w:p w14:paraId="24242D50" w14:textId="77777777" w:rsidR="008F1D17" w:rsidRPr="007969A2" w:rsidRDefault="008F1D17"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1AEB18D4"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8242A6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E7C4DE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71C624A8"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9793DA3"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B3E72C1"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5C5161A"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4EDC1EE"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035A32D"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4C1B569"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57962471" w14:textId="77777777" w:rsidTr="008F1D17">
        <w:tblPrEx>
          <w:tblCellMar>
            <w:left w:w="108" w:type="dxa"/>
            <w:right w:w="108" w:type="dxa"/>
          </w:tblCellMar>
        </w:tblPrEx>
        <w:trPr>
          <w:trHeight w:val="433"/>
        </w:trPr>
        <w:tc>
          <w:tcPr>
            <w:tcW w:w="1560" w:type="dxa"/>
            <w:vAlign w:val="bottom"/>
          </w:tcPr>
          <w:p w14:paraId="3E285F2C" w14:textId="77777777" w:rsidR="008F1D17" w:rsidRPr="007969A2" w:rsidRDefault="008F1D17" w:rsidP="008F1D17">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2DD801CA" w14:textId="39CD3BA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2,736</w:t>
            </w:r>
          </w:p>
        </w:tc>
        <w:tc>
          <w:tcPr>
            <w:tcW w:w="766" w:type="dxa"/>
            <w:vAlign w:val="bottom"/>
          </w:tcPr>
          <w:p w14:paraId="52C95DF3" w14:textId="001A965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2261CA1" w14:textId="58C1344D"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32,932</w:t>
            </w:r>
          </w:p>
        </w:tc>
        <w:tc>
          <w:tcPr>
            <w:tcW w:w="766" w:type="dxa"/>
            <w:gridSpan w:val="2"/>
            <w:vAlign w:val="bottom"/>
          </w:tcPr>
          <w:p w14:paraId="5B250ECC" w14:textId="329AFB98"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B59ECC" w14:textId="2C29C98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84,307</w:t>
            </w:r>
          </w:p>
        </w:tc>
        <w:tc>
          <w:tcPr>
            <w:tcW w:w="766" w:type="dxa"/>
            <w:vAlign w:val="bottom"/>
          </w:tcPr>
          <w:p w14:paraId="4D99C729" w14:textId="5C36869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F7A3B93"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F4C3B6A"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A901027" w14:textId="4F72CF0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12,984</w:t>
            </w:r>
          </w:p>
        </w:tc>
        <w:tc>
          <w:tcPr>
            <w:tcW w:w="766" w:type="dxa"/>
            <w:vAlign w:val="bottom"/>
          </w:tcPr>
          <w:p w14:paraId="23C855F4"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579E71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10A426E5" w14:textId="77777777" w:rsidR="00E82C8D" w:rsidRPr="00362AA7" w:rsidRDefault="00E82C8D" w:rsidP="00E82C8D">
      <w:pPr>
        <w:pStyle w:val="ListParagraph"/>
        <w:numPr>
          <w:ilvl w:val="0"/>
          <w:numId w:val="36"/>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30F20C8E" w14:textId="5E2F40A8" w:rsidR="00362AA7" w:rsidRPr="00362AA7" w:rsidDel="00BA1B08" w:rsidRDefault="00362AA7" w:rsidP="00362AA7">
      <w:pPr>
        <w:snapToGrid w:val="0"/>
        <w:spacing w:after="240" w:line="240" w:lineRule="auto"/>
        <w:ind w:firstLine="720"/>
        <w:jc w:val="both"/>
        <w:rPr>
          <w:del w:id="13" w:author="Liang, Yan" w:date="2026-05-28T00:38:00Z" w16du:dateUtc="2026-05-27T16:38:00Z"/>
          <w:rFonts w:ascii="Times New Roman" w:hAnsi="Times New Roman" w:cs="Times New Roman"/>
          <w:iCs/>
        </w:rPr>
      </w:pPr>
      <w:del w:id="14" w:author="Liang, Yan" w:date="2026-05-28T00:38:00Z" w16du:dateUtc="2026-05-27T16:38:00Z">
        <w:r w:rsidRPr="00362AA7" w:rsidDel="00BA1B08">
          <w:rPr>
            <w:rFonts w:ascii="Times New Roman" w:eastAsia="Arial" w:hAnsi="Times New Roman" w:cs="Times New Roman" w:hint="eastAsia"/>
            <w:iCs/>
            <w:lang w:eastAsia="en-US"/>
          </w:rPr>
          <w:delText xml:space="preserve">Our </w:delText>
        </w:r>
        <w:r w:rsidRPr="00362AA7" w:rsidDel="00BA1B08">
          <w:rPr>
            <w:rFonts w:ascii="Times New Roman" w:eastAsia="Arial" w:hAnsi="Times New Roman" w:cs="Times New Roman"/>
            <w:iCs/>
            <w:lang w:eastAsia="en-US"/>
          </w:rPr>
          <w:delText xml:space="preserve">selling and </w:delText>
        </w:r>
        <w:r w:rsidRPr="00362AA7" w:rsidDel="00BA1B08">
          <w:rPr>
            <w:rFonts w:ascii="Times New Roman" w:eastAsia="Arial" w:hAnsi="Times New Roman" w:cs="Times New Roman" w:hint="eastAsia"/>
            <w:iCs/>
            <w:lang w:eastAsia="en-US"/>
          </w:rPr>
          <w:delText>distribution</w:delText>
        </w:r>
        <w:r w:rsidRPr="00362AA7" w:rsidDel="00BA1B08">
          <w:rPr>
            <w:rFonts w:ascii="Times New Roman" w:eastAsia="Arial" w:hAnsi="Times New Roman" w:cs="Times New Roman"/>
            <w:iCs/>
            <w:lang w:eastAsia="en-US"/>
          </w:rPr>
          <w:delText xml:space="preserve"> expenses</w:delText>
        </w:r>
        <w:r w:rsidRPr="00362AA7" w:rsidDel="00BA1B08">
          <w:rPr>
            <w:rFonts w:ascii="Times New Roman" w:eastAsia="Arial" w:hAnsi="Times New Roman" w:cs="Times New Roman" w:hint="eastAsia"/>
            <w:iCs/>
            <w:lang w:eastAsia="en-US"/>
          </w:rPr>
          <w:delText xml:space="preserve"> represented 326.7</w:delText>
        </w:r>
        <w:r w:rsidRPr="00362AA7" w:rsidDel="00BA1B08">
          <w:rPr>
            <w:rFonts w:ascii="Times New Roman" w:eastAsia="Arial" w:hAnsi="Times New Roman" w:cs="Times New Roman"/>
            <w:iCs/>
            <w:lang w:eastAsia="en-US"/>
          </w:rPr>
          <w:delText xml:space="preserve">%, </w:delText>
        </w:r>
        <w:r w:rsidRPr="00362AA7" w:rsidDel="00BA1B08">
          <w:rPr>
            <w:rFonts w:ascii="Times New Roman" w:eastAsia="Arial" w:hAnsi="Times New Roman" w:cs="Times New Roman" w:hint="eastAsia"/>
            <w:iCs/>
            <w:lang w:eastAsia="en-US"/>
          </w:rPr>
          <w:delText>111.6</w:delText>
        </w:r>
        <w:r w:rsidRPr="00362AA7"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 xml:space="preserve">, </w:delText>
        </w:r>
        <w:r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w:delText>
        </w:r>
        <w:r w:rsidRPr="00362AA7" w:rsidDel="00BA1B08">
          <w:rPr>
            <w:rFonts w:ascii="Times New Roman" w:eastAsia="Arial" w:hAnsi="Times New Roman" w:cs="Times New Roman"/>
            <w:iCs/>
            <w:lang w:eastAsia="en-US"/>
          </w:rPr>
          <w:delText xml:space="preserve"> and </w:delText>
        </w:r>
        <w:r w:rsidRPr="00362AA7" w:rsidDel="00BA1B08">
          <w:rPr>
            <w:rFonts w:ascii="Times New Roman" w:eastAsia="Arial" w:hAnsi="Times New Roman" w:cs="Times New Roman" w:hint="eastAsia"/>
            <w:iCs/>
            <w:lang w:eastAsia="en-US"/>
          </w:rPr>
          <w:delText>15.9</w:delText>
        </w:r>
        <w:r w:rsidRPr="00362AA7" w:rsidDel="00BA1B08">
          <w:rPr>
            <w:rFonts w:ascii="Times New Roman" w:eastAsia="Arial" w:hAnsi="Times New Roman" w:cs="Times New Roman"/>
            <w:iCs/>
            <w:lang w:eastAsia="en-US"/>
          </w:rPr>
          <w:delText>%</w:delText>
        </w:r>
        <w:r w:rsidR="004D22EF" w:rsidDel="00BA1B08">
          <w:rPr>
            <w:rFonts w:ascii="Times New Roman" w:hAnsi="Times New Roman" w:cs="Times New Roman" w:hint="eastAsia"/>
            <w:iCs/>
          </w:rPr>
          <w:delText xml:space="preserve"> of our revenue</w:delText>
        </w:r>
        <w:r w:rsidRPr="00362AA7" w:rsidDel="00BA1B08">
          <w:rPr>
            <w:rFonts w:ascii="Times New Roman" w:eastAsia="Arial" w:hAnsi="Times New Roman" w:cs="Times New Roman" w:hint="eastAsia"/>
            <w:iCs/>
            <w:lang w:eastAsia="en-US"/>
          </w:rPr>
          <w:delText xml:space="preserve"> in 2024, 2025 and for the three months ended March 31, 2025 and 2026, respectively.</w:delText>
        </w:r>
        <w:r w:rsidDel="00BA1B08">
          <w:rPr>
            <w:rFonts w:ascii="Times New Roman" w:hAnsi="Times New Roman" w:cs="Times New Roman" w:hint="eastAsia"/>
            <w:iCs/>
          </w:rPr>
          <w:delText xml:space="preserve"> </w:delText>
        </w:r>
        <w:r w:rsidRPr="00362AA7" w:rsidDel="00BA1B08">
          <w:rPr>
            <w:rFonts w:ascii="Times New Roman" w:hAnsi="Times New Roman" w:cs="Times New Roman" w:hint="eastAsia"/>
            <w:b/>
            <w:bCs/>
            <w:i/>
            <w:highlight w:val="yellow"/>
          </w:rPr>
          <w:delText>[To discuss reasons]</w:delText>
        </w:r>
      </w:del>
    </w:p>
    <w:p w14:paraId="16166DCA" w14:textId="2E51394F" w:rsidR="00AD53D0" w:rsidRDefault="00AD53D0" w:rsidP="007D1F51">
      <w:pPr>
        <w:jc w:val="both"/>
        <w:outlineLvl w:val="0"/>
        <w:rPr>
          <w:rFonts w:ascii="Times New Roman" w:hAnsi="Times New Roman" w:cs="Times New Roman"/>
          <w:b/>
          <w:iCs/>
        </w:rPr>
      </w:pPr>
      <w:r w:rsidRPr="002D032B">
        <w:rPr>
          <w:rFonts w:ascii="Times New Roman" w:hAnsi="Times New Roman" w:cs="Times New Roman"/>
          <w:b/>
          <w:iCs/>
        </w:rPr>
        <w:t>Administr</w:t>
      </w:r>
      <w:r w:rsidR="00645C07">
        <w:rPr>
          <w:rFonts w:ascii="Times New Roman" w:hAnsi="Times New Roman" w:cs="Times New Roman"/>
          <w:b/>
          <w:iCs/>
        </w:rPr>
        <w:t>at</w:t>
      </w:r>
      <w:r w:rsidR="002E4C5D">
        <w:rPr>
          <w:rFonts w:ascii="Times New Roman" w:hAnsi="Times New Roman" w:cs="Times New Roman"/>
          <w:b/>
          <w:iCs/>
        </w:rPr>
        <w:t>ive</w:t>
      </w:r>
      <w:r w:rsidRPr="002D032B">
        <w:rPr>
          <w:rFonts w:ascii="Times New Roman" w:hAnsi="Times New Roman" w:cs="Times New Roman"/>
          <w:b/>
          <w:iCs/>
        </w:rPr>
        <w:t xml:space="preserve"> 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757E9467" w14:textId="14FCAB78" w:rsidR="00AD53D0" w:rsidRPr="00BA1B08" w:rsidRDefault="00617FD3" w:rsidP="001F0CF9">
      <w:pPr>
        <w:snapToGrid w:val="0"/>
        <w:spacing w:after="240" w:line="240" w:lineRule="auto"/>
        <w:ind w:firstLine="720"/>
        <w:jc w:val="both"/>
        <w:rPr>
          <w:rFonts w:ascii="Times New Roman" w:hAnsi="Times New Roman" w:cs="Times New Roman" w:hint="eastAsia"/>
          <w:iCs/>
        </w:rPr>
      </w:pPr>
      <w:r>
        <w:rPr>
          <w:b w:val="0"/>
          <w:color w:val="002F6C"/>
        </w:rPr>
        <w:t>Our administrative expenses primarily consisted of employee benefit expenses for administrative and management personnel, professional service fees, office and general administrative expenses, depreciation and amortisation and other compliance and corporate operation expenses. We incurred administrative expenses of RMB14.7 million, RMB69.3 million, RMB82.9 million, RMB[●] million and RMB20.3 million in 2023, 2024 and 2025 and the three months ended March 31, 2025 and 2026, respectively, representing [●]%, 687.4%, 109.7%, [●]% and 25.0% of our revenue for the respective periods. The increase from 2023 to 2024 was primarily due to the expansion of our personnel and the need to engage third-party professional advisers to support our business growth and compliance functions. The further increase in 2025 primarily reflected higher personnel costs and continued business expansion, while administrative expenses as a percentage of revenue decreased as revenue scaled. The following table sets forth a breakdown of our administrative expenses, both in absolute amount and as a percentage of total administrative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F0CF9" w:rsidRPr="007969A2" w14:paraId="76954672" w14:textId="77777777" w:rsidTr="002306B6">
        <w:tc>
          <w:tcPr>
            <w:tcW w:w="1560" w:type="dxa"/>
            <w:vAlign w:val="bottom"/>
          </w:tcPr>
          <w:p w14:paraId="472CBF56" w14:textId="77777777" w:rsidR="001F0CF9" w:rsidRPr="007969A2" w:rsidRDefault="001F0CF9" w:rsidP="002306B6">
            <w:pPr>
              <w:snapToGrid w:val="0"/>
              <w:contextualSpacing/>
              <w:rPr>
                <w:rFonts w:eastAsia="Arial"/>
                <w:sz w:val="18"/>
                <w:szCs w:val="18"/>
              </w:rPr>
            </w:pPr>
          </w:p>
        </w:tc>
        <w:tc>
          <w:tcPr>
            <w:tcW w:w="4593" w:type="dxa"/>
            <w:gridSpan w:val="7"/>
            <w:vAlign w:val="bottom"/>
          </w:tcPr>
          <w:p w14:paraId="1AB531D8"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3445D8A7"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F0CF9" w:rsidRPr="007969A2" w14:paraId="5C250682" w14:textId="77777777" w:rsidTr="002306B6">
        <w:tc>
          <w:tcPr>
            <w:tcW w:w="1560" w:type="dxa"/>
            <w:vAlign w:val="bottom"/>
          </w:tcPr>
          <w:p w14:paraId="57BC8411" w14:textId="77777777" w:rsidR="001F0CF9" w:rsidRPr="007969A2" w:rsidRDefault="001F0CF9" w:rsidP="002306B6">
            <w:pPr>
              <w:snapToGrid w:val="0"/>
              <w:contextualSpacing/>
              <w:rPr>
                <w:rFonts w:eastAsia="Arial"/>
                <w:sz w:val="18"/>
                <w:szCs w:val="18"/>
              </w:rPr>
            </w:pPr>
          </w:p>
        </w:tc>
        <w:tc>
          <w:tcPr>
            <w:tcW w:w="1531" w:type="dxa"/>
            <w:gridSpan w:val="2"/>
            <w:vAlign w:val="bottom"/>
          </w:tcPr>
          <w:p w14:paraId="7623555E"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48EE525"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38F988C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5801B11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53F43F16"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F0CF9" w:rsidRPr="007969A2" w14:paraId="054D2C5E" w14:textId="77777777" w:rsidTr="002306B6">
        <w:tblPrEx>
          <w:tblCellMar>
            <w:left w:w="108" w:type="dxa"/>
            <w:right w:w="108" w:type="dxa"/>
          </w:tblCellMar>
        </w:tblPrEx>
        <w:trPr>
          <w:trHeight w:val="283"/>
        </w:trPr>
        <w:tc>
          <w:tcPr>
            <w:tcW w:w="1560" w:type="dxa"/>
            <w:vAlign w:val="bottom"/>
          </w:tcPr>
          <w:p w14:paraId="13778910" w14:textId="77777777" w:rsidR="001F0CF9" w:rsidRPr="007969A2" w:rsidRDefault="001F0CF9" w:rsidP="002306B6">
            <w:pPr>
              <w:snapToGrid w:val="0"/>
              <w:contextualSpacing/>
              <w:rPr>
                <w:rFonts w:eastAsia="Arial"/>
                <w:sz w:val="18"/>
                <w:szCs w:val="18"/>
              </w:rPr>
            </w:pPr>
          </w:p>
        </w:tc>
        <w:tc>
          <w:tcPr>
            <w:tcW w:w="765" w:type="dxa"/>
            <w:vAlign w:val="bottom"/>
          </w:tcPr>
          <w:p w14:paraId="6BD1EA80"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1E197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C423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2F88540B"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1C0CFA1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E34B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02C9C81D"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20EC46C"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B922C71"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1BFC74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F0CF9" w:rsidRPr="007969A2" w14:paraId="08B6B4A6" w14:textId="77777777" w:rsidTr="002306B6">
        <w:tblPrEx>
          <w:tblCellMar>
            <w:left w:w="108" w:type="dxa"/>
            <w:right w:w="108" w:type="dxa"/>
          </w:tblCellMar>
        </w:tblPrEx>
        <w:trPr>
          <w:trHeight w:val="242"/>
        </w:trPr>
        <w:tc>
          <w:tcPr>
            <w:tcW w:w="1560" w:type="dxa"/>
            <w:vAlign w:val="bottom"/>
          </w:tcPr>
          <w:p w14:paraId="7CABB463" w14:textId="77777777" w:rsidR="001F0CF9" w:rsidRPr="007969A2" w:rsidRDefault="001F0CF9" w:rsidP="002306B6">
            <w:pPr>
              <w:snapToGrid w:val="0"/>
              <w:contextualSpacing/>
              <w:rPr>
                <w:rFonts w:eastAsia="Arial"/>
                <w:sz w:val="18"/>
                <w:szCs w:val="18"/>
              </w:rPr>
            </w:pPr>
          </w:p>
        </w:tc>
        <w:tc>
          <w:tcPr>
            <w:tcW w:w="7655" w:type="dxa"/>
            <w:gridSpan w:val="12"/>
          </w:tcPr>
          <w:p w14:paraId="62343A8A" w14:textId="77777777" w:rsidR="001F0CF9" w:rsidRPr="007969A2" w:rsidRDefault="001F0CF9"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F0CF9" w:rsidRPr="007969A2" w14:paraId="15EE6738" w14:textId="77777777" w:rsidTr="002306B6">
        <w:tblPrEx>
          <w:tblCellMar>
            <w:left w:w="108" w:type="dxa"/>
            <w:right w:w="108" w:type="dxa"/>
          </w:tblCellMar>
        </w:tblPrEx>
        <w:trPr>
          <w:trHeight w:val="242"/>
        </w:trPr>
        <w:tc>
          <w:tcPr>
            <w:tcW w:w="1560" w:type="dxa"/>
            <w:vAlign w:val="bottom"/>
          </w:tcPr>
          <w:p w14:paraId="643D0916" w14:textId="77777777" w:rsidR="001F0CF9" w:rsidRPr="007969A2" w:rsidRDefault="001F0CF9" w:rsidP="002306B6">
            <w:pPr>
              <w:snapToGrid w:val="0"/>
              <w:contextualSpacing/>
              <w:rPr>
                <w:rFonts w:eastAsia="Arial"/>
                <w:sz w:val="18"/>
                <w:szCs w:val="18"/>
              </w:rPr>
            </w:pPr>
          </w:p>
        </w:tc>
        <w:tc>
          <w:tcPr>
            <w:tcW w:w="2938" w:type="dxa"/>
            <w:gridSpan w:val="4"/>
          </w:tcPr>
          <w:p w14:paraId="14928775" w14:textId="77777777" w:rsidR="001F0CF9" w:rsidRPr="007969A2" w:rsidRDefault="001F0CF9" w:rsidP="002306B6">
            <w:pPr>
              <w:snapToGrid w:val="0"/>
              <w:contextualSpacing/>
              <w:jc w:val="center"/>
              <w:rPr>
                <w:rFonts w:eastAsia="Arial"/>
                <w:b/>
                <w:sz w:val="18"/>
                <w:szCs w:val="18"/>
              </w:rPr>
            </w:pPr>
          </w:p>
        </w:tc>
        <w:tc>
          <w:tcPr>
            <w:tcW w:w="1739" w:type="dxa"/>
            <w:gridSpan w:val="4"/>
            <w:vAlign w:val="bottom"/>
          </w:tcPr>
          <w:p w14:paraId="54634DA6" w14:textId="77777777" w:rsidR="001F0CF9" w:rsidRPr="007969A2" w:rsidRDefault="001F0CF9" w:rsidP="002306B6">
            <w:pPr>
              <w:snapToGrid w:val="0"/>
              <w:contextualSpacing/>
              <w:jc w:val="right"/>
              <w:rPr>
                <w:rFonts w:eastAsia="SimSun"/>
                <w:b/>
                <w:sz w:val="18"/>
                <w:szCs w:val="18"/>
              </w:rPr>
            </w:pPr>
          </w:p>
        </w:tc>
        <w:tc>
          <w:tcPr>
            <w:tcW w:w="2978" w:type="dxa"/>
            <w:gridSpan w:val="4"/>
          </w:tcPr>
          <w:p w14:paraId="00A6B15A" w14:textId="77777777" w:rsidR="001F0CF9" w:rsidRPr="007969A2" w:rsidRDefault="001F0CF9"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F0CF9" w:rsidRPr="007969A2" w14:paraId="24729FE5" w14:textId="77777777" w:rsidTr="00627C1A">
        <w:tc>
          <w:tcPr>
            <w:tcW w:w="1560" w:type="dxa"/>
          </w:tcPr>
          <w:p w14:paraId="75FA988C" w14:textId="77777777"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29BB29F6"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C457E3D"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08A2A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354DF39"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5F8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D1A55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9C1F37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0A71BA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5DC278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9E4AAA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5D9C30C8" w14:textId="77777777" w:rsidTr="00627C1A">
        <w:tc>
          <w:tcPr>
            <w:tcW w:w="1560" w:type="dxa"/>
          </w:tcPr>
          <w:p w14:paraId="5C6CD544" w14:textId="46A9E82E"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63E7552"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27A44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CD526C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83E9AD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4C6A9BC"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46A484B"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C644B87"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B22B3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42FFD00"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009A8C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18B7C4EA" w14:textId="77777777" w:rsidTr="00627C1A">
        <w:tc>
          <w:tcPr>
            <w:tcW w:w="1560" w:type="dxa"/>
          </w:tcPr>
          <w:p w14:paraId="6FA77342" w14:textId="41DCD51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Office and rental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05FDA7E3" w14:textId="0688D790"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F1E5B25" w14:textId="4AC25839"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A9B96AB" w14:textId="1CBF634B"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3DF0249E" w14:textId="7550EC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0B99D09" w14:textId="3C9CCCF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BCA41BB" w14:textId="666F9CA8"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09486626" w14:textId="62D9C81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398370A9" w14:textId="57DD621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285C75C" w14:textId="6308B00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13DBE3B" w14:textId="5F559B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77482C08" w14:textId="77777777" w:rsidTr="00627C1A">
        <w:tc>
          <w:tcPr>
            <w:tcW w:w="1560" w:type="dxa"/>
          </w:tcPr>
          <w:p w14:paraId="4C0850BB" w14:textId="2D2BF664"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Depreciation and amortization</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760DFB3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16C1CD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B9A46AE"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896695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6D54DAD7"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B5C63F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5272D583"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A75EF04"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395F199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646A2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36B562D4" w14:textId="77777777" w:rsidTr="00627C1A">
        <w:tc>
          <w:tcPr>
            <w:tcW w:w="1560" w:type="dxa"/>
            <w:vAlign w:val="bottom"/>
          </w:tcPr>
          <w:p w14:paraId="26CE2A04" w14:textId="77777777" w:rsidR="001F0CF9" w:rsidRPr="007969A2" w:rsidRDefault="001F0CF9"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4E2E9FB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DB1F52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F17233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5B023B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58138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AF2044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19AD04A"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B357F12"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E58CDB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FD9198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22230FB0" w14:textId="77777777" w:rsidTr="002306B6">
        <w:tblPrEx>
          <w:tblCellMar>
            <w:left w:w="108" w:type="dxa"/>
            <w:right w:w="108" w:type="dxa"/>
          </w:tblCellMar>
        </w:tblPrEx>
        <w:trPr>
          <w:trHeight w:val="433"/>
        </w:trPr>
        <w:tc>
          <w:tcPr>
            <w:tcW w:w="1560" w:type="dxa"/>
            <w:vAlign w:val="bottom"/>
          </w:tcPr>
          <w:p w14:paraId="679D327C" w14:textId="77777777" w:rsidR="001F0CF9" w:rsidRPr="007969A2" w:rsidRDefault="001F0CF9"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14A6A63A" w14:textId="6B47764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14,679</w:t>
            </w:r>
          </w:p>
        </w:tc>
        <w:tc>
          <w:tcPr>
            <w:tcW w:w="766" w:type="dxa"/>
            <w:vAlign w:val="bottom"/>
          </w:tcPr>
          <w:p w14:paraId="5843B71E"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8D4CEA5" w14:textId="6971E736"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69,286</w:t>
            </w:r>
          </w:p>
        </w:tc>
        <w:tc>
          <w:tcPr>
            <w:tcW w:w="766" w:type="dxa"/>
            <w:gridSpan w:val="2"/>
            <w:vAlign w:val="bottom"/>
          </w:tcPr>
          <w:p w14:paraId="57085420"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59034B3" w14:textId="6C1B61A3"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82,861</w:t>
            </w:r>
          </w:p>
        </w:tc>
        <w:tc>
          <w:tcPr>
            <w:tcW w:w="766" w:type="dxa"/>
            <w:vAlign w:val="bottom"/>
          </w:tcPr>
          <w:p w14:paraId="3842B881"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72AD01E7"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722F0156"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533B5A" w14:textId="5062FCD9"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20,342</w:t>
            </w:r>
          </w:p>
        </w:tc>
        <w:tc>
          <w:tcPr>
            <w:tcW w:w="766" w:type="dxa"/>
            <w:vAlign w:val="bottom"/>
          </w:tcPr>
          <w:p w14:paraId="6418AFF4"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0CD8D800"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68B7BEE" w14:textId="577A668B" w:rsidR="00362AA7" w:rsidRPr="00362AA7" w:rsidRDefault="00E82C8D" w:rsidP="00362AA7">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61C2FD98" w14:textId="0FB5868F" w:rsidR="00362AA7" w:rsidRPr="00362AA7" w:rsidRDefault="00362AA7" w:rsidP="00362AA7">
      <w:pPr>
        <w:snapToGrid w:val="0"/>
        <w:spacing w:after="240" w:line="240" w:lineRule="auto"/>
        <w:ind w:firstLine="720"/>
        <w:jc w:val="both"/>
        <w:rPr>
          <w:rFonts w:ascii="Times New Roman" w:hAnsi="Times New Roman" w:cs="Times New Roman"/>
          <w:sz w:val="18"/>
          <w:szCs w:val="18"/>
        </w:rPr>
      </w:pPr>
      <w:r>
        <w:rPr>
          <w:rFonts w:ascii="Times New Roman" w:hAnsi="Times New Roman" w:cs="Times New Roman" w:hint="eastAsia"/>
          <w:iCs/>
        </w:rPr>
        <w:t xml:space="preserve">Our </w:t>
      </w:r>
      <w:r w:rsidRPr="002D032B">
        <w:rPr>
          <w:rFonts w:ascii="Times New Roman" w:eastAsia="Arial" w:hAnsi="Times New Roman" w:cs="Times New Roman"/>
          <w:iCs/>
          <w:lang w:eastAsia="en-US"/>
        </w:rPr>
        <w:t>administra</w:t>
      </w:r>
      <w:r>
        <w:rPr>
          <w:rFonts w:ascii="Times New Roman" w:eastAsia="Arial" w:hAnsi="Times New Roman" w:cs="Times New Roman"/>
          <w:iCs/>
          <w:lang w:eastAsia="en-US"/>
        </w:rPr>
        <w:t>tive</w:t>
      </w:r>
      <w:r w:rsidRPr="002D032B">
        <w:rPr>
          <w:rFonts w:ascii="Times New Roman" w:eastAsia="Arial" w:hAnsi="Times New Roman" w:cs="Times New Roman"/>
          <w:iCs/>
          <w:lang w:eastAsia="en-US"/>
        </w:rPr>
        <w:t xml:space="preserve"> expenses</w:t>
      </w:r>
      <w:r>
        <w:rPr>
          <w:rFonts w:ascii="Times New Roman" w:hAnsi="Times New Roman" w:cs="Times New Roman" w:hint="eastAsia"/>
          <w:bCs/>
          <w:iCs/>
        </w:rPr>
        <w:t xml:space="preserve"> represented</w:t>
      </w:r>
      <w:r>
        <w:rPr>
          <w:rFonts w:ascii="Times New Roman" w:hAnsi="Times New Roman" w:cs="Times New Roman" w:hint="eastAsia"/>
          <w:iCs/>
        </w:rPr>
        <w:t xml:space="preserve"> 687.4</w:t>
      </w:r>
      <w:r w:rsidRPr="00D85AE1">
        <w:rPr>
          <w:rFonts w:ascii="Times New Roman" w:hAnsi="Times New Roman" w:cs="Times New Roman"/>
          <w:iCs/>
        </w:rPr>
        <w:t xml:space="preserve">%, </w:t>
      </w:r>
      <w:r>
        <w:rPr>
          <w:rFonts w:ascii="Times New Roman" w:hAnsi="Times New Roman" w:cs="Times New Roman" w:hint="eastAsia"/>
          <w:iCs/>
        </w:rPr>
        <w:t>109.7</w:t>
      </w:r>
      <w:r w:rsidRPr="00D85AE1">
        <w:rPr>
          <w:rFonts w:ascii="Times New Roman"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proofErr w:type="gramStart"/>
      <w:r>
        <w:rPr>
          <w:rFonts w:ascii="Times New Roman" w:eastAsia="Arial" w:hAnsi="Times New Roman" w:cs="Times New Roman"/>
          <w:iCs/>
          <w:lang w:eastAsia="en-US"/>
        </w:rPr>
        <w:t>●]</w:t>
      </w:r>
      <w:r>
        <w:rPr>
          <w:rFonts w:ascii="Times New Roman" w:hAnsi="Times New Roman" w:cs="Times New Roman" w:hint="eastAsia"/>
          <w:iCs/>
        </w:rPr>
        <w:t>%</w:t>
      </w:r>
      <w:proofErr w:type="gramEnd"/>
      <w:r w:rsidRPr="00D85AE1">
        <w:rPr>
          <w:rFonts w:ascii="Times New Roman" w:hAnsi="Times New Roman" w:cs="Times New Roman"/>
          <w:iCs/>
        </w:rPr>
        <w:t xml:space="preserve"> and </w:t>
      </w:r>
      <w:r>
        <w:rPr>
          <w:rFonts w:ascii="Times New Roman" w:hAnsi="Times New Roman" w:cs="Times New Roman" w:hint="eastAsia"/>
          <w:iCs/>
        </w:rPr>
        <w:t>25.0</w:t>
      </w:r>
      <w:r w:rsidRPr="00D85AE1">
        <w:rPr>
          <w:rFonts w:ascii="Times New Roman" w:hAnsi="Times New Roman" w:cs="Times New Roman"/>
          <w:iCs/>
        </w:rPr>
        <w:t>%</w:t>
      </w:r>
      <w:r w:rsidR="004D22EF" w:rsidRPr="004D22EF">
        <w:rPr>
          <w:rFonts w:ascii="Times New Roman" w:hAnsi="Times New Roman" w:cs="Times New Roman" w:hint="eastAsia"/>
          <w:iCs/>
        </w:rPr>
        <w:t xml:space="preserve"> </w:t>
      </w:r>
      <w:r w:rsidR="004D22EF">
        <w:rPr>
          <w:rFonts w:ascii="Times New Roman" w:hAnsi="Times New Roman" w:cs="Times New Roman" w:hint="eastAsia"/>
          <w:iCs/>
        </w:rPr>
        <w:t>of our revenue</w:t>
      </w:r>
      <w:r>
        <w:rPr>
          <w:rFonts w:ascii="Times New Roman" w:hAnsi="Times New Roman" w:cs="Times New Roman" w:hint="eastAsia"/>
          <w:iCs/>
        </w:rPr>
        <w:t xml:space="preserve"> in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r w:rsidRPr="00362AA7">
        <w:rPr>
          <w:rFonts w:ascii="Times New Roman" w:hAnsi="Times New Roman" w:cs="Times New Roman" w:hint="eastAsia"/>
          <w:b/>
          <w:bCs/>
          <w:i/>
          <w:highlight w:val="yellow"/>
        </w:rPr>
        <w:t xml:space="preserve"> [To discuss reasons]</w:t>
      </w:r>
    </w:p>
    <w:p w14:paraId="54FDAAAC" w14:textId="4E766017" w:rsidR="0075419B" w:rsidRPr="002D032B" w:rsidRDefault="0075419B" w:rsidP="00A375A0">
      <w:pPr>
        <w:jc w:val="both"/>
        <w:outlineLvl w:val="0"/>
        <w:rPr>
          <w:rFonts w:ascii="Times New Roman" w:hAnsi="Times New Roman" w:cs="Times New Roman"/>
          <w:b/>
          <w:iCs/>
        </w:rPr>
      </w:pPr>
      <w:r w:rsidRPr="002D032B">
        <w:rPr>
          <w:rFonts w:ascii="Times New Roman" w:hAnsi="Times New Roman" w:cs="Times New Roman"/>
          <w:b/>
          <w:iCs/>
        </w:rPr>
        <w:t>Research and Development Expenses</w:t>
      </w:r>
      <w:r w:rsidR="001A274A">
        <w:rPr>
          <w:rFonts w:ascii="Times New Roman" w:hAnsi="Times New Roman" w:cs="Times New Roman" w:hint="eastAsia"/>
          <w:b/>
          <w:iCs/>
        </w:rPr>
        <w:t xml:space="preserve"> </w:t>
      </w:r>
      <w:r w:rsidR="001F0CF9" w:rsidRPr="00A375A0">
        <w:rPr>
          <w:rFonts w:ascii="Times New Roman" w:hAnsi="Times New Roman" w:cs="Times New Roman"/>
          <w:b/>
          <w:i/>
          <w:highlight w:val="yellow"/>
        </w:rPr>
        <w:t>[Company</w:t>
      </w:r>
      <w:r w:rsidR="001F0CF9" w:rsidRPr="00A375A0">
        <w:rPr>
          <w:rFonts w:ascii="Times New Roman" w:hAnsi="Times New Roman" w:cs="Times New Roman" w:hint="eastAsia"/>
          <w:b/>
          <w:i/>
          <w:highlight w:val="yellow"/>
        </w:rPr>
        <w:t>/DTT</w:t>
      </w:r>
      <w:r w:rsidR="001F0CF9" w:rsidRPr="00A375A0">
        <w:rPr>
          <w:rFonts w:ascii="Times New Roman" w:hAnsi="Times New Roman" w:cs="Times New Roman"/>
          <w:b/>
          <w:i/>
          <w:highlight w:val="yellow"/>
        </w:rPr>
        <w:t xml:space="preserve"> to provide breakdown]</w:t>
      </w:r>
    </w:p>
    <w:p w14:paraId="1F0B73BB" w14:textId="5E397824" w:rsidR="001F0CF9" w:rsidRDefault="001F0CF9" w:rsidP="001F0CF9">
      <w:pPr>
        <w:snapToGrid w:val="0"/>
        <w:spacing w:after="240" w:line="240" w:lineRule="auto"/>
        <w:ind w:firstLine="720"/>
        <w:jc w:val="both"/>
        <w:rPr>
          <w:rFonts w:ascii="Times New Roman" w:hAnsi="Times New Roman" w:cs="Times New Roman"/>
          <w:iCs/>
        </w:rPr>
      </w:pPr>
      <w:r>
        <w:rPr>
          <w:b w:val="0"/>
          <w:color w:val="002F6C"/>
        </w:rPr>
        <w:t>Our research and development expenses primarily consisted of employee benefit expenses for R&amp;D personnel, server and computing resource costs, technical service fees, cloud service fees, depreciation and amortisation, share-based payment expenses and other expenses incurred for our core technology and product development activities. We incurred research and development expenses of RMB30.6 million, RMB252.9 million, RMB354.7 million, RMB[●] million and RMB93.4 million in 2023, 2024 and 2025 and the three months ended March 31, 2025 and 2026, respectively, representing [●]%, 2,509.2%, 469.5%, [●]% and 114.6% of our revenue for the respective periods. The significant increase during the Track Record Period was primarily due to the expansion of our R&amp;D team, continued investment in heterogeneous computing scheduling, model training and inference optimisation, MaaS platform capabilities, software and hardware coordination and other frontier technologies, and certain major R&amp;D projects. We did not capitalise our R&amp;D expenses during the Track Record Period. The following table sets forth a breakdown of our research and development expenses, both in absolute amount and as a percentage of total research and development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A274A" w:rsidRPr="007969A2" w14:paraId="31C3301E" w14:textId="77777777" w:rsidTr="002306B6">
        <w:tc>
          <w:tcPr>
            <w:tcW w:w="1560" w:type="dxa"/>
            <w:vAlign w:val="bottom"/>
          </w:tcPr>
          <w:p w14:paraId="12108FB9" w14:textId="77777777" w:rsidR="001A274A" w:rsidRPr="007969A2" w:rsidRDefault="001A274A" w:rsidP="002306B6">
            <w:pPr>
              <w:snapToGrid w:val="0"/>
              <w:contextualSpacing/>
              <w:rPr>
                <w:rFonts w:eastAsia="Arial"/>
                <w:sz w:val="18"/>
                <w:szCs w:val="18"/>
              </w:rPr>
            </w:pPr>
          </w:p>
        </w:tc>
        <w:tc>
          <w:tcPr>
            <w:tcW w:w="4593" w:type="dxa"/>
            <w:gridSpan w:val="7"/>
            <w:vAlign w:val="bottom"/>
          </w:tcPr>
          <w:p w14:paraId="2066544C"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10BCB046"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A274A" w:rsidRPr="007969A2" w14:paraId="4AD3E808" w14:textId="77777777" w:rsidTr="002306B6">
        <w:tc>
          <w:tcPr>
            <w:tcW w:w="1560" w:type="dxa"/>
            <w:vAlign w:val="bottom"/>
          </w:tcPr>
          <w:p w14:paraId="2819BBB4" w14:textId="77777777" w:rsidR="001A274A" w:rsidRPr="007969A2" w:rsidRDefault="001A274A" w:rsidP="002306B6">
            <w:pPr>
              <w:snapToGrid w:val="0"/>
              <w:contextualSpacing/>
              <w:rPr>
                <w:rFonts w:eastAsia="Arial"/>
                <w:sz w:val="18"/>
                <w:szCs w:val="18"/>
              </w:rPr>
            </w:pPr>
          </w:p>
        </w:tc>
        <w:tc>
          <w:tcPr>
            <w:tcW w:w="1531" w:type="dxa"/>
            <w:gridSpan w:val="2"/>
            <w:vAlign w:val="bottom"/>
          </w:tcPr>
          <w:p w14:paraId="7E42A2D5"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5D6DB94B"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56A4C1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9F5B9A9"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12E0882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A274A" w:rsidRPr="007969A2" w14:paraId="57E61E1F" w14:textId="77777777" w:rsidTr="002306B6">
        <w:tblPrEx>
          <w:tblCellMar>
            <w:left w:w="108" w:type="dxa"/>
            <w:right w:w="108" w:type="dxa"/>
          </w:tblCellMar>
        </w:tblPrEx>
        <w:trPr>
          <w:trHeight w:val="283"/>
        </w:trPr>
        <w:tc>
          <w:tcPr>
            <w:tcW w:w="1560" w:type="dxa"/>
            <w:vAlign w:val="bottom"/>
          </w:tcPr>
          <w:p w14:paraId="3E7946A9" w14:textId="77777777" w:rsidR="001A274A" w:rsidRPr="007969A2" w:rsidRDefault="001A274A" w:rsidP="002306B6">
            <w:pPr>
              <w:snapToGrid w:val="0"/>
              <w:contextualSpacing/>
              <w:rPr>
                <w:rFonts w:eastAsia="Arial"/>
                <w:sz w:val="18"/>
                <w:szCs w:val="18"/>
              </w:rPr>
            </w:pPr>
          </w:p>
        </w:tc>
        <w:tc>
          <w:tcPr>
            <w:tcW w:w="765" w:type="dxa"/>
            <w:vAlign w:val="bottom"/>
          </w:tcPr>
          <w:p w14:paraId="4D988D5F"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70745664"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3A23353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3BD2E4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BA48B6B"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2856203"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420DD44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7954A5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5194F8"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5CCABC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A274A" w:rsidRPr="007969A2" w14:paraId="22185F14" w14:textId="77777777" w:rsidTr="002306B6">
        <w:tblPrEx>
          <w:tblCellMar>
            <w:left w:w="108" w:type="dxa"/>
            <w:right w:w="108" w:type="dxa"/>
          </w:tblCellMar>
        </w:tblPrEx>
        <w:trPr>
          <w:trHeight w:val="242"/>
        </w:trPr>
        <w:tc>
          <w:tcPr>
            <w:tcW w:w="1560" w:type="dxa"/>
            <w:vAlign w:val="bottom"/>
          </w:tcPr>
          <w:p w14:paraId="321E73A3" w14:textId="77777777" w:rsidR="001A274A" w:rsidRPr="007969A2" w:rsidRDefault="001A274A" w:rsidP="002306B6">
            <w:pPr>
              <w:snapToGrid w:val="0"/>
              <w:contextualSpacing/>
              <w:rPr>
                <w:rFonts w:eastAsia="Arial"/>
                <w:sz w:val="18"/>
                <w:szCs w:val="18"/>
              </w:rPr>
            </w:pPr>
          </w:p>
        </w:tc>
        <w:tc>
          <w:tcPr>
            <w:tcW w:w="7655" w:type="dxa"/>
            <w:gridSpan w:val="12"/>
          </w:tcPr>
          <w:p w14:paraId="55470F07" w14:textId="77777777" w:rsidR="001A274A" w:rsidRPr="007969A2" w:rsidRDefault="001A274A"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A274A" w:rsidRPr="007969A2" w14:paraId="7082899E" w14:textId="77777777" w:rsidTr="002306B6">
        <w:tblPrEx>
          <w:tblCellMar>
            <w:left w:w="108" w:type="dxa"/>
            <w:right w:w="108" w:type="dxa"/>
          </w:tblCellMar>
        </w:tblPrEx>
        <w:trPr>
          <w:trHeight w:val="242"/>
        </w:trPr>
        <w:tc>
          <w:tcPr>
            <w:tcW w:w="1560" w:type="dxa"/>
            <w:vAlign w:val="bottom"/>
          </w:tcPr>
          <w:p w14:paraId="1C044C72" w14:textId="77777777" w:rsidR="001A274A" w:rsidRPr="007969A2" w:rsidRDefault="001A274A" w:rsidP="002306B6">
            <w:pPr>
              <w:snapToGrid w:val="0"/>
              <w:contextualSpacing/>
              <w:rPr>
                <w:rFonts w:eastAsia="Arial"/>
                <w:sz w:val="18"/>
                <w:szCs w:val="18"/>
              </w:rPr>
            </w:pPr>
          </w:p>
        </w:tc>
        <w:tc>
          <w:tcPr>
            <w:tcW w:w="2938" w:type="dxa"/>
            <w:gridSpan w:val="4"/>
          </w:tcPr>
          <w:p w14:paraId="6BF58482" w14:textId="77777777" w:rsidR="001A274A" w:rsidRPr="007969A2" w:rsidRDefault="001A274A" w:rsidP="002306B6">
            <w:pPr>
              <w:snapToGrid w:val="0"/>
              <w:contextualSpacing/>
              <w:jc w:val="center"/>
              <w:rPr>
                <w:rFonts w:eastAsia="Arial"/>
                <w:b/>
                <w:sz w:val="18"/>
                <w:szCs w:val="18"/>
              </w:rPr>
            </w:pPr>
          </w:p>
        </w:tc>
        <w:tc>
          <w:tcPr>
            <w:tcW w:w="1739" w:type="dxa"/>
            <w:gridSpan w:val="4"/>
            <w:vAlign w:val="bottom"/>
          </w:tcPr>
          <w:p w14:paraId="44E959ED" w14:textId="77777777" w:rsidR="001A274A" w:rsidRPr="007969A2" w:rsidRDefault="001A274A" w:rsidP="002306B6">
            <w:pPr>
              <w:snapToGrid w:val="0"/>
              <w:contextualSpacing/>
              <w:jc w:val="right"/>
              <w:rPr>
                <w:rFonts w:eastAsia="SimSun"/>
                <w:b/>
                <w:sz w:val="18"/>
                <w:szCs w:val="18"/>
              </w:rPr>
            </w:pPr>
          </w:p>
        </w:tc>
        <w:tc>
          <w:tcPr>
            <w:tcW w:w="2978" w:type="dxa"/>
            <w:gridSpan w:val="4"/>
          </w:tcPr>
          <w:p w14:paraId="472BA5C0" w14:textId="77777777" w:rsidR="001A274A" w:rsidRPr="007969A2" w:rsidRDefault="001A274A"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A274A" w:rsidRPr="007969A2" w14:paraId="6A47D281" w14:textId="77777777" w:rsidTr="00627C1A">
        <w:tc>
          <w:tcPr>
            <w:tcW w:w="1560" w:type="dxa"/>
          </w:tcPr>
          <w:p w14:paraId="5AE66E8E"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52C16A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76EC391"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F51478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C32B6B4"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097E0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D7913D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8FB605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EAC069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8854A3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C7CC96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5710A38D" w14:textId="77777777" w:rsidTr="00627C1A">
        <w:tc>
          <w:tcPr>
            <w:tcW w:w="1560" w:type="dxa"/>
          </w:tcPr>
          <w:p w14:paraId="60638763"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54DC9B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44048C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349EDB"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ABF29F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2BA1D4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03301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1A59051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257E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D5FB1C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B32CDD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26E114E5" w14:textId="77777777" w:rsidTr="00627C1A">
        <w:tc>
          <w:tcPr>
            <w:tcW w:w="1560" w:type="dxa"/>
          </w:tcPr>
          <w:p w14:paraId="345F3343" w14:textId="2D79E33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Computing resource and testing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433E5F6A" w14:textId="77CC51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ADF49B0" w14:textId="745946C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31AB927" w14:textId="1FFD27EC"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33E13AA" w14:textId="4DF1444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5F853C65" w14:textId="3BD6275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6ACE27" w14:textId="21AF5D7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D737161" w14:textId="5FA16E8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D16D75" w14:textId="4F1B0CA2"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D60E577" w14:textId="5BC094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94FD668" w14:textId="061CDA3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A274A" w:rsidRPr="007969A2" w14:paraId="76E80A91" w14:textId="77777777" w:rsidTr="00627C1A">
        <w:tc>
          <w:tcPr>
            <w:tcW w:w="1560" w:type="dxa"/>
            <w:vAlign w:val="bottom"/>
          </w:tcPr>
          <w:p w14:paraId="2F6618DB" w14:textId="77777777" w:rsidR="001A274A" w:rsidRPr="007969A2" w:rsidRDefault="001A274A"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7AD4452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C6CC5F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3F3CA4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AA40A6B"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23071AD"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85ECA3"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77D40D8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D186FA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D8031B5"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FFD70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7FFEBDA4" w14:textId="77777777" w:rsidTr="002306B6">
        <w:tblPrEx>
          <w:tblCellMar>
            <w:left w:w="108" w:type="dxa"/>
            <w:right w:w="108" w:type="dxa"/>
          </w:tblCellMar>
        </w:tblPrEx>
        <w:trPr>
          <w:trHeight w:val="433"/>
        </w:trPr>
        <w:tc>
          <w:tcPr>
            <w:tcW w:w="1560" w:type="dxa"/>
            <w:vAlign w:val="bottom"/>
          </w:tcPr>
          <w:p w14:paraId="3EEA4846" w14:textId="77777777" w:rsidR="001A274A" w:rsidRPr="007969A2" w:rsidRDefault="001A274A"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CE378FA" w14:textId="209B0C6D"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30,596</w:t>
            </w:r>
          </w:p>
        </w:tc>
        <w:tc>
          <w:tcPr>
            <w:tcW w:w="766" w:type="dxa"/>
            <w:vAlign w:val="bottom"/>
          </w:tcPr>
          <w:p w14:paraId="7DA4D699"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C9AC3C" w14:textId="299AC0C6"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252,924</w:t>
            </w:r>
          </w:p>
        </w:tc>
        <w:tc>
          <w:tcPr>
            <w:tcW w:w="766" w:type="dxa"/>
            <w:gridSpan w:val="2"/>
            <w:vAlign w:val="bottom"/>
          </w:tcPr>
          <w:p w14:paraId="4EE14EFD"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4A02DE8" w14:textId="254CADF4"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354,653</w:t>
            </w:r>
          </w:p>
        </w:tc>
        <w:tc>
          <w:tcPr>
            <w:tcW w:w="766" w:type="dxa"/>
            <w:vAlign w:val="bottom"/>
          </w:tcPr>
          <w:p w14:paraId="000DE9A3"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30C8C937"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1DC02E6"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67F059" w14:textId="3971DBCB"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93,361</w:t>
            </w:r>
          </w:p>
        </w:tc>
        <w:tc>
          <w:tcPr>
            <w:tcW w:w="766" w:type="dxa"/>
            <w:vAlign w:val="bottom"/>
          </w:tcPr>
          <w:p w14:paraId="7E7C420C"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ABE435F" w14:textId="77777777" w:rsidR="001A274A" w:rsidRPr="007969A2" w:rsidRDefault="001A274A" w:rsidP="001A274A">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28960E7" w14:textId="64FE0276" w:rsidR="0075419B" w:rsidRPr="007969A2" w:rsidRDefault="00E82C8D" w:rsidP="00E82C8D">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001A274A" w:rsidRPr="007969A2">
        <w:rPr>
          <w:rFonts w:ascii="Times New Roman" w:eastAsia="Arial" w:hAnsi="Times New Roman" w:cs="Times New Roman"/>
          <w:sz w:val="18"/>
          <w:szCs w:val="18"/>
        </w:rPr>
        <w:t>ncluded [●</w:t>
      </w:r>
      <w:r w:rsidR="001A274A" w:rsidRPr="007969A2">
        <w:rPr>
          <w:rFonts w:ascii="Times New Roman" w:eastAsia="Arial" w:hAnsi="Times New Roman" w:cs="Times New Roman" w:hint="eastAsia"/>
          <w:sz w:val="18"/>
          <w:szCs w:val="18"/>
        </w:rPr>
        <w:t>]</w:t>
      </w:r>
      <w:r w:rsidR="001A274A" w:rsidRPr="007969A2">
        <w:rPr>
          <w:rFonts w:ascii="Times New Roman" w:eastAsia="Arial" w:hAnsi="Times New Roman" w:cs="Times New Roman"/>
          <w:sz w:val="18"/>
          <w:szCs w:val="18"/>
        </w:rPr>
        <w:t>.</w:t>
      </w:r>
    </w:p>
    <w:p w14:paraId="1AA27C23" w14:textId="5A78BECB" w:rsidR="00362AA7" w:rsidRPr="00362AA7" w:rsidRDefault="00362AA7" w:rsidP="00362AA7">
      <w:pPr>
        <w:spacing w:line="240" w:lineRule="auto"/>
        <w:ind w:firstLine="720"/>
        <w:jc w:val="both"/>
        <w:rPr>
          <w:rFonts w:ascii="Times New Roman" w:hAnsi="Times New Roman" w:cs="Times New Roman"/>
          <w:bCs/>
          <w:iCs/>
        </w:rPr>
      </w:pPr>
      <w:r>
        <w:rPr>
          <w:b w:val="0"/>
          <w:color w:val="002F6C"/>
        </w:rPr>
        <w:t>Our research and development expenses represented 2,509.2%, 469.5%, [●]% and 114.6% of our revenue in 2024, 2025 and for the three months ended March 31, 2025 and 2026, respectively. The ratio decreased as revenue scaled from a low base, although R&amp;D expenses remained substantial in absolute amount. We expect to continue to invest in R&amp;D to support product iteration and commercialisation, while seeking to improve operating leverage as revenue grows.</w:t>
      </w:r>
    </w:p>
    <w:p w14:paraId="25F25AC2" w14:textId="5DC2F0F3" w:rsidR="00247C28" w:rsidRDefault="00AC5A30" w:rsidP="00A375A0">
      <w:pPr>
        <w:jc w:val="both"/>
        <w:outlineLvl w:val="0"/>
        <w:rPr>
          <w:rFonts w:ascii="Times New Roman" w:hAnsi="Times New Roman" w:cs="Times New Roman"/>
          <w:b/>
          <w:iCs/>
        </w:rPr>
      </w:pPr>
      <w:r>
        <w:rPr>
          <w:rFonts w:ascii="Times New Roman" w:hAnsi="Times New Roman" w:cs="Times New Roman"/>
          <w:b/>
          <w:iCs/>
        </w:rPr>
        <w:t>Financ</w:t>
      </w:r>
      <w:r w:rsidR="001A274A">
        <w:rPr>
          <w:rFonts w:ascii="Times New Roman" w:hAnsi="Times New Roman" w:cs="Times New Roman" w:hint="eastAsia"/>
          <w:b/>
          <w:iCs/>
        </w:rPr>
        <w:t>e</w:t>
      </w:r>
      <w:r>
        <w:rPr>
          <w:rFonts w:ascii="Times New Roman" w:hAnsi="Times New Roman" w:cs="Times New Roman"/>
          <w:b/>
          <w:iCs/>
        </w:rPr>
        <w:t xml:space="preserve"> Costs</w:t>
      </w:r>
    </w:p>
    <w:p w14:paraId="7545E90D" w14:textId="3A34E126" w:rsidR="001A274A" w:rsidRPr="00627C1A" w:rsidRDefault="001A274A" w:rsidP="001A274A">
      <w:pPr>
        <w:spacing w:line="240" w:lineRule="auto"/>
        <w:ind w:firstLine="720"/>
        <w:jc w:val="both"/>
        <w:rPr>
          <w:rFonts w:ascii="Times New Roman" w:hAnsi="Times New Roman" w:cs="Times New Roman"/>
          <w:bCs/>
          <w:iCs/>
        </w:rPr>
      </w:pPr>
      <w:r w:rsidRPr="001A274A">
        <w:rPr>
          <w:rFonts w:ascii="Times New Roman" w:hAnsi="Times New Roman" w:cs="Times New Roman"/>
          <w:bCs/>
          <w:iCs/>
        </w:rPr>
        <w:t>Our finance costs primarily represented</w:t>
      </w:r>
      <w:r>
        <w:rPr>
          <w:rFonts w:ascii="Times New Roman" w:hAnsi="Times New Roman" w:cs="Times New Roman" w:hint="eastAsia"/>
          <w:bCs/>
          <w:iCs/>
        </w:rPr>
        <w:t xml:space="preserve"> </w:t>
      </w:r>
      <w:r w:rsidR="00E023C6" w:rsidRPr="00E023C6">
        <w:rPr>
          <w:rFonts w:ascii="Times New Roman" w:hAnsi="Times New Roman" w:cs="Times New Roman"/>
          <w:bCs/>
          <w:iCs/>
        </w:rPr>
        <w:t xml:space="preserve">interest </w:t>
      </w:r>
      <w:proofErr w:type="gramStart"/>
      <w:r w:rsidR="00E023C6" w:rsidRPr="00E023C6">
        <w:rPr>
          <w:rFonts w:ascii="Times New Roman" w:hAnsi="Times New Roman" w:cs="Times New Roman"/>
          <w:bCs/>
          <w:iCs/>
        </w:rPr>
        <w:t>on</w:t>
      </w:r>
      <w:proofErr w:type="gramEnd"/>
      <w:r w:rsidR="00E023C6" w:rsidRPr="00E023C6">
        <w:rPr>
          <w:rFonts w:ascii="Times New Roman" w:hAnsi="Times New Roman" w:cs="Times New Roman"/>
          <w:bCs/>
          <w:iCs/>
        </w:rPr>
        <w:t xml:space="preserve"> financial liabilities on shares with preferential rights, </w:t>
      </w:r>
      <w:r w:rsidR="00E023C6">
        <w:rPr>
          <w:rFonts w:ascii="Times New Roman" w:hAnsi="Times New Roman" w:cs="Times New Roman" w:hint="eastAsia"/>
          <w:bCs/>
          <w:iCs/>
        </w:rPr>
        <w:t>l</w:t>
      </w:r>
      <w:r w:rsidR="00E023C6" w:rsidRPr="00E023C6">
        <w:rPr>
          <w:rFonts w:ascii="Times New Roman" w:hAnsi="Times New Roman" w:cs="Times New Roman"/>
          <w:bCs/>
          <w:iCs/>
        </w:rPr>
        <w:t>ease liabilities and bank borrowings</w:t>
      </w:r>
      <w:r w:rsidR="00E023C6">
        <w:rPr>
          <w:rFonts w:ascii="Times New Roman" w:hAnsi="Times New Roman" w:cs="Times New Roman" w:hint="eastAsia"/>
          <w:bCs/>
          <w:iCs/>
        </w:rPr>
        <w:t xml:space="preserve">. We incurred finance costs of </w:t>
      </w:r>
      <w:r w:rsidR="00627C1A">
        <w:rPr>
          <w:rFonts w:ascii="Times New Roman" w:hAnsi="Times New Roman" w:cs="Times New Roman" w:hint="eastAsia"/>
          <w:bCs/>
          <w:iCs/>
        </w:rPr>
        <w:t xml:space="preserve">RMB9.9 million, RMB70.3 million, RMB134.1 million, </w:t>
      </w:r>
      <w:proofErr w:type="gramStart"/>
      <w:r w:rsidR="00627C1A">
        <w:rPr>
          <w:rFonts w:ascii="Times New Roman" w:hAnsi="Times New Roman" w:cs="Times New Roman" w:hint="eastAsia"/>
          <w:bCs/>
          <w:iCs/>
        </w:rPr>
        <w:t>RMB</w:t>
      </w:r>
      <w:r w:rsidR="00627C1A">
        <w:rPr>
          <w:rFonts w:ascii="Times New Roman" w:eastAsia="Arial" w:hAnsi="Times New Roman" w:cs="Times New Roman"/>
          <w:iCs/>
          <w:lang w:eastAsia="en-US"/>
        </w:rPr>
        <w:t>[</w:t>
      </w:r>
      <w:proofErr w:type="gramEnd"/>
      <w:r w:rsidR="00627C1A">
        <w:rPr>
          <w:rFonts w:ascii="Times New Roman" w:eastAsia="Arial" w:hAnsi="Times New Roman" w:cs="Times New Roman"/>
          <w:iCs/>
          <w:lang w:eastAsia="en-US"/>
        </w:rPr>
        <w:t>●]</w:t>
      </w:r>
      <w:r w:rsidR="00627C1A">
        <w:rPr>
          <w:rFonts w:ascii="Times New Roman" w:hAnsi="Times New Roman" w:cs="Times New Roman" w:hint="eastAsia"/>
          <w:iCs/>
        </w:rPr>
        <w:t xml:space="preserve"> million and RMB44.9 million </w:t>
      </w:r>
      <w:r w:rsidR="00627C1A" w:rsidRPr="002D032B">
        <w:rPr>
          <w:rFonts w:ascii="Times New Roman" w:eastAsia="Arial" w:hAnsi="Times New Roman" w:cs="Times New Roman"/>
          <w:iCs/>
          <w:lang w:eastAsia="en-US"/>
        </w:rPr>
        <w:t xml:space="preserve">in </w:t>
      </w:r>
      <w:r w:rsidR="00627C1A">
        <w:rPr>
          <w:rFonts w:ascii="Times New Roman" w:eastAsia="Arial" w:hAnsi="Times New Roman" w:cs="Times New Roman"/>
          <w:iCs/>
          <w:lang w:eastAsia="en-US"/>
        </w:rPr>
        <w:t>202</w:t>
      </w:r>
      <w:r w:rsidR="00627C1A">
        <w:rPr>
          <w:rFonts w:ascii="Times New Roman" w:hAnsi="Times New Roman" w:cs="Times New Roman" w:hint="eastAsia"/>
          <w:iCs/>
        </w:rPr>
        <w:t>3</w:t>
      </w:r>
      <w:r w:rsidR="00627C1A">
        <w:rPr>
          <w:rFonts w:ascii="Times New Roman" w:eastAsia="Arial" w:hAnsi="Times New Roman" w:cs="Times New Roman"/>
          <w:iCs/>
          <w:lang w:eastAsia="en-US"/>
        </w:rPr>
        <w:t>, 202</w:t>
      </w:r>
      <w:r w:rsidR="00627C1A">
        <w:rPr>
          <w:rFonts w:ascii="Times New Roman" w:hAnsi="Times New Roman" w:cs="Times New Roman" w:hint="eastAsia"/>
          <w:iCs/>
        </w:rPr>
        <w:t>4</w:t>
      </w:r>
      <w:r w:rsidR="00627C1A">
        <w:rPr>
          <w:rFonts w:ascii="Times New Roman" w:eastAsia="Arial" w:hAnsi="Times New Roman" w:cs="Times New Roman"/>
          <w:iCs/>
          <w:lang w:eastAsia="en-US"/>
        </w:rPr>
        <w:t xml:space="preserve"> and 202</w:t>
      </w:r>
      <w:r w:rsidR="00627C1A">
        <w:rPr>
          <w:rFonts w:ascii="Times New Roman" w:hAnsi="Times New Roman" w:cs="Times New Roman" w:hint="eastAsia"/>
          <w:iCs/>
        </w:rPr>
        <w:t>5</w:t>
      </w:r>
      <w:r w:rsidR="00627C1A">
        <w:rPr>
          <w:rFonts w:ascii="Times New Roman" w:eastAsia="Arial" w:hAnsi="Times New Roman" w:cs="Times New Roman"/>
          <w:iCs/>
          <w:lang w:eastAsia="en-US"/>
        </w:rPr>
        <w:t xml:space="preserve"> and the three months ended March 31, </w:t>
      </w:r>
      <w:proofErr w:type="gramStart"/>
      <w:r w:rsidR="00627C1A">
        <w:rPr>
          <w:rFonts w:ascii="Times New Roman" w:eastAsia="Arial" w:hAnsi="Times New Roman" w:cs="Times New Roman"/>
          <w:iCs/>
          <w:lang w:eastAsia="en-US"/>
        </w:rPr>
        <w:t>202</w:t>
      </w:r>
      <w:r w:rsidR="00627C1A">
        <w:rPr>
          <w:rFonts w:ascii="Times New Roman" w:hAnsi="Times New Roman" w:cs="Times New Roman" w:hint="eastAsia"/>
          <w:iCs/>
        </w:rPr>
        <w:t>5</w:t>
      </w:r>
      <w:proofErr w:type="gramEnd"/>
      <w:r w:rsidR="00627C1A">
        <w:rPr>
          <w:rFonts w:ascii="Times New Roman" w:eastAsia="Arial" w:hAnsi="Times New Roman" w:cs="Times New Roman"/>
          <w:iCs/>
          <w:lang w:eastAsia="en-US"/>
        </w:rPr>
        <w:t xml:space="preserve"> and 202</w:t>
      </w:r>
      <w:r w:rsidR="00627C1A">
        <w:rPr>
          <w:rFonts w:ascii="Times New Roman" w:hAnsi="Times New Roman" w:cs="Times New Roman" w:hint="eastAsia"/>
          <w:iCs/>
        </w:rPr>
        <w:t>6</w:t>
      </w:r>
      <w:r w:rsidR="00627C1A">
        <w:rPr>
          <w:rFonts w:ascii="Times New Roman" w:eastAsia="Arial" w:hAnsi="Times New Roman" w:cs="Times New Roman"/>
          <w:iCs/>
          <w:lang w:eastAsia="en-US"/>
        </w:rPr>
        <w:t>, respectively</w:t>
      </w:r>
      <w:r w:rsidR="00627C1A">
        <w:rPr>
          <w:rFonts w:ascii="Times New Roman" w:hAnsi="Times New Roman" w:cs="Times New Roman" w:hint="eastAsia"/>
          <w:iCs/>
        </w:rPr>
        <w:t>.</w:t>
      </w:r>
      <w:r w:rsidR="00627C1A" w:rsidRPr="00627C1A">
        <w:rPr>
          <w:rFonts w:ascii="Times New Roman" w:eastAsia="Arial" w:hAnsi="Times New Roman" w:cs="Times New Roman"/>
          <w:iCs/>
          <w:lang w:eastAsia="en-US"/>
        </w:rPr>
        <w:t xml:space="preserve"> </w:t>
      </w:r>
      <w:r w:rsidR="00627C1A" w:rsidRPr="002D032B">
        <w:rPr>
          <w:rFonts w:ascii="Times New Roman" w:eastAsia="Arial" w:hAnsi="Times New Roman" w:cs="Times New Roman"/>
          <w:iCs/>
          <w:lang w:eastAsia="en-US"/>
        </w:rPr>
        <w:t>The following table sets forth a breakdown of our</w:t>
      </w:r>
      <w:r w:rsidR="00627C1A">
        <w:rPr>
          <w:rFonts w:ascii="Times New Roman" w:hAnsi="Times New Roman" w:cs="Times New Roman" w:hint="eastAsia"/>
          <w:iCs/>
        </w:rPr>
        <w:t xml:space="preserve"> finance costs for the periods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8"/>
        <w:gridCol w:w="833"/>
        <w:gridCol w:w="615"/>
        <w:gridCol w:w="1235"/>
        <w:gridCol w:w="1106"/>
        <w:gridCol w:w="1378"/>
        <w:gridCol w:w="1202"/>
      </w:tblGrid>
      <w:tr w:rsidR="00E023C6" w:rsidRPr="002D032B" w14:paraId="245204FA" w14:textId="25059041" w:rsidTr="00E023C6">
        <w:trPr>
          <w:trHeight w:val="410"/>
        </w:trPr>
        <w:tc>
          <w:tcPr>
            <w:tcW w:w="2658" w:type="dxa"/>
            <w:vAlign w:val="bottom"/>
          </w:tcPr>
          <w:p w14:paraId="15AD7012" w14:textId="77777777" w:rsidR="00E023C6" w:rsidRPr="007969A2" w:rsidRDefault="00E023C6" w:rsidP="00E023C6">
            <w:pPr>
              <w:spacing w:before="20" w:after="20"/>
              <w:rPr>
                <w:rFonts w:eastAsia="Arial"/>
                <w:iCs/>
                <w:sz w:val="18"/>
                <w:szCs w:val="18"/>
              </w:rPr>
            </w:pPr>
          </w:p>
        </w:tc>
        <w:tc>
          <w:tcPr>
            <w:tcW w:w="3789" w:type="dxa"/>
            <w:gridSpan w:val="4"/>
            <w:vAlign w:val="bottom"/>
          </w:tcPr>
          <w:p w14:paraId="39B128AC" w14:textId="22390C27" w:rsidR="00E023C6" w:rsidRPr="007969A2" w:rsidRDefault="00E023C6" w:rsidP="00E023C6">
            <w:pPr>
              <w:pBdr>
                <w:bottom w:val="single" w:sz="2" w:space="1" w:color="auto"/>
              </w:pBdr>
              <w:jc w:val="center"/>
              <w:rPr>
                <w:rFonts w:eastAsia="Arial"/>
                <w:b/>
                <w:iCs/>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2580" w:type="dxa"/>
            <w:gridSpan w:val="2"/>
            <w:vAlign w:val="bottom"/>
          </w:tcPr>
          <w:p w14:paraId="617BC85B" w14:textId="1233DFCA" w:rsidR="00E023C6" w:rsidRPr="007969A2" w:rsidRDefault="00E023C6" w:rsidP="00E023C6">
            <w:pPr>
              <w:pBdr>
                <w:bottom w:val="single" w:sz="2" w:space="1" w:color="auto"/>
              </w:pBdr>
              <w:jc w:val="center"/>
              <w:rPr>
                <w:rFonts w:eastAsia="Arial"/>
                <w:b/>
                <w:iCs/>
                <w:sz w:val="18"/>
                <w:szCs w:val="18"/>
              </w:rPr>
            </w:pPr>
            <w:r w:rsidRPr="007969A2">
              <w:rPr>
                <w:rFonts w:eastAsia="Arial"/>
                <w:b/>
                <w:iCs/>
                <w:sz w:val="18"/>
                <w:szCs w:val="18"/>
              </w:rPr>
              <w:t>Three months ended March 31,</w:t>
            </w:r>
          </w:p>
        </w:tc>
      </w:tr>
      <w:tr w:rsidR="00E023C6" w14:paraId="783DF8A6" w14:textId="66515CB7" w:rsidTr="00E023C6">
        <w:trPr>
          <w:trHeight w:val="243"/>
        </w:trPr>
        <w:tc>
          <w:tcPr>
            <w:tcW w:w="2658" w:type="dxa"/>
            <w:vAlign w:val="bottom"/>
          </w:tcPr>
          <w:p w14:paraId="7995BA51" w14:textId="77777777" w:rsidR="00E023C6" w:rsidRPr="007969A2" w:rsidRDefault="00E023C6" w:rsidP="00E023C6">
            <w:pPr>
              <w:spacing w:before="20" w:after="20"/>
              <w:rPr>
                <w:rFonts w:eastAsia="Arial"/>
                <w:iCs/>
                <w:sz w:val="18"/>
                <w:szCs w:val="18"/>
              </w:rPr>
            </w:pPr>
          </w:p>
        </w:tc>
        <w:tc>
          <w:tcPr>
            <w:tcW w:w="1448" w:type="dxa"/>
            <w:gridSpan w:val="2"/>
            <w:vAlign w:val="bottom"/>
          </w:tcPr>
          <w:p w14:paraId="0019AAEB" w14:textId="472B54CD"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235" w:type="dxa"/>
            <w:vAlign w:val="bottom"/>
          </w:tcPr>
          <w:p w14:paraId="73BEA5A7" w14:textId="7E98AA97"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4</w:t>
            </w:r>
          </w:p>
        </w:tc>
        <w:tc>
          <w:tcPr>
            <w:tcW w:w="1106" w:type="dxa"/>
            <w:vAlign w:val="bottom"/>
          </w:tcPr>
          <w:p w14:paraId="73E5DEEB" w14:textId="3023E0C5"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378" w:type="dxa"/>
            <w:vAlign w:val="bottom"/>
          </w:tcPr>
          <w:p w14:paraId="54A5D089" w14:textId="2AE61FAF"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202" w:type="dxa"/>
            <w:vAlign w:val="bottom"/>
          </w:tcPr>
          <w:p w14:paraId="5A5ECE44" w14:textId="595A4A80"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6</w:t>
            </w:r>
          </w:p>
        </w:tc>
      </w:tr>
      <w:tr w:rsidR="00E023C6" w:rsidRPr="002D032B" w14:paraId="3DBE46C8" w14:textId="351DA2D6" w:rsidTr="001B2F6A">
        <w:trPr>
          <w:trHeight w:val="227"/>
        </w:trPr>
        <w:tc>
          <w:tcPr>
            <w:tcW w:w="2658" w:type="dxa"/>
            <w:vAlign w:val="bottom"/>
          </w:tcPr>
          <w:p w14:paraId="7C78F32F" w14:textId="77777777" w:rsidR="00E023C6" w:rsidRPr="007969A2" w:rsidRDefault="00E023C6" w:rsidP="002306B6">
            <w:pPr>
              <w:tabs>
                <w:tab w:val="right" w:leader="dot" w:pos="2805"/>
              </w:tabs>
              <w:spacing w:before="20" w:after="20"/>
              <w:rPr>
                <w:rFonts w:eastAsia="Arial"/>
                <w:iCs/>
                <w:sz w:val="18"/>
                <w:szCs w:val="18"/>
              </w:rPr>
            </w:pPr>
          </w:p>
        </w:tc>
        <w:tc>
          <w:tcPr>
            <w:tcW w:w="6369" w:type="dxa"/>
            <w:gridSpan w:val="6"/>
          </w:tcPr>
          <w:p w14:paraId="4CFCC546" w14:textId="6ABD8FAE" w:rsidR="00E023C6" w:rsidRPr="007969A2" w:rsidRDefault="00E023C6" w:rsidP="002306B6">
            <w:pPr>
              <w:tabs>
                <w:tab w:val="decimal" w:pos="890"/>
              </w:tabs>
              <w:spacing w:before="20" w:after="20"/>
              <w:jc w:val="center"/>
              <w:rPr>
                <w:rFonts w:eastAsia="Arial"/>
                <w:i/>
                <w:sz w:val="18"/>
                <w:szCs w:val="18"/>
              </w:rPr>
            </w:pPr>
            <w:r w:rsidRPr="007969A2">
              <w:rPr>
                <w:rFonts w:eastAsia="Arial"/>
                <w:i/>
                <w:sz w:val="18"/>
                <w:szCs w:val="18"/>
              </w:rPr>
              <w:t>(RMB in thousands)</w:t>
            </w:r>
          </w:p>
        </w:tc>
      </w:tr>
      <w:tr w:rsidR="00E023C6" w:rsidRPr="002D032B" w14:paraId="22ECD366" w14:textId="5777F1D8" w:rsidTr="004839E9">
        <w:trPr>
          <w:trHeight w:val="227"/>
        </w:trPr>
        <w:tc>
          <w:tcPr>
            <w:tcW w:w="2658" w:type="dxa"/>
            <w:vAlign w:val="bottom"/>
          </w:tcPr>
          <w:p w14:paraId="47AE479D"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3FE2D87"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49253F34"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4F6795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6E99FB6F" w14:textId="77777777" w:rsidR="00E023C6" w:rsidRPr="007969A2" w:rsidRDefault="00E023C6" w:rsidP="002306B6">
            <w:pPr>
              <w:tabs>
                <w:tab w:val="decimal" w:pos="890"/>
              </w:tabs>
              <w:spacing w:before="20" w:after="20"/>
              <w:jc w:val="right"/>
              <w:rPr>
                <w:rFonts w:eastAsia="Arial"/>
                <w:iCs/>
                <w:sz w:val="18"/>
                <w:szCs w:val="18"/>
              </w:rPr>
            </w:pPr>
          </w:p>
        </w:tc>
        <w:tc>
          <w:tcPr>
            <w:tcW w:w="2580" w:type="dxa"/>
            <w:gridSpan w:val="2"/>
            <w:vAlign w:val="bottom"/>
          </w:tcPr>
          <w:p w14:paraId="2F85D6FE" w14:textId="08EF9B53" w:rsidR="00E023C6" w:rsidRPr="007969A2" w:rsidRDefault="00E023C6" w:rsidP="00E023C6">
            <w:pPr>
              <w:tabs>
                <w:tab w:val="decimal" w:pos="890"/>
              </w:tabs>
              <w:spacing w:before="20" w:after="20"/>
              <w:jc w:val="center"/>
              <w:rPr>
                <w:rFonts w:eastAsia="Arial"/>
                <w:iCs/>
                <w:sz w:val="18"/>
                <w:szCs w:val="18"/>
              </w:rPr>
            </w:pPr>
            <w:r w:rsidRPr="007969A2">
              <w:rPr>
                <w:rFonts w:eastAsia="SimSun"/>
                <w:bCs/>
                <w:i/>
                <w:iCs/>
                <w:sz w:val="18"/>
                <w:szCs w:val="18"/>
              </w:rPr>
              <w:t>(unaudited)</w:t>
            </w:r>
          </w:p>
        </w:tc>
      </w:tr>
      <w:tr w:rsidR="00E023C6" w:rsidRPr="002D032B" w14:paraId="0231C7AB" w14:textId="77777777" w:rsidTr="00E023C6">
        <w:trPr>
          <w:trHeight w:val="227"/>
        </w:trPr>
        <w:tc>
          <w:tcPr>
            <w:tcW w:w="2658" w:type="dxa"/>
            <w:vAlign w:val="bottom"/>
          </w:tcPr>
          <w:p w14:paraId="733D1D90"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AA40B63"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525581FF"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568F3D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165F8801" w14:textId="77777777" w:rsidR="00E023C6" w:rsidRPr="007969A2" w:rsidRDefault="00E023C6" w:rsidP="002306B6">
            <w:pPr>
              <w:tabs>
                <w:tab w:val="decimal" w:pos="890"/>
              </w:tabs>
              <w:spacing w:before="20" w:after="20"/>
              <w:jc w:val="right"/>
              <w:rPr>
                <w:rFonts w:eastAsia="Arial"/>
                <w:iCs/>
                <w:sz w:val="18"/>
                <w:szCs w:val="18"/>
              </w:rPr>
            </w:pPr>
          </w:p>
        </w:tc>
        <w:tc>
          <w:tcPr>
            <w:tcW w:w="1378" w:type="dxa"/>
            <w:vAlign w:val="bottom"/>
          </w:tcPr>
          <w:p w14:paraId="69F13C5E" w14:textId="77777777" w:rsidR="00E023C6" w:rsidRPr="007969A2" w:rsidRDefault="00E023C6" w:rsidP="002306B6">
            <w:pPr>
              <w:tabs>
                <w:tab w:val="decimal" w:pos="890"/>
              </w:tabs>
              <w:spacing w:before="20" w:after="20"/>
              <w:jc w:val="right"/>
              <w:rPr>
                <w:rFonts w:eastAsia="Arial"/>
                <w:iCs/>
                <w:sz w:val="18"/>
                <w:szCs w:val="18"/>
              </w:rPr>
            </w:pPr>
          </w:p>
        </w:tc>
        <w:tc>
          <w:tcPr>
            <w:tcW w:w="1202" w:type="dxa"/>
          </w:tcPr>
          <w:p w14:paraId="66A5D037" w14:textId="77777777" w:rsidR="00E023C6" w:rsidRPr="007969A2" w:rsidRDefault="00E023C6" w:rsidP="002306B6">
            <w:pPr>
              <w:tabs>
                <w:tab w:val="decimal" w:pos="890"/>
              </w:tabs>
              <w:spacing w:before="20" w:after="20"/>
              <w:jc w:val="right"/>
              <w:rPr>
                <w:rFonts w:eastAsia="Arial"/>
                <w:iCs/>
                <w:sz w:val="18"/>
                <w:szCs w:val="18"/>
              </w:rPr>
            </w:pPr>
          </w:p>
        </w:tc>
      </w:tr>
      <w:tr w:rsidR="00627C1A" w:rsidRPr="00F02FEF" w14:paraId="60FA6EB3" w14:textId="4E78DEBE" w:rsidTr="00627C1A">
        <w:trPr>
          <w:trHeight w:val="227"/>
        </w:trPr>
        <w:tc>
          <w:tcPr>
            <w:tcW w:w="2658" w:type="dxa"/>
            <w:vAlign w:val="center"/>
          </w:tcPr>
          <w:p w14:paraId="188022C5" w14:textId="60C9D637"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Interest on financial liabilities on shares with preferential rights</w:t>
            </w:r>
            <w:r w:rsidRPr="007969A2">
              <w:rPr>
                <w:rFonts w:eastAsiaTheme="minorEastAsia"/>
                <w:sz w:val="18"/>
                <w:szCs w:val="18"/>
                <w:lang w:eastAsia="zh-CN"/>
              </w:rPr>
              <w:tab/>
            </w:r>
          </w:p>
        </w:tc>
        <w:tc>
          <w:tcPr>
            <w:tcW w:w="1448" w:type="dxa"/>
            <w:gridSpan w:val="2"/>
            <w:vAlign w:val="bottom"/>
          </w:tcPr>
          <w:p w14:paraId="06C2976E" w14:textId="569177A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9,904</w:t>
            </w:r>
          </w:p>
        </w:tc>
        <w:tc>
          <w:tcPr>
            <w:tcW w:w="1235" w:type="dxa"/>
            <w:vAlign w:val="bottom"/>
          </w:tcPr>
          <w:p w14:paraId="7238071A" w14:textId="0A552AD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64,055</w:t>
            </w:r>
          </w:p>
        </w:tc>
        <w:tc>
          <w:tcPr>
            <w:tcW w:w="1106" w:type="dxa"/>
            <w:vAlign w:val="bottom"/>
          </w:tcPr>
          <w:p w14:paraId="6A75521D" w14:textId="53B9F519"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111,282</w:t>
            </w:r>
          </w:p>
        </w:tc>
        <w:tc>
          <w:tcPr>
            <w:tcW w:w="1378" w:type="dxa"/>
            <w:vAlign w:val="bottom"/>
          </w:tcPr>
          <w:p w14:paraId="31DC06B7"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0E05F5CC" w14:textId="0E1FC60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18C1B51B" w14:textId="7816E409" w:rsidTr="00627C1A">
        <w:trPr>
          <w:trHeight w:val="227"/>
        </w:trPr>
        <w:tc>
          <w:tcPr>
            <w:tcW w:w="2658" w:type="dxa"/>
            <w:vAlign w:val="center"/>
          </w:tcPr>
          <w:p w14:paraId="0275A92A" w14:textId="3A2BD30C"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lease liabilities</w:t>
            </w:r>
            <w:r w:rsidRPr="007969A2">
              <w:rPr>
                <w:rFonts w:eastAsiaTheme="minorEastAsia"/>
                <w:sz w:val="18"/>
                <w:szCs w:val="18"/>
                <w:lang w:eastAsia="zh-CN"/>
              </w:rPr>
              <w:tab/>
            </w:r>
          </w:p>
        </w:tc>
        <w:tc>
          <w:tcPr>
            <w:tcW w:w="1448" w:type="dxa"/>
            <w:gridSpan w:val="2"/>
            <w:vAlign w:val="bottom"/>
          </w:tcPr>
          <w:p w14:paraId="76E76574" w14:textId="28DA743B" w:rsidR="00627C1A" w:rsidRPr="007969A2" w:rsidRDefault="00627C1A" w:rsidP="00627C1A">
            <w:pP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262C1200" w14:textId="65E351D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6,257</w:t>
            </w:r>
          </w:p>
        </w:tc>
        <w:tc>
          <w:tcPr>
            <w:tcW w:w="1106" w:type="dxa"/>
            <w:vAlign w:val="bottom"/>
          </w:tcPr>
          <w:p w14:paraId="03BB41FA" w14:textId="3BF9BE41"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21,180</w:t>
            </w:r>
          </w:p>
        </w:tc>
        <w:tc>
          <w:tcPr>
            <w:tcW w:w="1378" w:type="dxa"/>
            <w:vAlign w:val="bottom"/>
          </w:tcPr>
          <w:p w14:paraId="41DEBB3C"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2137163F" w14:textId="73FD737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7A680DCC" w14:textId="2E5FF1FF" w:rsidTr="00627C1A">
        <w:trPr>
          <w:trHeight w:val="227"/>
        </w:trPr>
        <w:tc>
          <w:tcPr>
            <w:tcW w:w="2658" w:type="dxa"/>
            <w:vAlign w:val="center"/>
          </w:tcPr>
          <w:p w14:paraId="5A4D8B26" w14:textId="3E4C4FBF"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bank borrowings</w:t>
            </w:r>
            <w:r w:rsidRPr="007969A2">
              <w:rPr>
                <w:rFonts w:eastAsiaTheme="minorEastAsia"/>
                <w:sz w:val="18"/>
                <w:szCs w:val="18"/>
                <w:lang w:eastAsia="zh-CN"/>
              </w:rPr>
              <w:tab/>
            </w:r>
          </w:p>
        </w:tc>
        <w:tc>
          <w:tcPr>
            <w:tcW w:w="1448" w:type="dxa"/>
            <w:gridSpan w:val="2"/>
            <w:vAlign w:val="bottom"/>
          </w:tcPr>
          <w:p w14:paraId="6BE00F70" w14:textId="0CA20712"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0DBD2557" w14:textId="0AD74AFC"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25</w:t>
            </w:r>
          </w:p>
        </w:tc>
        <w:tc>
          <w:tcPr>
            <w:tcW w:w="1106" w:type="dxa"/>
            <w:vAlign w:val="bottom"/>
          </w:tcPr>
          <w:p w14:paraId="2C4E3294" w14:textId="08D10908"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1,599</w:t>
            </w:r>
          </w:p>
        </w:tc>
        <w:tc>
          <w:tcPr>
            <w:tcW w:w="1378" w:type="dxa"/>
            <w:vAlign w:val="bottom"/>
          </w:tcPr>
          <w:p w14:paraId="4EF7258A" w14:textId="7777777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c>
          <w:tcPr>
            <w:tcW w:w="1202" w:type="dxa"/>
            <w:vAlign w:val="bottom"/>
          </w:tcPr>
          <w:p w14:paraId="31D3A14C" w14:textId="5D4312B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r>
      <w:tr w:rsidR="00627C1A" w:rsidRPr="00F9733B" w14:paraId="082D3360" w14:textId="4E189953" w:rsidTr="00627C1A">
        <w:trPr>
          <w:trHeight w:val="227"/>
        </w:trPr>
        <w:tc>
          <w:tcPr>
            <w:tcW w:w="2658" w:type="dxa"/>
            <w:vAlign w:val="bottom"/>
          </w:tcPr>
          <w:p w14:paraId="04E6562E" w14:textId="77777777" w:rsidR="00627C1A" w:rsidRPr="007969A2" w:rsidRDefault="00627C1A" w:rsidP="00627C1A">
            <w:pPr>
              <w:tabs>
                <w:tab w:val="right" w:leader="dot" w:pos="2805"/>
              </w:tabs>
              <w:spacing w:before="20" w:after="20"/>
              <w:rPr>
                <w:rFonts w:eastAsia="Arial"/>
                <w:b/>
                <w:bCs/>
                <w:iCs/>
                <w:sz w:val="18"/>
                <w:szCs w:val="18"/>
              </w:rPr>
            </w:pPr>
            <w:r w:rsidRPr="007969A2">
              <w:rPr>
                <w:rFonts w:eastAsia="Arial"/>
                <w:b/>
                <w:bCs/>
                <w:iCs/>
                <w:sz w:val="18"/>
                <w:szCs w:val="18"/>
              </w:rPr>
              <w:t>Total</w:t>
            </w:r>
            <w:r w:rsidRPr="007969A2">
              <w:rPr>
                <w:rFonts w:eastAsia="Arial"/>
                <w:b/>
                <w:bCs/>
                <w:iCs/>
                <w:sz w:val="18"/>
                <w:szCs w:val="18"/>
              </w:rPr>
              <w:tab/>
            </w:r>
          </w:p>
        </w:tc>
        <w:tc>
          <w:tcPr>
            <w:tcW w:w="1448" w:type="dxa"/>
            <w:gridSpan w:val="2"/>
            <w:vAlign w:val="bottom"/>
          </w:tcPr>
          <w:p w14:paraId="1384DAFC" w14:textId="176A7D3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9,904</w:t>
            </w:r>
          </w:p>
        </w:tc>
        <w:tc>
          <w:tcPr>
            <w:tcW w:w="1235" w:type="dxa"/>
            <w:vAlign w:val="bottom"/>
          </w:tcPr>
          <w:p w14:paraId="6AD1B8D5" w14:textId="268F77A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70,337</w:t>
            </w:r>
          </w:p>
        </w:tc>
        <w:tc>
          <w:tcPr>
            <w:tcW w:w="1106" w:type="dxa"/>
            <w:vAlign w:val="bottom"/>
          </w:tcPr>
          <w:p w14:paraId="0AACA191" w14:textId="7381BDC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134,061</w:t>
            </w:r>
          </w:p>
        </w:tc>
        <w:tc>
          <w:tcPr>
            <w:tcW w:w="1378" w:type="dxa"/>
            <w:vAlign w:val="bottom"/>
          </w:tcPr>
          <w:p w14:paraId="1BBEF798" w14:textId="77777777"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w:t>
            </w:r>
          </w:p>
        </w:tc>
        <w:tc>
          <w:tcPr>
            <w:tcW w:w="1202" w:type="dxa"/>
            <w:vAlign w:val="bottom"/>
          </w:tcPr>
          <w:p w14:paraId="20BEDD1F" w14:textId="55E7E30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44,881</w:t>
            </w:r>
          </w:p>
        </w:tc>
      </w:tr>
    </w:tbl>
    <w:p w14:paraId="05620345" w14:textId="6EE5736F" w:rsidR="003970A8" w:rsidRDefault="003970A8" w:rsidP="007D1F51">
      <w:pPr>
        <w:jc w:val="both"/>
        <w:outlineLvl w:val="0"/>
        <w:rPr>
          <w:rFonts w:ascii="Times New Roman" w:hAnsi="Times New Roman" w:cs="Times New Roman"/>
          <w:b/>
          <w:iCs/>
        </w:rPr>
      </w:pPr>
      <w:r>
        <w:rPr>
          <w:rFonts w:ascii="Times New Roman" w:hAnsi="Times New Roman" w:cs="Times New Roman" w:hint="eastAsia"/>
          <w:b/>
          <w:iCs/>
        </w:rPr>
        <w:t>Share of Results of Associates</w:t>
      </w:r>
    </w:p>
    <w:p w14:paraId="1D6A0F8A" w14:textId="42CF57D0" w:rsidR="003970A8" w:rsidRPr="003970A8" w:rsidRDefault="003970A8" w:rsidP="003970A8">
      <w:pPr>
        <w:spacing w:line="240" w:lineRule="auto"/>
        <w:ind w:firstLine="720"/>
        <w:jc w:val="both"/>
        <w:rPr>
          <w:rFonts w:ascii="Times New Roman" w:hAnsi="Times New Roman" w:cs="Times New Roman"/>
          <w:bCs/>
          <w:iCs/>
        </w:rPr>
      </w:pPr>
      <w:r w:rsidRPr="001A274A">
        <w:rPr>
          <w:rFonts w:ascii="Times New Roman" w:hAnsi="Times New Roman" w:cs="Times New Roman"/>
          <w:bCs/>
          <w:iCs/>
        </w:rPr>
        <w:t xml:space="preserve">Our </w:t>
      </w:r>
      <w:r>
        <w:rPr>
          <w:rFonts w:ascii="Times New Roman" w:hAnsi="Times New Roman" w:cs="Times New Roman" w:hint="eastAsia"/>
          <w:bCs/>
          <w:iCs/>
        </w:rPr>
        <w:t>share of results of associates</w:t>
      </w:r>
      <w:r w:rsidRPr="001A274A">
        <w:rPr>
          <w:rFonts w:ascii="Times New Roman" w:hAnsi="Times New Roman" w:cs="Times New Roman"/>
          <w:bCs/>
          <w:iCs/>
        </w:rPr>
        <w:t xml:space="preserve"> primarily represented</w:t>
      </w:r>
      <w:r>
        <w:rPr>
          <w:rFonts w:ascii="Times New Roman" w:hAnsi="Times New Roman" w:cs="Times New Roman" w:hint="eastAsia"/>
          <w:bCs/>
          <w:iCs/>
        </w:rPr>
        <w:t xml:space="preserve"> </w:t>
      </w:r>
      <w:r>
        <w:rPr>
          <w:rFonts w:ascii="Times New Roman" w:eastAsia="Arial" w:hAnsi="Times New Roman" w:cs="Times New Roman"/>
          <w:iCs/>
          <w:lang w:eastAsia="en-US"/>
        </w:rPr>
        <w:t>[●]</w:t>
      </w:r>
      <w:r>
        <w:rPr>
          <w:rFonts w:ascii="Times New Roman" w:hAnsi="Times New Roman" w:cs="Times New Roman" w:hint="eastAsia"/>
          <w:bCs/>
          <w:iCs/>
        </w:rPr>
        <w:t>. We recorded share of results of associates of nil, nil, RMB</w:t>
      </w:r>
      <w:commentRangeStart w:id="18"/>
      <w:r>
        <w:rPr>
          <w:rFonts w:ascii="Times New Roman" w:hAnsi="Times New Roman" w:cs="Times New Roman" w:hint="eastAsia"/>
          <w:bCs/>
          <w:iCs/>
        </w:rPr>
        <w:t>0.04 million</w:t>
      </w:r>
      <w:commentRangeEnd w:id="18"/>
      <w:r w:rsidR="00034442">
        <w:rPr>
          <w:rStyle w:val="CommentReference"/>
          <w:rFonts w:ascii="Times New Roman" w:eastAsia="SimSun" w:hAnsi="Times New Roman" w:cs="Times New Roman"/>
        </w:rPr>
      </w:r>
      <w:r>
        <w:rPr>
          <w:rFonts w:ascii="Times New Roman" w:hAnsi="Times New Roman" w:cs="Times New Roman" w:hint="eastAsia"/>
          <w:bCs/>
          <w:iCs/>
        </w:rPr>
        <w:t xml:space="preserve">,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r>
        <w:rPr>
          <w:rFonts w:ascii="Times New Roman" w:hAnsi="Times New Roman" w:cs="Times New Roman" w:hint="eastAsia"/>
          <w:bCs/>
          <w:iCs/>
        </w:rPr>
        <w:t>nil</w:t>
      </w:r>
      <w:r>
        <w:rPr>
          <w:rFonts w:ascii="Times New Roman" w:hAnsi="Times New Roman" w:cs="Times New Roman" w:hint="eastAsia"/>
          <w:iCs/>
        </w:rPr>
        <w:t xml:space="preserve"> </w:t>
      </w:r>
      <w:r w:rsidRPr="002D032B">
        <w:rPr>
          <w:rFonts w:ascii="Times New Roman" w:eastAsia="Arial" w:hAnsi="Times New Roman" w:cs="Times New Roman"/>
          <w:iCs/>
          <w:lang w:eastAsia="en-U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Pr>
          <w:rFonts w:ascii="Times New Roman" w:eastAsia="Arial" w:hAnsi="Times New Roman" w:cs="Times New Roman"/>
          <w:iCs/>
          <w:lang w:eastAsia="en-US"/>
        </w:rPr>
        <w:t>, respectively</w:t>
      </w:r>
      <w:r>
        <w:rPr>
          <w:rFonts w:ascii="Times New Roman" w:hAnsi="Times New Roman" w:cs="Times New Roman" w:hint="eastAsia"/>
          <w:iCs/>
        </w:rPr>
        <w:t>.</w:t>
      </w:r>
      <w:r w:rsidRPr="00627C1A">
        <w:rPr>
          <w:rFonts w:ascii="Times New Roman" w:eastAsia="Arial" w:hAnsi="Times New Roman" w:cs="Times New Roman"/>
          <w:iCs/>
          <w:lang w:eastAsia="en-US"/>
        </w:rPr>
        <w:t xml:space="preserve"> </w:t>
      </w:r>
    </w:p>
    <w:p w14:paraId="6E769120" w14:textId="46B0B9EB" w:rsidR="00360EF8" w:rsidRDefault="00AD53D0" w:rsidP="007D1F51">
      <w:pPr>
        <w:jc w:val="both"/>
        <w:outlineLvl w:val="0"/>
        <w:rPr>
          <w:rFonts w:ascii="Times New Roman" w:hAnsi="Times New Roman" w:cs="Times New Roman"/>
          <w:b/>
          <w:iCs/>
        </w:rPr>
      </w:pPr>
      <w:r w:rsidRPr="002D032B">
        <w:rPr>
          <w:rFonts w:ascii="Times New Roman" w:hAnsi="Times New Roman" w:cs="Times New Roman"/>
          <w:b/>
          <w:iCs/>
        </w:rPr>
        <w:t xml:space="preserve">Income Tax </w:t>
      </w:r>
      <w:r w:rsidR="00627C1A">
        <w:rPr>
          <w:rFonts w:ascii="Times New Roman" w:hAnsi="Times New Roman" w:cs="Times New Roman" w:hint="eastAsia"/>
          <w:b/>
          <w:iCs/>
        </w:rPr>
        <w:t>Credit</w:t>
      </w:r>
    </w:p>
    <w:p w14:paraId="63C40B2C" w14:textId="6177A9B1" w:rsidR="003970A8"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lang w:val="en-GB"/>
        </w:rPr>
        <w:t>Under the Law of the PRC on Enterprise Income Tax (</w:t>
      </w:r>
      <w:r>
        <w:rPr>
          <w:rFonts w:ascii="Times New Roman" w:hAnsi="Times New Roman" w:cs="Times New Roman"/>
          <w:bCs/>
          <w:iCs/>
          <w:lang w:val="en-GB"/>
        </w:rPr>
        <w:t>“</w:t>
      </w:r>
      <w:r w:rsidRPr="003A4D3E">
        <w:rPr>
          <w:rFonts w:ascii="Times New Roman" w:hAnsi="Times New Roman" w:cs="Times New Roman"/>
          <w:b/>
          <w:iCs/>
          <w:lang w:val="en-GB"/>
        </w:rPr>
        <w:t>EIT Law</w:t>
      </w:r>
      <w:r>
        <w:rPr>
          <w:rFonts w:ascii="Times New Roman" w:hAnsi="Times New Roman" w:cs="Times New Roman"/>
          <w:bCs/>
          <w:iCs/>
          <w:lang w:val="en-GB"/>
        </w:rPr>
        <w:t>”</w:t>
      </w:r>
      <w:r w:rsidRPr="003A4D3E">
        <w:rPr>
          <w:rFonts w:ascii="Times New Roman" w:hAnsi="Times New Roman" w:cs="Times New Roman"/>
          <w:bCs/>
          <w:iCs/>
          <w:lang w:val="en-GB"/>
        </w:rPr>
        <w:t>) and Implementation Regulation of the EIT Law</w:t>
      </w:r>
      <w:r w:rsidRPr="003A4D3E">
        <w:rPr>
          <w:rFonts w:ascii="Times New Roman" w:hAnsi="Times New Roman" w:cs="Times New Roman"/>
          <w:bCs/>
          <w:iCs/>
        </w:rPr>
        <w:t>, enterprises operating in Chinese Mainland are generally subject to EIT at a rate of 25% on the taxable profit. Our Company is qualified as high and new technology enterprises and is subject to enterprise income tax at a preferential tax rate of 15% during the validity period of the relevant qualification.</w:t>
      </w:r>
    </w:p>
    <w:p w14:paraId="69EC676E" w14:textId="013516EA" w:rsidR="003A4D3E" w:rsidRPr="003A4D3E"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sidRPr="003A4D3E">
        <w:rPr>
          <w:rFonts w:ascii="Times New Roman" w:hAnsi="Times New Roman" w:cs="Times New Roman"/>
          <w:bCs/>
          <w:iCs/>
        </w:rPr>
        <w:t xml:space="preserve"> our income tax </w:t>
      </w:r>
      <w:r>
        <w:rPr>
          <w:rFonts w:ascii="Times New Roman" w:hAnsi="Times New Roman" w:cs="Times New Roman" w:hint="eastAsia"/>
          <w:bCs/>
          <w:iCs/>
        </w:rPr>
        <w:t xml:space="preserve">credit was RMB4.4 million, RMB2.2 million, RMB3.4 million,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RMB3.5 million, </w:t>
      </w:r>
      <w:r w:rsidRPr="003A4D3E">
        <w:rPr>
          <w:rFonts w:ascii="Times New Roman" w:hAnsi="Times New Roman" w:cs="Times New Roman"/>
          <w:bCs/>
          <w:iCs/>
        </w:rPr>
        <w:t>respectively</w:t>
      </w:r>
      <w:ins w:id="19" w:author="Liang, Yan" w:date="2026-05-28T00:39:00Z" w16du:dateUtc="2026-05-27T16:39:00Z">
        <w:r w:rsidR="00034442">
          <w:rPr>
            <w:rFonts w:ascii="Times New Roman" w:hAnsi="Times New Roman" w:cs="Times New Roman" w:hint="eastAsia"/>
            <w:bCs/>
            <w:iCs/>
          </w:rPr>
          <w:t xml:space="preserve">, </w:t>
        </w:r>
      </w:ins>
      <w:ins w:id="20" w:author="Liang, Yan" w:date="2026-05-28T00:40:00Z" w16du:dateUtc="2026-05-27T16:40:00Z">
        <w:r w:rsidR="00034442">
          <w:rPr>
            <w:rFonts w:ascii="Times New Roman" w:hAnsi="Times New Roman" w:cs="Times New Roman"/>
            <w:bCs/>
            <w:iCs/>
          </w:rPr>
          <w:t>primarily</w:t>
        </w:r>
      </w:ins>
      <w:ins w:id="21" w:author="Liang, Yan" w:date="2026-05-28T00:39:00Z" w16du:dateUtc="2026-05-27T16:39:00Z">
        <w:r w:rsidR="00034442">
          <w:rPr>
            <w:rFonts w:ascii="Times New Roman" w:hAnsi="Times New Roman" w:cs="Times New Roman" w:hint="eastAsia"/>
            <w:bCs/>
            <w:iCs/>
          </w:rPr>
          <w:t xml:space="preserve"> due to [our loss positions]</w:t>
        </w:r>
      </w:ins>
      <w:r w:rsidRPr="003A4D3E">
        <w:rPr>
          <w:rFonts w:ascii="Times New Roman" w:hAnsi="Times New Roman" w:cs="Times New Roman"/>
          <w:bCs/>
          <w:iCs/>
        </w:rPr>
        <w:t>.</w:t>
      </w:r>
    </w:p>
    <w:p w14:paraId="1CABE232" w14:textId="56161241" w:rsidR="003970A8"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 During the Track Record Period and up to the Latest Practicable Date, we </w:t>
      </w:r>
      <w:proofErr w:type="gramStart"/>
      <w:r w:rsidRPr="003A4D3E">
        <w:rPr>
          <w:rFonts w:ascii="Times New Roman" w:hAnsi="Times New Roman" w:cs="Times New Roman"/>
          <w:bCs/>
          <w:iCs/>
        </w:rPr>
        <w:t>had paid</w:t>
      </w:r>
      <w:proofErr w:type="gramEnd"/>
      <w:r w:rsidRPr="003A4D3E">
        <w:rPr>
          <w:rFonts w:ascii="Times New Roman" w:hAnsi="Times New Roman" w:cs="Times New Roman"/>
          <w:bCs/>
          <w:iCs/>
        </w:rPr>
        <w:t xml:space="preserve"> all relevant taxes when due and there were no matters in dispute and unresolved with the relevant tax authorities.</w:t>
      </w:r>
      <w:r>
        <w:rPr>
          <w:rFonts w:ascii="Times New Roman" w:hAnsi="Times New Roman" w:cs="Times New Roman" w:hint="eastAsia"/>
          <w:bCs/>
          <w:iCs/>
        </w:rPr>
        <w:t xml:space="preserve"> </w:t>
      </w:r>
      <w:r w:rsidRPr="003A4D3E">
        <w:rPr>
          <w:rFonts w:ascii="Times New Roman" w:hAnsi="Times New Roman" w:cs="Times New Roman" w:hint="eastAsia"/>
          <w:b/>
          <w:i/>
          <w:highlight w:val="yellow"/>
        </w:rPr>
        <w:t>[Company to confirm]</w:t>
      </w:r>
    </w:p>
    <w:p w14:paraId="55CF73DB" w14:textId="77777777" w:rsidR="00AD53D0" w:rsidRPr="002D032B" w:rsidRDefault="00AD53D0" w:rsidP="007D1F51">
      <w:pPr>
        <w:jc w:val="both"/>
        <w:outlineLvl w:val="0"/>
        <w:rPr>
          <w:rFonts w:ascii="Times New Roman" w:hAnsi="Times New Roman" w:cs="Times New Roman"/>
          <w:b/>
          <w:iCs/>
        </w:rPr>
      </w:pPr>
      <w:r w:rsidRPr="002D032B">
        <w:rPr>
          <w:rFonts w:ascii="Times New Roman" w:hAnsi="Times New Roman" w:cs="Times New Roman"/>
          <w:b/>
          <w:iCs/>
        </w:rPr>
        <w:t>PERIOD TO PERIOD COMPARISON OF RESULTS OF OPERATIONS</w:t>
      </w:r>
    </w:p>
    <w:p w14:paraId="129C8D3A" w14:textId="67975A6F" w:rsidR="00AD53D0" w:rsidRPr="002D032B" w:rsidRDefault="00677B3E" w:rsidP="007D1F51">
      <w:pPr>
        <w:jc w:val="both"/>
        <w:outlineLvl w:val="0"/>
        <w:rPr>
          <w:rFonts w:ascii="Times New Roman" w:hAnsi="Times New Roman" w:cs="Times New Roman"/>
          <w:b/>
          <w:iCs/>
        </w:rPr>
      </w:pPr>
      <w:bookmarkStart w:id="22" w:name="OLE_LINK275"/>
      <w:bookmarkStart w:id="23" w:name="OLE_LINK276"/>
      <w:r>
        <w:rPr>
          <w:rFonts w:ascii="Times New Roman" w:hAnsi="Times New Roman" w:cs="Times New Roman"/>
          <w:b/>
          <w:iCs/>
        </w:rPr>
        <w:t>Three Months</w:t>
      </w:r>
      <w:r w:rsidR="00B17594" w:rsidRPr="002D032B">
        <w:rPr>
          <w:rFonts w:ascii="Times New Roman" w:hAnsi="Times New Roman" w:cs="Times New Roman"/>
          <w:b/>
          <w:iCs/>
        </w:rPr>
        <w:t xml:space="preserve"> </w:t>
      </w:r>
      <w:r w:rsidR="00230FA5">
        <w:rPr>
          <w:rFonts w:ascii="Times New Roman" w:hAnsi="Times New Roman" w:cs="Times New Roman"/>
          <w:b/>
          <w:iCs/>
        </w:rPr>
        <w:t>E</w:t>
      </w:r>
      <w:r w:rsidR="00B17594" w:rsidRPr="002D032B">
        <w:rPr>
          <w:rFonts w:ascii="Times New Roman" w:hAnsi="Times New Roman" w:cs="Times New Roman"/>
          <w:b/>
          <w:iCs/>
        </w:rPr>
        <w:t xml:space="preserve">nded </w:t>
      </w:r>
      <w:r>
        <w:rPr>
          <w:rFonts w:ascii="Times New Roman" w:hAnsi="Times New Roman" w:cs="Times New Roman"/>
          <w:b/>
          <w:iCs/>
        </w:rPr>
        <w:t xml:space="preserve">March </w:t>
      </w:r>
      <w:r w:rsidR="00B17594" w:rsidRPr="002D032B">
        <w:rPr>
          <w:rFonts w:ascii="Times New Roman" w:hAnsi="Times New Roman" w:cs="Times New Roman"/>
          <w:b/>
          <w:iCs/>
        </w:rPr>
        <w:t>3</w:t>
      </w:r>
      <w:r w:rsidR="00230FA5">
        <w:rPr>
          <w:rFonts w:ascii="Times New Roman" w:hAnsi="Times New Roman" w:cs="Times New Roman"/>
          <w:b/>
          <w:iCs/>
        </w:rPr>
        <w:t>1</w:t>
      </w:r>
      <w:r w:rsidR="00AD53D0" w:rsidRPr="002D032B">
        <w:rPr>
          <w:rFonts w:ascii="Times New Roman" w:hAnsi="Times New Roman" w:cs="Times New Roman"/>
          <w:b/>
          <w:iCs/>
        </w:rPr>
        <w:t xml:space="preserve">, </w:t>
      </w:r>
      <w:proofErr w:type="gramStart"/>
      <w:r w:rsidR="001655D8" w:rsidRPr="002D032B">
        <w:rPr>
          <w:rFonts w:ascii="Times New Roman" w:hAnsi="Times New Roman" w:cs="Times New Roman"/>
          <w:b/>
          <w:iCs/>
        </w:rPr>
        <w:t>202</w:t>
      </w:r>
      <w:r w:rsidR="003A4D3E">
        <w:rPr>
          <w:rFonts w:ascii="Times New Roman" w:hAnsi="Times New Roman" w:cs="Times New Roman" w:hint="eastAsia"/>
          <w:b/>
          <w:iCs/>
        </w:rPr>
        <w:t>6</w:t>
      </w:r>
      <w:proofErr w:type="gramEnd"/>
      <w:r w:rsidR="00AD53D0" w:rsidRPr="002D032B">
        <w:rPr>
          <w:rFonts w:ascii="Times New Roman" w:hAnsi="Times New Roman" w:cs="Times New Roman"/>
          <w:b/>
          <w:iCs/>
        </w:rPr>
        <w:t xml:space="preserve"> Compared to </w:t>
      </w:r>
      <w:r>
        <w:rPr>
          <w:rFonts w:ascii="Times New Roman" w:hAnsi="Times New Roman" w:cs="Times New Roman"/>
          <w:b/>
          <w:iCs/>
        </w:rPr>
        <w:t>Three Months</w:t>
      </w:r>
      <w:r w:rsidR="00230FA5">
        <w:rPr>
          <w:rFonts w:ascii="Times New Roman" w:hAnsi="Times New Roman" w:cs="Times New Roman"/>
          <w:b/>
          <w:iCs/>
        </w:rPr>
        <w:t xml:space="preserve"> Ended </w:t>
      </w:r>
      <w:r>
        <w:rPr>
          <w:rFonts w:ascii="Times New Roman" w:hAnsi="Times New Roman" w:cs="Times New Roman"/>
          <w:b/>
          <w:iCs/>
        </w:rPr>
        <w:t>March</w:t>
      </w:r>
      <w:r w:rsidR="00230FA5">
        <w:rPr>
          <w:rFonts w:ascii="Times New Roman" w:hAnsi="Times New Roman" w:cs="Times New Roman"/>
          <w:b/>
          <w:iCs/>
        </w:rPr>
        <w:t xml:space="preserve"> 31, 202</w:t>
      </w:r>
      <w:r w:rsidR="003A4D3E">
        <w:rPr>
          <w:rFonts w:ascii="Times New Roman" w:hAnsi="Times New Roman" w:cs="Times New Roman" w:hint="eastAsia"/>
          <w:b/>
          <w:iCs/>
        </w:rPr>
        <w:t>5</w:t>
      </w:r>
      <w:r w:rsidR="00AD53D0" w:rsidRPr="002D032B">
        <w:rPr>
          <w:rFonts w:ascii="Times New Roman" w:hAnsi="Times New Roman" w:cs="Times New Roman"/>
          <w:b/>
          <w:iCs/>
        </w:rPr>
        <w:t xml:space="preserve"> </w:t>
      </w:r>
    </w:p>
    <w:p w14:paraId="1AE2966E" w14:textId="77777777" w:rsidR="00AD53D0" w:rsidRPr="00EC4D68" w:rsidRDefault="00AD53D0" w:rsidP="007D1F51">
      <w:pPr>
        <w:jc w:val="both"/>
        <w:outlineLvl w:val="0"/>
        <w:rPr>
          <w:rFonts w:ascii="Times New Roman" w:hAnsi="Times New Roman" w:cs="Times New Roman"/>
          <w:b/>
          <w:i/>
        </w:rPr>
      </w:pPr>
      <w:commentRangeStart w:id="24"/>
      <w:r w:rsidRPr="00EC4D68">
        <w:rPr>
          <w:rFonts w:ascii="Times New Roman" w:hAnsi="Times New Roman" w:cs="Times New Roman"/>
          <w:b/>
          <w:i/>
        </w:rPr>
        <w:t>Revenue</w:t>
      </w:r>
      <w:commentRangeEnd w:id="24"/>
      <w:r w:rsidR="00034442">
        <w:rPr>
          <w:rStyle w:val="CommentReference"/>
          <w:rFonts w:ascii="Times New Roman" w:eastAsia="SimSun" w:hAnsi="Times New Roman" w:cs="Times New Roman"/>
        </w:rPr>
      </w:r>
    </w:p>
    <w:p w14:paraId="15854620" w14:textId="7702C69A" w:rsidR="006002CA" w:rsidRDefault="00AD53D0" w:rsidP="002639D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Our revenue </w:t>
      </w:r>
      <w:r w:rsidR="00D45655">
        <w:rPr>
          <w:rFonts w:ascii="Times New Roman" w:eastAsia="Arial" w:hAnsi="Times New Roman" w:cs="Times New Roman"/>
          <w:iCs/>
        </w:rPr>
        <w:t>increased</w:t>
      </w:r>
      <w:r w:rsidR="003C468F">
        <w:rPr>
          <w:rFonts w:ascii="Times New Roman" w:eastAsia="Arial" w:hAnsi="Times New Roman" w:cs="Times New Roman"/>
          <w:iCs/>
        </w:rPr>
        <w:t xml:space="preserve"> </w:t>
      </w:r>
      <w:r w:rsidR="00082A51">
        <w:rPr>
          <w:rFonts w:ascii="Times New Roman" w:eastAsia="Arial" w:hAnsi="Times New Roman" w:cs="Times New Roman"/>
          <w:iCs/>
        </w:rPr>
        <w:t>by [●]%</w:t>
      </w:r>
      <w:r w:rsidR="003C468F">
        <w:rPr>
          <w:rFonts w:ascii="Times New Roman" w:eastAsia="Arial" w:hAnsi="Times New Roman" w:cs="Times New Roman"/>
          <w:iCs/>
        </w:rPr>
        <w:t xml:space="preserve"> </w:t>
      </w:r>
      <w:r w:rsidRPr="002D032B">
        <w:rPr>
          <w:rFonts w:ascii="Times New Roman" w:eastAsia="Arial" w:hAnsi="Times New Roman" w:cs="Times New Roman"/>
          <w:iCs/>
          <w:lang w:eastAsia="en-US"/>
        </w:rPr>
        <w:t>from RMB</w:t>
      </w:r>
      <w:r w:rsidR="003A4D3E">
        <w:rPr>
          <w:rFonts w:ascii="Times New Roman" w:eastAsia="Arial" w:hAnsi="Times New Roman" w:cs="Times New Roman"/>
          <w:iCs/>
        </w:rPr>
        <w:t>[●]</w:t>
      </w:r>
      <w:r w:rsidR="00140DB4"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3A4D3E">
        <w:rPr>
          <w:rFonts w:ascii="Times New Roman" w:hAnsi="Times New Roman" w:cs="Times New Roman" w:hint="eastAsia"/>
          <w:iCs/>
        </w:rPr>
        <w:t>for</w:t>
      </w:r>
      <w:r w:rsidR="002C7104" w:rsidRPr="002D032B">
        <w:rPr>
          <w:rFonts w:ascii="Times New Roman" w:eastAsia="Arial" w:hAnsi="Times New Roman" w:cs="Times New Roman"/>
          <w:iCs/>
          <w:lang w:eastAsia="en-US"/>
        </w:rPr>
        <w:t xml:space="preserve"> </w:t>
      </w:r>
      <w:r w:rsidR="00677B3E">
        <w:rPr>
          <w:rFonts w:ascii="Times New Roman" w:eastAsia="Arial" w:hAnsi="Times New Roman" w:cs="Times New Roman"/>
          <w:iCs/>
          <w:lang w:eastAsia="en-US"/>
        </w:rPr>
        <w:t>the three months ended March 31, 202</w:t>
      </w:r>
      <w:r w:rsidR="003A4D3E">
        <w:rPr>
          <w:rFonts w:ascii="Times New Roman" w:hAnsi="Times New Roman" w:cs="Times New Roman" w:hint="eastAsia"/>
          <w:iCs/>
        </w:rPr>
        <w:t>5</w:t>
      </w:r>
      <w:r w:rsidRPr="002D032B">
        <w:rPr>
          <w:rFonts w:ascii="Times New Roman" w:eastAsia="Arial" w:hAnsi="Times New Roman" w:cs="Times New Roman"/>
          <w:iCs/>
          <w:lang w:eastAsia="en-US"/>
        </w:rPr>
        <w:t xml:space="preserve"> to RMB</w:t>
      </w:r>
      <w:r w:rsidR="003A4D3E">
        <w:rPr>
          <w:rFonts w:ascii="Times New Roman" w:hAnsi="Times New Roman" w:cs="Times New Roman" w:hint="eastAsia"/>
          <w:iCs/>
        </w:rPr>
        <w:t>8</w:t>
      </w:r>
      <w:r w:rsidR="009617E3">
        <w:rPr>
          <w:rFonts w:ascii="Times New Roman" w:hAnsi="Times New Roman" w:cs="Times New Roman" w:hint="eastAsia"/>
          <w:iCs/>
        </w:rPr>
        <w:t>1</w:t>
      </w:r>
      <w:r w:rsidR="003A4D3E">
        <w:rPr>
          <w:rFonts w:ascii="Times New Roman" w:hAnsi="Times New Roman" w:cs="Times New Roman" w:hint="eastAsia"/>
          <w:iCs/>
        </w:rPr>
        <w:t>.5</w:t>
      </w:r>
      <w:r w:rsidR="00691681"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3A4D3E">
        <w:rPr>
          <w:rFonts w:ascii="Times New Roman" w:hAnsi="Times New Roman" w:cs="Times New Roman" w:hint="eastAsia"/>
          <w:iCs/>
        </w:rPr>
        <w:t>for</w:t>
      </w:r>
      <w:r w:rsidR="002C7104" w:rsidRPr="002D032B">
        <w:rPr>
          <w:rFonts w:ascii="Times New Roman" w:eastAsia="Arial" w:hAnsi="Times New Roman" w:cs="Times New Roman"/>
          <w:iCs/>
          <w:lang w:eastAsia="en-US"/>
        </w:rPr>
        <w:t xml:space="preserve"> </w:t>
      </w:r>
      <w:r w:rsidR="00677B3E">
        <w:rPr>
          <w:rFonts w:ascii="Times New Roman" w:eastAsia="Arial" w:hAnsi="Times New Roman" w:cs="Times New Roman"/>
          <w:iCs/>
          <w:lang w:eastAsia="en-US"/>
        </w:rPr>
        <w:t>the three months ended March 31, 202</w:t>
      </w:r>
      <w:r w:rsidR="003E7A38">
        <w:rPr>
          <w:rFonts w:ascii="Times New Roman" w:hAnsi="Times New Roman" w:cs="Times New Roman" w:hint="eastAsia"/>
          <w:iCs/>
        </w:rPr>
        <w:t>6</w:t>
      </w:r>
      <w:ins w:id="25" w:author="Liang, Yan" w:date="2026-05-28T00:40:00Z" w16du:dateUtc="2026-05-27T16:40:00Z">
        <w:r w:rsidR="00034442">
          <w:rPr>
            <w:rFonts w:ascii="Times New Roman" w:hAnsi="Times New Roman" w:cs="Times New Roman" w:hint="eastAsia"/>
            <w:iCs/>
          </w:rPr>
          <w:t>:</w:t>
        </w:r>
      </w:ins>
      <w:r w:rsidR="00195780" w:rsidRPr="002D032B">
        <w:rPr>
          <w:rFonts w:ascii="Times New Roman" w:eastAsia="Arial" w:hAnsi="Times New Roman" w:cs="Times New Roman"/>
          <w:iCs/>
        </w:rPr>
        <w:t xml:space="preserve"> </w:t>
      </w:r>
      <w:del w:id="26" w:author="Liang, Yan" w:date="2026-05-28T00:40:00Z" w16du:dateUtc="2026-05-27T16:40:00Z">
        <w:r w:rsidR="006002CA" w:rsidRPr="002639D7" w:rsidDel="00034442">
          <w:rPr>
            <w:rFonts w:ascii="Times New Roman" w:eastAsia="Arial" w:hAnsi="Times New Roman" w:cs="Times New Roman"/>
            <w:iCs/>
          </w:rPr>
          <w:delText xml:space="preserve">due to </w:delText>
        </w:r>
        <w:r w:rsidR="003E7A38" w:rsidDel="00034442">
          <w:rPr>
            <w:rFonts w:ascii="Times New Roman" w:hAnsi="Times New Roman" w:cs="Times New Roman" w:hint="eastAsia"/>
            <w:iCs/>
          </w:rPr>
          <w:delText>the rapid development of our agentic platform software, AGI enterprise solutions and Agentic MaaS</w:delText>
        </w:r>
        <w:r w:rsidR="006002CA" w:rsidRPr="002639D7" w:rsidDel="00034442">
          <w:rPr>
            <w:rFonts w:ascii="Times New Roman" w:eastAsia="Arial" w:hAnsi="Times New Roman" w:cs="Times New Roman"/>
            <w:iCs/>
          </w:rPr>
          <w:delText>.</w:delText>
        </w:r>
      </w:del>
    </w:p>
    <w:p w14:paraId="6E7CD607" w14:textId="22B72D4D" w:rsid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Pr>
          <w:rFonts w:ascii="Times New Roman" w:hAnsi="Times New Roman" w:cs="Times New Roman" w:hint="eastAsia"/>
          <w:iCs/>
        </w:rPr>
        <w:t>agentic platform software</w:t>
      </w:r>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953BF2">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Pr>
          <w:rFonts w:ascii="Times New Roman" w:hAnsi="Times New Roman" w:cs="Times New Roman" w:hint="eastAsia"/>
          <w:iCs/>
        </w:rPr>
        <w:t>agentic platform software</w:t>
      </w:r>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w:t>
      </w:r>
    </w:p>
    <w:p w14:paraId="0670060D" w14:textId="061F112F"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revenue from </w:t>
      </w:r>
      <w:r w:rsidR="00B21A02" w:rsidRPr="00B21A02">
        <w:rPr>
          <w:rFonts w:ascii="Times New Roman" w:hAnsi="Times New Roman" w:cs="Times New Roman"/>
          <w:iCs/>
        </w:rPr>
        <w:t>AGI enterprise solutions</w:t>
      </w:r>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EA1DFC">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sidR="00CF1F3E">
        <w:rPr>
          <w:rFonts w:ascii="Times New Roman" w:hAnsi="Times New Roman" w:cs="Times New Roman" w:hint="eastAsia"/>
          <w:iCs/>
        </w:rPr>
        <w:t xml:space="preserve"> </w:t>
      </w:r>
      <w:r w:rsidR="00B21A02" w:rsidRPr="00B21A02">
        <w:rPr>
          <w:rFonts w:ascii="Times New Roman" w:hAnsi="Times New Roman" w:cs="Times New Roman"/>
          <w:iCs/>
        </w:rPr>
        <w:t>AGI enterprise solutions</w:t>
      </w:r>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w:t>
      </w:r>
      <w:proofErr w:type="gramStart"/>
      <w:r w:rsidRPr="003E7A38">
        <w:rPr>
          <w:rFonts w:ascii="Times New Roman" w:hAnsi="Times New Roman" w:cs="Times New Roman"/>
          <w:iCs/>
        </w:rPr>
        <w:t>ended</w:t>
      </w:r>
      <w:proofErr w:type="gramEnd"/>
      <w:r w:rsidRPr="003E7A38">
        <w:rPr>
          <w:rFonts w:ascii="Times New Roman" w:hAnsi="Times New Roman" w:cs="Times New Roman"/>
          <w:iCs/>
        </w:rPr>
        <w:t xml:space="preserve">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w:t>
      </w:r>
      <w:proofErr w:type="gramStart"/>
      <w:r w:rsidRPr="003E7A38">
        <w:rPr>
          <w:rFonts w:ascii="Times New Roman" w:hAnsi="Times New Roman" w:cs="Times New Roman"/>
          <w:iCs/>
        </w:rPr>
        <w:t>ended</w:t>
      </w:r>
      <w:proofErr w:type="gramEnd"/>
      <w:r w:rsidRPr="003E7A38">
        <w:rPr>
          <w:rFonts w:ascii="Times New Roman" w:hAnsi="Times New Roman" w:cs="Times New Roman"/>
          <w:iCs/>
        </w:rPr>
        <w:t xml:space="preserve"> March 31, 202</w:t>
      </w:r>
      <w:r>
        <w:rPr>
          <w:rFonts w:ascii="Times New Roman" w:hAnsi="Times New Roman" w:cs="Times New Roman" w:hint="eastAsia"/>
          <w:iCs/>
        </w:rPr>
        <w:t>6</w:t>
      </w:r>
      <w:r w:rsidRPr="003E7A38">
        <w:rPr>
          <w:rFonts w:ascii="Times New Roman" w:hAnsi="Times New Roman" w:cs="Times New Roman"/>
          <w:iCs/>
        </w:rPr>
        <w:t>.</w:t>
      </w:r>
    </w:p>
    <w:p w14:paraId="7101DC7D" w14:textId="4D6A86C6"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revenue from </w:t>
      </w:r>
      <w:r w:rsidR="00B21A02" w:rsidRPr="00B21A02">
        <w:rPr>
          <w:rFonts w:ascii="Times New Roman" w:hAnsi="Times New Roman" w:cs="Times New Roman"/>
          <w:iCs/>
        </w:rPr>
        <w:t xml:space="preserve">Agentic </w:t>
      </w:r>
      <w:proofErr w:type="spellStart"/>
      <w:r w:rsidR="00B21A02" w:rsidRPr="00B21A02">
        <w:rPr>
          <w:rFonts w:ascii="Times New Roman" w:hAnsi="Times New Roman" w:cs="Times New Roman"/>
          <w:iCs/>
        </w:rPr>
        <w:t>MaaS</w:t>
      </w:r>
      <w:proofErr w:type="spellEnd"/>
      <w:r w:rsidRPr="003E7A38">
        <w:rPr>
          <w:rFonts w:ascii="Times New Roman" w:hAnsi="Times New Roman" w:cs="Times New Roman"/>
          <w:iCs/>
        </w:rPr>
        <w:t xml:space="preserve"> increased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sidR="00EA1DFC">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B21A02" w:rsidRPr="00B21A02">
        <w:rPr>
          <w:rFonts w:ascii="Times New Roman" w:hAnsi="Times New Roman" w:cs="Times New Roman"/>
          <w:iCs/>
        </w:rPr>
        <w:t xml:space="preserve">Agentic </w:t>
      </w:r>
      <w:proofErr w:type="spellStart"/>
      <w:r w:rsidR="00B21A02" w:rsidRPr="00B21A02">
        <w:rPr>
          <w:rFonts w:ascii="Times New Roman" w:hAnsi="Times New Roman" w:cs="Times New Roman"/>
          <w:iCs/>
        </w:rPr>
        <w:t>MaaS</w:t>
      </w:r>
      <w:proofErr w:type="spellEnd"/>
      <w:r w:rsidRPr="003E7A38">
        <w:rPr>
          <w:rFonts w:ascii="Times New Roman" w:hAnsi="Times New Roman" w:cs="Times New Roman"/>
          <w:iCs/>
        </w:rPr>
        <w:t xml:space="preserve"> increased from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w:t>
      </w:r>
    </w:p>
    <w:p w14:paraId="676FD8AD" w14:textId="1EC38716" w:rsidR="00AD53D0" w:rsidRPr="00EC4D68" w:rsidRDefault="009F7E92" w:rsidP="00195780">
      <w:pPr>
        <w:jc w:val="both"/>
        <w:outlineLvl w:val="0"/>
        <w:rPr>
          <w:rFonts w:ascii="Times New Roman" w:hAnsi="Times New Roman" w:cs="Times New Roman"/>
          <w:b/>
          <w:i/>
        </w:rPr>
      </w:pPr>
      <w:r w:rsidRPr="00EC4D68">
        <w:rPr>
          <w:rFonts w:ascii="Times New Roman" w:hAnsi="Times New Roman" w:cs="Times New Roman"/>
          <w:b/>
          <w:i/>
        </w:rPr>
        <w:t xml:space="preserve">Cost of </w:t>
      </w:r>
      <w:r w:rsidR="00F72104">
        <w:rPr>
          <w:rFonts w:ascii="Times New Roman" w:hAnsi="Times New Roman" w:cs="Times New Roman"/>
          <w:b/>
          <w:i/>
        </w:rPr>
        <w:t>S</w:t>
      </w:r>
      <w:r w:rsidRPr="00EC4D68">
        <w:rPr>
          <w:rFonts w:ascii="Times New Roman" w:hAnsi="Times New Roman" w:cs="Times New Roman"/>
          <w:b/>
          <w:i/>
        </w:rPr>
        <w:t>ales</w:t>
      </w:r>
    </w:p>
    <w:p w14:paraId="4159B4F2" w14:textId="35431981" w:rsidR="003E7A38" w:rsidRDefault="003E7A38" w:rsidP="003E7A38">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Our cost of sales </w:t>
      </w:r>
      <w:r>
        <w:rPr>
          <w:rFonts w:ascii="Times New Roman" w:eastAsia="Arial" w:hAnsi="Times New Roman" w:cs="Times New Roman"/>
          <w:iCs/>
        </w:rPr>
        <w:t>increased by [</w:t>
      </w:r>
      <w:proofErr w:type="gramStart"/>
      <w:r>
        <w:rPr>
          <w:rFonts w:ascii="Times New Roman" w:eastAsia="Arial" w:hAnsi="Times New Roman" w:cs="Times New Roman"/>
          <w:iCs/>
        </w:rPr>
        <w:t>●]%</w:t>
      </w:r>
      <w:proofErr w:type="gramEnd"/>
      <w:r>
        <w:rPr>
          <w:rFonts w:ascii="Times New Roman" w:eastAsia="Arial" w:hAnsi="Times New Roman" w:cs="Times New Roman"/>
          <w:iCs/>
        </w:rPr>
        <w:t xml:space="preserve"> </w:t>
      </w:r>
      <w:r w:rsidRPr="002D032B">
        <w:rPr>
          <w:rFonts w:ascii="Times New Roman" w:eastAsia="Arial" w:hAnsi="Times New Roman" w:cs="Times New Roman"/>
          <w:iCs/>
          <w:lang w:eastAsia="en-US"/>
        </w:rPr>
        <w:t xml:space="preserve">from </w:t>
      </w:r>
      <w:proofErr w:type="gramStart"/>
      <w:r w:rsidRPr="002D032B">
        <w:rPr>
          <w:rFonts w:ascii="Times New Roman" w:eastAsia="Arial" w:hAnsi="Times New Roman" w:cs="Times New Roman"/>
          <w:iCs/>
          <w:lang w:eastAsia="en-US"/>
        </w:rPr>
        <w:t>RMB</w:t>
      </w:r>
      <w:r>
        <w:rPr>
          <w:rFonts w:ascii="Times New Roman" w:eastAsia="Arial" w:hAnsi="Times New Roman" w:cs="Times New Roman"/>
          <w:iCs/>
        </w:rPr>
        <w:t>[</w:t>
      </w:r>
      <w:proofErr w:type="gramEnd"/>
      <w:r>
        <w:rPr>
          <w:rFonts w:ascii="Times New Roman" w:eastAsia="Arial" w:hAnsi="Times New Roman" w:cs="Times New Roman"/>
          <w:iCs/>
        </w:rPr>
        <w:t>●]</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sidRPr="002D032B">
        <w:rPr>
          <w:rFonts w:ascii="Times New Roman" w:eastAsia="Arial" w:hAnsi="Times New Roman" w:cs="Times New Roman"/>
          <w:iCs/>
          <w:lang w:eastAsia="en-US"/>
        </w:rPr>
        <w:t xml:space="preserve"> to RMB</w:t>
      </w:r>
      <w:r>
        <w:rPr>
          <w:rFonts w:ascii="Times New Roman" w:hAnsi="Times New Roman" w:cs="Times New Roman" w:hint="eastAsia"/>
          <w:iCs/>
        </w:rPr>
        <w:t>64.7</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the three months ended March 31, 202</w:t>
      </w:r>
      <w:r>
        <w:rPr>
          <w:rFonts w:ascii="Times New Roman" w:hAnsi="Times New Roman" w:cs="Times New Roman" w:hint="eastAsia"/>
          <w:iCs/>
        </w:rPr>
        <w:t>6</w:t>
      </w:r>
      <w:r>
        <w:rPr>
          <w:rFonts w:ascii="Times New Roman" w:eastAsia="Arial" w:hAnsi="Times New Roman" w:cs="Times New Roman"/>
          <w:iCs/>
          <w:lang w:eastAsia="en-US"/>
        </w:rPr>
        <w:t xml:space="preserve">, </w:t>
      </w:r>
      <w:r>
        <w:rPr>
          <w:rFonts w:ascii="Times New Roman" w:eastAsia="Arial" w:hAnsi="Times New Roman" w:cs="Times New Roman"/>
          <w:iCs/>
        </w:rPr>
        <w:t>primarily due to [●].</w:t>
      </w:r>
    </w:p>
    <w:p w14:paraId="2D95D8D5" w14:textId="264BBB84" w:rsidR="00AD53D0" w:rsidRPr="00EC4D68" w:rsidRDefault="00AD53D0" w:rsidP="00A375A0">
      <w:pPr>
        <w:jc w:val="both"/>
        <w:outlineLvl w:val="0"/>
        <w:rPr>
          <w:rFonts w:ascii="Times New Roman" w:hAnsi="Times New Roman" w:cs="Times New Roman"/>
          <w:b/>
          <w:i/>
        </w:rPr>
      </w:pPr>
      <w:r w:rsidRPr="00EC4D68">
        <w:rPr>
          <w:rFonts w:ascii="Times New Roman" w:hAnsi="Times New Roman" w:cs="Times New Roman"/>
          <w:b/>
          <w:i/>
        </w:rPr>
        <w:t xml:space="preserve">Gross </w:t>
      </w:r>
      <w:r w:rsidR="00F72104">
        <w:rPr>
          <w:rFonts w:ascii="Times New Roman" w:hAnsi="Times New Roman" w:cs="Times New Roman"/>
          <w:b/>
          <w:i/>
        </w:rPr>
        <w:t>P</w:t>
      </w:r>
      <w:r w:rsidRPr="00EC4D68">
        <w:rPr>
          <w:rFonts w:ascii="Times New Roman" w:hAnsi="Times New Roman" w:cs="Times New Roman"/>
          <w:b/>
          <w:i/>
        </w:rPr>
        <w:t xml:space="preserve">rofit and </w:t>
      </w:r>
      <w:r w:rsidR="00F72104">
        <w:rPr>
          <w:rFonts w:ascii="Times New Roman" w:hAnsi="Times New Roman" w:cs="Times New Roman"/>
          <w:b/>
          <w:i/>
        </w:rPr>
        <w:t>G</w:t>
      </w:r>
      <w:r w:rsidRPr="00EC4D68">
        <w:rPr>
          <w:rFonts w:ascii="Times New Roman" w:hAnsi="Times New Roman" w:cs="Times New Roman"/>
          <w:b/>
          <w:i/>
        </w:rPr>
        <w:t xml:space="preserve">ross </w:t>
      </w:r>
      <w:r w:rsidR="00F72104">
        <w:rPr>
          <w:rFonts w:ascii="Times New Roman" w:hAnsi="Times New Roman" w:cs="Times New Roman"/>
          <w:b/>
          <w:i/>
        </w:rPr>
        <w:t>P</w:t>
      </w:r>
      <w:r w:rsidRPr="00EC4D68">
        <w:rPr>
          <w:rFonts w:ascii="Times New Roman" w:hAnsi="Times New Roman" w:cs="Times New Roman"/>
          <w:b/>
          <w:i/>
        </w:rPr>
        <w:t xml:space="preserve">rofit </w:t>
      </w:r>
      <w:r w:rsidR="00F72104">
        <w:rPr>
          <w:rFonts w:ascii="Times New Roman" w:hAnsi="Times New Roman" w:cs="Times New Roman"/>
          <w:b/>
          <w:i/>
        </w:rPr>
        <w:t>M</w:t>
      </w:r>
      <w:r w:rsidRPr="00EC4D68">
        <w:rPr>
          <w:rFonts w:ascii="Times New Roman" w:hAnsi="Times New Roman" w:cs="Times New Roman"/>
          <w:b/>
          <w:i/>
        </w:rPr>
        <w:t>argin</w:t>
      </w:r>
    </w:p>
    <w:p w14:paraId="048C2D68" w14:textId="6C355968" w:rsidR="00EA1DFC" w:rsidRDefault="005479B9" w:rsidP="007516D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sidR="009C3BD5">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w:t>
      </w:r>
      <w:r w:rsidR="00AD53D0" w:rsidRPr="002D032B">
        <w:rPr>
          <w:rFonts w:ascii="Times New Roman" w:eastAsia="Arial" w:hAnsi="Times New Roman" w:cs="Times New Roman"/>
          <w:iCs/>
          <w:lang w:eastAsia="en-US"/>
        </w:rPr>
        <w:t xml:space="preserve">profit </w:t>
      </w:r>
      <w:r w:rsidR="00EA1DFC">
        <w:rPr>
          <w:rFonts w:ascii="Times New Roman" w:eastAsia="Arial" w:hAnsi="Times New Roman" w:cs="Times New Roman"/>
          <w:iCs/>
        </w:rPr>
        <w:t>increased by [</w:t>
      </w:r>
      <w:proofErr w:type="gramStart"/>
      <w:r w:rsidR="00EA1DFC">
        <w:rPr>
          <w:rFonts w:ascii="Times New Roman" w:eastAsia="Arial" w:hAnsi="Times New Roman" w:cs="Times New Roman"/>
          <w:iCs/>
        </w:rPr>
        <w:t>●]%</w:t>
      </w:r>
      <w:proofErr w:type="gramEnd"/>
      <w:r w:rsidR="00EA1DFC">
        <w:rPr>
          <w:rFonts w:ascii="Times New Roman" w:eastAsia="Arial" w:hAnsi="Times New Roman" w:cs="Times New Roman"/>
          <w:iCs/>
        </w:rPr>
        <w:t xml:space="preserve"> </w:t>
      </w:r>
      <w:r w:rsidR="00EA1DFC" w:rsidRPr="002D032B">
        <w:rPr>
          <w:rFonts w:ascii="Times New Roman" w:eastAsia="Arial" w:hAnsi="Times New Roman" w:cs="Times New Roman"/>
          <w:iCs/>
          <w:lang w:eastAsia="en-US"/>
        </w:rPr>
        <w:t xml:space="preserve">from </w:t>
      </w:r>
      <w:proofErr w:type="gramStart"/>
      <w:r w:rsidR="00EA1DFC" w:rsidRPr="002D032B">
        <w:rPr>
          <w:rFonts w:ascii="Times New Roman" w:eastAsia="Arial" w:hAnsi="Times New Roman" w:cs="Times New Roman"/>
          <w:iCs/>
          <w:lang w:eastAsia="en-US"/>
        </w:rPr>
        <w:t>RMB</w:t>
      </w:r>
      <w:r w:rsidR="00EA1DFC">
        <w:rPr>
          <w:rFonts w:ascii="Times New Roman" w:eastAsia="Arial" w:hAnsi="Times New Roman" w:cs="Times New Roman"/>
          <w:iCs/>
        </w:rPr>
        <w:t>[</w:t>
      </w:r>
      <w:proofErr w:type="gramEnd"/>
      <w:r w:rsidR="00EA1DFC">
        <w:rPr>
          <w:rFonts w:ascii="Times New Roman" w:eastAsia="Arial" w:hAnsi="Times New Roman" w:cs="Times New Roman"/>
          <w:iCs/>
        </w:rPr>
        <w:t>●]</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 xml:space="preserve">the three months ended March 31, </w:t>
      </w:r>
      <w:proofErr w:type="gramStart"/>
      <w:r w:rsidR="00EA1DFC">
        <w:rPr>
          <w:rFonts w:ascii="Times New Roman" w:eastAsia="Arial" w:hAnsi="Times New Roman" w:cs="Times New Roman"/>
          <w:iCs/>
          <w:lang w:eastAsia="en-US"/>
        </w:rPr>
        <w:t>202</w:t>
      </w:r>
      <w:r w:rsidR="00EA1DFC">
        <w:rPr>
          <w:rFonts w:ascii="Times New Roman" w:hAnsi="Times New Roman" w:cs="Times New Roman" w:hint="eastAsia"/>
          <w:iCs/>
        </w:rPr>
        <w:t>5</w:t>
      </w:r>
      <w:proofErr w:type="gramEnd"/>
      <w:r w:rsidR="00EA1DFC" w:rsidRPr="002D032B">
        <w:rPr>
          <w:rFonts w:ascii="Times New Roman" w:eastAsia="Arial" w:hAnsi="Times New Roman" w:cs="Times New Roman"/>
          <w:iCs/>
          <w:lang w:eastAsia="en-US"/>
        </w:rPr>
        <w:t xml:space="preserve"> to RMB</w:t>
      </w:r>
      <w:r w:rsidR="00EA1DFC">
        <w:rPr>
          <w:rFonts w:ascii="Times New Roman" w:hAnsi="Times New Roman" w:cs="Times New Roman" w:hint="eastAsia"/>
          <w:iCs/>
        </w:rPr>
        <w:t>16.8</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the three months ended March 31, 202</w:t>
      </w:r>
      <w:r w:rsidR="00EA1DFC">
        <w:rPr>
          <w:rFonts w:ascii="Times New Roman" w:hAnsi="Times New Roman" w:cs="Times New Roman" w:hint="eastAsia"/>
          <w:iCs/>
        </w:rPr>
        <w:t xml:space="preserve">6. Our gross profit margin [increased/decreased] from </w:t>
      </w:r>
      <w:r w:rsidR="00EA1DFC">
        <w:rPr>
          <w:rFonts w:ascii="Times New Roman" w:eastAsia="Arial" w:hAnsi="Times New Roman" w:cs="Times New Roman"/>
          <w:iCs/>
        </w:rPr>
        <w:t>[</w:t>
      </w:r>
      <w:proofErr w:type="gramStart"/>
      <w:r w:rsidR="00EA1DFC">
        <w:rPr>
          <w:rFonts w:ascii="Times New Roman" w:eastAsia="Arial" w:hAnsi="Times New Roman" w:cs="Times New Roman"/>
          <w:iCs/>
        </w:rPr>
        <w:t>●]%</w:t>
      </w:r>
      <w:proofErr w:type="gramEnd"/>
      <w:r w:rsidR="00EA1DFC">
        <w:rPr>
          <w:rFonts w:ascii="Times New Roman" w:hAnsi="Times New Roman" w:cs="Times New Roman" w:hint="eastAsia"/>
          <w:iCs/>
        </w:rPr>
        <w:t xml:space="preserve"> to 20.6%</w:t>
      </w:r>
      <w:r w:rsidR="00EA1DFC">
        <w:rPr>
          <w:rFonts w:ascii="Times New Roman" w:eastAsia="Arial" w:hAnsi="Times New Roman" w:cs="Times New Roman"/>
          <w:iCs/>
          <w:lang w:eastAsia="en-US"/>
        </w:rPr>
        <w:t xml:space="preserve">, </w:t>
      </w:r>
      <w:r w:rsidR="00EA1DFC">
        <w:rPr>
          <w:rFonts w:ascii="Times New Roman" w:eastAsia="Arial" w:hAnsi="Times New Roman" w:cs="Times New Roman"/>
          <w:iCs/>
        </w:rPr>
        <w:t>primarily due to [●].</w:t>
      </w:r>
    </w:p>
    <w:p w14:paraId="5D8BF8B7" w14:textId="2AAAB510"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5962B833" w14:textId="6A501428" w:rsidR="00EA1DFC" w:rsidRP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6C4C2176" w14:textId="16875583"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3772C9D6" w14:textId="0DEF9D23" w:rsidR="00082AE8" w:rsidRPr="00EC4D68" w:rsidRDefault="00082AE8" w:rsidP="007D1F51">
      <w:pPr>
        <w:jc w:val="both"/>
        <w:outlineLvl w:val="0"/>
        <w:rPr>
          <w:rFonts w:ascii="Times New Roman" w:hAnsi="Times New Roman" w:cs="Times New Roman"/>
          <w:b/>
          <w:i/>
        </w:rPr>
      </w:pPr>
      <w:r w:rsidRPr="00EC4D68">
        <w:rPr>
          <w:rFonts w:ascii="Times New Roman" w:hAnsi="Times New Roman" w:cs="Times New Roman"/>
          <w:b/>
          <w:i/>
        </w:rPr>
        <w:t>Other</w:t>
      </w:r>
      <w:r w:rsidR="002935EC">
        <w:rPr>
          <w:rFonts w:ascii="Times New Roman" w:hAnsi="Times New Roman" w:cs="Times New Roman"/>
          <w:b/>
          <w:i/>
        </w:rPr>
        <w:t xml:space="preserve"> </w:t>
      </w:r>
      <w:r w:rsidR="00F72104">
        <w:rPr>
          <w:rFonts w:ascii="Times New Roman" w:hAnsi="Times New Roman" w:cs="Times New Roman"/>
          <w:b/>
          <w:i/>
        </w:rPr>
        <w:t>I</w:t>
      </w:r>
      <w:r w:rsidRPr="00EC4D68">
        <w:rPr>
          <w:rFonts w:ascii="Times New Roman" w:hAnsi="Times New Roman" w:cs="Times New Roman"/>
          <w:b/>
          <w:i/>
        </w:rPr>
        <w:t>ncome</w:t>
      </w:r>
    </w:p>
    <w:p w14:paraId="3B700C22" w14:textId="772BCB15" w:rsidR="00082AE8" w:rsidRPr="00EA1DFC" w:rsidRDefault="00082AE8" w:rsidP="00EA1DFC">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EA1DFC">
        <w:rPr>
          <w:rFonts w:ascii="Times New Roman" w:hAnsi="Times New Roman" w:cs="Times New Roman" w:hint="eastAsia"/>
          <w:iCs/>
        </w:rPr>
        <w:t xml:space="preserve">[increased/decreased] </w:t>
      </w:r>
      <w:r w:rsidR="00EA1DFC" w:rsidRPr="003E7A38">
        <w:rPr>
          <w:rFonts w:ascii="Times New Roman" w:hAnsi="Times New Roman" w:cs="Times New Roman"/>
          <w:iCs/>
        </w:rPr>
        <w:t>by [</w:t>
      </w:r>
      <w:proofErr w:type="gramStart"/>
      <w:r w:rsidR="00EA1DFC" w:rsidRPr="003E7A38">
        <w:rPr>
          <w:rFonts w:ascii="Times New Roman" w:hAnsi="Times New Roman" w:cs="Times New Roman"/>
          <w:iCs/>
        </w:rPr>
        <w:t>●]%</w:t>
      </w:r>
      <w:proofErr w:type="gramEnd"/>
      <w:r w:rsidR="00D45655">
        <w:rPr>
          <w:rFonts w:ascii="Times New Roman" w:eastAsia="Arial" w:hAnsi="Times New Roman" w:cs="Times New Roman"/>
          <w:iCs/>
        </w:rPr>
        <w:t xml:space="preserve"> </w:t>
      </w:r>
      <w:r w:rsidR="006002CA" w:rsidRPr="002D032B">
        <w:rPr>
          <w:rFonts w:ascii="Times New Roman" w:eastAsia="Arial" w:hAnsi="Times New Roman" w:cs="Times New Roman"/>
          <w:iCs/>
        </w:rPr>
        <w:t>f</w:t>
      </w:r>
      <w:r w:rsidR="006002CA" w:rsidRPr="002D032B">
        <w:rPr>
          <w:rFonts w:ascii="Times New Roman" w:eastAsia="Arial" w:hAnsi="Times New Roman" w:cs="Times New Roman"/>
          <w:iCs/>
          <w:lang w:eastAsia="en-US"/>
        </w:rPr>
        <w:t xml:space="preserve">rom </w:t>
      </w:r>
      <w:proofErr w:type="gramStart"/>
      <w:r w:rsidR="006002CA" w:rsidRPr="002D032B">
        <w:rPr>
          <w:rFonts w:ascii="Times New Roman" w:eastAsia="Arial" w:hAnsi="Times New Roman" w:cs="Times New Roman"/>
          <w:iCs/>
          <w:lang w:eastAsia="en-US"/>
        </w:rPr>
        <w:t>RMB</w:t>
      </w:r>
      <w:r w:rsidR="00EA1DFC" w:rsidRPr="003E7A38">
        <w:rPr>
          <w:rFonts w:ascii="Times New Roman" w:hAnsi="Times New Roman" w:cs="Times New Roman"/>
          <w:iCs/>
        </w:rPr>
        <w:t>[</w:t>
      </w:r>
      <w:proofErr w:type="gramEnd"/>
      <w:r w:rsidR="00EA1DFC" w:rsidRPr="003E7A38">
        <w:rPr>
          <w:rFonts w:ascii="Times New Roman" w:hAnsi="Times New Roman" w:cs="Times New Roman"/>
          <w:iCs/>
        </w:rPr>
        <w:t>●]</w:t>
      </w:r>
      <w:r w:rsidR="006002CA" w:rsidRPr="002D032B">
        <w:rPr>
          <w:rFonts w:ascii="Times New Roman" w:hAnsi="Times New Roman" w:cs="Times New Roman"/>
          <w:iCs/>
        </w:rPr>
        <w:t xml:space="preserve"> </w:t>
      </w:r>
      <w:r w:rsidR="006002CA"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 xml:space="preserve">the three months ended March 31, </w:t>
      </w:r>
      <w:proofErr w:type="gramStart"/>
      <w:r w:rsidR="00EA1DFC">
        <w:rPr>
          <w:rFonts w:ascii="Times New Roman" w:eastAsia="Arial" w:hAnsi="Times New Roman" w:cs="Times New Roman"/>
          <w:iCs/>
          <w:lang w:eastAsia="en-US"/>
        </w:rPr>
        <w:t>202</w:t>
      </w:r>
      <w:r w:rsidR="00EA1DFC">
        <w:rPr>
          <w:rFonts w:ascii="Times New Roman" w:hAnsi="Times New Roman" w:cs="Times New Roman" w:hint="eastAsia"/>
          <w:iCs/>
        </w:rPr>
        <w:t>5</w:t>
      </w:r>
      <w:proofErr w:type="gramEnd"/>
      <w:r w:rsidR="00EA1DFC" w:rsidRPr="002D032B">
        <w:rPr>
          <w:rFonts w:ascii="Times New Roman" w:eastAsia="Arial" w:hAnsi="Times New Roman" w:cs="Times New Roman"/>
          <w:iCs/>
          <w:lang w:eastAsia="en-US"/>
        </w:rPr>
        <w:t xml:space="preserve"> to RMB</w:t>
      </w:r>
      <w:r w:rsidR="00EA1DFC">
        <w:rPr>
          <w:rFonts w:ascii="Times New Roman" w:hAnsi="Times New Roman" w:cs="Times New Roman" w:hint="eastAsia"/>
          <w:iCs/>
        </w:rPr>
        <w:t>9.0</w:t>
      </w:r>
      <w:r w:rsidR="00EA1DFC" w:rsidRPr="002D032B">
        <w:rPr>
          <w:rFonts w:ascii="Times New Roman" w:hAnsi="Times New Roman" w:cs="Times New Roman"/>
          <w:iCs/>
        </w:rPr>
        <w:t xml:space="preserve"> </w:t>
      </w:r>
      <w:r w:rsidR="00EA1DFC" w:rsidRPr="002D032B">
        <w:rPr>
          <w:rFonts w:ascii="Times New Roman" w:eastAsia="Arial" w:hAnsi="Times New Roman" w:cs="Times New Roman"/>
          <w:iCs/>
          <w:lang w:eastAsia="en-US"/>
        </w:rPr>
        <w:t xml:space="preserve">million </w:t>
      </w:r>
      <w:r w:rsidR="00EA1DFC">
        <w:rPr>
          <w:rFonts w:ascii="Times New Roman" w:hAnsi="Times New Roman" w:cs="Times New Roman" w:hint="eastAsia"/>
          <w:iCs/>
        </w:rPr>
        <w:t>for</w:t>
      </w:r>
      <w:r w:rsidR="00EA1DFC" w:rsidRPr="002D032B">
        <w:rPr>
          <w:rFonts w:ascii="Times New Roman" w:eastAsia="Arial" w:hAnsi="Times New Roman" w:cs="Times New Roman"/>
          <w:iCs/>
          <w:lang w:eastAsia="en-US"/>
        </w:rPr>
        <w:t xml:space="preserve"> </w:t>
      </w:r>
      <w:r w:rsidR="00EA1DFC">
        <w:rPr>
          <w:rFonts w:ascii="Times New Roman" w:eastAsia="Arial" w:hAnsi="Times New Roman" w:cs="Times New Roman"/>
          <w:iCs/>
          <w:lang w:eastAsia="en-US"/>
        </w:rPr>
        <w:t>the three months ended March 31, 202</w:t>
      </w:r>
      <w:r w:rsidR="00EA1DFC">
        <w:rPr>
          <w:rFonts w:ascii="Times New Roman" w:hAnsi="Times New Roman" w:cs="Times New Roman" w:hint="eastAsia"/>
          <w:iCs/>
        </w:rPr>
        <w:t>6</w:t>
      </w:r>
      <w:r w:rsidR="00EA1DFC">
        <w:rPr>
          <w:rFonts w:ascii="Times New Roman" w:eastAsia="Arial" w:hAnsi="Times New Roman" w:cs="Times New Roman"/>
          <w:iCs/>
          <w:lang w:eastAsia="en-US"/>
        </w:rPr>
        <w:t xml:space="preserve">, </w:t>
      </w:r>
      <w:r w:rsidR="00EA1DFC">
        <w:rPr>
          <w:rFonts w:ascii="Times New Roman" w:eastAsia="Arial" w:hAnsi="Times New Roman" w:cs="Times New Roman"/>
          <w:iCs/>
        </w:rPr>
        <w:t>primarily due to [●].</w:t>
      </w:r>
    </w:p>
    <w:p w14:paraId="473F284C" w14:textId="659E7E45" w:rsidR="006002CA" w:rsidRPr="00EC4D68" w:rsidRDefault="006002CA" w:rsidP="006002CA">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w:t>
      </w:r>
      <w:r w:rsidR="00F72104">
        <w:rPr>
          <w:rFonts w:ascii="Times New Roman" w:hAnsi="Times New Roman" w:cs="Times New Roman"/>
          <w:b/>
          <w:i/>
        </w:rPr>
        <w:t>G</w:t>
      </w:r>
      <w:r>
        <w:rPr>
          <w:rFonts w:ascii="Times New Roman" w:hAnsi="Times New Roman" w:cs="Times New Roman"/>
          <w:b/>
          <w:i/>
        </w:rPr>
        <w:t xml:space="preserve">ains and </w:t>
      </w:r>
      <w:r w:rsidR="00F72104">
        <w:rPr>
          <w:rFonts w:ascii="Times New Roman" w:hAnsi="Times New Roman" w:cs="Times New Roman"/>
          <w:b/>
          <w:i/>
        </w:rPr>
        <w:t>L</w:t>
      </w:r>
      <w:r>
        <w:rPr>
          <w:rFonts w:ascii="Times New Roman" w:hAnsi="Times New Roman" w:cs="Times New Roman"/>
          <w:b/>
          <w:i/>
        </w:rPr>
        <w:t>osses</w:t>
      </w:r>
    </w:p>
    <w:p w14:paraId="5CF9BCAE" w14:textId="59DE40AF" w:rsidR="006002CA" w:rsidRPr="00C963F2" w:rsidRDefault="00496A2A" w:rsidP="006002CA">
      <w:pPr>
        <w:snapToGrid w:val="0"/>
        <w:spacing w:after="240" w:line="240" w:lineRule="auto"/>
        <w:ind w:firstLine="720"/>
        <w:jc w:val="both"/>
        <w:rPr>
          <w:rFonts w:ascii="Times New Roman" w:eastAsia="Arial" w:hAnsi="Times New Roman" w:cs="Times New Roman"/>
          <w:iCs/>
          <w:lang w:eastAsia="en-US"/>
        </w:rPr>
      </w:pPr>
      <w:r>
        <w:rPr>
          <w:rFonts w:ascii="Times New Roman" w:hAnsi="Times New Roman" w:cs="Times New Roman"/>
          <w:bCs/>
          <w:iCs/>
        </w:rPr>
        <w:t xml:space="preserve">We recorded other </w:t>
      </w:r>
      <w:r w:rsidR="00A375A0">
        <w:rPr>
          <w:rFonts w:ascii="Times New Roman" w:hAnsi="Times New Roman" w:cs="Times New Roman" w:hint="eastAsia"/>
          <w:bCs/>
          <w:iCs/>
        </w:rPr>
        <w:t>[gains]</w:t>
      </w:r>
      <w:r>
        <w:rPr>
          <w:rFonts w:ascii="Times New Roman" w:hAnsi="Times New Roman" w:cs="Times New Roman"/>
          <w:bCs/>
          <w:iCs/>
        </w:rPr>
        <w:t xml:space="preserve"> of</w:t>
      </w:r>
      <w:r w:rsidR="006002CA" w:rsidRPr="002D032B">
        <w:rPr>
          <w:rFonts w:ascii="Times New Roman" w:eastAsia="Arial" w:hAnsi="Times New Roman" w:cs="Times New Roman"/>
          <w:iCs/>
          <w:lang w:eastAsia="en-US"/>
        </w:rPr>
        <w:t xml:space="preserve"> </w:t>
      </w:r>
      <w:proofErr w:type="gramStart"/>
      <w:r w:rsidR="006002CA"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6002CA" w:rsidRPr="002D032B">
        <w:rPr>
          <w:rFonts w:ascii="Times New Roman" w:hAnsi="Times New Roman" w:cs="Times New Roman"/>
          <w:iCs/>
        </w:rPr>
        <w:t xml:space="preserve"> </w:t>
      </w:r>
      <w:r w:rsidR="006002CA"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5</w:t>
      </w:r>
      <w:r w:rsidR="006002CA" w:rsidRPr="002D032B">
        <w:rPr>
          <w:rFonts w:ascii="Times New Roman" w:eastAsia="Arial" w:hAnsi="Times New Roman" w:cs="Times New Roman"/>
          <w:iCs/>
          <w:lang w:eastAsia="en-US"/>
        </w:rPr>
        <w:t>,</w:t>
      </w:r>
      <w:r w:rsidR="006002CA">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as compared to other </w:t>
      </w:r>
      <w:r w:rsidR="00A375A0">
        <w:rPr>
          <w:rFonts w:ascii="Times New Roman" w:hAnsi="Times New Roman" w:cs="Times New Roman" w:hint="eastAsia"/>
          <w:iCs/>
        </w:rPr>
        <w:t>losses</w:t>
      </w:r>
      <w:r>
        <w:rPr>
          <w:rFonts w:ascii="Times New Roman" w:eastAsia="Arial" w:hAnsi="Times New Roman" w:cs="Times New Roman"/>
          <w:iCs/>
          <w:lang w:eastAsia="en-US"/>
        </w:rPr>
        <w:t xml:space="preserve"> of RMB</w:t>
      </w:r>
      <w:r w:rsidR="003E3A91">
        <w:rPr>
          <w:rFonts w:ascii="Times New Roman" w:eastAsia="Arial" w:hAnsi="Times New Roman" w:cs="Times New Roman"/>
          <w:iCs/>
          <w:lang w:eastAsia="en-US"/>
        </w:rPr>
        <w:t>0.7</w:t>
      </w:r>
      <w:r>
        <w:rPr>
          <w:rFonts w:ascii="Times New Roman" w:eastAsia="Arial" w:hAnsi="Times New Roman" w:cs="Times New Roman"/>
          <w:iCs/>
          <w:lang w:eastAsia="en-US"/>
        </w:rPr>
        <w:t xml:space="preserve"> 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w:t>
      </w:r>
      <w:r>
        <w:rPr>
          <w:rFonts w:ascii="Times New Roman" w:eastAsia="Arial" w:hAnsi="Times New Roman" w:cs="Times New Roman"/>
          <w:iCs/>
          <w:lang w:eastAsia="en-US"/>
        </w:rPr>
        <w:t>, 202</w:t>
      </w:r>
      <w:r w:rsidR="00A375A0">
        <w:rPr>
          <w:rFonts w:ascii="Times New Roman" w:hAnsi="Times New Roman" w:cs="Times New Roman" w:hint="eastAsia"/>
          <w:iCs/>
        </w:rPr>
        <w:t>6</w:t>
      </w:r>
      <w:r>
        <w:rPr>
          <w:rFonts w:ascii="Times New Roman" w:eastAsia="Arial" w:hAnsi="Times New Roman" w:cs="Times New Roman"/>
          <w:iCs/>
          <w:lang w:eastAsia="en-US"/>
        </w:rPr>
        <w:t xml:space="preserve">, </w:t>
      </w:r>
      <w:r w:rsidR="006002CA">
        <w:rPr>
          <w:rFonts w:ascii="Times New Roman" w:eastAsia="Arial" w:hAnsi="Times New Roman" w:cs="Times New Roman"/>
          <w:iCs/>
          <w:lang w:eastAsia="en-US"/>
        </w:rPr>
        <w:t>primarily due to [●]</w:t>
      </w:r>
      <w:r w:rsidR="006002CA" w:rsidRPr="00C963F2">
        <w:rPr>
          <w:rFonts w:ascii="Times New Roman" w:eastAsia="Arial" w:hAnsi="Times New Roman" w:cs="Times New Roman"/>
          <w:iCs/>
          <w:lang w:eastAsia="en-US"/>
        </w:rPr>
        <w:t xml:space="preserve">. </w:t>
      </w:r>
    </w:p>
    <w:p w14:paraId="73C84D94" w14:textId="5D9F8B7A" w:rsidR="006002CA" w:rsidRPr="00EC4D68" w:rsidRDefault="006002CA" w:rsidP="006002CA">
      <w:pPr>
        <w:jc w:val="both"/>
        <w:outlineLvl w:val="0"/>
        <w:rPr>
          <w:rFonts w:ascii="Times New Roman" w:hAnsi="Times New Roman" w:cs="Times New Roman"/>
          <w:b/>
          <w:i/>
        </w:rPr>
      </w:pPr>
      <w:r>
        <w:rPr>
          <w:rFonts w:ascii="Times New Roman" w:hAnsi="Times New Roman" w:cs="Times New Roman"/>
          <w:b/>
          <w:i/>
        </w:rPr>
        <w:t xml:space="preserve">Impairment </w:t>
      </w:r>
      <w:r w:rsidR="00F72104">
        <w:rPr>
          <w:rFonts w:ascii="Times New Roman" w:hAnsi="Times New Roman" w:cs="Times New Roman"/>
          <w:b/>
          <w:i/>
        </w:rPr>
        <w:t>L</w:t>
      </w:r>
      <w:r>
        <w:rPr>
          <w:rFonts w:ascii="Times New Roman" w:hAnsi="Times New Roman" w:cs="Times New Roman"/>
          <w:b/>
          <w:i/>
        </w:rPr>
        <w:t>osses</w:t>
      </w:r>
      <w:r w:rsidR="00A375A0">
        <w:rPr>
          <w:rFonts w:ascii="Times New Roman" w:hAnsi="Times New Roman" w:cs="Times New Roman" w:hint="eastAsia"/>
          <w:b/>
          <w:i/>
        </w:rPr>
        <w:t xml:space="preserve"> under ECL Model</w:t>
      </w:r>
      <w:r>
        <w:rPr>
          <w:rFonts w:ascii="Times New Roman" w:hAnsi="Times New Roman" w:cs="Times New Roman"/>
          <w:b/>
          <w:i/>
        </w:rPr>
        <w:t xml:space="preserve">, </w:t>
      </w:r>
      <w:r w:rsidR="00F72104">
        <w:rPr>
          <w:rFonts w:ascii="Times New Roman" w:hAnsi="Times New Roman" w:cs="Times New Roman"/>
          <w:b/>
          <w:i/>
        </w:rPr>
        <w:t>N</w:t>
      </w:r>
      <w:r>
        <w:rPr>
          <w:rFonts w:ascii="Times New Roman" w:hAnsi="Times New Roman" w:cs="Times New Roman"/>
          <w:b/>
          <w:i/>
        </w:rPr>
        <w:t xml:space="preserve">et of </w:t>
      </w:r>
      <w:r w:rsidR="00F72104">
        <w:rPr>
          <w:rFonts w:ascii="Times New Roman" w:hAnsi="Times New Roman" w:cs="Times New Roman"/>
          <w:b/>
          <w:i/>
        </w:rPr>
        <w:t>R</w:t>
      </w:r>
      <w:r>
        <w:rPr>
          <w:rFonts w:ascii="Times New Roman" w:hAnsi="Times New Roman" w:cs="Times New Roman"/>
          <w:b/>
          <w:i/>
        </w:rPr>
        <w:t>eversal</w:t>
      </w:r>
    </w:p>
    <w:p w14:paraId="39BA8011" w14:textId="25737863" w:rsidR="006002CA" w:rsidRPr="006002CA" w:rsidRDefault="006002CA" w:rsidP="006002CA">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hAnsi="Times New Roman" w:cs="Times New Roman"/>
          <w:bCs/>
          <w:iCs/>
        </w:rPr>
        <w:t xml:space="preserve">Our </w:t>
      </w:r>
      <w:r>
        <w:rPr>
          <w:rFonts w:ascii="Times New Roman" w:hAnsi="Times New Roman" w:cs="Times New Roman"/>
          <w:bCs/>
          <w:iCs/>
        </w:rPr>
        <w:t>impairment losses</w:t>
      </w:r>
      <w:r w:rsidR="00A375A0">
        <w:rPr>
          <w:rFonts w:ascii="Times New Roman" w:hAnsi="Times New Roman" w:cs="Times New Roman" w:hint="eastAsia"/>
          <w:bCs/>
          <w:iCs/>
        </w:rPr>
        <w:t xml:space="preserve"> under ECL model</w:t>
      </w:r>
      <w:r>
        <w:rPr>
          <w:rFonts w:ascii="Times New Roman" w:hAnsi="Times New Roman" w:cs="Times New Roman"/>
          <w:bCs/>
          <w:iCs/>
        </w:rPr>
        <w:t>, net of reversal,</w:t>
      </w:r>
      <w:r w:rsidRPr="002D032B">
        <w:rPr>
          <w:rFonts w:ascii="Times New Roman" w:hAnsi="Times New Roman" w:cs="Times New Roman"/>
          <w:bCs/>
          <w:iCs/>
        </w:rPr>
        <w:t xml:space="preserve">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Pr="002D032B">
        <w:rPr>
          <w:rFonts w:ascii="Times New Roman" w:eastAsia="Arial" w:hAnsi="Times New Roman" w:cs="Times New Roman"/>
          <w:iCs/>
        </w:rPr>
        <w:t>f</w:t>
      </w:r>
      <w:r w:rsidRPr="002D032B">
        <w:rPr>
          <w:rFonts w:ascii="Times New Roman" w:eastAsia="Arial" w:hAnsi="Times New Roman" w:cs="Times New Roman"/>
          <w:iCs/>
          <w:lang w:eastAsia="en-US"/>
        </w:rPr>
        <w:t xml:space="preserve">rom </w:t>
      </w:r>
      <w:proofErr w:type="gramStart"/>
      <w:r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 xml:space="preserve">the three months ended March 31, </w:t>
      </w:r>
      <w:proofErr w:type="gramStart"/>
      <w:r>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3.2</w:t>
      </w:r>
      <w:r w:rsidRPr="002D032B">
        <w:rPr>
          <w:rFonts w:ascii="Times New Roman" w:hAnsi="Times New Roman" w:cs="Times New Roman"/>
          <w:iCs/>
        </w:rPr>
        <w:t xml:space="preserve"> </w:t>
      </w:r>
      <w:r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Pr="002D032B">
        <w:rPr>
          <w:rFonts w:ascii="Times New Roman" w:eastAsia="Arial" w:hAnsi="Times New Roman" w:cs="Times New Roman"/>
          <w:iCs/>
          <w:lang w:eastAsia="en-US"/>
        </w:rPr>
        <w:t xml:space="preserve"> </w:t>
      </w:r>
      <w:r>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 xml:space="preserve">. </w:t>
      </w:r>
    </w:p>
    <w:p w14:paraId="197FD53E" w14:textId="40074D71" w:rsidR="001C4AF8" w:rsidRPr="00EC4D68" w:rsidRDefault="00823236" w:rsidP="007D1F51">
      <w:pPr>
        <w:jc w:val="both"/>
        <w:outlineLvl w:val="0"/>
        <w:rPr>
          <w:rFonts w:ascii="Times New Roman" w:hAnsi="Times New Roman" w:cs="Times New Roman"/>
          <w:b/>
          <w:i/>
        </w:rPr>
      </w:pPr>
      <w:r>
        <w:rPr>
          <w:rFonts w:ascii="Times New Roman" w:hAnsi="Times New Roman" w:cs="Times New Roman"/>
          <w:b/>
          <w:i/>
        </w:rPr>
        <w:t xml:space="preserve">Selling and </w:t>
      </w:r>
      <w:r w:rsidR="00A375A0">
        <w:rPr>
          <w:rFonts w:ascii="Times New Roman" w:hAnsi="Times New Roman" w:cs="Times New Roman" w:hint="eastAsia"/>
          <w:b/>
          <w:i/>
        </w:rPr>
        <w:t>Distribution</w:t>
      </w:r>
      <w:r w:rsidR="001C4AF8" w:rsidRPr="00EC4D68">
        <w:rPr>
          <w:rFonts w:ascii="Times New Roman" w:hAnsi="Times New Roman" w:cs="Times New Roman"/>
          <w:b/>
          <w:i/>
        </w:rPr>
        <w:t xml:space="preserve"> </w:t>
      </w:r>
      <w:r w:rsidR="00F72104">
        <w:rPr>
          <w:rFonts w:ascii="Times New Roman" w:hAnsi="Times New Roman" w:cs="Times New Roman"/>
          <w:b/>
          <w:i/>
        </w:rPr>
        <w:t>E</w:t>
      </w:r>
      <w:r w:rsidR="001C4AF8" w:rsidRPr="00EC4D68">
        <w:rPr>
          <w:rFonts w:ascii="Times New Roman" w:hAnsi="Times New Roman" w:cs="Times New Roman"/>
          <w:b/>
          <w:i/>
        </w:rPr>
        <w:t>xpenses</w:t>
      </w:r>
    </w:p>
    <w:p w14:paraId="1267411F" w14:textId="0870C04C" w:rsidR="00A375A0" w:rsidRDefault="006002CA" w:rsidP="004B4A89">
      <w:pPr>
        <w:snapToGrid w:val="0"/>
        <w:spacing w:after="240" w:line="240" w:lineRule="auto"/>
        <w:ind w:firstLine="720"/>
        <w:jc w:val="both"/>
        <w:rPr>
          <w:rFonts w:ascii="Times New Roman" w:hAnsi="Times New Roman" w:cs="Times New Roman"/>
          <w:bCs/>
          <w:iCs/>
        </w:rPr>
      </w:pPr>
      <w:bookmarkStart w:id="27" w:name="OLE_LINK267"/>
      <w:bookmarkStart w:id="28" w:name="OLE_LINK268"/>
      <w:r w:rsidRPr="002D032B">
        <w:rPr>
          <w:rFonts w:ascii="Times New Roman" w:hAnsi="Times New Roman" w:cs="Times New Roman"/>
          <w:bCs/>
          <w:iCs/>
        </w:rPr>
        <w:t xml:space="preserve">Our </w:t>
      </w:r>
      <w:r>
        <w:rPr>
          <w:rFonts w:ascii="Times New Roman" w:hAnsi="Times New Roman" w:cs="Times New Roman"/>
          <w:bCs/>
          <w:iCs/>
        </w:rPr>
        <w:t xml:space="preserve">selling and </w:t>
      </w:r>
      <w:r w:rsidR="00A375A0">
        <w:rPr>
          <w:rFonts w:ascii="Times New Roman" w:hAnsi="Times New Roman" w:cs="Times New Roman" w:hint="eastAsia"/>
          <w:bCs/>
          <w:iCs/>
        </w:rPr>
        <w:t>distribution</w:t>
      </w:r>
      <w:r>
        <w:rPr>
          <w:rFonts w:ascii="Times New Roman" w:hAnsi="Times New Roman" w:cs="Times New Roman"/>
          <w:bCs/>
          <w:iCs/>
        </w:rPr>
        <w:t xml:space="preserve">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13.0</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p>
    <w:bookmarkEnd w:id="27"/>
    <w:bookmarkEnd w:id="28"/>
    <w:p w14:paraId="46CB56CE" w14:textId="1EDB982E" w:rsidR="00A46315" w:rsidRPr="00EC4D68" w:rsidRDefault="00A46315" w:rsidP="007D1F51">
      <w:pPr>
        <w:jc w:val="both"/>
        <w:outlineLvl w:val="0"/>
        <w:rPr>
          <w:rFonts w:ascii="Times New Roman" w:hAnsi="Times New Roman" w:cs="Times New Roman"/>
          <w:b/>
          <w:i/>
        </w:rPr>
      </w:pPr>
      <w:r w:rsidRPr="00EC4D68">
        <w:rPr>
          <w:rFonts w:ascii="Times New Roman" w:hAnsi="Times New Roman" w:cs="Times New Roman"/>
          <w:b/>
          <w:i/>
        </w:rPr>
        <w:t>Administra</w:t>
      </w:r>
      <w:r w:rsidR="006002CA">
        <w:rPr>
          <w:rFonts w:ascii="Times New Roman" w:hAnsi="Times New Roman" w:cs="Times New Roman"/>
          <w:b/>
          <w:i/>
        </w:rPr>
        <w:t>ti</w:t>
      </w:r>
      <w:r w:rsidR="002E4C5D">
        <w:rPr>
          <w:rFonts w:ascii="Times New Roman" w:hAnsi="Times New Roman" w:cs="Times New Roman"/>
          <w:b/>
          <w:i/>
        </w:rPr>
        <w:t>ve</w:t>
      </w:r>
      <w:r w:rsidRPr="00EC4D68">
        <w:rPr>
          <w:rFonts w:ascii="Times New Roman" w:hAnsi="Times New Roman" w:cs="Times New Roman"/>
          <w:b/>
          <w:i/>
        </w:rPr>
        <w:t xml:space="preserve"> </w:t>
      </w:r>
      <w:r w:rsidR="00F72104">
        <w:rPr>
          <w:rFonts w:ascii="Times New Roman" w:hAnsi="Times New Roman" w:cs="Times New Roman"/>
          <w:b/>
          <w:i/>
        </w:rPr>
        <w:t>E</w:t>
      </w:r>
      <w:r w:rsidRPr="00EC4D68">
        <w:rPr>
          <w:rFonts w:ascii="Times New Roman" w:hAnsi="Times New Roman" w:cs="Times New Roman"/>
          <w:b/>
          <w:i/>
        </w:rPr>
        <w:t>xpenses</w:t>
      </w:r>
    </w:p>
    <w:p w14:paraId="2FAC6F25" w14:textId="269800B0" w:rsidR="0029707E" w:rsidRPr="00A375A0" w:rsidRDefault="00A46315" w:rsidP="00A375A0">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sidR="006002CA">
        <w:rPr>
          <w:rFonts w:ascii="Times New Roman" w:hAnsi="Times New Roman" w:cs="Times New Roman"/>
          <w:bCs/>
          <w:iCs/>
        </w:rPr>
        <w:t>administrati</w:t>
      </w:r>
      <w:r w:rsidR="002E4C5D">
        <w:rPr>
          <w:rFonts w:ascii="Times New Roman" w:hAnsi="Times New Roman" w:cs="Times New Roman"/>
          <w:bCs/>
          <w:iCs/>
        </w:rPr>
        <w:t>ve</w:t>
      </w:r>
      <w:r w:rsidR="006002CA">
        <w:rPr>
          <w:rFonts w:ascii="Times New Roman" w:hAnsi="Times New Roman" w:cs="Times New Roman"/>
          <w:bCs/>
          <w:iCs/>
        </w:rPr>
        <w:t xml:space="preserve">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20.3</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r w:rsidR="0029707E" w:rsidRPr="00496AE6">
        <w:rPr>
          <w:rFonts w:ascii="Times New Roman" w:eastAsia="Arial" w:hAnsi="Times New Roman" w:cs="Times New Roman"/>
          <w:iCs/>
          <w:lang w:eastAsia="en-US"/>
        </w:rPr>
        <w:t xml:space="preserve"> </w:t>
      </w:r>
    </w:p>
    <w:p w14:paraId="522F1206" w14:textId="5D2CA5A7" w:rsidR="008B0B75" w:rsidRPr="00EC4D68" w:rsidRDefault="008B0B75" w:rsidP="00A375A0">
      <w:pPr>
        <w:jc w:val="both"/>
        <w:outlineLvl w:val="0"/>
        <w:rPr>
          <w:rFonts w:ascii="Times New Roman" w:hAnsi="Times New Roman" w:cs="Times New Roman"/>
          <w:b/>
          <w:i/>
        </w:rPr>
      </w:pPr>
      <w:r w:rsidRPr="00EC4D68">
        <w:rPr>
          <w:rFonts w:ascii="Times New Roman" w:hAnsi="Times New Roman" w:cs="Times New Roman"/>
          <w:b/>
          <w:i/>
        </w:rPr>
        <w:t xml:space="preserve">Research and </w:t>
      </w:r>
      <w:r w:rsidR="00F72104">
        <w:rPr>
          <w:rFonts w:ascii="Times New Roman" w:hAnsi="Times New Roman" w:cs="Times New Roman"/>
          <w:b/>
          <w:i/>
        </w:rPr>
        <w:t>D</w:t>
      </w:r>
      <w:r w:rsidRPr="00EC4D68">
        <w:rPr>
          <w:rFonts w:ascii="Times New Roman" w:hAnsi="Times New Roman" w:cs="Times New Roman"/>
          <w:b/>
          <w:i/>
        </w:rPr>
        <w:t xml:space="preserve">evelopment </w:t>
      </w:r>
      <w:r w:rsidR="00F72104">
        <w:rPr>
          <w:rFonts w:ascii="Times New Roman" w:hAnsi="Times New Roman" w:cs="Times New Roman"/>
          <w:b/>
          <w:i/>
        </w:rPr>
        <w:t>E</w:t>
      </w:r>
      <w:r w:rsidRPr="00EC4D68">
        <w:rPr>
          <w:rFonts w:ascii="Times New Roman" w:hAnsi="Times New Roman" w:cs="Times New Roman"/>
          <w:b/>
          <w:i/>
        </w:rPr>
        <w:t>xpenses</w:t>
      </w:r>
    </w:p>
    <w:p w14:paraId="7D0AA0C3" w14:textId="4E6E1DF7" w:rsidR="008B0B75" w:rsidRDefault="008B0B75" w:rsidP="00A375A0">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sidR="006002CA">
        <w:rPr>
          <w:rFonts w:ascii="Times New Roman" w:hAnsi="Times New Roman" w:cs="Times New Roman"/>
          <w:bCs/>
          <w:iCs/>
        </w:rPr>
        <w:t xml:space="preserve">research and development expenses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93.4</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r w:rsidR="00A375A0" w:rsidRPr="00496AE6">
        <w:rPr>
          <w:rFonts w:ascii="Times New Roman" w:eastAsia="Arial" w:hAnsi="Times New Roman" w:cs="Times New Roman"/>
          <w:iCs/>
          <w:lang w:eastAsia="en-US"/>
        </w:rPr>
        <w:t xml:space="preserve"> </w:t>
      </w:r>
    </w:p>
    <w:p w14:paraId="2CD49C2B" w14:textId="377EAD2A" w:rsidR="00BB02EA" w:rsidRPr="00A375A0" w:rsidRDefault="006002CA" w:rsidP="00A375A0">
      <w:pPr>
        <w:jc w:val="both"/>
        <w:outlineLvl w:val="0"/>
        <w:rPr>
          <w:rFonts w:ascii="Times New Roman" w:hAnsi="Times New Roman" w:cs="Times New Roman"/>
          <w:b/>
          <w:i/>
        </w:rPr>
      </w:pPr>
      <w:r w:rsidRPr="00A375A0">
        <w:rPr>
          <w:rFonts w:ascii="Times New Roman" w:hAnsi="Times New Roman" w:cs="Times New Roman"/>
          <w:b/>
          <w:i/>
        </w:rPr>
        <w:t>Financ</w:t>
      </w:r>
      <w:r w:rsidR="00A375A0" w:rsidRPr="00A375A0">
        <w:rPr>
          <w:rFonts w:ascii="Times New Roman" w:hAnsi="Times New Roman" w:cs="Times New Roman" w:hint="eastAsia"/>
          <w:b/>
          <w:i/>
        </w:rPr>
        <w:t>e</w:t>
      </w:r>
      <w:r w:rsidRPr="00A375A0">
        <w:rPr>
          <w:rFonts w:ascii="Times New Roman" w:hAnsi="Times New Roman" w:cs="Times New Roman"/>
          <w:b/>
          <w:i/>
        </w:rPr>
        <w:t xml:space="preserve"> </w:t>
      </w:r>
      <w:r w:rsidR="00F72104" w:rsidRPr="00A375A0">
        <w:rPr>
          <w:rFonts w:ascii="Times New Roman" w:hAnsi="Times New Roman" w:cs="Times New Roman"/>
          <w:b/>
          <w:i/>
        </w:rPr>
        <w:t>C</w:t>
      </w:r>
      <w:r w:rsidRPr="00A375A0">
        <w:rPr>
          <w:rFonts w:ascii="Times New Roman" w:hAnsi="Times New Roman" w:cs="Times New Roman"/>
          <w:b/>
          <w:i/>
        </w:rPr>
        <w:t>osts</w:t>
      </w:r>
    </w:p>
    <w:p w14:paraId="6F5AFCAF" w14:textId="19E4DBFF" w:rsidR="00BB02EA" w:rsidRDefault="00BB02EA" w:rsidP="00BB02EA">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sidR="006002CA">
        <w:rPr>
          <w:rFonts w:ascii="Times New Roman" w:hAnsi="Times New Roman" w:cs="Times New Roman"/>
          <w:bCs/>
          <w:iCs/>
        </w:rPr>
        <w:t>financ</w:t>
      </w:r>
      <w:r w:rsidR="00A375A0">
        <w:rPr>
          <w:rFonts w:ascii="Times New Roman" w:hAnsi="Times New Roman" w:cs="Times New Roman" w:hint="eastAsia"/>
          <w:bCs/>
          <w:iCs/>
        </w:rPr>
        <w:t>e</w:t>
      </w:r>
      <w:r w:rsidR="006002CA">
        <w:rPr>
          <w:rFonts w:ascii="Times New Roman" w:hAnsi="Times New Roman" w:cs="Times New Roman"/>
          <w:bCs/>
          <w:iCs/>
        </w:rPr>
        <w:t xml:space="preserve"> costs </w:t>
      </w:r>
      <w:r w:rsidR="00A375A0">
        <w:rPr>
          <w:rFonts w:ascii="Times New Roman" w:hAnsi="Times New Roman" w:cs="Times New Roman" w:hint="eastAsia"/>
          <w:iCs/>
        </w:rPr>
        <w:t xml:space="preserve">[increased/decreased] </w:t>
      </w:r>
      <w:r w:rsidR="00A375A0" w:rsidRPr="003E7A38">
        <w:rPr>
          <w:rFonts w:ascii="Times New Roman" w:hAnsi="Times New Roman" w:cs="Times New Roman"/>
          <w:iCs/>
        </w:rPr>
        <w:t>by [</w:t>
      </w:r>
      <w:proofErr w:type="gramStart"/>
      <w:r w:rsidR="00A375A0" w:rsidRPr="003E7A38">
        <w:rPr>
          <w:rFonts w:ascii="Times New Roman" w:hAnsi="Times New Roman" w:cs="Times New Roman"/>
          <w:iCs/>
        </w:rPr>
        <w:t>●]%</w:t>
      </w:r>
      <w:proofErr w:type="gramEnd"/>
      <w:r w:rsidR="00A375A0">
        <w:rPr>
          <w:rFonts w:ascii="Times New Roman" w:hAnsi="Times New Roman" w:cs="Times New Roman" w:hint="eastAsia"/>
          <w:iCs/>
        </w:rPr>
        <w:t xml:space="preserve"> </w:t>
      </w:r>
      <w:r w:rsidR="00A375A0" w:rsidRPr="002D032B">
        <w:rPr>
          <w:rFonts w:ascii="Times New Roman" w:eastAsia="Arial" w:hAnsi="Times New Roman" w:cs="Times New Roman"/>
          <w:iCs/>
        </w:rPr>
        <w:t>f</w:t>
      </w:r>
      <w:r w:rsidR="00A375A0" w:rsidRPr="002D032B">
        <w:rPr>
          <w:rFonts w:ascii="Times New Roman" w:eastAsia="Arial" w:hAnsi="Times New Roman" w:cs="Times New Roman"/>
          <w:iCs/>
          <w:lang w:eastAsia="en-US"/>
        </w:rPr>
        <w:t xml:space="preserve">rom </w:t>
      </w:r>
      <w:proofErr w:type="gramStart"/>
      <w:r w:rsidR="00A375A0" w:rsidRPr="002D032B">
        <w:rPr>
          <w:rFonts w:ascii="Times New Roman" w:eastAsia="Arial" w:hAnsi="Times New Roman" w:cs="Times New Roman"/>
          <w:iCs/>
          <w:lang w:eastAsia="en-US"/>
        </w:rPr>
        <w:t>RMB</w:t>
      </w:r>
      <w:r w:rsidR="00A375A0" w:rsidRPr="003E7A38">
        <w:rPr>
          <w:rFonts w:ascii="Times New Roman" w:hAnsi="Times New Roman" w:cs="Times New Roman"/>
          <w:iCs/>
        </w:rPr>
        <w:t>[</w:t>
      </w:r>
      <w:proofErr w:type="gramEnd"/>
      <w:r w:rsidR="00A375A0" w:rsidRPr="003E7A38">
        <w:rPr>
          <w:rFonts w:ascii="Times New Roman" w:hAnsi="Times New Roman" w:cs="Times New Roman"/>
          <w:iCs/>
        </w:rPr>
        <w:t>●]</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 xml:space="preserve">the three months ended March 31, </w:t>
      </w:r>
      <w:proofErr w:type="gramStart"/>
      <w:r w:rsidR="00A375A0">
        <w:rPr>
          <w:rFonts w:ascii="Times New Roman" w:eastAsia="Arial" w:hAnsi="Times New Roman" w:cs="Times New Roman"/>
          <w:iCs/>
          <w:lang w:eastAsia="en-US"/>
        </w:rPr>
        <w:t>202</w:t>
      </w:r>
      <w:r w:rsidR="00A375A0">
        <w:rPr>
          <w:rFonts w:ascii="Times New Roman" w:hAnsi="Times New Roman" w:cs="Times New Roman" w:hint="eastAsia"/>
          <w:iCs/>
        </w:rPr>
        <w:t>5</w:t>
      </w:r>
      <w:proofErr w:type="gramEnd"/>
      <w:r w:rsidR="00A375A0" w:rsidRPr="002D032B">
        <w:rPr>
          <w:rFonts w:ascii="Times New Roman" w:eastAsia="Arial" w:hAnsi="Times New Roman" w:cs="Times New Roman"/>
          <w:iCs/>
          <w:lang w:eastAsia="en-US"/>
        </w:rPr>
        <w:t xml:space="preserve"> to RMB</w:t>
      </w:r>
      <w:r w:rsidR="00A375A0">
        <w:rPr>
          <w:rFonts w:ascii="Times New Roman" w:hAnsi="Times New Roman" w:cs="Times New Roman" w:hint="eastAsia"/>
          <w:iCs/>
        </w:rPr>
        <w:t>44.9</w:t>
      </w:r>
      <w:r w:rsidR="00A375A0" w:rsidRPr="002D032B">
        <w:rPr>
          <w:rFonts w:ascii="Times New Roman" w:hAnsi="Times New Roman" w:cs="Times New Roman"/>
          <w:iCs/>
        </w:rPr>
        <w:t xml:space="preserve"> </w:t>
      </w:r>
      <w:r w:rsidR="00A375A0" w:rsidRPr="002D032B">
        <w:rPr>
          <w:rFonts w:ascii="Times New Roman" w:eastAsia="Arial" w:hAnsi="Times New Roman" w:cs="Times New Roman"/>
          <w:iCs/>
          <w:lang w:eastAsia="en-US"/>
        </w:rPr>
        <w:t xml:space="preserve">million </w:t>
      </w:r>
      <w:r w:rsidR="00A375A0">
        <w:rPr>
          <w:rFonts w:ascii="Times New Roman" w:hAnsi="Times New Roman" w:cs="Times New Roman" w:hint="eastAsia"/>
          <w:iCs/>
        </w:rPr>
        <w:t>for</w:t>
      </w:r>
      <w:r w:rsidR="00A375A0" w:rsidRPr="002D032B">
        <w:rPr>
          <w:rFonts w:ascii="Times New Roman" w:eastAsia="Arial" w:hAnsi="Times New Roman" w:cs="Times New Roman"/>
          <w:iCs/>
          <w:lang w:eastAsia="en-US"/>
        </w:rPr>
        <w:t xml:space="preserve"> </w:t>
      </w:r>
      <w:r w:rsidR="00A375A0">
        <w:rPr>
          <w:rFonts w:ascii="Times New Roman" w:eastAsia="Arial" w:hAnsi="Times New Roman" w:cs="Times New Roman"/>
          <w:iCs/>
          <w:lang w:eastAsia="en-US"/>
        </w:rPr>
        <w:t>the three months ended March 31, 202</w:t>
      </w:r>
      <w:r w:rsidR="00A375A0">
        <w:rPr>
          <w:rFonts w:ascii="Times New Roman" w:hAnsi="Times New Roman" w:cs="Times New Roman" w:hint="eastAsia"/>
          <w:iCs/>
        </w:rPr>
        <w:t>6</w:t>
      </w:r>
      <w:r w:rsidR="00A375A0" w:rsidRPr="002D032B">
        <w:rPr>
          <w:rFonts w:ascii="Times New Roman" w:eastAsia="Arial" w:hAnsi="Times New Roman" w:cs="Times New Roman"/>
          <w:iCs/>
          <w:lang w:eastAsia="en-US"/>
        </w:rPr>
        <w:t>,</w:t>
      </w:r>
      <w:r w:rsidR="00A375A0">
        <w:rPr>
          <w:rFonts w:ascii="Times New Roman" w:eastAsia="Arial" w:hAnsi="Times New Roman" w:cs="Times New Roman"/>
          <w:iCs/>
          <w:lang w:eastAsia="en-US"/>
        </w:rPr>
        <w:t xml:space="preserve"> primarily due to [●]</w:t>
      </w:r>
      <w:r w:rsidR="00A375A0" w:rsidRPr="00C963F2">
        <w:rPr>
          <w:rFonts w:ascii="Times New Roman" w:eastAsia="Arial" w:hAnsi="Times New Roman" w:cs="Times New Roman"/>
          <w:iCs/>
          <w:lang w:eastAsia="en-US"/>
        </w:rPr>
        <w:t>.</w:t>
      </w:r>
    </w:p>
    <w:p w14:paraId="4BA096A8" w14:textId="74DA8A91" w:rsidR="00A375A0" w:rsidRPr="00A375A0" w:rsidRDefault="00A375A0" w:rsidP="00A375A0">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3A5E0476" w14:textId="77777777" w:rsidR="00D45972" w:rsidRPr="00EF1461" w:rsidRDefault="00A375A0" w:rsidP="00D45972">
      <w:pPr>
        <w:snapToGrid w:val="0"/>
        <w:spacing w:after="240" w:line="240" w:lineRule="auto"/>
        <w:jc w:val="both"/>
        <w:rPr>
          <w:rFonts w:ascii="Times New Roman" w:hAnsi="Times New Roman" w:cs="Times New Roman"/>
          <w:iCs/>
        </w:rPr>
      </w:pPr>
      <w:r>
        <w:rPr>
          <w:rFonts w:ascii="Times New Roman" w:hAnsi="Times New Roman" w:cs="Times New Roman"/>
          <w:iCs/>
        </w:rPr>
        <w:tab/>
      </w:r>
      <w:r w:rsidR="00D45972">
        <w:rPr>
          <w:rFonts w:ascii="Times New Roman" w:hAnsi="Times New Roman" w:cs="Times New Roman" w:hint="eastAsia"/>
          <w:iCs/>
        </w:rPr>
        <w:t>We recorded</w:t>
      </w:r>
      <w:r>
        <w:rPr>
          <w:rFonts w:ascii="Times New Roman" w:hAnsi="Times New Roman" w:cs="Times New Roman"/>
          <w:iCs/>
        </w:rPr>
        <w:t xml:space="preserve"> </w:t>
      </w:r>
      <w:r w:rsidR="00D45972">
        <w:rPr>
          <w:rFonts w:ascii="Times New Roman" w:hAnsi="Times New Roman" w:cs="Times New Roman" w:hint="eastAsia"/>
          <w:bCs/>
          <w:iCs/>
        </w:rPr>
        <w:t>share of results of associates</w:t>
      </w:r>
      <w:r>
        <w:rPr>
          <w:rFonts w:ascii="Times New Roman" w:hAnsi="Times New Roman" w:cs="Times New Roman"/>
          <w:bCs/>
          <w:iCs/>
        </w:rPr>
        <w:t xml:space="preserve"> </w:t>
      </w:r>
      <w:r w:rsidR="00D45972">
        <w:rPr>
          <w:rFonts w:ascii="Times New Roman" w:hAnsi="Times New Roman" w:cs="Times New Roman" w:hint="eastAsia"/>
          <w:bCs/>
          <w:iCs/>
        </w:rPr>
        <w:t xml:space="preserve">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and nil 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eastAsia="Arial" w:hAnsi="Times New Roman" w:cs="Times New Roman"/>
          <w:iCs/>
          <w:lang w:eastAsia="en-US"/>
        </w:rPr>
        <w:t>202</w:t>
      </w:r>
      <w:r w:rsidR="00D45972">
        <w:rPr>
          <w:rFonts w:ascii="Times New Roman" w:hAnsi="Times New Roman" w:cs="Times New Roman" w:hint="eastAsia"/>
          <w:iCs/>
        </w:rPr>
        <w:t>5</w:t>
      </w:r>
      <w:proofErr w:type="gramEnd"/>
      <w:r w:rsidR="00D45972">
        <w:rPr>
          <w:rFonts w:ascii="Times New Roman" w:hAnsi="Times New Roman" w:cs="Times New Roman" w:hint="eastAsia"/>
          <w:iCs/>
        </w:rPr>
        <w:t xml:space="preserve"> and 2026, respectively, in relation to </w:t>
      </w:r>
      <w:r w:rsidR="00D45972">
        <w:rPr>
          <w:rFonts w:ascii="Times New Roman" w:eastAsia="Arial" w:hAnsi="Times New Roman" w:cs="Times New Roman"/>
          <w:iCs/>
          <w:lang w:eastAsia="en-US"/>
        </w:rPr>
        <w:t>[●]</w:t>
      </w:r>
      <w:r w:rsidR="00D45972" w:rsidRPr="00C963F2">
        <w:rPr>
          <w:rFonts w:ascii="Times New Roman" w:eastAsia="Arial" w:hAnsi="Times New Roman" w:cs="Times New Roman"/>
          <w:iCs/>
          <w:lang w:eastAsia="en-US"/>
        </w:rPr>
        <w:t>.</w:t>
      </w:r>
    </w:p>
    <w:p w14:paraId="441C5213" w14:textId="2F3D0E96" w:rsidR="00AD53D0" w:rsidRPr="00EC4D68" w:rsidRDefault="00AD53D0" w:rsidP="007D1F51">
      <w:pPr>
        <w:jc w:val="both"/>
        <w:outlineLvl w:val="0"/>
        <w:rPr>
          <w:rFonts w:ascii="Times New Roman" w:hAnsi="Times New Roman" w:cs="Times New Roman"/>
          <w:b/>
          <w:i/>
        </w:rPr>
      </w:pPr>
      <w:r w:rsidRPr="00EC4D68">
        <w:rPr>
          <w:rFonts w:ascii="Times New Roman" w:hAnsi="Times New Roman" w:cs="Times New Roman"/>
          <w:b/>
          <w:i/>
        </w:rPr>
        <w:t xml:space="preserve">Income </w:t>
      </w:r>
      <w:r w:rsidR="00F72104">
        <w:rPr>
          <w:rFonts w:ascii="Times New Roman" w:hAnsi="Times New Roman" w:cs="Times New Roman"/>
          <w:b/>
          <w:i/>
        </w:rPr>
        <w:t>T</w:t>
      </w:r>
      <w:r w:rsidRPr="00EC4D68">
        <w:rPr>
          <w:rFonts w:ascii="Times New Roman" w:hAnsi="Times New Roman" w:cs="Times New Roman"/>
          <w:b/>
          <w:i/>
        </w:rPr>
        <w:t xml:space="preserve">ax </w:t>
      </w:r>
      <w:r w:rsidR="00D45972">
        <w:rPr>
          <w:rFonts w:ascii="Times New Roman" w:hAnsi="Times New Roman" w:cs="Times New Roman" w:hint="eastAsia"/>
          <w:b/>
          <w:i/>
        </w:rPr>
        <w:t>Credit</w:t>
      </w:r>
    </w:p>
    <w:p w14:paraId="0D85696A" w14:textId="3168B16C" w:rsidR="00AD53D0" w:rsidRDefault="00B765E0" w:rsidP="006F7824">
      <w:pPr>
        <w:snapToGrid w:val="0"/>
        <w:spacing w:after="240" w:line="240" w:lineRule="auto"/>
        <w:ind w:firstLine="720"/>
        <w:jc w:val="both"/>
        <w:rPr>
          <w:rFonts w:ascii="Times New Roman" w:eastAsia="Arial" w:hAnsi="Times New Roman" w:cs="Times New Roman"/>
          <w:iCs/>
        </w:rPr>
      </w:pPr>
      <w:r w:rsidRPr="002D032B">
        <w:rPr>
          <w:rFonts w:ascii="Times New Roman" w:hAnsi="Times New Roman" w:cs="Times New Roman"/>
          <w:iCs/>
        </w:rPr>
        <w:t>Our i</w:t>
      </w:r>
      <w:r w:rsidR="00AD53D0" w:rsidRPr="002D032B">
        <w:rPr>
          <w:rFonts w:ascii="Times New Roman" w:eastAsia="Arial" w:hAnsi="Times New Roman" w:cs="Times New Roman"/>
          <w:iCs/>
          <w:lang w:eastAsia="en-US"/>
        </w:rPr>
        <w:t>ncome tax</w:t>
      </w:r>
      <w:r w:rsidRPr="002D032B">
        <w:rPr>
          <w:rFonts w:ascii="Times New Roman" w:hAnsi="Times New Roman" w:cs="Times New Roman"/>
          <w:iCs/>
        </w:rPr>
        <w:t xml:space="preserve"> </w:t>
      </w:r>
      <w:r w:rsidR="00D45972">
        <w:rPr>
          <w:rFonts w:ascii="Times New Roman" w:hAnsi="Times New Roman" w:cs="Times New Roman" w:hint="eastAsia"/>
          <w:iCs/>
        </w:rPr>
        <w:t>credit</w:t>
      </w:r>
      <w:r w:rsidR="00AD53D0" w:rsidRPr="002D032B">
        <w:rPr>
          <w:rFonts w:ascii="Times New Roman" w:eastAsia="Arial" w:hAnsi="Times New Roman" w:cs="Times New Roman"/>
          <w:iCs/>
          <w:lang w:eastAsia="en-US"/>
        </w:rPr>
        <w:t xml:space="preserve"> </w:t>
      </w:r>
      <w:r w:rsidR="00D45972">
        <w:rPr>
          <w:rFonts w:ascii="Times New Roman" w:hAnsi="Times New Roman" w:cs="Times New Roman" w:hint="eastAsia"/>
          <w:iCs/>
        </w:rPr>
        <w:t xml:space="preserve">[increased/decreased] </w:t>
      </w:r>
      <w:r w:rsidR="00D45972" w:rsidRPr="003E7A38">
        <w:rPr>
          <w:rFonts w:ascii="Times New Roman" w:hAnsi="Times New Roman" w:cs="Times New Roman"/>
          <w:iCs/>
        </w:rPr>
        <w:t>by [</w:t>
      </w:r>
      <w:proofErr w:type="gramStart"/>
      <w:r w:rsidR="00D45972" w:rsidRPr="003E7A38">
        <w:rPr>
          <w:rFonts w:ascii="Times New Roman" w:hAnsi="Times New Roman" w:cs="Times New Roman"/>
          <w:iCs/>
        </w:rPr>
        <w:t>●]%</w:t>
      </w:r>
      <w:proofErr w:type="gramEnd"/>
      <w:r w:rsidR="00D45972">
        <w:rPr>
          <w:rFonts w:ascii="Times New Roman" w:hAnsi="Times New Roman" w:cs="Times New Roman" w:hint="eastAsia"/>
          <w:iCs/>
        </w:rPr>
        <w:t xml:space="preserve"> </w:t>
      </w:r>
      <w:r w:rsidR="00D45972" w:rsidRPr="002D032B">
        <w:rPr>
          <w:rFonts w:ascii="Times New Roman" w:eastAsia="Arial" w:hAnsi="Times New Roman" w:cs="Times New Roman"/>
          <w:iCs/>
        </w:rPr>
        <w:t>f</w:t>
      </w:r>
      <w:r w:rsidR="00D45972" w:rsidRPr="002D032B">
        <w:rPr>
          <w:rFonts w:ascii="Times New Roman" w:eastAsia="Arial" w:hAnsi="Times New Roman" w:cs="Times New Roman"/>
          <w:iCs/>
          <w:lang w:eastAsia="en-US"/>
        </w:rPr>
        <w:t xml:space="preserve">rom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eastAsia="Arial" w:hAnsi="Times New Roman" w:cs="Times New Roman"/>
          <w:iCs/>
          <w:lang w:eastAsia="en-US"/>
        </w:rPr>
        <w:t>202</w:t>
      </w:r>
      <w:r w:rsidR="00D45972">
        <w:rPr>
          <w:rFonts w:ascii="Times New Roman" w:hAnsi="Times New Roman" w:cs="Times New Roman" w:hint="eastAsia"/>
          <w:iCs/>
        </w:rPr>
        <w:t>5</w:t>
      </w:r>
      <w:proofErr w:type="gramEnd"/>
      <w:r w:rsidR="00D45972" w:rsidRPr="002D032B">
        <w:rPr>
          <w:rFonts w:ascii="Times New Roman" w:eastAsia="Arial" w:hAnsi="Times New Roman" w:cs="Times New Roman"/>
          <w:iCs/>
          <w:lang w:eastAsia="en-US"/>
        </w:rPr>
        <w:t xml:space="preserve"> to RMB</w:t>
      </w:r>
      <w:r w:rsidR="00D45972">
        <w:rPr>
          <w:rFonts w:ascii="Times New Roman" w:hAnsi="Times New Roman" w:cs="Times New Roman" w:hint="eastAsia"/>
          <w:iCs/>
        </w:rPr>
        <w:t>3.5</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the three months ended March 31, 202</w:t>
      </w:r>
      <w:r w:rsidR="00D45972">
        <w:rPr>
          <w:rFonts w:ascii="Times New Roman" w:hAnsi="Times New Roman" w:cs="Times New Roman" w:hint="eastAsia"/>
          <w:iCs/>
        </w:rPr>
        <w:t>6</w:t>
      </w:r>
      <w:r w:rsidR="00D45972" w:rsidRPr="002D032B">
        <w:rPr>
          <w:rFonts w:ascii="Times New Roman" w:eastAsia="Arial" w:hAnsi="Times New Roman" w:cs="Times New Roman"/>
          <w:iCs/>
          <w:lang w:eastAsia="en-US"/>
        </w:rPr>
        <w:t>,</w:t>
      </w:r>
      <w:r w:rsidR="00D45972">
        <w:rPr>
          <w:rFonts w:ascii="Times New Roman" w:eastAsia="Arial" w:hAnsi="Times New Roman" w:cs="Times New Roman"/>
          <w:iCs/>
          <w:lang w:eastAsia="en-US"/>
        </w:rPr>
        <w:t xml:space="preserve"> primarily due to [●]</w:t>
      </w:r>
      <w:r w:rsidR="00D45972" w:rsidRPr="00C963F2">
        <w:rPr>
          <w:rFonts w:ascii="Times New Roman" w:eastAsia="Arial" w:hAnsi="Times New Roman" w:cs="Times New Roman"/>
          <w:iCs/>
          <w:lang w:eastAsia="en-US"/>
        </w:rPr>
        <w:t>.</w:t>
      </w:r>
    </w:p>
    <w:p w14:paraId="5229B810" w14:textId="2CCE8CFC" w:rsidR="00AD53D0" w:rsidRPr="00EC4D68" w:rsidRDefault="00D45972" w:rsidP="007D1F51">
      <w:pPr>
        <w:jc w:val="both"/>
        <w:outlineLvl w:val="0"/>
        <w:rPr>
          <w:rFonts w:ascii="Times New Roman" w:hAnsi="Times New Roman" w:cs="Times New Roman"/>
          <w:b/>
          <w:i/>
        </w:rPr>
      </w:pPr>
      <w:r>
        <w:rPr>
          <w:rFonts w:ascii="Times New Roman" w:hAnsi="Times New Roman" w:cs="Times New Roman" w:hint="eastAsia"/>
          <w:b/>
          <w:i/>
        </w:rPr>
        <w:t>Loss</w:t>
      </w:r>
      <w:r w:rsidR="00AD53D0" w:rsidRPr="00EC4D68">
        <w:rPr>
          <w:rFonts w:ascii="Times New Roman" w:hAnsi="Times New Roman" w:cs="Times New Roman"/>
          <w:b/>
          <w:i/>
        </w:rPr>
        <w:t xml:space="preserve"> for the </w:t>
      </w:r>
      <w:r>
        <w:rPr>
          <w:rFonts w:ascii="Times New Roman" w:hAnsi="Times New Roman" w:cs="Times New Roman" w:hint="eastAsia"/>
          <w:b/>
          <w:i/>
        </w:rPr>
        <w:t>Period</w:t>
      </w:r>
    </w:p>
    <w:p w14:paraId="72680D18" w14:textId="196F334D" w:rsidR="007F50B1" w:rsidRDefault="00AD53D0" w:rsidP="00D45972">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 xml:space="preserve">As a result of the above, </w:t>
      </w:r>
      <w:r w:rsidR="00D45972" w:rsidRPr="00D45972">
        <w:rPr>
          <w:rFonts w:ascii="Times New Roman" w:hAnsi="Times New Roman" w:cs="Times New Roman"/>
          <w:iCs/>
        </w:rPr>
        <w:t xml:space="preserve">we recorded net </w:t>
      </w:r>
      <w:r w:rsidR="00D45972">
        <w:rPr>
          <w:rFonts w:ascii="Times New Roman" w:hAnsi="Times New Roman" w:cs="Times New Roman" w:hint="eastAsia"/>
          <w:iCs/>
        </w:rPr>
        <w:t xml:space="preserve">loss 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 xml:space="preserve">and </w:t>
      </w:r>
      <w:r w:rsidR="00144A8A" w:rsidRPr="002D032B">
        <w:rPr>
          <w:rFonts w:ascii="Times New Roman" w:eastAsia="Arial" w:hAnsi="Times New Roman" w:cs="Times New Roman"/>
          <w:iCs/>
          <w:lang w:eastAsia="en-US"/>
        </w:rPr>
        <w:t>RMB</w:t>
      </w:r>
      <w:r w:rsidR="00D45972">
        <w:rPr>
          <w:rFonts w:ascii="Times New Roman" w:hAnsi="Times New Roman" w:cs="Times New Roman" w:hint="eastAsia"/>
          <w:iCs/>
        </w:rPr>
        <w:t>146.1</w:t>
      </w:r>
      <w:r w:rsidR="00144A8A" w:rsidRPr="002D032B">
        <w:rPr>
          <w:rFonts w:ascii="Times New Roman" w:hAnsi="Times New Roman" w:cs="Times New Roman"/>
          <w:iCs/>
        </w:rPr>
        <w:t xml:space="preserve"> </w:t>
      </w:r>
      <w:r w:rsidR="00144A8A"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hAnsi="Times New Roman" w:cs="Times New Roman" w:hint="eastAsia"/>
          <w:iCs/>
        </w:rPr>
        <w:t>2025</w:t>
      </w:r>
      <w:proofErr w:type="gramEnd"/>
      <w:r w:rsidR="00D45972">
        <w:rPr>
          <w:rFonts w:ascii="Times New Roman" w:hAnsi="Times New Roman" w:cs="Times New Roman" w:hint="eastAsia"/>
          <w:iCs/>
        </w:rPr>
        <w:t xml:space="preserve"> and </w:t>
      </w:r>
      <w:r w:rsidR="00D45972">
        <w:rPr>
          <w:rFonts w:ascii="Times New Roman" w:eastAsia="Arial" w:hAnsi="Times New Roman" w:cs="Times New Roman"/>
          <w:iCs/>
          <w:lang w:eastAsia="en-US"/>
        </w:rPr>
        <w:t>202</w:t>
      </w:r>
      <w:r w:rsidR="00D45972">
        <w:rPr>
          <w:rFonts w:ascii="Times New Roman" w:hAnsi="Times New Roman" w:cs="Times New Roman" w:hint="eastAsia"/>
          <w:iCs/>
        </w:rPr>
        <w:t>6, respectively</w:t>
      </w:r>
      <w:r w:rsidR="002D25F3"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bookmarkEnd w:id="22"/>
    <w:bookmarkEnd w:id="23"/>
    <w:p w14:paraId="1A6539A3" w14:textId="130E7415" w:rsidR="00425BAA" w:rsidRPr="002D032B" w:rsidRDefault="00425BAA" w:rsidP="00425BAA">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935382">
        <w:rPr>
          <w:rFonts w:ascii="Times New Roman" w:hAnsi="Times New Roman" w:cs="Times New Roman" w:hint="eastAsia"/>
          <w:b/>
          <w:iCs/>
        </w:rPr>
        <w:t>5</w:t>
      </w:r>
      <w:proofErr w:type="gramEnd"/>
      <w:r w:rsidRPr="006F045F">
        <w:rPr>
          <w:rFonts w:ascii="Times New Roman" w:hAnsi="Times New Roman" w:cs="Times New Roman"/>
          <w:b/>
          <w:iCs/>
        </w:rPr>
        <w:t xml:space="preserve"> Compared to Year Ended December 31, 20</w:t>
      </w:r>
      <w:r w:rsidR="00144A8A">
        <w:rPr>
          <w:rFonts w:ascii="Times New Roman" w:hAnsi="Times New Roman" w:cs="Times New Roman"/>
          <w:b/>
          <w:iCs/>
        </w:rPr>
        <w:t>2</w:t>
      </w:r>
      <w:r w:rsidR="00CF1F3E">
        <w:rPr>
          <w:rFonts w:ascii="Times New Roman" w:hAnsi="Times New Roman" w:cs="Times New Roman" w:hint="eastAsia"/>
          <w:b/>
          <w:iCs/>
        </w:rPr>
        <w:t>4</w:t>
      </w:r>
    </w:p>
    <w:p w14:paraId="0559C6AE"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Revenue</w:t>
      </w:r>
    </w:p>
    <w:p w14:paraId="6027C133" w14:textId="6BE686AD" w:rsidR="00935382" w:rsidRPr="00953BF2" w:rsidRDefault="00935382" w:rsidP="00953BF2">
      <w:pPr>
        <w:snapToGrid w:val="0"/>
        <w:spacing w:after="240" w:line="240" w:lineRule="auto"/>
        <w:ind w:firstLine="720"/>
        <w:jc w:val="both"/>
        <w:rPr>
          <w:rFonts w:ascii="Times New Roman" w:hAnsi="Times New Roman" w:cs="Times New Roman"/>
          <w:iCs/>
        </w:rPr>
      </w:pPr>
      <w:r>
        <w:rPr>
          <w:b w:val="0"/>
          <w:color w:val="002F6C"/>
        </w:rPr>
        <w:t>Our revenue increased significantly from RMB10.1 million in 2024 to RMB75.5 million in 2025, primarily because 2024 represented the early stage of our commercialisation and we began broader commercialisation only in the fourth quarter of 2024, while 2025 was the first full year in which we commercialised our products and services. The increase was driven by the expansion of our agentic platform software and AGI enterprise solutions business, growth in customer number and project opportunities, and the commencement of revenue contribution from Agentic MaaS in 2025.</w:t>
      </w:r>
    </w:p>
    <w:p w14:paraId="1D40EF8C" w14:textId="5F5D3762"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Pr>
          <w:rFonts w:ascii="Times New Roman" w:hAnsi="Times New Roman" w:cs="Times New Roman" w:hint="eastAsia"/>
          <w:iCs/>
        </w:rPr>
        <w:t>agentic platform software</w:t>
      </w:r>
      <w:r w:rsidRPr="003E7A38">
        <w:rPr>
          <w:rFonts w:ascii="Times New Roman" w:hAnsi="Times New Roman" w:cs="Times New Roman"/>
          <w:iCs/>
        </w:rPr>
        <w:t xml:space="preserve"> increased </w:t>
      </w:r>
      <w:r>
        <w:rPr>
          <w:rFonts w:ascii="Times New Roman" w:hAnsi="Times New Roman" w:cs="Times New Roman" w:hint="eastAsia"/>
          <w:iCs/>
        </w:rPr>
        <w:t>significantly</w:t>
      </w:r>
      <w:r w:rsidRPr="003E7A38">
        <w:rPr>
          <w:rFonts w:ascii="Times New Roman" w:hAnsi="Times New Roman" w:cs="Times New Roman"/>
          <w:iCs/>
        </w:rPr>
        <w:t xml:space="preserve"> from RMB</w:t>
      </w:r>
      <w:r w:rsidR="00E66087">
        <w:rPr>
          <w:rFonts w:ascii="Times New Roman" w:hAnsi="Times New Roman" w:cs="Times New Roman" w:hint="eastAsia"/>
          <w:iCs/>
        </w:rPr>
        <w:t>5.9</w:t>
      </w:r>
      <w:r w:rsidRPr="003E7A38">
        <w:rPr>
          <w:rFonts w:ascii="Times New Roman" w:hAnsi="Times New Roman" w:cs="Times New Roman"/>
          <w:iCs/>
        </w:rPr>
        <w:t xml:space="preserve"> million </w:t>
      </w:r>
      <w:r>
        <w:rPr>
          <w:rFonts w:ascii="Times New Roman" w:hAnsi="Times New Roman" w:cs="Times New Roman" w:hint="eastAsia"/>
          <w:iCs/>
        </w:rPr>
        <w:t>in 2024</w:t>
      </w:r>
      <w:r w:rsidRPr="003E7A38">
        <w:rPr>
          <w:rFonts w:ascii="Times New Roman" w:hAnsi="Times New Roman" w:cs="Times New Roman"/>
          <w:iCs/>
        </w:rPr>
        <w:t xml:space="preserve"> to RMB</w:t>
      </w:r>
      <w:r w:rsidR="00E66087">
        <w:rPr>
          <w:rFonts w:ascii="Times New Roman" w:hAnsi="Times New Roman" w:cs="Times New Roman" w:hint="eastAsia"/>
          <w:iCs/>
        </w:rPr>
        <w:t>12.6</w:t>
      </w:r>
      <w:r w:rsidRPr="003E7A38">
        <w:rPr>
          <w:rFonts w:ascii="Times New Roman" w:hAnsi="Times New Roman" w:cs="Times New Roman"/>
          <w:iCs/>
        </w:rPr>
        <w:t xml:space="preserve"> million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Pr>
          <w:rFonts w:ascii="Times New Roman" w:hAnsi="Times New Roman" w:cs="Times New Roman" w:hint="eastAsia"/>
          <w:iCs/>
        </w:rPr>
        <w:t>agentic platform software</w:t>
      </w:r>
      <w:r w:rsidRPr="003E7A38">
        <w:rPr>
          <w:rFonts w:ascii="Times New Roman" w:hAnsi="Times New Roman" w:cs="Times New Roman"/>
          <w:iCs/>
        </w:rPr>
        <w:t xml:space="preserve"> increased from [●] </w:t>
      </w:r>
      <w:r>
        <w:rPr>
          <w:rFonts w:ascii="Times New Roman" w:hAnsi="Times New Roman" w:cs="Times New Roman" w:hint="eastAsia"/>
          <w:iCs/>
        </w:rPr>
        <w:t>in 2024</w:t>
      </w:r>
      <w:r w:rsidRPr="003E7A38">
        <w:rPr>
          <w:rFonts w:ascii="Times New Roman" w:hAnsi="Times New Roman" w:cs="Times New Roman"/>
          <w:iCs/>
        </w:rPr>
        <w:t xml:space="preserve"> to [●] </w:t>
      </w:r>
      <w:r>
        <w:rPr>
          <w:rFonts w:ascii="Times New Roman" w:hAnsi="Times New Roman" w:cs="Times New Roman" w:hint="eastAsia"/>
          <w:iCs/>
        </w:rPr>
        <w:t>in 2025</w:t>
      </w:r>
      <w:r w:rsidRPr="003E7A38">
        <w:rPr>
          <w:rFonts w:ascii="Times New Roman" w:hAnsi="Times New Roman" w:cs="Times New Roman"/>
          <w:iCs/>
        </w:rPr>
        <w:t>.</w:t>
      </w:r>
    </w:p>
    <w:p w14:paraId="67581E88" w14:textId="469B8513"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Pr>
          <w:rFonts w:ascii="Times New Roman" w:hAnsi="Times New Roman" w:cs="Times New Roman" w:hint="eastAsia"/>
          <w:iCs/>
        </w:rPr>
        <w:t xml:space="preserve"> </w:t>
      </w:r>
      <w:r w:rsidRPr="003E7A38">
        <w:rPr>
          <w:rFonts w:ascii="Times New Roman" w:hAnsi="Times New Roman" w:cs="Times New Roman"/>
          <w:iCs/>
        </w:rPr>
        <w:t xml:space="preserve">Our revenue from </w:t>
      </w:r>
      <w:r w:rsidRPr="00B21A02">
        <w:rPr>
          <w:rFonts w:ascii="Times New Roman" w:hAnsi="Times New Roman" w:cs="Times New Roman"/>
          <w:iCs/>
        </w:rPr>
        <w:t>AGI enterprise solutions</w:t>
      </w:r>
      <w:r w:rsidRPr="003E7A38">
        <w:rPr>
          <w:rFonts w:ascii="Times New Roman" w:hAnsi="Times New Roman" w:cs="Times New Roman"/>
          <w:iCs/>
        </w:rPr>
        <w:t xml:space="preserve"> increased </w:t>
      </w:r>
      <w:r>
        <w:rPr>
          <w:rFonts w:ascii="Times New Roman" w:hAnsi="Times New Roman" w:cs="Times New Roman" w:hint="eastAsia"/>
          <w:iCs/>
        </w:rPr>
        <w:t>significantly</w:t>
      </w:r>
      <w:r w:rsidRPr="003E7A38">
        <w:rPr>
          <w:rFonts w:ascii="Times New Roman" w:hAnsi="Times New Roman" w:cs="Times New Roman"/>
          <w:iCs/>
        </w:rPr>
        <w:t xml:space="preserve"> from RMB</w:t>
      </w:r>
      <w:r>
        <w:rPr>
          <w:rFonts w:ascii="Times New Roman" w:hAnsi="Times New Roman" w:cs="Times New Roman" w:hint="eastAsia"/>
          <w:iCs/>
        </w:rPr>
        <w:t>4.2</w:t>
      </w:r>
      <w:r w:rsidRPr="003E7A38">
        <w:rPr>
          <w:rFonts w:ascii="Times New Roman" w:hAnsi="Times New Roman" w:cs="Times New Roman"/>
          <w:iCs/>
        </w:rPr>
        <w:t xml:space="preserve"> million </w:t>
      </w:r>
      <w:r>
        <w:rPr>
          <w:rFonts w:ascii="Times New Roman" w:hAnsi="Times New Roman" w:cs="Times New Roman" w:hint="eastAsia"/>
          <w:iCs/>
        </w:rPr>
        <w:t>in 2024</w:t>
      </w:r>
      <w:r w:rsidRPr="003E7A38">
        <w:rPr>
          <w:rFonts w:ascii="Times New Roman" w:hAnsi="Times New Roman" w:cs="Times New Roman"/>
          <w:iCs/>
        </w:rPr>
        <w:t xml:space="preserve"> to RMB</w:t>
      </w:r>
      <w:r>
        <w:rPr>
          <w:rFonts w:ascii="Times New Roman" w:hAnsi="Times New Roman" w:cs="Times New Roman" w:hint="eastAsia"/>
          <w:iCs/>
        </w:rPr>
        <w:t>52.0</w:t>
      </w:r>
      <w:r w:rsidRPr="003E7A38">
        <w:rPr>
          <w:rFonts w:ascii="Times New Roman" w:hAnsi="Times New Roman" w:cs="Times New Roman"/>
          <w:iCs/>
        </w:rPr>
        <w:t xml:space="preserve"> million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E66087" w:rsidRPr="00B21A02">
        <w:rPr>
          <w:rFonts w:ascii="Times New Roman" w:hAnsi="Times New Roman" w:cs="Times New Roman"/>
          <w:iCs/>
        </w:rPr>
        <w:t>AGI enterprise solutions</w:t>
      </w:r>
      <w:r w:rsidRPr="003E7A38">
        <w:rPr>
          <w:rFonts w:ascii="Times New Roman" w:hAnsi="Times New Roman" w:cs="Times New Roman"/>
          <w:iCs/>
        </w:rPr>
        <w:t xml:space="preserve"> increased from [●] </w:t>
      </w:r>
      <w:r>
        <w:rPr>
          <w:rFonts w:ascii="Times New Roman" w:hAnsi="Times New Roman" w:cs="Times New Roman" w:hint="eastAsia"/>
          <w:iCs/>
        </w:rPr>
        <w:t>in 2024</w:t>
      </w:r>
      <w:r w:rsidRPr="003E7A38">
        <w:rPr>
          <w:rFonts w:ascii="Times New Roman" w:hAnsi="Times New Roman" w:cs="Times New Roman"/>
          <w:iCs/>
        </w:rPr>
        <w:t xml:space="preserve"> to [●] </w:t>
      </w:r>
      <w:r>
        <w:rPr>
          <w:rFonts w:ascii="Times New Roman" w:hAnsi="Times New Roman" w:cs="Times New Roman" w:hint="eastAsia"/>
          <w:iCs/>
        </w:rPr>
        <w:t>in 2025</w:t>
      </w:r>
      <w:r w:rsidRPr="003E7A38">
        <w:rPr>
          <w:rFonts w:ascii="Times New Roman" w:hAnsi="Times New Roman" w:cs="Times New Roman"/>
          <w:iCs/>
        </w:rPr>
        <w:t>.</w:t>
      </w:r>
    </w:p>
    <w:p w14:paraId="7063FF36" w14:textId="233D3571"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E66087">
        <w:rPr>
          <w:rFonts w:ascii="Times New Roman" w:hAnsi="Times New Roman" w:cs="Times New Roman"/>
          <w:b/>
          <w:bCs/>
          <w:i/>
        </w:rPr>
        <w:t xml:space="preserve">Agentic </w:t>
      </w:r>
      <w:proofErr w:type="spellStart"/>
      <w:r w:rsidRPr="00E66087">
        <w:rPr>
          <w:rFonts w:ascii="Times New Roman" w:hAnsi="Times New Roman" w:cs="Times New Roman"/>
          <w:b/>
          <w:bCs/>
          <w:i/>
        </w:rPr>
        <w:t>MaaS</w:t>
      </w:r>
      <w:proofErr w:type="spellEnd"/>
      <w:r w:rsidRPr="003E7A38">
        <w:rPr>
          <w:rFonts w:ascii="Times New Roman" w:hAnsi="Times New Roman" w:cs="Times New Roman" w:hint="eastAsia"/>
          <w:b/>
          <w:bCs/>
          <w:i/>
        </w:rPr>
        <w:t>:</w:t>
      </w:r>
      <w:r>
        <w:rPr>
          <w:rFonts w:ascii="Times New Roman" w:hAnsi="Times New Roman" w:cs="Times New Roman" w:hint="eastAsia"/>
          <w:iCs/>
        </w:rPr>
        <w:t xml:space="preserve"> We recorded revenue of RMB10.9 million </w:t>
      </w:r>
      <w:r w:rsidRPr="003E7A38">
        <w:rPr>
          <w:rFonts w:ascii="Times New Roman" w:hAnsi="Times New Roman" w:cs="Times New Roman"/>
          <w:iCs/>
        </w:rPr>
        <w:t xml:space="preserve">from </w:t>
      </w:r>
      <w:r w:rsidRPr="00B21A02">
        <w:rPr>
          <w:rFonts w:ascii="Times New Roman" w:hAnsi="Times New Roman" w:cs="Times New Roman"/>
          <w:iCs/>
        </w:rPr>
        <w:t>A</w:t>
      </w:r>
      <w:r w:rsidRPr="00E66087">
        <w:rPr>
          <w:rFonts w:ascii="Times New Roman" w:hAnsi="Times New Roman" w:cs="Times New Roman"/>
          <w:iCs/>
        </w:rPr>
        <w:t xml:space="preserve">gentic </w:t>
      </w:r>
      <w:proofErr w:type="spellStart"/>
      <w:r w:rsidRPr="00E66087">
        <w:rPr>
          <w:rFonts w:ascii="Times New Roman" w:hAnsi="Times New Roman" w:cs="Times New Roman"/>
          <w:iCs/>
        </w:rPr>
        <w:t>MaaS</w:t>
      </w:r>
      <w:proofErr w:type="spellEnd"/>
      <w:r w:rsidRPr="003E7A38">
        <w:rPr>
          <w:rFonts w:ascii="Times New Roman" w:hAnsi="Times New Roman" w:cs="Times New Roman"/>
          <w:iCs/>
        </w:rPr>
        <w:t xml:space="preserve"> </w:t>
      </w:r>
      <w:r>
        <w:rPr>
          <w:rFonts w:ascii="Times New Roman" w:hAnsi="Times New Roman" w:cs="Times New Roman" w:hint="eastAsia"/>
          <w:iCs/>
        </w:rPr>
        <w:t>in 2025</w:t>
      </w:r>
      <w:r w:rsidRPr="003E7A38">
        <w:rPr>
          <w:rFonts w:ascii="Times New Roman" w:hAnsi="Times New Roman" w:cs="Times New Roman"/>
          <w:iCs/>
        </w:rPr>
        <w:t xml:space="preserve">, driven by [●].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 </w:t>
      </w:r>
      <w:r w:rsidR="00A17E54" w:rsidRPr="00B21A02">
        <w:rPr>
          <w:rFonts w:ascii="Times New Roman" w:hAnsi="Times New Roman" w:cs="Times New Roman"/>
          <w:iCs/>
        </w:rPr>
        <w:t>A</w:t>
      </w:r>
      <w:r w:rsidR="00A17E54" w:rsidRPr="00E66087">
        <w:rPr>
          <w:rFonts w:ascii="Times New Roman" w:hAnsi="Times New Roman" w:cs="Times New Roman"/>
          <w:iCs/>
        </w:rPr>
        <w:t xml:space="preserve">gentic </w:t>
      </w:r>
      <w:proofErr w:type="spellStart"/>
      <w:r w:rsidR="00A17E54" w:rsidRPr="00E66087">
        <w:rPr>
          <w:rFonts w:ascii="Times New Roman" w:hAnsi="Times New Roman" w:cs="Times New Roman"/>
          <w:iCs/>
        </w:rPr>
        <w:t>MaaS</w:t>
      </w:r>
      <w:proofErr w:type="spellEnd"/>
      <w:r w:rsidRPr="003E7A38">
        <w:rPr>
          <w:rFonts w:ascii="Times New Roman" w:hAnsi="Times New Roman" w:cs="Times New Roman"/>
          <w:iCs/>
        </w:rPr>
        <w:t xml:space="preserve"> </w:t>
      </w:r>
      <w:r>
        <w:rPr>
          <w:rFonts w:ascii="Times New Roman" w:hAnsi="Times New Roman" w:cs="Times New Roman" w:hint="eastAsia"/>
          <w:iCs/>
        </w:rPr>
        <w:t>was</w:t>
      </w:r>
      <w:r w:rsidRPr="003E7A38">
        <w:rPr>
          <w:rFonts w:ascii="Times New Roman" w:hAnsi="Times New Roman" w:cs="Times New Roman"/>
          <w:iCs/>
        </w:rPr>
        <w:t xml:space="preserve"> [●] </w:t>
      </w:r>
      <w:r>
        <w:rPr>
          <w:rFonts w:ascii="Times New Roman" w:hAnsi="Times New Roman" w:cs="Times New Roman" w:hint="eastAsia"/>
          <w:iCs/>
        </w:rPr>
        <w:t>in 2025</w:t>
      </w:r>
      <w:r w:rsidRPr="003E7A38">
        <w:rPr>
          <w:rFonts w:ascii="Times New Roman" w:hAnsi="Times New Roman" w:cs="Times New Roman"/>
          <w:iCs/>
        </w:rPr>
        <w:t>.</w:t>
      </w:r>
    </w:p>
    <w:p w14:paraId="5B5E2102"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45252151" w14:textId="22E462A2" w:rsidR="00935382" w:rsidRDefault="00C2288D" w:rsidP="00C2288D">
      <w:pPr>
        <w:snapToGrid w:val="0"/>
        <w:spacing w:after="240" w:line="240" w:lineRule="auto"/>
        <w:ind w:firstLine="720"/>
        <w:jc w:val="both"/>
        <w:rPr>
          <w:rFonts w:ascii="Times New Roman" w:hAnsi="Times New Roman" w:cs="Times New Roman"/>
          <w:iCs/>
        </w:rPr>
      </w:pPr>
      <w:r w:rsidRPr="00C2288D">
        <w:rPr>
          <w:rFonts w:ascii="Times New Roman" w:eastAsia="Arial" w:hAnsi="Times New Roman" w:cs="Times New Roman"/>
          <w:iCs/>
          <w:lang w:eastAsia="en-US"/>
        </w:rPr>
        <w:t xml:space="preserve">Our cost of sales increased </w:t>
      </w:r>
      <w:r>
        <w:rPr>
          <w:rFonts w:ascii="Times New Roman" w:hAnsi="Times New Roman" w:cs="Times New Roman" w:hint="eastAsia"/>
          <w:iCs/>
        </w:rPr>
        <w:t>significantly</w:t>
      </w:r>
      <w:r w:rsidRPr="00C2288D">
        <w:rPr>
          <w:rFonts w:ascii="Times New Roman" w:eastAsia="Arial" w:hAnsi="Times New Roman" w:cs="Times New Roman"/>
          <w:iCs/>
          <w:lang w:eastAsia="en-US"/>
        </w:rPr>
        <w:t xml:space="preserve"> from RMB2.2 million in 2024 to RMB33.9 million in 2025, primarily in line with our business and revenue </w:t>
      </w:r>
      <w:proofErr w:type="gramStart"/>
      <w:r w:rsidRPr="00C2288D">
        <w:rPr>
          <w:rFonts w:ascii="Times New Roman" w:eastAsia="Arial" w:hAnsi="Times New Roman" w:cs="Times New Roman"/>
          <w:iCs/>
          <w:lang w:eastAsia="en-US"/>
        </w:rPr>
        <w:t>growths</w:t>
      </w:r>
      <w:proofErr w:type="gramEnd"/>
      <w:r w:rsidRPr="00C2288D">
        <w:rPr>
          <w:rFonts w:ascii="Times New Roman" w:eastAsia="Arial" w:hAnsi="Times New Roman" w:cs="Times New Roman"/>
          <w:iCs/>
          <w:lang w:eastAsia="en-US"/>
        </w:rPr>
        <w:t xml:space="preserve"> of our</w:t>
      </w:r>
      <w:r>
        <w:rPr>
          <w:rFonts w:ascii="Times New Roman" w:hAnsi="Times New Roman" w:cs="Times New Roman" w:hint="eastAsia"/>
          <w:iCs/>
        </w:rPr>
        <w:t xml:space="preserve"> products and services</w:t>
      </w:r>
      <w:r w:rsidR="00935382">
        <w:rPr>
          <w:rFonts w:ascii="Times New Roman" w:eastAsia="Arial" w:hAnsi="Times New Roman" w:cs="Times New Roman"/>
          <w:iCs/>
        </w:rPr>
        <w:t>.</w:t>
      </w:r>
    </w:p>
    <w:p w14:paraId="3C7C073A"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192BD431" w14:textId="77D12F14" w:rsidR="00C2288D" w:rsidRPr="00C2288D" w:rsidRDefault="00935382" w:rsidP="00C2288D">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profit </w:t>
      </w:r>
      <w:r w:rsidR="00C2288D">
        <w:rPr>
          <w:rFonts w:ascii="Times New Roman" w:hAnsi="Times New Roman" w:cs="Times New Roman" w:hint="eastAsia"/>
          <w:iCs/>
        </w:rPr>
        <w:t xml:space="preserve">increased significantly </w:t>
      </w:r>
      <w:r w:rsidR="00C2288D" w:rsidRPr="00C2288D">
        <w:rPr>
          <w:rFonts w:ascii="Times New Roman" w:hAnsi="Times New Roman" w:cs="Times New Roman"/>
          <w:iCs/>
        </w:rPr>
        <w:t>from RMB7.8 million in 2024 to RMB41.7 million in 2025.</w:t>
      </w:r>
      <w:r w:rsidR="00C2288D">
        <w:rPr>
          <w:rFonts w:ascii="Times New Roman" w:hAnsi="Times New Roman" w:cs="Times New Roman" w:hint="eastAsia"/>
          <w:iCs/>
        </w:rPr>
        <w:t xml:space="preserve"> </w:t>
      </w:r>
      <w:r w:rsidR="00C2288D" w:rsidRPr="00C2288D">
        <w:rPr>
          <w:rFonts w:ascii="Times New Roman" w:hAnsi="Times New Roman" w:cs="Times New Roman"/>
          <w:iCs/>
        </w:rPr>
        <w:t>Our gross profit margin decreased from 77.7% in 2024 to 55.2% in 2025, primarily due to</w:t>
      </w:r>
      <w:r w:rsidR="00C2288D">
        <w:rPr>
          <w:rFonts w:ascii="Times New Roman" w:hAnsi="Times New Roman" w:cs="Times New Roman" w:hint="eastAsia"/>
          <w:iCs/>
        </w:rPr>
        <w:t xml:space="preserve"> </w:t>
      </w:r>
      <w:r w:rsidR="00C2288D">
        <w:rPr>
          <w:rFonts w:ascii="Times New Roman" w:eastAsia="Arial" w:hAnsi="Times New Roman" w:cs="Times New Roman"/>
          <w:iCs/>
        </w:rPr>
        <w:t>[●].</w:t>
      </w:r>
    </w:p>
    <w:p w14:paraId="6D41CF59" w14:textId="459F85FF" w:rsidR="00935382" w:rsidRDefault="0093538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10BC7229" w14:textId="60C3638F" w:rsidR="00935382" w:rsidRPr="00EA1DFC"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287446DE" w14:textId="251BCCBC" w:rsidR="00935382"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 xml:space="preserve">in </w:t>
      </w:r>
      <w:proofErr w:type="gramStart"/>
      <w:r w:rsidR="00CF1F3E">
        <w:rPr>
          <w:rFonts w:ascii="Times New Roman" w:hAnsi="Times New Roman" w:cs="Times New Roman" w:hint="eastAsia"/>
          <w:iCs/>
        </w:rPr>
        <w:t>2025</w:t>
      </w:r>
      <w:proofErr w:type="gramEnd"/>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0FCF806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267E9DE8" w14:textId="1DF5226B" w:rsidR="00935382" w:rsidRPr="00EA1DFC" w:rsidRDefault="00935382" w:rsidP="00183BC2">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C2288D">
        <w:rPr>
          <w:rFonts w:ascii="Times New Roman" w:hAnsi="Times New Roman" w:cs="Times New Roman" w:hint="eastAsia"/>
          <w:iCs/>
        </w:rPr>
        <w:t xml:space="preserve">remained relatively stable at </w:t>
      </w:r>
      <w:r w:rsidR="00183BC2" w:rsidRPr="00183BC2">
        <w:rPr>
          <w:rFonts w:ascii="Times New Roman" w:hAnsi="Times New Roman" w:cs="Times New Roman"/>
          <w:iCs/>
        </w:rPr>
        <w:t>RMB37.3 million in 2024</w:t>
      </w:r>
      <w:r w:rsidR="00183BC2">
        <w:rPr>
          <w:rFonts w:ascii="Times New Roman" w:hAnsi="Times New Roman" w:cs="Times New Roman" w:hint="eastAsia"/>
          <w:iCs/>
        </w:rPr>
        <w:t xml:space="preserve"> and</w:t>
      </w:r>
      <w:r w:rsidR="00183BC2" w:rsidRPr="00183BC2">
        <w:rPr>
          <w:rFonts w:ascii="Times New Roman" w:hAnsi="Times New Roman" w:cs="Times New Roman"/>
          <w:iCs/>
        </w:rPr>
        <w:t xml:space="preserve"> RMB35.7 million in 2025</w:t>
      </w:r>
      <w:r>
        <w:rPr>
          <w:rFonts w:ascii="Times New Roman" w:eastAsia="Arial" w:hAnsi="Times New Roman" w:cs="Times New Roman"/>
          <w:iCs/>
        </w:rPr>
        <w:t>.</w:t>
      </w:r>
    </w:p>
    <w:p w14:paraId="627C8B9F"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5F053165" w14:textId="460B3BDD" w:rsidR="00935382" w:rsidRPr="00C963F2" w:rsidRDefault="003D387C" w:rsidP="003D387C">
      <w:pPr>
        <w:snapToGrid w:val="0"/>
        <w:spacing w:after="240" w:line="240" w:lineRule="auto"/>
        <w:ind w:firstLine="720"/>
        <w:jc w:val="both"/>
        <w:rPr>
          <w:rFonts w:ascii="Times New Roman" w:eastAsia="Arial" w:hAnsi="Times New Roman" w:cs="Times New Roman"/>
          <w:iCs/>
          <w:lang w:eastAsia="en-US"/>
        </w:rPr>
      </w:pPr>
      <w:r w:rsidRPr="003D387C">
        <w:rPr>
          <w:rFonts w:ascii="Times New Roman" w:hAnsi="Times New Roman" w:cs="Times New Roman"/>
          <w:bCs/>
          <w:iCs/>
        </w:rPr>
        <w:t>Our other gains increased from RMB0.3 million in 2024 to RMB1.7 million in 2025</w:t>
      </w:r>
      <w:r w:rsidR="00935382">
        <w:rPr>
          <w:rFonts w:ascii="Times New Roman" w:eastAsia="Arial" w:hAnsi="Times New Roman" w:cs="Times New Roman"/>
          <w:iCs/>
          <w:lang w:eastAsia="en-US"/>
        </w:rPr>
        <w:t>, primarily due to [●]</w:t>
      </w:r>
      <w:r w:rsidR="00935382" w:rsidRPr="00C963F2">
        <w:rPr>
          <w:rFonts w:ascii="Times New Roman" w:eastAsia="Arial" w:hAnsi="Times New Roman" w:cs="Times New Roman"/>
          <w:iCs/>
          <w:lang w:eastAsia="en-US"/>
        </w:rPr>
        <w:t xml:space="preserve">. </w:t>
      </w:r>
    </w:p>
    <w:p w14:paraId="6544D95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1D52BCCB" w14:textId="0E2EFAC6" w:rsidR="00935382" w:rsidRPr="006002CA" w:rsidRDefault="00935382" w:rsidP="004B2311">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hAnsi="Times New Roman" w:cs="Times New Roman"/>
          <w:bCs/>
          <w:iCs/>
        </w:rPr>
        <w:t xml:space="preserve">Our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sidRPr="002D032B">
        <w:rPr>
          <w:rFonts w:ascii="Times New Roman" w:hAnsi="Times New Roman" w:cs="Times New Roman"/>
          <w:bCs/>
          <w:iCs/>
        </w:rPr>
        <w:t xml:space="preserve"> </w:t>
      </w:r>
      <w:r w:rsidR="003D387C">
        <w:rPr>
          <w:rFonts w:ascii="Times New Roman" w:hAnsi="Times New Roman" w:cs="Times New Roman" w:hint="eastAsia"/>
          <w:bCs/>
          <w:iCs/>
        </w:rPr>
        <w:t xml:space="preserve">increased significantly </w:t>
      </w:r>
      <w:r w:rsidR="003D387C" w:rsidRPr="003D387C">
        <w:rPr>
          <w:rFonts w:ascii="Times New Roman" w:hAnsi="Times New Roman" w:cs="Times New Roman"/>
          <w:iCs/>
        </w:rPr>
        <w:t>from RMB0.4 million in 2024 to RMB5.9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increase in trade and other receivables as our business expanded</w:t>
      </w:r>
      <w:r w:rsidRPr="00C963F2">
        <w:rPr>
          <w:rFonts w:ascii="Times New Roman" w:eastAsia="Arial" w:hAnsi="Times New Roman" w:cs="Times New Roman"/>
          <w:iCs/>
          <w:lang w:eastAsia="en-US"/>
        </w:rPr>
        <w:t xml:space="preserve">. </w:t>
      </w:r>
    </w:p>
    <w:p w14:paraId="0A21779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40F5860A" w14:textId="58ED1081" w:rsidR="00935382"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hAnsi="Times New Roman" w:cs="Times New Roman"/>
          <w:bCs/>
          <w:iCs/>
        </w:rPr>
        <w:t xml:space="preserve">Our </w:t>
      </w:r>
      <w:r>
        <w:rPr>
          <w:rFonts w:ascii="Times New Roman" w:hAnsi="Times New Roman" w:cs="Times New Roman"/>
          <w:bCs/>
          <w:iCs/>
        </w:rPr>
        <w:t xml:space="preserve">selling and </w:t>
      </w:r>
      <w:r>
        <w:rPr>
          <w:rFonts w:ascii="Times New Roman" w:hAnsi="Times New Roman" w:cs="Times New Roman" w:hint="eastAsia"/>
          <w:bCs/>
          <w:iCs/>
        </w:rPr>
        <w:t>distribution</w:t>
      </w:r>
      <w:r>
        <w:rPr>
          <w:rFonts w:ascii="Times New Roman" w:hAnsi="Times New Roman" w:cs="Times New Roman"/>
          <w:bCs/>
          <w:iCs/>
        </w:rPr>
        <w:t xml:space="preserve"> expenses </w:t>
      </w:r>
      <w:r w:rsidR="003D387C">
        <w:rPr>
          <w:rFonts w:ascii="Times New Roman" w:hAnsi="Times New Roman" w:cs="Times New Roman" w:hint="eastAsia"/>
          <w:bCs/>
          <w:iCs/>
        </w:rPr>
        <w:t>increased significantly</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RMB32.9 million in 2024 to RMB84.3 million in 2025, primarily due to</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26241197"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50C38D2B" w14:textId="60A96042" w:rsidR="00935382" w:rsidRPr="00A375A0"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administrative expenses </w:t>
      </w:r>
      <w:r w:rsidR="003D387C">
        <w:rPr>
          <w:rFonts w:ascii="Times New Roman" w:hAnsi="Times New Roman" w:cs="Times New Roman" w:hint="eastAsia"/>
          <w:bCs/>
          <w:iCs/>
        </w:rPr>
        <w:t>increased</w:t>
      </w:r>
      <w:r>
        <w:rPr>
          <w:rFonts w:ascii="Times New Roman" w:hAnsi="Times New Roman" w:cs="Times New Roman" w:hint="eastAsia"/>
          <w:iCs/>
        </w:rPr>
        <w:t xml:space="preserve"> </w:t>
      </w:r>
      <w:r w:rsidRPr="003E7A38">
        <w:rPr>
          <w:rFonts w:ascii="Times New Roman" w:hAnsi="Times New Roman" w:cs="Times New Roman"/>
          <w:iCs/>
        </w:rPr>
        <w:t xml:space="preserve">by </w:t>
      </w:r>
      <w:r w:rsidR="003D387C">
        <w:rPr>
          <w:rFonts w:ascii="Times New Roman" w:hAnsi="Times New Roman" w:cs="Times New Roman" w:hint="eastAsia"/>
          <w:iCs/>
        </w:rPr>
        <w:t>19.6</w:t>
      </w:r>
      <w:r w:rsidRPr="003E7A38">
        <w:rPr>
          <w:rFonts w:ascii="Times New Roman" w:hAnsi="Times New Roman" w:cs="Times New Roman"/>
          <w:iCs/>
        </w:rPr>
        <w:t>%</w:t>
      </w:r>
      <w:r>
        <w:rPr>
          <w:rFonts w:ascii="Times New Roman" w:hAnsi="Times New Roman" w:cs="Times New Roman" w:hint="eastAsia"/>
          <w:iCs/>
        </w:rPr>
        <w:t xml:space="preserve"> </w:t>
      </w:r>
      <w:r w:rsidR="004D22EF">
        <w:rPr>
          <w:rFonts w:ascii="Times New Roman" w:hAnsi="Times New Roman" w:cs="Times New Roman" w:hint="eastAsia"/>
          <w:iCs/>
        </w:rPr>
        <w:t xml:space="preserve">from </w:t>
      </w:r>
      <w:r w:rsidR="003D387C" w:rsidRPr="003D387C">
        <w:rPr>
          <w:rFonts w:ascii="Times New Roman" w:eastAsia="Arial" w:hAnsi="Times New Roman" w:cs="Times New Roman"/>
          <w:iCs/>
        </w:rPr>
        <w:t>RMB69.3 million in 2024 to RMB82.9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790B971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4CB13456" w14:textId="4F8CCACF" w:rsidR="00935382" w:rsidRDefault="00935382" w:rsidP="003D387C">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research and development expenses </w:t>
      </w:r>
      <w:r w:rsidR="003D387C">
        <w:rPr>
          <w:rFonts w:ascii="Times New Roman" w:hAnsi="Times New Roman" w:cs="Times New Roman" w:hint="eastAsia"/>
          <w:bCs/>
          <w:iCs/>
        </w:rPr>
        <w:t>increased</w:t>
      </w:r>
      <w:r w:rsidR="003D387C">
        <w:rPr>
          <w:rFonts w:ascii="Times New Roman" w:hAnsi="Times New Roman" w:cs="Times New Roman" w:hint="eastAsia"/>
          <w:iCs/>
        </w:rPr>
        <w:t xml:space="preserve"> </w:t>
      </w:r>
      <w:r w:rsidR="003D387C" w:rsidRPr="003E7A38">
        <w:rPr>
          <w:rFonts w:ascii="Times New Roman" w:hAnsi="Times New Roman" w:cs="Times New Roman"/>
          <w:iCs/>
        </w:rPr>
        <w:t xml:space="preserve">by </w:t>
      </w:r>
      <w:r w:rsidR="003D387C">
        <w:rPr>
          <w:rFonts w:ascii="Times New Roman" w:hAnsi="Times New Roman" w:cs="Times New Roman" w:hint="eastAsia"/>
          <w:iCs/>
        </w:rPr>
        <w:t>40.2</w:t>
      </w:r>
      <w:r w:rsidR="003D387C" w:rsidRPr="003E7A38">
        <w:rPr>
          <w:rFonts w:ascii="Times New Roman" w:hAnsi="Times New Roman" w:cs="Times New Roman"/>
          <w:iCs/>
        </w:rPr>
        <w:t>%</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RMB252.9 million in 2024 to RMB354.7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4531AA5F" w14:textId="77777777" w:rsidR="00935382" w:rsidRPr="00A375A0" w:rsidRDefault="00935382" w:rsidP="0093538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1D61E444" w14:textId="02A8C877" w:rsidR="00935382" w:rsidRDefault="00935382" w:rsidP="004B2311">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Pr>
          <w:rFonts w:ascii="Times New Roman" w:hAnsi="Times New Roman" w:cs="Times New Roman" w:hint="eastAsia"/>
          <w:iCs/>
        </w:rPr>
        <w:t xml:space="preserve">increased </w:t>
      </w:r>
      <w:r w:rsidRPr="003E7A38">
        <w:rPr>
          <w:rFonts w:ascii="Times New Roman" w:hAnsi="Times New Roman" w:cs="Times New Roman"/>
          <w:iCs/>
        </w:rPr>
        <w:t xml:space="preserve">by </w:t>
      </w:r>
      <w:r w:rsidR="003D387C">
        <w:rPr>
          <w:rFonts w:ascii="Times New Roman" w:hAnsi="Times New Roman" w:cs="Times New Roman" w:hint="eastAsia"/>
          <w:iCs/>
        </w:rPr>
        <w:t>90.6</w:t>
      </w:r>
      <w:r w:rsidRPr="003E7A38">
        <w:rPr>
          <w:rFonts w:ascii="Times New Roman" w:hAnsi="Times New Roman" w:cs="Times New Roman"/>
          <w:iCs/>
        </w:rPr>
        <w:t>%</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RMB70.3 million in 2024 to RMB134.1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an increase</w:t>
      </w:r>
      <w:r w:rsidR="004B2311" w:rsidRPr="004B2311">
        <w:rPr>
          <w:rFonts w:ascii="Times New Roman" w:hAnsi="Times New Roman" w:cs="Times New Roman" w:hint="eastAsia"/>
          <w:iCs/>
        </w:rPr>
        <w:t xml:space="preserve"> </w:t>
      </w:r>
      <w:r w:rsidR="004B2311">
        <w:rPr>
          <w:rFonts w:ascii="Times New Roman" w:hAnsi="Times New Roman" w:cs="Times New Roman" w:hint="eastAsia"/>
          <w:iCs/>
        </w:rPr>
        <w:t>of RMB47.2 million</w:t>
      </w:r>
      <w:r w:rsidR="004B2311" w:rsidRPr="004B2311">
        <w:rPr>
          <w:rFonts w:ascii="Times New Roman" w:eastAsia="Arial" w:hAnsi="Times New Roman" w:cs="Times New Roman"/>
          <w:iCs/>
          <w:lang w:eastAsia="en-US"/>
        </w:rPr>
        <w:t xml:space="preserve"> in interest on financial liabilities on shares with preferential rights, </w:t>
      </w:r>
      <w:proofErr w:type="gramStart"/>
      <w:r w:rsidR="004B2311" w:rsidRPr="004B2311">
        <w:rPr>
          <w:rFonts w:ascii="Times New Roman" w:eastAsia="Arial" w:hAnsi="Times New Roman" w:cs="Times New Roman"/>
          <w:iCs/>
          <w:lang w:eastAsia="en-US"/>
        </w:rPr>
        <w:t>as a result of</w:t>
      </w:r>
      <w:proofErr w:type="gramEnd"/>
      <w:r w:rsidR="004B2311" w:rsidRPr="004B2311">
        <w:t xml:space="preserve"> </w:t>
      </w:r>
      <w:r w:rsidR="004B2311"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4F7ED1CE" w14:textId="77777777" w:rsidR="00935382" w:rsidRPr="00A375A0" w:rsidRDefault="00935382" w:rsidP="0093538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4F43A227" w14:textId="1064C4F4" w:rsidR="00935382" w:rsidRPr="00EF1461" w:rsidRDefault="00935382" w:rsidP="00935382">
      <w:pPr>
        <w:snapToGrid w:val="0"/>
        <w:spacing w:after="240" w:line="240" w:lineRule="auto"/>
        <w:jc w:val="both"/>
        <w:rPr>
          <w:rFonts w:ascii="Times New Roman" w:hAnsi="Times New Roman" w:cs="Times New Roman"/>
          <w:iCs/>
        </w:rPr>
      </w:pPr>
      <w:r>
        <w:rPr>
          <w:rFonts w:ascii="Times New Roman" w:hAnsi="Times New Roman" w:cs="Times New Roman"/>
          <w:iCs/>
        </w:rPr>
        <w:tab/>
      </w:r>
      <w:r>
        <w:rPr>
          <w:rFonts w:ascii="Times New Roman" w:hAnsi="Times New Roman" w:cs="Times New Roman" w:hint="eastAsia"/>
          <w:iCs/>
        </w:rPr>
        <w:t>We recorded</w:t>
      </w:r>
      <w:r>
        <w:rPr>
          <w:rFonts w:ascii="Times New Roman" w:hAnsi="Times New Roman" w:cs="Times New Roman"/>
          <w:iCs/>
        </w:rPr>
        <w:t xml:space="preserve"> </w:t>
      </w:r>
      <w:r>
        <w:rPr>
          <w:rFonts w:ascii="Times New Roman" w:hAnsi="Times New Roman" w:cs="Times New Roman" w:hint="eastAsia"/>
          <w:bCs/>
          <w:iCs/>
        </w:rPr>
        <w:t>share of results of associates</w:t>
      </w:r>
      <w:r>
        <w:rPr>
          <w:rFonts w:ascii="Times New Roman" w:hAnsi="Times New Roman" w:cs="Times New Roman"/>
          <w:bCs/>
          <w:iCs/>
        </w:rPr>
        <w:t xml:space="preserve"> </w:t>
      </w:r>
      <w:r>
        <w:rPr>
          <w:rFonts w:ascii="Times New Roman" w:hAnsi="Times New Roman" w:cs="Times New Roman" w:hint="eastAsia"/>
          <w:bCs/>
          <w:iCs/>
        </w:rPr>
        <w:t xml:space="preserve">of </w:t>
      </w:r>
      <w:r w:rsidR="004B2311">
        <w:rPr>
          <w:rFonts w:ascii="Times New Roman" w:hAnsi="Times New Roman" w:cs="Times New Roman" w:hint="eastAsia"/>
          <w:iCs/>
        </w:rPr>
        <w:t>nil</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4B2311">
        <w:rPr>
          <w:rFonts w:ascii="Times New Roman" w:hAnsi="Times New Roman" w:cs="Times New Roman" w:hint="eastAsia"/>
          <w:iCs/>
        </w:rPr>
        <w:t>RMB0.04 million</w:t>
      </w:r>
      <w:r>
        <w:rPr>
          <w:rFonts w:ascii="Times New Roman" w:hAnsi="Times New Roman" w:cs="Times New Roman" w:hint="eastAsia"/>
          <w:iCs/>
        </w:rPr>
        <w:t xml:space="preserve"> </w:t>
      </w:r>
      <w:r w:rsidR="004B2311">
        <w:rPr>
          <w:rFonts w:ascii="Times New Roman" w:hAnsi="Times New Roman" w:cs="Times New Roman" w:hint="eastAsia"/>
          <w:iCs/>
        </w:rPr>
        <w:t>in 2024 and 2025</w:t>
      </w:r>
      <w:r>
        <w:rPr>
          <w:rFonts w:ascii="Times New Roman" w:hAnsi="Times New Roman" w:cs="Times New Roman" w:hint="eastAsia"/>
          <w:iCs/>
        </w:rPr>
        <w:t xml:space="preserve">, respectively, </w:t>
      </w:r>
      <w:r w:rsidR="004B2311">
        <w:rPr>
          <w:rFonts w:ascii="Times New Roman" w:hAnsi="Times New Roman" w:cs="Times New Roman" w:hint="eastAsia"/>
          <w:iCs/>
        </w:rPr>
        <w:t>reflecting</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963F2">
        <w:rPr>
          <w:rFonts w:ascii="Times New Roman" w:eastAsia="Arial" w:hAnsi="Times New Roman" w:cs="Times New Roman"/>
          <w:iCs/>
          <w:lang w:eastAsia="en-US"/>
        </w:rPr>
        <w:t>.</w:t>
      </w:r>
    </w:p>
    <w:p w14:paraId="70B09598"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167E9D8" w14:textId="4470EEDA" w:rsidR="00935382" w:rsidRDefault="00935382" w:rsidP="004B2311">
      <w:pPr>
        <w:snapToGrid w:val="0"/>
        <w:spacing w:after="240" w:line="240" w:lineRule="auto"/>
        <w:ind w:firstLine="720"/>
        <w:jc w:val="both"/>
        <w:rPr>
          <w:rFonts w:ascii="Times New Roman" w:eastAsia="Arial" w:hAnsi="Times New Roman" w:cs="Times New Roman"/>
          <w:iCs/>
        </w:rPr>
      </w:pPr>
      <w:r w:rsidRPr="002D032B">
        <w:rPr>
          <w:rFonts w:ascii="Times New Roman" w:hAnsi="Times New Roman" w:cs="Times New Roman"/>
          <w:iCs/>
        </w:rPr>
        <w:t>Our i</w:t>
      </w:r>
      <w:r w:rsidRPr="002D032B">
        <w:rPr>
          <w:rFonts w:ascii="Times New Roman" w:eastAsia="Arial" w:hAnsi="Times New Roman" w:cs="Times New Roman"/>
          <w:iCs/>
          <w:lang w:eastAsia="en-US"/>
        </w:rPr>
        <w:t>ncome tax</w:t>
      </w:r>
      <w:r w:rsidRPr="002D032B">
        <w:rPr>
          <w:rFonts w:ascii="Times New Roman" w:hAnsi="Times New Roman" w:cs="Times New Roman"/>
          <w:iCs/>
        </w:rPr>
        <w:t xml:space="preserve"> </w:t>
      </w:r>
      <w:r>
        <w:rPr>
          <w:rFonts w:ascii="Times New Roman" w:hAnsi="Times New Roman" w:cs="Times New Roman" w:hint="eastAsia"/>
          <w:iCs/>
        </w:rPr>
        <w:t>credit</w:t>
      </w:r>
      <w:r w:rsidRPr="002D032B">
        <w:rPr>
          <w:rFonts w:ascii="Times New Roman" w:eastAsia="Arial" w:hAnsi="Times New Roman" w:cs="Times New Roman"/>
          <w:iCs/>
          <w:lang w:eastAsia="en-US"/>
        </w:rPr>
        <w:t xml:space="preserve"> </w:t>
      </w:r>
      <w:r w:rsidR="004B2311" w:rsidRPr="004B2311">
        <w:rPr>
          <w:rFonts w:ascii="Times New Roman" w:hAnsi="Times New Roman" w:cs="Times New Roman"/>
          <w:iCs/>
        </w:rPr>
        <w:t xml:space="preserve">increased by </w:t>
      </w:r>
      <w:r w:rsidR="004B2311">
        <w:rPr>
          <w:rFonts w:ascii="Times New Roman" w:hAnsi="Times New Roman" w:cs="Times New Roman" w:hint="eastAsia"/>
          <w:iCs/>
        </w:rPr>
        <w:t>49.1%</w:t>
      </w:r>
      <w:r w:rsidR="004B2311" w:rsidRPr="004B2311">
        <w:rPr>
          <w:rFonts w:ascii="Times New Roman" w:hAnsi="Times New Roman" w:cs="Times New Roman"/>
          <w:iCs/>
        </w:rPr>
        <w:t xml:space="preserve"> from RMB2.2 million in 2024 to RMB3.4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4A82E699" w14:textId="3A7CED13" w:rsidR="00935382" w:rsidRPr="00EC4D68" w:rsidRDefault="00935382" w:rsidP="0093538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sidR="004B2311">
        <w:rPr>
          <w:rFonts w:ascii="Times New Roman" w:hAnsi="Times New Roman" w:cs="Times New Roman" w:hint="eastAsia"/>
          <w:b/>
          <w:i/>
        </w:rPr>
        <w:t>Year</w:t>
      </w:r>
    </w:p>
    <w:p w14:paraId="1AD56156" w14:textId="23CFA365" w:rsidR="00935382" w:rsidRDefault="00935382" w:rsidP="00B21A02">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 xml:space="preserve">As a result of the above, </w:t>
      </w:r>
      <w:r w:rsidRPr="00D45972">
        <w:rPr>
          <w:rFonts w:ascii="Times New Roman" w:hAnsi="Times New Roman" w:cs="Times New Roman"/>
          <w:iCs/>
        </w:rPr>
        <w:t xml:space="preserve">we recorded net </w:t>
      </w:r>
      <w:r>
        <w:rPr>
          <w:rFonts w:ascii="Times New Roman" w:hAnsi="Times New Roman" w:cs="Times New Roman" w:hint="eastAsia"/>
          <w:iCs/>
        </w:rPr>
        <w:t xml:space="preserve">loss of </w:t>
      </w:r>
      <w:r w:rsidR="00B21A02" w:rsidRPr="00B21A02">
        <w:rPr>
          <w:rFonts w:ascii="Times New Roman" w:eastAsia="Arial" w:hAnsi="Times New Roman" w:cs="Times New Roman"/>
          <w:iCs/>
          <w:lang w:eastAsia="en-US"/>
        </w:rPr>
        <w:t>RMB378.2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B21A02" w:rsidRPr="00B21A02">
        <w:rPr>
          <w:rFonts w:ascii="Times New Roman" w:eastAsia="Arial" w:hAnsi="Times New Roman" w:cs="Times New Roman"/>
          <w:iCs/>
          <w:lang w:eastAsia="en-US"/>
        </w:rPr>
        <w:t>RMB579.3 million</w:t>
      </w:r>
      <w:r w:rsidRPr="002D032B">
        <w:rPr>
          <w:rFonts w:ascii="Times New Roman" w:eastAsia="Arial" w:hAnsi="Times New Roman" w:cs="Times New Roman"/>
          <w:iCs/>
          <w:lang w:eastAsia="en-US"/>
        </w:rPr>
        <w:t xml:space="preserve"> </w:t>
      </w:r>
      <w:r w:rsidR="00B21A02">
        <w:rPr>
          <w:rFonts w:ascii="Times New Roman" w:hAnsi="Times New Roman" w:cs="Times New Roman" w:hint="eastAsia"/>
          <w:iCs/>
        </w:rPr>
        <w:t>in 2024 and</w:t>
      </w:r>
      <w:r>
        <w:rPr>
          <w:rFonts w:ascii="Times New Roman" w:eastAsia="Arial" w:hAnsi="Times New Roman" w:cs="Times New Roman"/>
          <w:iCs/>
          <w:lang w:eastAsia="en-US"/>
        </w:rPr>
        <w:t xml:space="preserve"> </w:t>
      </w:r>
      <w:r>
        <w:rPr>
          <w:rFonts w:ascii="Times New Roman" w:hAnsi="Times New Roman" w:cs="Times New Roman" w:hint="eastAsia"/>
          <w:iCs/>
        </w:rPr>
        <w:t>2025, respectively</w:t>
      </w:r>
      <w:r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p w14:paraId="389C53E6" w14:textId="21BA5A41" w:rsidR="004023E8" w:rsidRPr="002D032B" w:rsidRDefault="004023E8" w:rsidP="004023E8">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CF1F3E">
        <w:rPr>
          <w:rFonts w:ascii="Times New Roman" w:hAnsi="Times New Roman" w:cs="Times New Roman" w:hint="eastAsia"/>
          <w:b/>
          <w:iCs/>
        </w:rPr>
        <w:t>4</w:t>
      </w:r>
      <w:proofErr w:type="gramEnd"/>
      <w:r w:rsidRPr="006F045F">
        <w:rPr>
          <w:rFonts w:ascii="Times New Roman" w:hAnsi="Times New Roman" w:cs="Times New Roman"/>
          <w:b/>
          <w:iCs/>
        </w:rPr>
        <w:t xml:space="preserve"> Compared to Year Ended December 31, 20</w:t>
      </w:r>
      <w:r>
        <w:rPr>
          <w:rFonts w:ascii="Times New Roman" w:hAnsi="Times New Roman" w:cs="Times New Roman"/>
          <w:b/>
          <w:iCs/>
        </w:rPr>
        <w:t>2</w:t>
      </w:r>
      <w:r w:rsidR="00CF1F3E">
        <w:rPr>
          <w:rFonts w:ascii="Times New Roman" w:hAnsi="Times New Roman" w:cs="Times New Roman" w:hint="eastAsia"/>
          <w:b/>
          <w:iCs/>
        </w:rPr>
        <w:t>3</w:t>
      </w:r>
    </w:p>
    <w:p w14:paraId="740BB495"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Revenue</w:t>
      </w:r>
    </w:p>
    <w:p w14:paraId="130DF870" w14:textId="77777777" w:rsidR="00B21A02" w:rsidRDefault="00B21A02" w:rsidP="00B21A02">
      <w:pPr>
        <w:snapToGrid w:val="0"/>
        <w:spacing w:after="240" w:line="240" w:lineRule="auto"/>
        <w:ind w:firstLine="720"/>
        <w:jc w:val="both"/>
        <w:rPr>
          <w:rFonts w:ascii="Times New Roman" w:hAnsi="Times New Roman" w:cs="Times New Roman"/>
          <w:iCs/>
        </w:rPr>
      </w:pPr>
      <w:r>
        <w:rPr>
          <w:b w:val="0"/>
          <w:color w:val="002F6C"/>
        </w:rPr>
        <w:t>Our revenue increased significantly from nil in 2023 to RMB10.1 million in 2024 as we commenced commercialisation and started to generate revenue from the provision of agentic platform software and AGI enterprise solutions in the fourth quarter of 2024.</w:t>
      </w:r>
    </w:p>
    <w:p w14:paraId="25FD88C7" w14:textId="4FA9B8C2"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We recorded revenue of </w:t>
      </w:r>
      <w:r w:rsidRPr="003E7A38">
        <w:rPr>
          <w:rFonts w:ascii="Times New Roman" w:hAnsi="Times New Roman" w:cs="Times New Roman"/>
          <w:iCs/>
        </w:rPr>
        <w:t>RMB</w:t>
      </w:r>
      <w:r>
        <w:rPr>
          <w:rFonts w:ascii="Times New Roman" w:hAnsi="Times New Roman" w:cs="Times New Roman" w:hint="eastAsia"/>
          <w:iCs/>
        </w:rPr>
        <w:t>5.9</w:t>
      </w:r>
      <w:r w:rsidRPr="003E7A38">
        <w:rPr>
          <w:rFonts w:ascii="Times New Roman" w:hAnsi="Times New Roman" w:cs="Times New Roman"/>
          <w:iCs/>
        </w:rPr>
        <w:t xml:space="preserve"> million</w:t>
      </w:r>
      <w:r>
        <w:rPr>
          <w:rFonts w:ascii="Times New Roman" w:hAnsi="Times New Roman" w:cs="Times New Roman" w:hint="eastAsia"/>
          <w:iCs/>
        </w:rPr>
        <w:t xml:space="preserve"> f</w:t>
      </w:r>
      <w:r w:rsidRPr="003E7A38">
        <w:rPr>
          <w:rFonts w:ascii="Times New Roman" w:hAnsi="Times New Roman" w:cs="Times New Roman"/>
          <w:iCs/>
        </w:rPr>
        <w:t xml:space="preserve">rom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 202</w:t>
      </w:r>
      <w:r w:rsidR="00A17E54">
        <w:rPr>
          <w:rFonts w:ascii="Times New Roman" w:hAnsi="Times New Roman" w:cs="Times New Roman" w:hint="eastAsia"/>
          <w:iCs/>
        </w:rPr>
        <w:t>4</w:t>
      </w:r>
      <w:r>
        <w:rPr>
          <w:rFonts w:ascii="Times New Roman" w:hAnsi="Times New Roman" w:cs="Times New Roman" w:hint="eastAsia"/>
          <w:iCs/>
        </w:rPr>
        <w:t xml:space="preserve">, mainly reflecting </w:t>
      </w:r>
      <w:r w:rsidRPr="003E7A38">
        <w:rPr>
          <w:rFonts w:ascii="Times New Roman" w:hAnsi="Times New Roman" w:cs="Times New Roman"/>
          <w:iCs/>
        </w:rPr>
        <w:t>[●].</w:t>
      </w:r>
      <w:r>
        <w:rPr>
          <w:rFonts w:ascii="Times New Roman" w:hAnsi="Times New Roman" w:cs="Times New Roman" w:hint="eastAsia"/>
          <w:iCs/>
        </w:rPr>
        <w:t xml:space="preserve">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Pr>
          <w:rFonts w:ascii="Times New Roman" w:hAnsi="Times New Roman" w:cs="Times New Roman" w:hint="eastAsia"/>
          <w:iCs/>
        </w:rPr>
        <w:t xml:space="preserve"> agentic platform software was</w:t>
      </w:r>
      <w:r w:rsidRPr="003E7A38">
        <w:rPr>
          <w:rFonts w:ascii="Times New Roman" w:hAnsi="Times New Roman" w:cs="Times New Roman"/>
          <w:iCs/>
        </w:rPr>
        <w:t xml:space="preserve"> [●] </w:t>
      </w:r>
      <w:r>
        <w:rPr>
          <w:rFonts w:ascii="Times New Roman" w:hAnsi="Times New Roman" w:cs="Times New Roman" w:hint="eastAsia"/>
          <w:iCs/>
        </w:rPr>
        <w:t>in 202</w:t>
      </w:r>
      <w:r w:rsidR="00CF1F3E">
        <w:rPr>
          <w:rFonts w:ascii="Times New Roman" w:hAnsi="Times New Roman" w:cs="Times New Roman" w:hint="eastAsia"/>
          <w:iCs/>
        </w:rPr>
        <w:t>4</w:t>
      </w:r>
      <w:r w:rsidRPr="003E7A38">
        <w:rPr>
          <w:rFonts w:ascii="Times New Roman" w:hAnsi="Times New Roman" w:cs="Times New Roman"/>
          <w:iCs/>
        </w:rPr>
        <w:t>.</w:t>
      </w:r>
    </w:p>
    <w:p w14:paraId="5FC9FC60" w14:textId="13BE9527" w:rsidR="00E66087" w:rsidRP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sidRPr="00E66087">
        <w:rPr>
          <w:rFonts w:ascii="Times New Roman" w:hAnsi="Times New Roman" w:cs="Times New Roman"/>
          <w:b/>
          <w:bCs/>
          <w:i/>
        </w:rPr>
        <w:t>AGI enterprise solutions</w:t>
      </w:r>
      <w:r w:rsidRPr="003E7A38">
        <w:rPr>
          <w:rFonts w:ascii="Times New Roman" w:hAnsi="Times New Roman" w:cs="Times New Roman" w:hint="eastAsia"/>
          <w:b/>
          <w:bCs/>
          <w:i/>
        </w:rPr>
        <w:t>:</w:t>
      </w:r>
      <w:r>
        <w:rPr>
          <w:rFonts w:ascii="Times New Roman" w:hAnsi="Times New Roman" w:cs="Times New Roman" w:hint="eastAsia"/>
          <w:iCs/>
        </w:rPr>
        <w:t xml:space="preserve"> We recorded revenue of </w:t>
      </w:r>
      <w:r w:rsidRPr="003E7A38">
        <w:rPr>
          <w:rFonts w:ascii="Times New Roman" w:hAnsi="Times New Roman" w:cs="Times New Roman"/>
          <w:iCs/>
        </w:rPr>
        <w:t>RMB</w:t>
      </w:r>
      <w:r w:rsidR="00A17E54">
        <w:rPr>
          <w:rFonts w:ascii="Times New Roman" w:hAnsi="Times New Roman" w:cs="Times New Roman" w:hint="eastAsia"/>
          <w:iCs/>
        </w:rPr>
        <w:t>4.2</w:t>
      </w:r>
      <w:r w:rsidRPr="003E7A38">
        <w:rPr>
          <w:rFonts w:ascii="Times New Roman" w:hAnsi="Times New Roman" w:cs="Times New Roman"/>
          <w:iCs/>
        </w:rPr>
        <w:t xml:space="preserve"> million </w:t>
      </w:r>
      <w:r>
        <w:rPr>
          <w:rFonts w:ascii="Times New Roman" w:hAnsi="Times New Roman" w:cs="Times New Roman" w:hint="eastAsia"/>
          <w:iCs/>
        </w:rPr>
        <w:t>f</w:t>
      </w:r>
      <w:r w:rsidRPr="003E7A38">
        <w:rPr>
          <w:rFonts w:ascii="Times New Roman" w:hAnsi="Times New Roman" w:cs="Times New Roman"/>
          <w:iCs/>
        </w:rPr>
        <w:t xml:space="preserve">rom </w:t>
      </w:r>
      <w:r w:rsidRPr="00B21A02">
        <w:rPr>
          <w:rFonts w:ascii="Times New Roman" w:hAnsi="Times New Roman" w:cs="Times New Roman"/>
          <w:iCs/>
        </w:rPr>
        <w:t>AGI enterprise solutions</w:t>
      </w:r>
      <w:r w:rsidRPr="00E66087">
        <w:rPr>
          <w:rFonts w:ascii="Times New Roman" w:hAnsi="Times New Roman" w:cs="Times New Roman" w:hint="eastAsia"/>
          <w:iCs/>
        </w:rPr>
        <w:t xml:space="preserve"> </w:t>
      </w:r>
      <w:r>
        <w:rPr>
          <w:rFonts w:ascii="Times New Roman" w:hAnsi="Times New Roman" w:cs="Times New Roman" w:hint="eastAsia"/>
          <w:iCs/>
        </w:rPr>
        <w:t>in 202</w:t>
      </w:r>
      <w:r w:rsidR="00A17E54">
        <w:rPr>
          <w:rFonts w:ascii="Times New Roman" w:hAnsi="Times New Roman" w:cs="Times New Roman" w:hint="eastAsia"/>
          <w:iCs/>
        </w:rPr>
        <w:t>4</w:t>
      </w:r>
      <w:r>
        <w:rPr>
          <w:rFonts w:ascii="Times New Roman" w:hAnsi="Times New Roman" w:cs="Times New Roman" w:hint="eastAsia"/>
          <w:iCs/>
        </w:rPr>
        <w:t xml:space="preserve">, mainly reflecting </w:t>
      </w:r>
      <w:r w:rsidRPr="003E7A38">
        <w:rPr>
          <w:rFonts w:ascii="Times New Roman" w:hAnsi="Times New Roman" w:cs="Times New Roman"/>
          <w:iCs/>
        </w:rPr>
        <w:t>[●].</w:t>
      </w:r>
      <w:r>
        <w:rPr>
          <w:rFonts w:ascii="Times New Roman" w:hAnsi="Times New Roman" w:cs="Times New Roman" w:hint="eastAsia"/>
          <w:iCs/>
        </w:rPr>
        <w:t xml:space="preserve"> </w:t>
      </w:r>
      <w:r w:rsidR="00CF1F3E">
        <w:rPr>
          <w:rFonts w:ascii="Times New Roman" w:hAnsi="Times New Roman" w:cs="Times New Roman" w:hint="eastAsia"/>
          <w:iCs/>
        </w:rPr>
        <w:t>[</w:t>
      </w:r>
      <w:r>
        <w:rPr>
          <w:rFonts w:ascii="Times New Roman" w:hAnsi="Times New Roman" w:cs="Times New Roman" w:hint="eastAsia"/>
          <w:iCs/>
        </w:rPr>
        <w:t>T</w:t>
      </w:r>
      <w:r w:rsidRPr="003E7A38">
        <w:rPr>
          <w:rFonts w:ascii="Times New Roman" w:hAnsi="Times New Roman" w:cs="Times New Roman"/>
          <w:iCs/>
        </w:rPr>
        <w:t>he number of customers</w:t>
      </w:r>
      <w:r w:rsidR="00CF1F3E">
        <w:rPr>
          <w:rFonts w:ascii="Times New Roman" w:hAnsi="Times New Roman" w:cs="Times New Roman" w:hint="eastAsia"/>
          <w:iCs/>
        </w:rPr>
        <w:t>]</w:t>
      </w:r>
      <w:r w:rsidRPr="003E7A38">
        <w:rPr>
          <w:rFonts w:ascii="Times New Roman" w:hAnsi="Times New Roman" w:cs="Times New Roman"/>
          <w:iCs/>
        </w:rPr>
        <w:t xml:space="preserve"> of our</w:t>
      </w:r>
      <w:r>
        <w:rPr>
          <w:rFonts w:ascii="Times New Roman" w:hAnsi="Times New Roman" w:cs="Times New Roman" w:hint="eastAsia"/>
          <w:iCs/>
        </w:rPr>
        <w:t xml:space="preserve"> </w:t>
      </w:r>
      <w:r w:rsidRPr="00B21A02">
        <w:rPr>
          <w:rFonts w:ascii="Times New Roman" w:hAnsi="Times New Roman" w:cs="Times New Roman"/>
          <w:iCs/>
        </w:rPr>
        <w:t>AGI enterprise solutions</w:t>
      </w:r>
      <w:r>
        <w:rPr>
          <w:rFonts w:ascii="Times New Roman" w:hAnsi="Times New Roman" w:cs="Times New Roman" w:hint="eastAsia"/>
          <w:iCs/>
        </w:rPr>
        <w:t xml:space="preserve"> was</w:t>
      </w:r>
      <w:r w:rsidRPr="003E7A38">
        <w:rPr>
          <w:rFonts w:ascii="Times New Roman" w:hAnsi="Times New Roman" w:cs="Times New Roman"/>
          <w:iCs/>
        </w:rPr>
        <w:t xml:space="preserve"> [●] </w:t>
      </w:r>
      <w:r>
        <w:rPr>
          <w:rFonts w:ascii="Times New Roman" w:hAnsi="Times New Roman" w:cs="Times New Roman" w:hint="eastAsia"/>
          <w:iCs/>
        </w:rPr>
        <w:t>in 202</w:t>
      </w:r>
      <w:r w:rsidR="00CF1F3E">
        <w:rPr>
          <w:rFonts w:ascii="Times New Roman" w:hAnsi="Times New Roman" w:cs="Times New Roman" w:hint="eastAsia"/>
          <w:iCs/>
        </w:rPr>
        <w:t>4</w:t>
      </w:r>
      <w:r>
        <w:rPr>
          <w:rFonts w:ascii="Times New Roman" w:hAnsi="Times New Roman" w:cs="Times New Roman" w:hint="eastAsia"/>
          <w:iCs/>
        </w:rPr>
        <w:t>.</w:t>
      </w:r>
    </w:p>
    <w:p w14:paraId="0E41461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792B2FAE" w14:textId="4E7B7E95" w:rsidR="00B21A02" w:rsidRDefault="00B21A02" w:rsidP="006B0542">
      <w:pPr>
        <w:snapToGrid w:val="0"/>
        <w:spacing w:after="240" w:line="240" w:lineRule="auto"/>
        <w:ind w:firstLine="720"/>
        <w:jc w:val="both"/>
        <w:rPr>
          <w:rFonts w:ascii="Times New Roman" w:hAnsi="Times New Roman" w:cs="Times New Roman"/>
          <w:iCs/>
        </w:rPr>
      </w:pPr>
      <w:r w:rsidRPr="00C2288D">
        <w:rPr>
          <w:rFonts w:ascii="Times New Roman" w:eastAsia="Arial" w:hAnsi="Times New Roman" w:cs="Times New Roman"/>
          <w:iCs/>
          <w:lang w:eastAsia="en-US"/>
        </w:rPr>
        <w:t xml:space="preserve">Our cost of sales </w:t>
      </w:r>
      <w:r w:rsidR="006B0542" w:rsidRPr="006B0542">
        <w:rPr>
          <w:rFonts w:ascii="Times New Roman" w:eastAsia="Arial" w:hAnsi="Times New Roman" w:cs="Times New Roman"/>
          <w:iCs/>
          <w:lang w:eastAsia="en-US"/>
        </w:rPr>
        <w:t>increased from nil in 2023 to RMB2.2 million in 2024, in line with the commencement of revenue generation</w:t>
      </w:r>
      <w:r>
        <w:rPr>
          <w:rFonts w:ascii="Times New Roman" w:eastAsia="Arial" w:hAnsi="Times New Roman" w:cs="Times New Roman"/>
          <w:iCs/>
        </w:rPr>
        <w:t>.</w:t>
      </w:r>
    </w:p>
    <w:p w14:paraId="08D1170F"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586E3CD7" w14:textId="2912CD54" w:rsidR="00B21A02" w:rsidRPr="00C2288D" w:rsidRDefault="00B21A02" w:rsidP="006B0542">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rPr>
        <w:t xml:space="preserve">As a result of the </w:t>
      </w:r>
      <w:r>
        <w:rPr>
          <w:rFonts w:ascii="Times New Roman" w:hAnsi="Times New Roman" w:cs="Times New Roman" w:hint="eastAsia"/>
          <w:iCs/>
        </w:rPr>
        <w:t>above</w:t>
      </w:r>
      <w:r w:rsidRPr="002D032B">
        <w:rPr>
          <w:rFonts w:ascii="Times New Roman" w:eastAsia="Arial" w:hAnsi="Times New Roman" w:cs="Times New Roman"/>
          <w:iCs/>
        </w:rPr>
        <w:t>, our g</w:t>
      </w:r>
      <w:r w:rsidRPr="002D032B">
        <w:rPr>
          <w:rFonts w:ascii="Times New Roman" w:eastAsia="Arial" w:hAnsi="Times New Roman" w:cs="Times New Roman"/>
          <w:iCs/>
          <w:lang w:eastAsia="en-US"/>
        </w:rPr>
        <w:t xml:space="preserve">ross profit </w:t>
      </w:r>
      <w:r w:rsidR="006B0542" w:rsidRPr="006B0542">
        <w:rPr>
          <w:rFonts w:ascii="Times New Roman" w:hAnsi="Times New Roman" w:cs="Times New Roman"/>
          <w:iCs/>
        </w:rPr>
        <w:t>increased from nil in 2023 to RMB7.8 million in 2024</w:t>
      </w:r>
      <w:r w:rsidR="006B0542">
        <w:rPr>
          <w:rFonts w:ascii="Times New Roman" w:hAnsi="Times New Roman" w:cs="Times New Roman" w:hint="eastAsia"/>
          <w:iCs/>
        </w:rPr>
        <w:t xml:space="preserve"> with gross profit margin of 77.7% in 2024</w:t>
      </w:r>
      <w:r>
        <w:rPr>
          <w:rFonts w:ascii="Times New Roman" w:eastAsia="Arial" w:hAnsi="Times New Roman" w:cs="Times New Roman"/>
          <w:iCs/>
        </w:rPr>
        <w:t>.</w:t>
      </w:r>
    </w:p>
    <w:p w14:paraId="1820EC42" w14:textId="49CADFDF" w:rsidR="00B21A02" w:rsidRDefault="00B21A0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sidR="006B0542">
        <w:rPr>
          <w:rFonts w:ascii="Times New Roman" w:hAnsi="Times New Roman" w:cs="Times New Roman" w:hint="eastAsia"/>
          <w:iCs/>
        </w:rPr>
        <w:t>was</w:t>
      </w:r>
      <w:r w:rsidRPr="003E7A38">
        <w:rPr>
          <w:rFonts w:ascii="Times New Roman" w:hAnsi="Times New Roman" w:cs="Times New Roman"/>
          <w:iCs/>
        </w:rPr>
        <w:t xml:space="preserve">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w:t>
      </w:r>
      <w:r w:rsidR="006B0542">
        <w:rPr>
          <w:rFonts w:ascii="Times New Roman" w:hAnsi="Times New Roman" w:cs="Times New Roman" w:hint="eastAsia"/>
          <w:iCs/>
        </w:rPr>
        <w:t>in 2024</w:t>
      </w:r>
      <w:r w:rsidRPr="003E7A38">
        <w:rPr>
          <w:rFonts w:ascii="Times New Roman" w:hAnsi="Times New Roman" w:cs="Times New Roman"/>
          <w:iCs/>
        </w:rPr>
        <w:t xml:space="preserve">, </w:t>
      </w:r>
      <w:r>
        <w:rPr>
          <w:rFonts w:ascii="Times New Roman" w:hAnsi="Times New Roman" w:cs="Times New Roman" w:hint="eastAsia"/>
          <w:iCs/>
        </w:rPr>
        <w:t xml:space="preserve">primarily </w:t>
      </w:r>
      <w:r w:rsidR="006B0542">
        <w:rPr>
          <w:rFonts w:ascii="Times New Roman" w:hAnsi="Times New Roman" w:cs="Times New Roman" w:hint="eastAsia"/>
          <w:iCs/>
        </w:rPr>
        <w:t>related</w:t>
      </w:r>
      <w:r>
        <w:rPr>
          <w:rFonts w:ascii="Times New Roman" w:hAnsi="Times New Roman" w:cs="Times New Roman" w:hint="eastAsia"/>
          <w:iCs/>
        </w:rPr>
        <w:t xml:space="preserve"> to</w:t>
      </w:r>
      <w:r w:rsidRPr="003E7A38">
        <w:rPr>
          <w:rFonts w:ascii="Times New Roman" w:hAnsi="Times New Roman" w:cs="Times New Roman"/>
          <w:iCs/>
        </w:rPr>
        <w:t xml:space="preserve"> [●]. </w:t>
      </w:r>
    </w:p>
    <w:p w14:paraId="421465E3" w14:textId="432AABA2" w:rsidR="00B21A02" w:rsidRPr="00EA1DFC"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sidR="006B0542">
        <w:rPr>
          <w:rFonts w:ascii="Times New Roman" w:hAnsi="Times New Roman" w:cs="Times New Roman" w:hint="eastAsia"/>
          <w:iCs/>
        </w:rPr>
        <w:t>was</w:t>
      </w:r>
      <w:r w:rsidR="006B0542" w:rsidRPr="003E7A38">
        <w:rPr>
          <w:rFonts w:ascii="Times New Roman" w:hAnsi="Times New Roman" w:cs="Times New Roman"/>
          <w:iCs/>
        </w:rPr>
        <w:t xml:space="preserve"> [</w:t>
      </w:r>
      <w:proofErr w:type="gramStart"/>
      <w:r w:rsidR="006B0542" w:rsidRPr="003E7A38">
        <w:rPr>
          <w:rFonts w:ascii="Times New Roman" w:hAnsi="Times New Roman" w:cs="Times New Roman"/>
          <w:iCs/>
        </w:rPr>
        <w:t>●]%</w:t>
      </w:r>
      <w:proofErr w:type="gramEnd"/>
      <w:r w:rsidR="006B0542" w:rsidRPr="003E7A38">
        <w:rPr>
          <w:rFonts w:ascii="Times New Roman" w:hAnsi="Times New Roman" w:cs="Times New Roman"/>
          <w:iCs/>
        </w:rPr>
        <w:t xml:space="preserve"> </w:t>
      </w:r>
      <w:r w:rsidR="006B0542">
        <w:rPr>
          <w:rFonts w:ascii="Times New Roman" w:hAnsi="Times New Roman" w:cs="Times New Roman" w:hint="eastAsia"/>
          <w:iCs/>
        </w:rPr>
        <w:t>in 2024</w:t>
      </w:r>
      <w:r w:rsidR="006B0542" w:rsidRPr="003E7A38">
        <w:rPr>
          <w:rFonts w:ascii="Times New Roman" w:hAnsi="Times New Roman" w:cs="Times New Roman"/>
          <w:iCs/>
        </w:rPr>
        <w:t xml:space="preserve">, </w:t>
      </w:r>
      <w:r w:rsidR="006B0542">
        <w:rPr>
          <w:rFonts w:ascii="Times New Roman" w:hAnsi="Times New Roman" w:cs="Times New Roman" w:hint="eastAsia"/>
          <w:iCs/>
        </w:rPr>
        <w:t>primarily related to</w:t>
      </w:r>
      <w:r w:rsidR="006B0542" w:rsidRPr="003E7A38">
        <w:rPr>
          <w:rFonts w:ascii="Times New Roman" w:hAnsi="Times New Roman" w:cs="Times New Roman"/>
          <w:iCs/>
        </w:rPr>
        <w:t xml:space="preserve"> [●]</w:t>
      </w:r>
      <w:r w:rsidRPr="003E7A38">
        <w:rPr>
          <w:rFonts w:ascii="Times New Roman" w:hAnsi="Times New Roman" w:cs="Times New Roman"/>
          <w:iCs/>
        </w:rPr>
        <w:t xml:space="preserve">. </w:t>
      </w:r>
    </w:p>
    <w:p w14:paraId="389C780E"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65B68EBF" w14:textId="78AB4AA0" w:rsidR="00B21A02" w:rsidRPr="00EA1DFC" w:rsidRDefault="00B21A02" w:rsidP="00E35A3C">
      <w:pPr>
        <w:snapToGrid w:val="0"/>
        <w:spacing w:after="240" w:line="240" w:lineRule="auto"/>
        <w:ind w:firstLine="720"/>
        <w:jc w:val="both"/>
        <w:rPr>
          <w:rFonts w:ascii="Times New Roman" w:hAnsi="Times New Roman" w:cs="Times New Roman"/>
          <w:iCs/>
        </w:rPr>
      </w:pPr>
      <w:r w:rsidRPr="002D032B">
        <w:rPr>
          <w:rFonts w:ascii="Times New Roman" w:hAnsi="Times New Roman" w:cs="Times New Roman"/>
          <w:bCs/>
          <w:iCs/>
        </w:rPr>
        <w:t xml:space="preserve">Our other income </w:t>
      </w:r>
      <w:r w:rsidR="006B0542">
        <w:rPr>
          <w:rFonts w:ascii="Times New Roman" w:hAnsi="Times New Roman" w:cs="Times New Roman" w:hint="eastAsia"/>
          <w:bCs/>
          <w:iCs/>
        </w:rPr>
        <w:t xml:space="preserve">increased significantly </w:t>
      </w:r>
      <w:r w:rsidR="006B0542" w:rsidRPr="006B0542">
        <w:rPr>
          <w:rFonts w:ascii="Times New Roman" w:hAnsi="Times New Roman" w:cs="Times New Roman"/>
          <w:iCs/>
        </w:rPr>
        <w:t>from RMB1.2 million in 2023 to RMB37.3 million in 2024</w:t>
      </w:r>
      <w:r w:rsidR="006B0542">
        <w:rPr>
          <w:rFonts w:ascii="Times New Roman" w:hAnsi="Times New Roman" w:cs="Times New Roman" w:hint="eastAsia"/>
          <w:iCs/>
        </w:rPr>
        <w:t>, primarily due to an increase of RMB</w:t>
      </w:r>
      <w:r w:rsidR="00E35A3C">
        <w:rPr>
          <w:rFonts w:ascii="Times New Roman" w:hAnsi="Times New Roman" w:cs="Times New Roman" w:hint="eastAsia"/>
          <w:iCs/>
        </w:rPr>
        <w:t>20.8 million in government grants in relation to [</w:t>
      </w:r>
      <w:r w:rsidR="00E35A3C" w:rsidRPr="00E35A3C">
        <w:rPr>
          <w:rFonts w:ascii="Times New Roman" w:hAnsi="Times New Roman" w:cs="Times New Roman"/>
          <w:iCs/>
        </w:rPr>
        <w:t>our R&amp;D activities</w:t>
      </w:r>
      <w:r w:rsidR="00E35A3C">
        <w:rPr>
          <w:rFonts w:ascii="Times New Roman" w:hAnsi="Times New Roman" w:cs="Times New Roman" w:hint="eastAsia"/>
          <w:iCs/>
        </w:rPr>
        <w:t>]</w:t>
      </w:r>
      <w:r>
        <w:rPr>
          <w:rFonts w:ascii="Times New Roman" w:eastAsia="Arial" w:hAnsi="Times New Roman" w:cs="Times New Roman"/>
          <w:iCs/>
        </w:rPr>
        <w:t>.</w:t>
      </w:r>
    </w:p>
    <w:p w14:paraId="278F112D"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3692B261" w14:textId="03FB598A" w:rsidR="00B21A02" w:rsidRPr="00C963F2" w:rsidRDefault="00B21A02" w:rsidP="00E35A3C">
      <w:pPr>
        <w:snapToGrid w:val="0"/>
        <w:spacing w:after="240" w:line="240" w:lineRule="auto"/>
        <w:ind w:firstLine="720"/>
        <w:jc w:val="both"/>
        <w:rPr>
          <w:rFonts w:ascii="Times New Roman" w:eastAsia="Arial" w:hAnsi="Times New Roman" w:cs="Times New Roman"/>
          <w:iCs/>
          <w:lang w:eastAsia="en-US"/>
        </w:rPr>
      </w:pPr>
      <w:r w:rsidRPr="003D387C">
        <w:rPr>
          <w:rFonts w:ascii="Times New Roman" w:hAnsi="Times New Roman" w:cs="Times New Roman"/>
          <w:bCs/>
          <w:iCs/>
        </w:rPr>
        <w:t xml:space="preserve">Our other gains </w:t>
      </w:r>
      <w:r w:rsidR="00E35A3C">
        <w:rPr>
          <w:rFonts w:ascii="Times New Roman" w:hAnsi="Times New Roman" w:cs="Times New Roman" w:hint="eastAsia"/>
          <w:bCs/>
          <w:iCs/>
        </w:rPr>
        <w:t>de</w:t>
      </w:r>
      <w:r w:rsidRPr="003D387C">
        <w:rPr>
          <w:rFonts w:ascii="Times New Roman" w:hAnsi="Times New Roman" w:cs="Times New Roman"/>
          <w:bCs/>
          <w:iCs/>
        </w:rPr>
        <w:t>creased from</w:t>
      </w:r>
      <w:r w:rsidR="00E35A3C" w:rsidRPr="00E35A3C">
        <w:t xml:space="preserve"> </w:t>
      </w:r>
      <w:r w:rsidR="00E35A3C" w:rsidRPr="00E35A3C">
        <w:rPr>
          <w:rFonts w:ascii="Times New Roman" w:hAnsi="Times New Roman" w:cs="Times New Roman"/>
          <w:bCs/>
          <w:iCs/>
        </w:rPr>
        <w:t>RMB0.5 million in 2023</w:t>
      </w:r>
      <w:r w:rsidRPr="003D387C">
        <w:rPr>
          <w:rFonts w:ascii="Times New Roman" w:hAnsi="Times New Roman" w:cs="Times New Roman"/>
          <w:bCs/>
          <w:iCs/>
        </w:rPr>
        <w:t xml:space="preserve"> to RMB</w:t>
      </w:r>
      <w:r w:rsidR="00E35A3C">
        <w:rPr>
          <w:rFonts w:ascii="Times New Roman" w:hAnsi="Times New Roman" w:cs="Times New Roman" w:hint="eastAsia"/>
          <w:bCs/>
          <w:iCs/>
        </w:rPr>
        <w:t>0.3</w:t>
      </w:r>
      <w:r w:rsidRPr="003D387C">
        <w:rPr>
          <w:rFonts w:ascii="Times New Roman" w:hAnsi="Times New Roman" w:cs="Times New Roman"/>
          <w:bCs/>
          <w:iCs/>
        </w:rPr>
        <w:t xml:space="preserve"> million in 202</w:t>
      </w:r>
      <w:r w:rsidR="00E35A3C">
        <w:rPr>
          <w:rFonts w:ascii="Times New Roman" w:hAnsi="Times New Roman" w:cs="Times New Roman" w:hint="eastAsia"/>
          <w:bCs/>
          <w:iCs/>
        </w:rPr>
        <w:t>4</w:t>
      </w:r>
      <w:r>
        <w:rPr>
          <w:rFonts w:ascii="Times New Roman" w:eastAsia="Arial" w:hAnsi="Times New Roman" w:cs="Times New Roman"/>
          <w:iCs/>
          <w:lang w:eastAsia="en-US"/>
        </w:rPr>
        <w:t>, primarily due to [●]</w:t>
      </w:r>
      <w:r w:rsidRPr="00C963F2">
        <w:rPr>
          <w:rFonts w:ascii="Times New Roman" w:eastAsia="Arial" w:hAnsi="Times New Roman" w:cs="Times New Roman"/>
          <w:iCs/>
          <w:lang w:eastAsia="en-US"/>
        </w:rPr>
        <w:t xml:space="preserve">. </w:t>
      </w:r>
    </w:p>
    <w:p w14:paraId="34D21492"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4FBA52A6" w14:textId="73025747" w:rsidR="000A54E8" w:rsidRPr="000A54E8" w:rsidRDefault="000A54E8" w:rsidP="000A54E8">
      <w:pPr>
        <w:snapToGrid w:val="0"/>
        <w:spacing w:after="240" w:line="240" w:lineRule="auto"/>
        <w:ind w:firstLine="720"/>
        <w:jc w:val="both"/>
        <w:rPr>
          <w:rFonts w:ascii="Times New Roman" w:hAnsi="Times New Roman" w:cs="Times New Roman"/>
          <w:bCs/>
          <w:iCs/>
        </w:rPr>
      </w:pPr>
      <w:r w:rsidRPr="000A54E8">
        <w:rPr>
          <w:rFonts w:ascii="Times New Roman" w:hAnsi="Times New Roman" w:cs="Times New Roman"/>
          <w:bCs/>
          <w:iCs/>
        </w:rPr>
        <w:t xml:space="preserve">We recorded impairment losses under ECL model </w:t>
      </w:r>
      <w:r>
        <w:rPr>
          <w:rFonts w:ascii="Times New Roman" w:hAnsi="Times New Roman" w:cs="Times New Roman" w:hint="eastAsia"/>
          <w:bCs/>
          <w:iCs/>
        </w:rPr>
        <w:t xml:space="preserve">of nil and RMB0.4 million </w:t>
      </w:r>
      <w:r w:rsidRPr="000A54E8">
        <w:rPr>
          <w:rFonts w:ascii="Times New Roman" w:hAnsi="Times New Roman" w:cs="Times New Roman"/>
          <w:bCs/>
          <w:iCs/>
        </w:rPr>
        <w:t xml:space="preserve">in 2023 and </w:t>
      </w:r>
      <w:proofErr w:type="gramStart"/>
      <w:r w:rsidRPr="000A54E8">
        <w:rPr>
          <w:rFonts w:ascii="Times New Roman" w:hAnsi="Times New Roman" w:cs="Times New Roman"/>
          <w:bCs/>
          <w:iCs/>
        </w:rPr>
        <w:t xml:space="preserve">2024, </w:t>
      </w:r>
      <w:r>
        <w:rPr>
          <w:rFonts w:ascii="Times New Roman" w:hAnsi="Times New Roman" w:cs="Times New Roman" w:hint="eastAsia"/>
          <w:bCs/>
          <w:iCs/>
        </w:rPr>
        <w:t>respectively</w:t>
      </w:r>
      <w:proofErr w:type="gramEnd"/>
      <w:r>
        <w:rPr>
          <w:rFonts w:ascii="Times New Roman" w:hAnsi="Times New Roman" w:cs="Times New Roman" w:hint="eastAsia"/>
          <w:bCs/>
          <w:iCs/>
        </w:rPr>
        <w:t xml:space="preserve">, </w:t>
      </w:r>
      <w:r w:rsidRPr="000A54E8">
        <w:rPr>
          <w:rFonts w:ascii="Times New Roman" w:hAnsi="Times New Roman" w:cs="Times New Roman"/>
          <w:bCs/>
          <w:iCs/>
        </w:rPr>
        <w:t>primarily reflecting the recognition of credit loss allowance on trade and other receivables.</w:t>
      </w:r>
    </w:p>
    <w:p w14:paraId="1BD5F2A5"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79CA7157" w14:textId="65759E9A" w:rsidR="00B21A02"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hAnsi="Times New Roman" w:cs="Times New Roman"/>
          <w:bCs/>
          <w:iCs/>
        </w:rPr>
        <w:t xml:space="preserve">Our </w:t>
      </w:r>
      <w:r>
        <w:rPr>
          <w:rFonts w:ascii="Times New Roman" w:hAnsi="Times New Roman" w:cs="Times New Roman"/>
          <w:bCs/>
          <w:iCs/>
        </w:rPr>
        <w:t xml:space="preserve">selling and </w:t>
      </w:r>
      <w:r>
        <w:rPr>
          <w:rFonts w:ascii="Times New Roman" w:hAnsi="Times New Roman" w:cs="Times New Roman" w:hint="eastAsia"/>
          <w:bCs/>
          <w:iCs/>
        </w:rPr>
        <w:t>distribution</w:t>
      </w:r>
      <w:r>
        <w:rPr>
          <w:rFonts w:ascii="Times New Roman" w:hAnsi="Times New Roman" w:cs="Times New Roman"/>
          <w:bCs/>
          <w:iCs/>
        </w:rPr>
        <w:t xml:space="preserve"> expenses </w:t>
      </w:r>
      <w:r>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RMB2.7 million in 2023 to RMB32.9 million in 2024</w:t>
      </w:r>
      <w:r w:rsidRPr="003D387C">
        <w:rPr>
          <w:rFonts w:ascii="Times New Roman" w:eastAsia="Arial" w:hAnsi="Times New Roman" w:cs="Times New Roman"/>
          <w:iCs/>
        </w:rPr>
        <w:t>, primarily due to</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666B08C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333D4D0E" w14:textId="42A23589" w:rsidR="00B21A02" w:rsidRPr="00A375A0"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administrative expenses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RMB14.7 million in 2023 to RMB69.3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51C1EED9"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17F4CFBB" w14:textId="2951208B" w:rsidR="00B21A02" w:rsidRDefault="00B21A02" w:rsidP="00E26901">
      <w:pPr>
        <w:snapToGrid w:val="0"/>
        <w:spacing w:after="240" w:line="240" w:lineRule="auto"/>
        <w:ind w:firstLine="720"/>
        <w:jc w:val="both"/>
        <w:rPr>
          <w:rFonts w:ascii="Times New Roman" w:hAnsi="Times New Roman" w:cs="Times New Roman"/>
          <w:bCs/>
          <w:iCs/>
        </w:rPr>
      </w:pPr>
      <w:r w:rsidRPr="002D032B">
        <w:rPr>
          <w:rFonts w:ascii="Times New Roman" w:eastAsia="Arial" w:hAnsi="Times New Roman" w:cs="Times New Roman"/>
          <w:iCs/>
          <w:lang w:eastAsia="en-US"/>
        </w:rPr>
        <w:t xml:space="preserve">Our </w:t>
      </w:r>
      <w:r>
        <w:rPr>
          <w:rFonts w:ascii="Times New Roman" w:hAnsi="Times New Roman" w:cs="Times New Roman"/>
          <w:bCs/>
          <w:iCs/>
        </w:rPr>
        <w:t xml:space="preserve">research and development expenses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RMB30.6 million in 2023 to RMB252.9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r w:rsidRPr="00496AE6">
        <w:rPr>
          <w:rFonts w:ascii="Times New Roman" w:eastAsia="Arial" w:hAnsi="Times New Roman" w:cs="Times New Roman"/>
          <w:iCs/>
          <w:lang w:eastAsia="en-US"/>
        </w:rPr>
        <w:t xml:space="preserve"> </w:t>
      </w:r>
    </w:p>
    <w:p w14:paraId="25D1E4B2" w14:textId="77777777" w:rsidR="00B21A02" w:rsidRPr="00A375A0" w:rsidRDefault="00B21A02" w:rsidP="00B21A0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003F3724" w14:textId="26F47E65" w:rsidR="00B21A02"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RMB9.9 million in 2023 to RMB70.3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4B2311">
        <w:rPr>
          <w:rFonts w:ascii="Times New Roman" w:eastAsia="Arial" w:hAnsi="Times New Roman" w:cs="Times New Roman"/>
          <w:iCs/>
          <w:lang w:eastAsia="en-US"/>
        </w:rPr>
        <w:t>an increase</w:t>
      </w:r>
      <w:r w:rsidRPr="004B2311">
        <w:rPr>
          <w:rFonts w:ascii="Times New Roman" w:hAnsi="Times New Roman" w:cs="Times New Roman" w:hint="eastAsia"/>
          <w:iCs/>
        </w:rPr>
        <w:t xml:space="preserve"> </w:t>
      </w:r>
      <w:r>
        <w:rPr>
          <w:rFonts w:ascii="Times New Roman" w:hAnsi="Times New Roman" w:cs="Times New Roman" w:hint="eastAsia"/>
          <w:iCs/>
        </w:rPr>
        <w:t>of RMB</w:t>
      </w:r>
      <w:r w:rsidR="00E26901">
        <w:rPr>
          <w:rFonts w:ascii="Times New Roman" w:hAnsi="Times New Roman" w:cs="Times New Roman" w:hint="eastAsia"/>
          <w:iCs/>
        </w:rPr>
        <w:t>54.2</w:t>
      </w:r>
      <w:r>
        <w:rPr>
          <w:rFonts w:ascii="Times New Roman" w:hAnsi="Times New Roman" w:cs="Times New Roman" w:hint="eastAsia"/>
          <w:iCs/>
        </w:rPr>
        <w:t xml:space="preserve"> million</w:t>
      </w:r>
      <w:r w:rsidRPr="004B2311">
        <w:rPr>
          <w:rFonts w:ascii="Times New Roman" w:eastAsia="Arial" w:hAnsi="Times New Roman" w:cs="Times New Roman"/>
          <w:iCs/>
          <w:lang w:eastAsia="en-US"/>
        </w:rPr>
        <w:t xml:space="preserve"> in interest on financial liabilities on shares with preferential rights, </w:t>
      </w:r>
      <w:proofErr w:type="gramStart"/>
      <w:r w:rsidRPr="004B2311">
        <w:rPr>
          <w:rFonts w:ascii="Times New Roman" w:eastAsia="Arial" w:hAnsi="Times New Roman" w:cs="Times New Roman"/>
          <w:iCs/>
          <w:lang w:eastAsia="en-US"/>
        </w:rPr>
        <w:t>as a result of</w:t>
      </w:r>
      <w:proofErr w:type="gramEnd"/>
      <w:r w:rsidRPr="004B2311">
        <w:t xml:space="preserve"> </w:t>
      </w:r>
      <w:r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14331594" w14:textId="77777777" w:rsidR="00B21A02" w:rsidRPr="00A375A0" w:rsidRDefault="00B21A02" w:rsidP="00B21A0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06CF9CC5" w14:textId="456A3190" w:rsidR="00B21A02" w:rsidRPr="00EF1461"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r>
      <w:r w:rsidR="00740237" w:rsidRPr="00740237">
        <w:rPr>
          <w:rFonts w:ascii="Times New Roman" w:hAnsi="Times New Roman" w:cs="Times New Roman"/>
          <w:iCs/>
        </w:rPr>
        <w:t xml:space="preserve">We </w:t>
      </w:r>
      <w:r w:rsidR="00740237">
        <w:rPr>
          <w:rFonts w:ascii="Times New Roman" w:hAnsi="Times New Roman" w:cs="Times New Roman" w:hint="eastAsia"/>
          <w:iCs/>
        </w:rPr>
        <w:t>did not record</w:t>
      </w:r>
      <w:r w:rsidR="00740237" w:rsidRPr="00740237">
        <w:rPr>
          <w:rFonts w:ascii="Times New Roman" w:hAnsi="Times New Roman" w:cs="Times New Roman"/>
          <w:iCs/>
        </w:rPr>
        <w:t xml:space="preserve"> share of results of associates in 2023 </w:t>
      </w:r>
      <w:r w:rsidR="00740237">
        <w:rPr>
          <w:rFonts w:ascii="Times New Roman" w:hAnsi="Times New Roman" w:cs="Times New Roman" w:hint="eastAsia"/>
          <w:iCs/>
        </w:rPr>
        <w:t>and</w:t>
      </w:r>
      <w:r w:rsidR="00740237" w:rsidRPr="00740237">
        <w:rPr>
          <w:rFonts w:ascii="Times New Roman" w:hAnsi="Times New Roman" w:cs="Times New Roman"/>
          <w:iCs/>
        </w:rPr>
        <w:t xml:space="preserve"> 2024.</w:t>
      </w:r>
    </w:p>
    <w:p w14:paraId="65BDF6C8"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3B1320D" w14:textId="1F787628" w:rsidR="00B21A02" w:rsidRDefault="00B21A02" w:rsidP="00740237">
      <w:pPr>
        <w:snapToGrid w:val="0"/>
        <w:spacing w:after="240" w:line="240" w:lineRule="auto"/>
        <w:ind w:firstLine="720"/>
        <w:jc w:val="both"/>
        <w:rPr>
          <w:rFonts w:ascii="Times New Roman" w:eastAsia="Arial" w:hAnsi="Times New Roman" w:cs="Times New Roman"/>
          <w:iCs/>
        </w:rPr>
      </w:pPr>
      <w:r w:rsidRPr="002D032B">
        <w:rPr>
          <w:rFonts w:ascii="Times New Roman" w:hAnsi="Times New Roman" w:cs="Times New Roman"/>
          <w:iCs/>
        </w:rPr>
        <w:t>Our i</w:t>
      </w:r>
      <w:r w:rsidRPr="002D032B">
        <w:rPr>
          <w:rFonts w:ascii="Times New Roman" w:eastAsia="Arial" w:hAnsi="Times New Roman" w:cs="Times New Roman"/>
          <w:iCs/>
          <w:lang w:eastAsia="en-US"/>
        </w:rPr>
        <w:t>ncome tax</w:t>
      </w:r>
      <w:r w:rsidRPr="002D032B">
        <w:rPr>
          <w:rFonts w:ascii="Times New Roman" w:hAnsi="Times New Roman" w:cs="Times New Roman"/>
          <w:iCs/>
        </w:rPr>
        <w:t xml:space="preserve"> </w:t>
      </w:r>
      <w:r>
        <w:rPr>
          <w:rFonts w:ascii="Times New Roman" w:hAnsi="Times New Roman" w:cs="Times New Roman" w:hint="eastAsia"/>
          <w:iCs/>
        </w:rPr>
        <w:t>credit</w:t>
      </w:r>
      <w:r w:rsidRPr="002D032B">
        <w:rPr>
          <w:rFonts w:ascii="Times New Roman" w:eastAsia="Arial" w:hAnsi="Times New Roman" w:cs="Times New Roman"/>
          <w:iCs/>
          <w:lang w:eastAsia="en-US"/>
        </w:rPr>
        <w:t xml:space="preserve"> </w:t>
      </w:r>
      <w:r w:rsidR="00740237">
        <w:rPr>
          <w:rFonts w:ascii="Times New Roman" w:hAnsi="Times New Roman" w:cs="Times New Roman" w:hint="eastAsia"/>
          <w:iCs/>
        </w:rPr>
        <w:t>de</w:t>
      </w:r>
      <w:r w:rsidRPr="004B2311">
        <w:rPr>
          <w:rFonts w:ascii="Times New Roman" w:hAnsi="Times New Roman" w:cs="Times New Roman"/>
          <w:iCs/>
        </w:rPr>
        <w:t xml:space="preserve">creased by </w:t>
      </w:r>
      <w:r>
        <w:rPr>
          <w:rFonts w:ascii="Times New Roman" w:hAnsi="Times New Roman" w:cs="Times New Roman" w:hint="eastAsia"/>
          <w:iCs/>
        </w:rPr>
        <w:t>4</w:t>
      </w:r>
      <w:r w:rsidR="00740237">
        <w:rPr>
          <w:rFonts w:ascii="Times New Roman" w:hAnsi="Times New Roman" w:cs="Times New Roman" w:hint="eastAsia"/>
          <w:iCs/>
        </w:rPr>
        <w:t>8.4</w:t>
      </w:r>
      <w:r>
        <w:rPr>
          <w:rFonts w:ascii="Times New Roman" w:hAnsi="Times New Roman" w:cs="Times New Roman" w:hint="eastAsia"/>
          <w:iCs/>
        </w:rPr>
        <w:t>%</w:t>
      </w:r>
      <w:r w:rsidRPr="004B2311">
        <w:rPr>
          <w:rFonts w:ascii="Times New Roman" w:hAnsi="Times New Roman" w:cs="Times New Roman"/>
          <w:iCs/>
        </w:rPr>
        <w:t xml:space="preserve"> </w:t>
      </w:r>
      <w:r w:rsidR="00740237" w:rsidRPr="00740237">
        <w:rPr>
          <w:rFonts w:ascii="Times New Roman" w:hAnsi="Times New Roman" w:cs="Times New Roman"/>
          <w:iCs/>
        </w:rPr>
        <w:t>from RMB4.4 million in 2023 to RMB2.2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C963F2">
        <w:rPr>
          <w:rFonts w:ascii="Times New Roman" w:eastAsia="Arial" w:hAnsi="Times New Roman" w:cs="Times New Roman"/>
          <w:iCs/>
          <w:lang w:eastAsia="en-US"/>
        </w:rPr>
        <w:t>.</w:t>
      </w:r>
    </w:p>
    <w:p w14:paraId="7FD9EF24"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Pr>
          <w:rFonts w:ascii="Times New Roman" w:hAnsi="Times New Roman" w:cs="Times New Roman" w:hint="eastAsia"/>
          <w:b/>
          <w:i/>
        </w:rPr>
        <w:t>Year</w:t>
      </w:r>
    </w:p>
    <w:p w14:paraId="149CBDC4" w14:textId="459C9A13" w:rsidR="00B21A02" w:rsidRPr="00B21A02" w:rsidRDefault="00B21A02" w:rsidP="00740237">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As a result of the above, </w:t>
      </w:r>
      <w:r w:rsidRPr="00D45972">
        <w:rPr>
          <w:rFonts w:ascii="Times New Roman" w:hAnsi="Times New Roman" w:cs="Times New Roman"/>
          <w:iCs/>
        </w:rPr>
        <w:t xml:space="preserve">we recorded net </w:t>
      </w:r>
      <w:r>
        <w:rPr>
          <w:rFonts w:ascii="Times New Roman" w:hAnsi="Times New Roman" w:cs="Times New Roman" w:hint="eastAsia"/>
          <w:iCs/>
        </w:rPr>
        <w:t xml:space="preserve">loss of </w:t>
      </w:r>
      <w:r w:rsidR="00740237" w:rsidRPr="00740237">
        <w:rPr>
          <w:rFonts w:ascii="Times New Roman" w:hAnsi="Times New Roman" w:cs="Times New Roman"/>
          <w:iCs/>
        </w:rPr>
        <w:t>RMB51.9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 xml:space="preserve">and </w:t>
      </w:r>
      <w:r w:rsidR="00740237" w:rsidRPr="00B21A02">
        <w:rPr>
          <w:rFonts w:ascii="Times New Roman" w:eastAsia="Arial" w:hAnsi="Times New Roman" w:cs="Times New Roman"/>
          <w:iCs/>
          <w:lang w:eastAsia="en-US"/>
        </w:rPr>
        <w:t>RMB378.2 million</w:t>
      </w:r>
      <w:r w:rsidRPr="002D032B">
        <w:rPr>
          <w:rFonts w:ascii="Times New Roman" w:eastAsia="Arial" w:hAnsi="Times New Roman" w:cs="Times New Roman"/>
          <w:iCs/>
          <w:lang w:eastAsia="en-US"/>
        </w:rPr>
        <w:t xml:space="preserve"> </w:t>
      </w:r>
      <w:r>
        <w:rPr>
          <w:rFonts w:ascii="Times New Roman" w:hAnsi="Times New Roman" w:cs="Times New Roman" w:hint="eastAsia"/>
          <w:iCs/>
        </w:rPr>
        <w:t>in 202</w:t>
      </w:r>
      <w:r w:rsidR="00740237">
        <w:rPr>
          <w:rFonts w:ascii="Times New Roman" w:hAnsi="Times New Roman" w:cs="Times New Roman" w:hint="eastAsia"/>
          <w:iCs/>
        </w:rPr>
        <w:t>3</w:t>
      </w:r>
      <w:r>
        <w:rPr>
          <w:rFonts w:ascii="Times New Roman" w:hAnsi="Times New Roman" w:cs="Times New Roman" w:hint="eastAsia"/>
          <w:iCs/>
        </w:rPr>
        <w:t xml:space="preserve"> and</w:t>
      </w:r>
      <w:r>
        <w:rPr>
          <w:rFonts w:ascii="Times New Roman" w:eastAsia="Arial" w:hAnsi="Times New Roman" w:cs="Times New Roman"/>
          <w:iCs/>
          <w:lang w:eastAsia="en-US"/>
        </w:rPr>
        <w:t xml:space="preserve"> </w:t>
      </w:r>
      <w:r>
        <w:rPr>
          <w:rFonts w:ascii="Times New Roman" w:hAnsi="Times New Roman" w:cs="Times New Roman" w:hint="eastAsia"/>
          <w:iCs/>
        </w:rPr>
        <w:t>202</w:t>
      </w:r>
      <w:r w:rsidR="00740237">
        <w:rPr>
          <w:rFonts w:ascii="Times New Roman" w:hAnsi="Times New Roman" w:cs="Times New Roman" w:hint="eastAsia"/>
          <w:iCs/>
        </w:rPr>
        <w:t>4</w:t>
      </w:r>
      <w:r>
        <w:rPr>
          <w:rFonts w:ascii="Times New Roman" w:hAnsi="Times New Roman" w:cs="Times New Roman" w:hint="eastAsia"/>
          <w:iCs/>
        </w:rPr>
        <w:t>, respectively</w:t>
      </w:r>
      <w:r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p w14:paraId="576E3BE3" w14:textId="09BDBF74" w:rsidR="007516D7" w:rsidRPr="002D032B" w:rsidRDefault="008155BF" w:rsidP="00E16297">
      <w:pPr>
        <w:jc w:val="both"/>
        <w:outlineLvl w:val="0"/>
        <w:rPr>
          <w:rFonts w:ascii="Times New Roman" w:hAnsi="Times New Roman" w:cs="Times New Roman"/>
          <w:b/>
          <w:iCs/>
        </w:rPr>
      </w:pPr>
      <w:r w:rsidRPr="002D032B">
        <w:rPr>
          <w:rFonts w:ascii="Times New Roman" w:hAnsi="Times New Roman" w:cs="Times New Roman"/>
          <w:b/>
          <w:iCs/>
        </w:rPr>
        <w:t xml:space="preserve">DISCUSSION OF </w:t>
      </w:r>
      <w:r w:rsidR="005479B9" w:rsidRPr="002D032B">
        <w:rPr>
          <w:rFonts w:ascii="Times New Roman" w:hAnsi="Times New Roman" w:cs="Times New Roman"/>
          <w:b/>
          <w:iCs/>
        </w:rPr>
        <w:t xml:space="preserve">MAJOR </w:t>
      </w:r>
      <w:r w:rsidR="00E16297" w:rsidRPr="00E16297">
        <w:rPr>
          <w:rFonts w:ascii="Times New Roman" w:hAnsi="Times New Roman" w:cs="Times New Roman"/>
          <w:b/>
          <w:iCs/>
        </w:rPr>
        <w:t>ITEMS OF CONSOLIDATED STATEMENTS OF FINANCIAL</w:t>
      </w:r>
      <w:r w:rsidR="00E16297">
        <w:rPr>
          <w:rFonts w:ascii="Times New Roman" w:hAnsi="Times New Roman" w:cs="Times New Roman" w:hint="eastAsia"/>
          <w:b/>
          <w:iCs/>
        </w:rPr>
        <w:t xml:space="preserve"> POSITION</w:t>
      </w:r>
    </w:p>
    <w:p w14:paraId="3AFC5639" w14:textId="35C66635" w:rsidR="007516D7" w:rsidRPr="002D032B" w:rsidRDefault="007516D7" w:rsidP="00E16297">
      <w:pPr>
        <w:snapToGrid w:val="0"/>
        <w:spacing w:after="240" w:line="240" w:lineRule="auto"/>
        <w:ind w:firstLine="720"/>
        <w:jc w:val="both"/>
        <w:rPr>
          <w:rFonts w:ascii="Times New Roman" w:eastAsia="Arial" w:hAnsi="Times New Roman" w:cs="Times New Roman"/>
          <w:iCs/>
        </w:rPr>
      </w:pPr>
      <w:r w:rsidRPr="002D032B">
        <w:rPr>
          <w:rFonts w:ascii="Times New Roman" w:eastAsia="Arial" w:hAnsi="Times New Roman" w:cs="Times New Roman"/>
          <w:iCs/>
          <w:lang w:eastAsia="en-US"/>
        </w:rPr>
        <w:t xml:space="preserve">The following table sets forth details of </w:t>
      </w:r>
      <w:r w:rsidR="00E16297" w:rsidRPr="00E16297">
        <w:rPr>
          <w:rFonts w:ascii="Times New Roman" w:eastAsia="Arial" w:hAnsi="Times New Roman" w:cs="Times New Roman"/>
          <w:iCs/>
          <w:lang w:eastAsia="en-US"/>
        </w:rPr>
        <w:t>our consolidated statements of financial position</w:t>
      </w:r>
      <w:r w:rsidR="00CF5159" w:rsidRPr="002D032B">
        <w:rPr>
          <w:rFonts w:ascii="Times New Roman" w:eastAsia="Arial" w:hAnsi="Times New Roman" w:cs="Times New Roman"/>
          <w:iCs/>
          <w:lang w:eastAsia="en-US"/>
        </w:rPr>
        <w:t xml:space="preserve"> as of the dates indicated.</w:t>
      </w:r>
      <w:r w:rsidR="00A93119" w:rsidRPr="002D032B">
        <w:rPr>
          <w:rFonts w:ascii="Times New Roman" w:eastAsia="Arial" w:hAnsi="Times New Roman" w:cs="Times New Roman"/>
          <w:iCs/>
          <w:lang w:eastAsia="en-US"/>
        </w:rPr>
        <w:t xml:space="preserve"> </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1"/>
        <w:gridCol w:w="922"/>
        <w:gridCol w:w="224"/>
        <w:gridCol w:w="216"/>
        <w:gridCol w:w="1902"/>
        <w:gridCol w:w="1203"/>
        <w:gridCol w:w="2169"/>
      </w:tblGrid>
      <w:tr w:rsidR="00E16297" w:rsidRPr="00D45EC9" w14:paraId="0F19E1E4" w14:textId="4FF34C7F" w:rsidTr="00E16297">
        <w:trPr>
          <w:trHeight w:val="410"/>
        </w:trPr>
        <w:tc>
          <w:tcPr>
            <w:tcW w:w="1355" w:type="pct"/>
            <w:vAlign w:val="bottom"/>
          </w:tcPr>
          <w:p w14:paraId="64F038A4" w14:textId="77777777" w:rsidR="00E16297" w:rsidRPr="00282968" w:rsidRDefault="00E16297" w:rsidP="004B6AD7">
            <w:pPr>
              <w:snapToGrid w:val="0"/>
              <w:spacing w:before="20" w:after="20"/>
              <w:contextualSpacing/>
              <w:rPr>
                <w:rFonts w:eastAsia="Arial"/>
                <w:iCs/>
                <w:sz w:val="18"/>
                <w:szCs w:val="18"/>
              </w:rPr>
            </w:pPr>
          </w:p>
        </w:tc>
        <w:tc>
          <w:tcPr>
            <w:tcW w:w="2800" w:type="pct"/>
            <w:gridSpan w:val="5"/>
            <w:vAlign w:val="bottom"/>
          </w:tcPr>
          <w:p w14:paraId="4C4560EE" w14:textId="47902B40" w:rsidR="00E16297" w:rsidRPr="00282968" w:rsidRDefault="00E16297" w:rsidP="00A66C8A">
            <w:pPr>
              <w:pBdr>
                <w:bottom w:val="single" w:sz="2" w:space="1" w:color="auto"/>
              </w:pBdr>
              <w:snapToGrid w:val="0"/>
              <w:contextualSpacing/>
              <w:jc w:val="center"/>
              <w:rPr>
                <w:rFonts w:eastAsia="Arial"/>
                <w:b/>
                <w:iCs/>
                <w:sz w:val="18"/>
                <w:szCs w:val="18"/>
              </w:rPr>
            </w:pPr>
            <w:r w:rsidRPr="00282968">
              <w:rPr>
                <w:rFonts w:eastAsia="Arial"/>
                <w:b/>
                <w:iCs/>
                <w:sz w:val="18"/>
                <w:szCs w:val="18"/>
              </w:rPr>
              <w:t>As of December 31,</w:t>
            </w:r>
          </w:p>
        </w:tc>
        <w:tc>
          <w:tcPr>
            <w:tcW w:w="845" w:type="pct"/>
            <w:vAlign w:val="bottom"/>
          </w:tcPr>
          <w:p w14:paraId="43CA7429" w14:textId="39B8E29C" w:rsidR="00E16297" w:rsidRPr="00282968" w:rsidRDefault="00E16297" w:rsidP="00AA05FA">
            <w:pPr>
              <w:pBdr>
                <w:bottom w:val="single" w:sz="2" w:space="1" w:color="auto"/>
              </w:pBdr>
              <w:snapToGrid w:val="0"/>
              <w:contextualSpacing/>
              <w:jc w:val="center"/>
              <w:rPr>
                <w:rFonts w:eastAsia="Arial"/>
                <w:b/>
                <w:iCs/>
                <w:sz w:val="18"/>
                <w:szCs w:val="18"/>
              </w:rPr>
            </w:pPr>
            <w:r w:rsidRPr="00282968">
              <w:rPr>
                <w:rFonts w:eastAsia="Arial"/>
                <w:b/>
                <w:iCs/>
                <w:sz w:val="18"/>
                <w:szCs w:val="18"/>
              </w:rPr>
              <w:t xml:space="preserve">As of March 31, </w:t>
            </w:r>
          </w:p>
        </w:tc>
      </w:tr>
      <w:tr w:rsidR="00E16297" w:rsidRPr="00D45EC9" w14:paraId="5CD811AC" w14:textId="48D7226F" w:rsidTr="00E16297">
        <w:trPr>
          <w:trHeight w:val="309"/>
        </w:trPr>
        <w:tc>
          <w:tcPr>
            <w:tcW w:w="1355" w:type="pct"/>
            <w:vAlign w:val="bottom"/>
          </w:tcPr>
          <w:p w14:paraId="6EFB8F63" w14:textId="77777777" w:rsidR="00E16297" w:rsidRPr="00282968" w:rsidRDefault="00E16297" w:rsidP="004B6AD7">
            <w:pPr>
              <w:snapToGrid w:val="0"/>
              <w:spacing w:before="20" w:after="20"/>
              <w:contextualSpacing/>
              <w:rPr>
                <w:rFonts w:eastAsia="Arial"/>
                <w:iCs/>
                <w:sz w:val="18"/>
                <w:szCs w:val="18"/>
              </w:rPr>
            </w:pPr>
          </w:p>
        </w:tc>
        <w:tc>
          <w:tcPr>
            <w:tcW w:w="785" w:type="pct"/>
            <w:gridSpan w:val="3"/>
            <w:vAlign w:val="bottom"/>
          </w:tcPr>
          <w:p w14:paraId="285B219A" w14:textId="1A143B19"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lang w:eastAsia="zh-CN"/>
              </w:rPr>
              <w:t>202</w:t>
            </w:r>
            <w:r w:rsidRPr="00282968">
              <w:rPr>
                <w:rFonts w:eastAsiaTheme="minorEastAsia" w:hint="eastAsia"/>
                <w:b/>
                <w:iCs/>
                <w:sz w:val="18"/>
                <w:szCs w:val="18"/>
                <w:lang w:eastAsia="zh-CN"/>
              </w:rPr>
              <w:t>3</w:t>
            </w:r>
          </w:p>
        </w:tc>
        <w:tc>
          <w:tcPr>
            <w:tcW w:w="981" w:type="pct"/>
            <w:vAlign w:val="bottom"/>
          </w:tcPr>
          <w:p w14:paraId="642672FF" w14:textId="4F146126"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4</w:t>
            </w:r>
          </w:p>
        </w:tc>
        <w:tc>
          <w:tcPr>
            <w:tcW w:w="1034" w:type="pct"/>
            <w:vAlign w:val="bottom"/>
          </w:tcPr>
          <w:p w14:paraId="02DFB7DF" w14:textId="174C1663"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5</w:t>
            </w:r>
          </w:p>
        </w:tc>
        <w:tc>
          <w:tcPr>
            <w:tcW w:w="845" w:type="pct"/>
            <w:vAlign w:val="bottom"/>
          </w:tcPr>
          <w:p w14:paraId="0050D87D" w14:textId="1F0F47E5"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Theme="minorEastAsia" w:hint="eastAsia"/>
                <w:b/>
                <w:iCs/>
                <w:sz w:val="18"/>
                <w:szCs w:val="18"/>
                <w:lang w:eastAsia="zh-CN"/>
              </w:rPr>
              <w:t>2026</w:t>
            </w:r>
          </w:p>
        </w:tc>
      </w:tr>
      <w:tr w:rsidR="00AA05FA" w:rsidRPr="00D45EC9" w14:paraId="4D952718" w14:textId="388DF6EC" w:rsidTr="00E16297">
        <w:trPr>
          <w:trHeight w:val="227"/>
        </w:trPr>
        <w:tc>
          <w:tcPr>
            <w:tcW w:w="1355" w:type="pct"/>
            <w:vAlign w:val="bottom"/>
          </w:tcPr>
          <w:p w14:paraId="682AD8EF" w14:textId="77777777" w:rsidR="00AA05FA" w:rsidRPr="00282968" w:rsidRDefault="00AA05FA" w:rsidP="004B6AD7">
            <w:pPr>
              <w:snapToGrid w:val="0"/>
              <w:spacing w:before="20" w:after="20"/>
              <w:contextualSpacing/>
              <w:rPr>
                <w:rFonts w:eastAsia="Arial"/>
                <w:iCs/>
                <w:sz w:val="18"/>
                <w:szCs w:val="18"/>
              </w:rPr>
            </w:pPr>
          </w:p>
        </w:tc>
        <w:tc>
          <w:tcPr>
            <w:tcW w:w="3645" w:type="pct"/>
            <w:gridSpan w:val="6"/>
            <w:vAlign w:val="bottom"/>
          </w:tcPr>
          <w:p w14:paraId="39468877" w14:textId="2BC1C3CC" w:rsidR="00AA05FA" w:rsidRPr="00282968" w:rsidRDefault="00AA05FA" w:rsidP="004B6AD7">
            <w:pPr>
              <w:snapToGrid w:val="0"/>
              <w:spacing w:before="20" w:after="20"/>
              <w:contextualSpacing/>
              <w:jc w:val="center"/>
              <w:rPr>
                <w:rFonts w:eastAsia="Arial"/>
                <w:i/>
                <w:sz w:val="18"/>
                <w:szCs w:val="18"/>
              </w:rPr>
            </w:pPr>
            <w:r w:rsidRPr="00282968">
              <w:rPr>
                <w:rFonts w:eastAsia="Arial"/>
                <w:i/>
                <w:sz w:val="18"/>
                <w:szCs w:val="18"/>
              </w:rPr>
              <w:t>(RMB in thousands)</w:t>
            </w:r>
          </w:p>
        </w:tc>
      </w:tr>
      <w:tr w:rsidR="00E16297" w:rsidRPr="00D45EC9" w14:paraId="679C6174" w14:textId="61EDFF17" w:rsidTr="007969A2">
        <w:trPr>
          <w:trHeight w:val="227"/>
        </w:trPr>
        <w:tc>
          <w:tcPr>
            <w:tcW w:w="1355" w:type="pct"/>
            <w:vAlign w:val="bottom"/>
          </w:tcPr>
          <w:p w14:paraId="038099BD" w14:textId="77777777" w:rsidR="00E16297" w:rsidRPr="00282968" w:rsidRDefault="00E16297" w:rsidP="00E16297">
            <w:pPr>
              <w:snapToGrid w:val="0"/>
              <w:spacing w:before="20" w:after="20"/>
              <w:contextualSpacing/>
              <w:rPr>
                <w:rFonts w:eastAsia="Arial"/>
                <w:iCs/>
                <w:sz w:val="18"/>
                <w:szCs w:val="18"/>
              </w:rPr>
            </w:pPr>
          </w:p>
        </w:tc>
        <w:tc>
          <w:tcPr>
            <w:tcW w:w="621" w:type="pct"/>
            <w:vAlign w:val="bottom"/>
          </w:tcPr>
          <w:p w14:paraId="75484EC9" w14:textId="77777777" w:rsidR="00E16297" w:rsidRPr="00282968" w:rsidRDefault="00E16297" w:rsidP="00E16297">
            <w:pPr>
              <w:snapToGrid w:val="0"/>
              <w:spacing w:before="20" w:after="20"/>
              <w:contextualSpacing/>
              <w:jc w:val="center"/>
              <w:rPr>
                <w:rFonts w:eastAsia="Arial"/>
                <w:iCs/>
                <w:sz w:val="18"/>
                <w:szCs w:val="18"/>
              </w:rPr>
            </w:pPr>
          </w:p>
        </w:tc>
        <w:tc>
          <w:tcPr>
            <w:tcW w:w="127" w:type="pct"/>
            <w:vAlign w:val="bottom"/>
          </w:tcPr>
          <w:p w14:paraId="7FBF0BA1" w14:textId="3E6915AC" w:rsidR="00E16297" w:rsidRPr="00282968" w:rsidRDefault="00E16297" w:rsidP="00E16297">
            <w:pPr>
              <w:snapToGrid w:val="0"/>
              <w:spacing w:before="20" w:after="20"/>
              <w:contextualSpacing/>
              <w:jc w:val="center"/>
              <w:rPr>
                <w:rFonts w:eastAsia="Arial"/>
                <w:iCs/>
                <w:sz w:val="18"/>
                <w:szCs w:val="18"/>
              </w:rPr>
            </w:pPr>
          </w:p>
        </w:tc>
        <w:tc>
          <w:tcPr>
            <w:tcW w:w="1018" w:type="pct"/>
            <w:gridSpan w:val="2"/>
            <w:vAlign w:val="bottom"/>
          </w:tcPr>
          <w:p w14:paraId="616FA02E" w14:textId="77777777" w:rsidR="00E16297" w:rsidRPr="00282968" w:rsidRDefault="00E16297" w:rsidP="00E16297">
            <w:pPr>
              <w:snapToGrid w:val="0"/>
              <w:spacing w:before="20" w:after="20"/>
              <w:contextualSpacing/>
              <w:jc w:val="right"/>
              <w:rPr>
                <w:rFonts w:eastAsia="Arial"/>
                <w:b/>
                <w:bCs/>
                <w:iCs/>
                <w:sz w:val="18"/>
                <w:szCs w:val="18"/>
              </w:rPr>
            </w:pPr>
          </w:p>
        </w:tc>
        <w:tc>
          <w:tcPr>
            <w:tcW w:w="1034" w:type="pct"/>
            <w:vAlign w:val="bottom"/>
          </w:tcPr>
          <w:p w14:paraId="779699EF" w14:textId="14F6F708" w:rsidR="00E16297" w:rsidRPr="00282968" w:rsidRDefault="00E16297" w:rsidP="00E16297">
            <w:pPr>
              <w:snapToGrid w:val="0"/>
              <w:spacing w:before="20" w:after="20"/>
              <w:contextualSpacing/>
              <w:jc w:val="center"/>
              <w:rPr>
                <w:rFonts w:eastAsia="Arial"/>
                <w:b/>
                <w:bCs/>
                <w:iCs/>
                <w:sz w:val="18"/>
                <w:szCs w:val="18"/>
              </w:rPr>
            </w:pPr>
          </w:p>
        </w:tc>
        <w:tc>
          <w:tcPr>
            <w:tcW w:w="845" w:type="pct"/>
            <w:vAlign w:val="bottom"/>
          </w:tcPr>
          <w:p w14:paraId="02600899" w14:textId="612CFA93" w:rsidR="00E16297" w:rsidRPr="00282968" w:rsidRDefault="00E16297" w:rsidP="00E16297">
            <w:pPr>
              <w:snapToGrid w:val="0"/>
              <w:spacing w:before="20" w:after="20"/>
              <w:contextualSpacing/>
              <w:jc w:val="center"/>
              <w:rPr>
                <w:rFonts w:eastAsia="Arial"/>
                <w:b/>
                <w:bCs/>
                <w:iCs/>
                <w:sz w:val="18"/>
                <w:szCs w:val="18"/>
              </w:rPr>
            </w:pPr>
            <w:r w:rsidRPr="00282968">
              <w:rPr>
                <w:rFonts w:eastAsia="Arial"/>
                <w:i/>
                <w:sz w:val="18"/>
                <w:szCs w:val="18"/>
              </w:rPr>
              <w:t>(</w:t>
            </w:r>
            <w:r w:rsidRPr="00282968">
              <w:rPr>
                <w:rFonts w:eastAsiaTheme="minorEastAsia" w:hint="eastAsia"/>
                <w:i/>
                <w:sz w:val="18"/>
                <w:szCs w:val="18"/>
                <w:lang w:eastAsia="zh-CN"/>
              </w:rPr>
              <w:t>unaudited</w:t>
            </w:r>
            <w:r w:rsidRPr="00282968">
              <w:rPr>
                <w:rFonts w:eastAsia="Arial"/>
                <w:i/>
                <w:sz w:val="18"/>
                <w:szCs w:val="18"/>
              </w:rPr>
              <w:t>)</w:t>
            </w:r>
          </w:p>
        </w:tc>
      </w:tr>
      <w:tr w:rsidR="00C50C56" w:rsidRPr="00D45EC9" w14:paraId="40C08896" w14:textId="393696FF" w:rsidTr="007969A2">
        <w:trPr>
          <w:trHeight w:val="227"/>
        </w:trPr>
        <w:tc>
          <w:tcPr>
            <w:tcW w:w="1355" w:type="pct"/>
            <w:vAlign w:val="bottom"/>
          </w:tcPr>
          <w:p w14:paraId="6E09A5A6" w14:textId="6E8B9829" w:rsidR="00AA05FA" w:rsidRPr="00282968" w:rsidRDefault="00AA05FA" w:rsidP="004B6AD7">
            <w:pPr>
              <w:snapToGrid w:val="0"/>
              <w:spacing w:before="20" w:after="20"/>
              <w:contextualSpacing/>
              <w:rPr>
                <w:rFonts w:eastAsia="Arial"/>
                <w:b/>
                <w:bCs/>
                <w:iCs/>
                <w:sz w:val="18"/>
                <w:szCs w:val="18"/>
              </w:rPr>
            </w:pPr>
            <w:r w:rsidRPr="00282968">
              <w:rPr>
                <w:rFonts w:eastAsia="Arial"/>
                <w:b/>
                <w:bCs/>
                <w:iCs/>
                <w:sz w:val="18"/>
                <w:szCs w:val="18"/>
              </w:rPr>
              <w:t>Non-current assets</w:t>
            </w:r>
          </w:p>
        </w:tc>
        <w:tc>
          <w:tcPr>
            <w:tcW w:w="621" w:type="pct"/>
            <w:vAlign w:val="bottom"/>
          </w:tcPr>
          <w:p w14:paraId="33198158" w14:textId="77777777" w:rsidR="00AA05FA" w:rsidRPr="00282968" w:rsidRDefault="00AA05FA" w:rsidP="004B6AD7">
            <w:pPr>
              <w:snapToGrid w:val="0"/>
              <w:spacing w:before="20" w:after="20"/>
              <w:contextualSpacing/>
              <w:rPr>
                <w:rFonts w:eastAsia="Arial"/>
                <w:b/>
                <w:iCs/>
                <w:sz w:val="18"/>
                <w:szCs w:val="18"/>
              </w:rPr>
            </w:pPr>
          </w:p>
        </w:tc>
        <w:tc>
          <w:tcPr>
            <w:tcW w:w="127" w:type="pct"/>
            <w:vAlign w:val="bottom"/>
          </w:tcPr>
          <w:p w14:paraId="7483DD4B" w14:textId="77777777" w:rsidR="00AA05FA" w:rsidRPr="00282968" w:rsidRDefault="00AA05FA" w:rsidP="004B6AD7">
            <w:pPr>
              <w:snapToGrid w:val="0"/>
              <w:spacing w:before="20" w:after="20"/>
              <w:contextualSpacing/>
              <w:rPr>
                <w:rFonts w:eastAsia="Arial"/>
                <w:b/>
                <w:iCs/>
                <w:sz w:val="18"/>
                <w:szCs w:val="18"/>
              </w:rPr>
            </w:pPr>
          </w:p>
        </w:tc>
        <w:tc>
          <w:tcPr>
            <w:tcW w:w="1018" w:type="pct"/>
            <w:gridSpan w:val="2"/>
            <w:vAlign w:val="bottom"/>
          </w:tcPr>
          <w:p w14:paraId="399807CD" w14:textId="77777777" w:rsidR="00AA05FA" w:rsidRPr="00282968" w:rsidRDefault="00AA05FA" w:rsidP="004B6AD7">
            <w:pPr>
              <w:snapToGrid w:val="0"/>
              <w:spacing w:before="20" w:after="20"/>
              <w:contextualSpacing/>
              <w:jc w:val="right"/>
              <w:rPr>
                <w:rFonts w:eastAsia="Arial"/>
                <w:b/>
                <w:iCs/>
                <w:sz w:val="18"/>
                <w:szCs w:val="18"/>
              </w:rPr>
            </w:pPr>
          </w:p>
        </w:tc>
        <w:tc>
          <w:tcPr>
            <w:tcW w:w="1034" w:type="pct"/>
            <w:vAlign w:val="bottom"/>
          </w:tcPr>
          <w:p w14:paraId="6FC03AAB" w14:textId="5A70EF45" w:rsidR="00AA05FA" w:rsidRPr="00282968" w:rsidRDefault="00AA05FA" w:rsidP="004B6AD7">
            <w:pPr>
              <w:snapToGrid w:val="0"/>
              <w:spacing w:before="20" w:after="20"/>
              <w:contextualSpacing/>
              <w:rPr>
                <w:rFonts w:eastAsia="Arial"/>
                <w:b/>
                <w:iCs/>
                <w:sz w:val="18"/>
                <w:szCs w:val="18"/>
              </w:rPr>
            </w:pPr>
          </w:p>
        </w:tc>
        <w:tc>
          <w:tcPr>
            <w:tcW w:w="845" w:type="pct"/>
            <w:vAlign w:val="bottom"/>
          </w:tcPr>
          <w:p w14:paraId="7E4B7E11" w14:textId="77777777" w:rsidR="00AA05FA" w:rsidRPr="00282968" w:rsidRDefault="00AA05FA" w:rsidP="002705F4">
            <w:pPr>
              <w:snapToGrid w:val="0"/>
              <w:spacing w:before="20" w:after="20"/>
              <w:contextualSpacing/>
              <w:jc w:val="right"/>
              <w:rPr>
                <w:rFonts w:eastAsia="Arial"/>
                <w:b/>
                <w:iCs/>
                <w:sz w:val="18"/>
                <w:szCs w:val="18"/>
              </w:rPr>
            </w:pPr>
          </w:p>
        </w:tc>
      </w:tr>
      <w:tr w:rsidR="00C06F4A" w:rsidRPr="00D45EC9" w14:paraId="2F4D39F6" w14:textId="31304352" w:rsidTr="007969A2">
        <w:trPr>
          <w:trHeight w:val="227"/>
        </w:trPr>
        <w:tc>
          <w:tcPr>
            <w:tcW w:w="1355" w:type="pct"/>
            <w:vAlign w:val="bottom"/>
          </w:tcPr>
          <w:p w14:paraId="3544A854" w14:textId="5978FF23"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Property, plant and equipment</w:t>
            </w:r>
            <w:r w:rsidRPr="00034442">
              <w:rPr>
                <w:rFonts w:eastAsia="Arial"/>
                <w:iCs/>
                <w:sz w:val="18"/>
                <w:szCs w:val="18"/>
                <w:highlight w:val="yellow"/>
              </w:rPr>
              <w:tab/>
            </w:r>
          </w:p>
        </w:tc>
        <w:tc>
          <w:tcPr>
            <w:tcW w:w="785" w:type="pct"/>
            <w:gridSpan w:val="3"/>
            <w:vAlign w:val="bottom"/>
          </w:tcPr>
          <w:p w14:paraId="178FA78F" w14:textId="4A1127C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71,419 </w:t>
            </w:r>
          </w:p>
        </w:tc>
        <w:tc>
          <w:tcPr>
            <w:tcW w:w="981" w:type="pct"/>
            <w:vAlign w:val="bottom"/>
          </w:tcPr>
          <w:p w14:paraId="58AD964A" w14:textId="48437968"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78,719 </w:t>
            </w:r>
          </w:p>
        </w:tc>
        <w:tc>
          <w:tcPr>
            <w:tcW w:w="1034" w:type="pct"/>
            <w:vAlign w:val="bottom"/>
          </w:tcPr>
          <w:p w14:paraId="230B0E2A" w14:textId="03C8BC5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51,684 </w:t>
            </w:r>
          </w:p>
        </w:tc>
        <w:tc>
          <w:tcPr>
            <w:tcW w:w="845" w:type="pct"/>
            <w:vAlign w:val="bottom"/>
          </w:tcPr>
          <w:p w14:paraId="23935F0E" w14:textId="33D3E854"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41,251 </w:t>
            </w:r>
          </w:p>
        </w:tc>
      </w:tr>
      <w:tr w:rsidR="00C06F4A" w:rsidRPr="00D45EC9" w14:paraId="7ECB634A" w14:textId="67B273C0" w:rsidTr="007969A2">
        <w:trPr>
          <w:trHeight w:val="227"/>
        </w:trPr>
        <w:tc>
          <w:tcPr>
            <w:tcW w:w="1355" w:type="pct"/>
            <w:vAlign w:val="bottom"/>
          </w:tcPr>
          <w:p w14:paraId="23E85538" w14:textId="74D2F067"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Right-of-use assets</w:t>
            </w:r>
            <w:r w:rsidRPr="00034442">
              <w:rPr>
                <w:rFonts w:eastAsia="Arial"/>
                <w:iCs/>
                <w:sz w:val="18"/>
                <w:szCs w:val="18"/>
                <w:highlight w:val="yellow"/>
              </w:rPr>
              <w:tab/>
            </w:r>
          </w:p>
        </w:tc>
        <w:tc>
          <w:tcPr>
            <w:tcW w:w="785" w:type="pct"/>
            <w:gridSpan w:val="3"/>
            <w:vAlign w:val="bottom"/>
          </w:tcPr>
          <w:p w14:paraId="3A5974B3" w14:textId="7581AE26"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5,601 </w:t>
            </w:r>
          </w:p>
        </w:tc>
        <w:tc>
          <w:tcPr>
            <w:tcW w:w="981" w:type="pct"/>
            <w:vAlign w:val="bottom"/>
          </w:tcPr>
          <w:p w14:paraId="14DEB97E" w14:textId="0A857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538,602 </w:t>
            </w:r>
          </w:p>
        </w:tc>
        <w:tc>
          <w:tcPr>
            <w:tcW w:w="1034" w:type="pct"/>
            <w:vAlign w:val="bottom"/>
          </w:tcPr>
          <w:p w14:paraId="3F7ECEAC" w14:textId="1F9F691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446,654 </w:t>
            </w:r>
          </w:p>
        </w:tc>
        <w:tc>
          <w:tcPr>
            <w:tcW w:w="845" w:type="pct"/>
            <w:vAlign w:val="bottom"/>
          </w:tcPr>
          <w:p w14:paraId="440F7A85" w14:textId="0CCCA275"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472,297 </w:t>
            </w:r>
          </w:p>
        </w:tc>
      </w:tr>
      <w:tr w:rsidR="00C06F4A" w:rsidRPr="00D45EC9" w14:paraId="469D6174" w14:textId="77777777" w:rsidTr="007969A2">
        <w:trPr>
          <w:trHeight w:val="227"/>
        </w:trPr>
        <w:tc>
          <w:tcPr>
            <w:tcW w:w="1355" w:type="pct"/>
            <w:vAlign w:val="bottom"/>
          </w:tcPr>
          <w:p w14:paraId="25B502DF" w14:textId="305A18C0"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Intangible assets</w:t>
            </w:r>
            <w:r w:rsidRPr="00034442">
              <w:rPr>
                <w:rFonts w:eastAsia="Arial"/>
                <w:iCs/>
                <w:sz w:val="18"/>
                <w:szCs w:val="18"/>
                <w:highlight w:val="yellow"/>
              </w:rPr>
              <w:tab/>
            </w:r>
          </w:p>
        </w:tc>
        <w:tc>
          <w:tcPr>
            <w:tcW w:w="785" w:type="pct"/>
            <w:gridSpan w:val="3"/>
            <w:vAlign w:val="bottom"/>
          </w:tcPr>
          <w:p w14:paraId="2C3BF6AF" w14:textId="7243183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 </w:t>
            </w:r>
          </w:p>
        </w:tc>
        <w:tc>
          <w:tcPr>
            <w:tcW w:w="981" w:type="pct"/>
            <w:vAlign w:val="bottom"/>
          </w:tcPr>
          <w:p w14:paraId="137370F7" w14:textId="144D169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140 </w:t>
            </w:r>
          </w:p>
        </w:tc>
        <w:tc>
          <w:tcPr>
            <w:tcW w:w="1034" w:type="pct"/>
            <w:vAlign w:val="bottom"/>
          </w:tcPr>
          <w:p w14:paraId="4EC181F4" w14:textId="1AB57642"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115,424 </w:t>
            </w:r>
          </w:p>
        </w:tc>
        <w:tc>
          <w:tcPr>
            <w:tcW w:w="845" w:type="pct"/>
            <w:vAlign w:val="bottom"/>
          </w:tcPr>
          <w:p w14:paraId="70A35FC1" w14:textId="4806ECC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111,212 </w:t>
            </w:r>
          </w:p>
        </w:tc>
      </w:tr>
      <w:tr w:rsidR="00C06F4A" w:rsidRPr="00D45EC9" w14:paraId="1C0B4B4F" w14:textId="20DC1E21" w:rsidTr="007969A2">
        <w:trPr>
          <w:trHeight w:val="227"/>
        </w:trPr>
        <w:tc>
          <w:tcPr>
            <w:tcW w:w="1355" w:type="pct"/>
            <w:vAlign w:val="bottom"/>
          </w:tcPr>
          <w:p w14:paraId="1D4B4179" w14:textId="080C3C25"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proofErr w:type="gramStart"/>
            <w:r w:rsidRPr="00282968">
              <w:rPr>
                <w:rFonts w:eastAsia="Arial"/>
                <w:iCs/>
                <w:sz w:val="18"/>
                <w:szCs w:val="18"/>
              </w:rPr>
              <w:t>Interests</w:t>
            </w:r>
            <w:proofErr w:type="gramEnd"/>
            <w:r w:rsidRPr="00282968">
              <w:rPr>
                <w:rFonts w:eastAsia="Arial"/>
                <w:iCs/>
                <w:sz w:val="18"/>
                <w:szCs w:val="18"/>
              </w:rPr>
              <w:t xml:space="preserve"> in associates</w:t>
            </w:r>
            <w:r w:rsidRPr="00282968">
              <w:rPr>
                <w:rFonts w:eastAsia="Arial"/>
                <w:iCs/>
                <w:sz w:val="18"/>
                <w:szCs w:val="18"/>
              </w:rPr>
              <w:tab/>
            </w:r>
          </w:p>
        </w:tc>
        <w:tc>
          <w:tcPr>
            <w:tcW w:w="785" w:type="pct"/>
            <w:gridSpan w:val="3"/>
            <w:vAlign w:val="bottom"/>
          </w:tcPr>
          <w:p w14:paraId="6B1B70C8" w14:textId="2425E94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16C2A0D8" w14:textId="228EEED9"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3A13F6F" w14:textId="75027D2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c>
          <w:tcPr>
            <w:tcW w:w="845" w:type="pct"/>
            <w:vAlign w:val="bottom"/>
          </w:tcPr>
          <w:p w14:paraId="377C9B5A" w14:textId="31BA13D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r>
      <w:tr w:rsidR="00C06F4A" w:rsidRPr="00D45EC9" w14:paraId="793637CF" w14:textId="42608A7C" w:rsidTr="007969A2">
        <w:trPr>
          <w:trHeight w:val="227"/>
        </w:trPr>
        <w:tc>
          <w:tcPr>
            <w:tcW w:w="1355" w:type="pct"/>
            <w:vAlign w:val="bottom"/>
          </w:tcPr>
          <w:p w14:paraId="40B54F95" w14:textId="44A682A3"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assets</w:t>
            </w:r>
            <w:r w:rsidRPr="00282968">
              <w:rPr>
                <w:rFonts w:eastAsia="Arial"/>
                <w:iCs/>
                <w:sz w:val="18"/>
                <w:szCs w:val="18"/>
              </w:rPr>
              <w:tab/>
            </w:r>
          </w:p>
        </w:tc>
        <w:tc>
          <w:tcPr>
            <w:tcW w:w="785" w:type="pct"/>
            <w:gridSpan w:val="3"/>
            <w:vAlign w:val="bottom"/>
          </w:tcPr>
          <w:p w14:paraId="1611132E" w14:textId="6AE4A48C"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4,355 </w:t>
            </w:r>
          </w:p>
        </w:tc>
        <w:tc>
          <w:tcPr>
            <w:tcW w:w="981" w:type="pct"/>
            <w:vAlign w:val="bottom"/>
          </w:tcPr>
          <w:p w14:paraId="0FB53998" w14:textId="149354F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12,059 </w:t>
            </w:r>
          </w:p>
        </w:tc>
        <w:tc>
          <w:tcPr>
            <w:tcW w:w="1034" w:type="pct"/>
            <w:vAlign w:val="bottom"/>
          </w:tcPr>
          <w:p w14:paraId="3CB29164" w14:textId="0F512E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12,097 </w:t>
            </w:r>
          </w:p>
        </w:tc>
        <w:tc>
          <w:tcPr>
            <w:tcW w:w="845" w:type="pct"/>
            <w:vAlign w:val="bottom"/>
          </w:tcPr>
          <w:p w14:paraId="0CAD9922" w14:textId="524324B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13,996 </w:t>
            </w:r>
          </w:p>
        </w:tc>
      </w:tr>
      <w:tr w:rsidR="00C06F4A" w:rsidRPr="00D45EC9" w14:paraId="23B76F43" w14:textId="28A5DE6A" w:rsidTr="007969A2">
        <w:trPr>
          <w:trHeight w:val="227"/>
        </w:trPr>
        <w:tc>
          <w:tcPr>
            <w:tcW w:w="1355" w:type="pct"/>
            <w:vAlign w:val="bottom"/>
          </w:tcPr>
          <w:p w14:paraId="7E8EC006" w14:textId="17831C54"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Rental deposits</w:t>
            </w:r>
            <w:r w:rsidRPr="00282968">
              <w:rPr>
                <w:rFonts w:eastAsia="Arial"/>
                <w:iCs/>
                <w:sz w:val="18"/>
                <w:szCs w:val="18"/>
              </w:rPr>
              <w:tab/>
            </w:r>
          </w:p>
        </w:tc>
        <w:tc>
          <w:tcPr>
            <w:tcW w:w="785" w:type="pct"/>
            <w:gridSpan w:val="3"/>
            <w:vAlign w:val="bottom"/>
          </w:tcPr>
          <w:p w14:paraId="456995F9" w14:textId="22AA5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1,337 </w:t>
            </w:r>
          </w:p>
        </w:tc>
        <w:tc>
          <w:tcPr>
            <w:tcW w:w="981" w:type="pct"/>
            <w:vAlign w:val="bottom"/>
          </w:tcPr>
          <w:p w14:paraId="7EAB4B98" w14:textId="6F159BFF"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3,049 </w:t>
            </w:r>
          </w:p>
        </w:tc>
        <w:tc>
          <w:tcPr>
            <w:tcW w:w="1034" w:type="pct"/>
            <w:vAlign w:val="bottom"/>
          </w:tcPr>
          <w:p w14:paraId="0C7FF3C4" w14:textId="6628E6C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2,963 </w:t>
            </w:r>
          </w:p>
        </w:tc>
        <w:tc>
          <w:tcPr>
            <w:tcW w:w="845" w:type="pct"/>
            <w:vAlign w:val="bottom"/>
          </w:tcPr>
          <w:p w14:paraId="7E52577B" w14:textId="2914680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2,980 </w:t>
            </w:r>
          </w:p>
        </w:tc>
      </w:tr>
      <w:tr w:rsidR="00C06F4A" w:rsidRPr="00D45EC9" w14:paraId="7D751E26" w14:textId="07C321D0" w:rsidTr="007969A2">
        <w:trPr>
          <w:trHeight w:val="227"/>
        </w:trPr>
        <w:tc>
          <w:tcPr>
            <w:tcW w:w="1355" w:type="pct"/>
            <w:vAlign w:val="bottom"/>
          </w:tcPr>
          <w:p w14:paraId="2DFC3EC3" w14:textId="58E10DF0"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Term deposits</w:t>
            </w:r>
            <w:r w:rsidRPr="00282968">
              <w:rPr>
                <w:rFonts w:eastAsia="Arial"/>
                <w:iCs/>
                <w:sz w:val="18"/>
                <w:szCs w:val="18"/>
              </w:rPr>
              <w:tab/>
            </w:r>
          </w:p>
        </w:tc>
        <w:tc>
          <w:tcPr>
            <w:tcW w:w="785" w:type="pct"/>
            <w:gridSpan w:val="3"/>
            <w:vAlign w:val="bottom"/>
          </w:tcPr>
          <w:p w14:paraId="00EC2E0C" w14:textId="751A8D05"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66,534 </w:t>
            </w:r>
          </w:p>
        </w:tc>
        <w:tc>
          <w:tcPr>
            <w:tcW w:w="981" w:type="pct"/>
            <w:vAlign w:val="bottom"/>
          </w:tcPr>
          <w:p w14:paraId="2763A892" w14:textId="39611C6C"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89,735 </w:t>
            </w:r>
          </w:p>
        </w:tc>
        <w:tc>
          <w:tcPr>
            <w:tcW w:w="1034" w:type="pct"/>
            <w:vAlign w:val="bottom"/>
          </w:tcPr>
          <w:p w14:paraId="2F7003B9" w14:textId="18304CE0"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63F4D5BE" w14:textId="0C0E8211"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C06F4A" w:rsidRPr="00D45EC9" w14:paraId="3FF5CE88" w14:textId="42B8C82B" w:rsidTr="007969A2">
        <w:trPr>
          <w:trHeight w:val="144"/>
        </w:trPr>
        <w:tc>
          <w:tcPr>
            <w:tcW w:w="1355" w:type="pct"/>
            <w:vAlign w:val="bottom"/>
          </w:tcPr>
          <w:p w14:paraId="74B46CBE" w14:textId="14FB4B75" w:rsidR="00C06F4A" w:rsidRPr="00282968" w:rsidRDefault="00C06F4A" w:rsidP="00C06F4A">
            <w:pPr>
              <w:tabs>
                <w:tab w:val="right" w:leader="dot" w:pos="2805"/>
              </w:tabs>
              <w:snapToGrid w:val="0"/>
              <w:spacing w:after="240"/>
              <w:contextualSpacing/>
              <w:rPr>
                <w:rFonts w:eastAsia="SimHei"/>
                <w:b/>
                <w:bCs/>
                <w:iCs/>
                <w:sz w:val="18"/>
                <w:szCs w:val="18"/>
              </w:rPr>
            </w:pPr>
            <w:r w:rsidRPr="00282968">
              <w:rPr>
                <w:rFonts w:eastAsia="Arial"/>
                <w:b/>
                <w:bCs/>
                <w:iCs/>
                <w:sz w:val="18"/>
                <w:szCs w:val="18"/>
              </w:rPr>
              <w:t>Total non-current assets</w:t>
            </w:r>
            <w:r w:rsidRPr="00282968">
              <w:rPr>
                <w:rFonts w:eastAsia="Arial"/>
                <w:b/>
                <w:bCs/>
                <w:iCs/>
                <w:sz w:val="18"/>
                <w:szCs w:val="18"/>
              </w:rPr>
              <w:tab/>
            </w:r>
          </w:p>
        </w:tc>
        <w:tc>
          <w:tcPr>
            <w:tcW w:w="785" w:type="pct"/>
            <w:gridSpan w:val="3"/>
            <w:vAlign w:val="bottom"/>
          </w:tcPr>
          <w:p w14:paraId="1CB1FAB1" w14:textId="517D033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149,257 </w:t>
            </w:r>
          </w:p>
        </w:tc>
        <w:tc>
          <w:tcPr>
            <w:tcW w:w="981" w:type="pct"/>
            <w:vAlign w:val="bottom"/>
          </w:tcPr>
          <w:p w14:paraId="1F7CCED4" w14:textId="00A49D0E"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722,304 </w:t>
            </w:r>
          </w:p>
        </w:tc>
        <w:tc>
          <w:tcPr>
            <w:tcW w:w="1034" w:type="pct"/>
            <w:vAlign w:val="bottom"/>
          </w:tcPr>
          <w:p w14:paraId="72EB179D" w14:textId="4F2C18E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632,187 </w:t>
            </w:r>
          </w:p>
        </w:tc>
        <w:tc>
          <w:tcPr>
            <w:tcW w:w="845" w:type="pct"/>
            <w:vAlign w:val="bottom"/>
          </w:tcPr>
          <w:p w14:paraId="45E3F3E9" w14:textId="12BCD9BB"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645,101 </w:t>
            </w:r>
          </w:p>
        </w:tc>
      </w:tr>
      <w:tr w:rsidR="00C50C56" w:rsidRPr="00D45EC9" w14:paraId="087C0A52" w14:textId="551106C3" w:rsidTr="007969A2">
        <w:trPr>
          <w:trHeight w:val="227"/>
        </w:trPr>
        <w:tc>
          <w:tcPr>
            <w:tcW w:w="1355" w:type="pct"/>
            <w:vAlign w:val="bottom"/>
          </w:tcPr>
          <w:p w14:paraId="26F0C1E1" w14:textId="77777777" w:rsidR="00AA05FA" w:rsidRPr="00282968" w:rsidRDefault="00AA05FA" w:rsidP="005922D0">
            <w:pPr>
              <w:snapToGrid w:val="0"/>
              <w:spacing w:before="240"/>
              <w:contextualSpacing/>
              <w:rPr>
                <w:rFonts w:eastAsia="Arial"/>
                <w:b/>
                <w:bCs/>
                <w:iCs/>
                <w:sz w:val="18"/>
                <w:szCs w:val="18"/>
              </w:rPr>
            </w:pPr>
          </w:p>
          <w:p w14:paraId="11128B1F" w14:textId="22620F46" w:rsidR="00AA05FA" w:rsidRPr="00282968" w:rsidRDefault="00AA05FA" w:rsidP="005922D0">
            <w:pPr>
              <w:snapToGrid w:val="0"/>
              <w:spacing w:before="240"/>
              <w:contextualSpacing/>
              <w:rPr>
                <w:rFonts w:eastAsia="Arial"/>
                <w:b/>
                <w:bCs/>
                <w:iCs/>
                <w:sz w:val="18"/>
                <w:szCs w:val="18"/>
              </w:rPr>
            </w:pPr>
            <w:r w:rsidRPr="00282968">
              <w:rPr>
                <w:rFonts w:eastAsia="Arial"/>
                <w:b/>
                <w:bCs/>
                <w:iCs/>
                <w:sz w:val="18"/>
                <w:szCs w:val="18"/>
              </w:rPr>
              <w:t>Current assets</w:t>
            </w:r>
          </w:p>
        </w:tc>
        <w:tc>
          <w:tcPr>
            <w:tcW w:w="621" w:type="pct"/>
            <w:vAlign w:val="bottom"/>
          </w:tcPr>
          <w:p w14:paraId="53D91B1F"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27" w:type="pct"/>
            <w:vAlign w:val="bottom"/>
          </w:tcPr>
          <w:p w14:paraId="4AF24AA7"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5E07A176"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34" w:type="pct"/>
            <w:vAlign w:val="bottom"/>
          </w:tcPr>
          <w:p w14:paraId="1CC9F915" w14:textId="3AF82DF3"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845" w:type="pct"/>
            <w:vAlign w:val="bottom"/>
          </w:tcPr>
          <w:p w14:paraId="093D4DD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24700E" w:rsidRPr="00D45EC9" w14:paraId="6BE31915" w14:textId="1AC892B0" w:rsidTr="007969A2">
        <w:trPr>
          <w:trHeight w:val="227"/>
        </w:trPr>
        <w:tc>
          <w:tcPr>
            <w:tcW w:w="1355" w:type="pct"/>
            <w:vAlign w:val="bottom"/>
          </w:tcPr>
          <w:p w14:paraId="77308D0F" w14:textId="5D0852B3"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commentRangeStart w:id="29"/>
            <w:r w:rsidRPr="00034442">
              <w:rPr>
                <w:rFonts w:eastAsia="Arial"/>
                <w:iCs/>
                <w:sz w:val="18"/>
                <w:szCs w:val="18"/>
                <w:highlight w:val="yellow"/>
              </w:rPr>
              <w:t>Inventories</w:t>
            </w:r>
            <w:r w:rsidRPr="00034442">
              <w:rPr>
                <w:rFonts w:eastAsia="Arial"/>
                <w:iCs/>
                <w:sz w:val="18"/>
                <w:szCs w:val="18"/>
                <w:highlight w:val="yellow"/>
              </w:rPr>
              <w:tab/>
            </w:r>
          </w:p>
        </w:tc>
        <w:tc>
          <w:tcPr>
            <w:tcW w:w="785" w:type="pct"/>
            <w:gridSpan w:val="3"/>
            <w:vAlign w:val="bottom"/>
          </w:tcPr>
          <w:p w14:paraId="1CA06120" w14:textId="0EEAE893"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0"/>
            <w:r w:rsidRPr="00282968">
              <w:rPr>
                <w:iCs/>
                <w:color w:val="000000"/>
                <w:sz w:val="18"/>
                <w:szCs w:val="18"/>
                <w:lang w:val="en-GB"/>
              </w:rPr>
              <w:t>[●]</w:t>
            </w:r>
          </w:p>
        </w:tc>
        <w:tc>
          <w:tcPr>
            <w:tcW w:w="981" w:type="pct"/>
            <w:vAlign w:val="bottom"/>
          </w:tcPr>
          <w:p w14:paraId="4FBAD906" w14:textId="64E90CFE"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iCs/>
                <w:color w:val="000000"/>
                <w:sz w:val="18"/>
                <w:szCs w:val="18"/>
                <w:lang w:val="en-GB"/>
              </w:rPr>
              <w:t>[●]</w:t>
            </w:r>
            <w:commentRangeEnd w:id="30"/>
            <w:r w:rsidR="004B5D08">
              <w:rPr>
                <w:rStyle w:val="CommentReference"/>
                <w:rFonts w:eastAsia="SimSun"/>
                <w:lang w:eastAsia="zh-CN"/>
              </w:rPr>
              <w:commentReference w:id="30"/>
            </w:r>
            <w:r w:rsidR="00034442">
              <w:rPr>
                <w:rStyle w:val="CommentReference"/>
                <w:rFonts w:eastAsia="SimSun"/>
                <w:lang w:eastAsia="zh-CN"/>
              </w:rPr>
              <w:commentReference w:id="29"/>
            </w:r>
          </w:p>
        </w:tc>
        <w:tc>
          <w:tcPr>
            <w:tcW w:w="1034" w:type="pct"/>
            <w:vAlign w:val="bottom"/>
          </w:tcPr>
          <w:p w14:paraId="4E249132" w14:textId="014368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1BB02FB3" w14:textId="0877A94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3,114 </w:t>
            </w:r>
          </w:p>
        </w:tc>
      </w:tr>
      <w:tr w:rsidR="0024700E" w:rsidRPr="00D45EC9" w14:paraId="42FC28D5" w14:textId="51229DA0" w:rsidTr="007969A2">
        <w:trPr>
          <w:trHeight w:val="227"/>
        </w:trPr>
        <w:tc>
          <w:tcPr>
            <w:tcW w:w="1355" w:type="pct"/>
            <w:vAlign w:val="bottom"/>
          </w:tcPr>
          <w:p w14:paraId="6BED2980" w14:textId="2359821C"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bookmarkStart w:id="31" w:name="_Hlk55194872"/>
            <w:commentRangeEnd w:id="29"/>
            <w:r w:rsidRPr="00034442">
              <w:rPr>
                <w:rFonts w:eastAsia="Arial"/>
                <w:iCs/>
                <w:sz w:val="18"/>
                <w:szCs w:val="18"/>
                <w:highlight w:val="yellow"/>
              </w:rPr>
              <w:t>Trade and other receivables</w:t>
            </w:r>
            <w:r w:rsidRPr="00034442">
              <w:rPr>
                <w:rFonts w:eastAsia="Arial"/>
                <w:iCs/>
                <w:sz w:val="18"/>
                <w:szCs w:val="18"/>
                <w:highlight w:val="yellow"/>
              </w:rPr>
              <w:tab/>
            </w:r>
          </w:p>
        </w:tc>
        <w:tc>
          <w:tcPr>
            <w:tcW w:w="785" w:type="pct"/>
            <w:gridSpan w:val="3"/>
            <w:vAlign w:val="bottom"/>
          </w:tcPr>
          <w:p w14:paraId="1119113B" w14:textId="22E7BE0A"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50,296 </w:t>
            </w:r>
          </w:p>
        </w:tc>
        <w:tc>
          <w:tcPr>
            <w:tcW w:w="981" w:type="pct"/>
            <w:vAlign w:val="bottom"/>
          </w:tcPr>
          <w:p w14:paraId="22A7C6C0" w14:textId="4E391F7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83,899 </w:t>
            </w:r>
          </w:p>
        </w:tc>
        <w:tc>
          <w:tcPr>
            <w:tcW w:w="1034" w:type="pct"/>
            <w:vAlign w:val="bottom"/>
          </w:tcPr>
          <w:p w14:paraId="02F94479" w14:textId="6887A0E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187,226 </w:t>
            </w:r>
          </w:p>
        </w:tc>
        <w:tc>
          <w:tcPr>
            <w:tcW w:w="845" w:type="pct"/>
            <w:vAlign w:val="bottom"/>
          </w:tcPr>
          <w:p w14:paraId="3805D46C" w14:textId="075EA90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337,813 </w:t>
            </w:r>
          </w:p>
        </w:tc>
      </w:tr>
      <w:bookmarkEnd w:id="31"/>
      <w:tr w:rsidR="0024700E" w:rsidRPr="00D45EC9" w14:paraId="38C8E43F" w14:textId="52B31025" w:rsidTr="007969A2">
        <w:trPr>
          <w:trHeight w:val="227"/>
        </w:trPr>
        <w:tc>
          <w:tcPr>
            <w:tcW w:w="1355" w:type="pct"/>
            <w:vAlign w:val="bottom"/>
          </w:tcPr>
          <w:p w14:paraId="6BE528EF" w14:textId="3BE120EC"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Contract costs</w:t>
            </w:r>
            <w:r w:rsidRPr="00282968">
              <w:rPr>
                <w:rFonts w:eastAsia="Arial"/>
                <w:iCs/>
                <w:sz w:val="18"/>
                <w:szCs w:val="18"/>
              </w:rPr>
              <w:tab/>
            </w:r>
          </w:p>
        </w:tc>
        <w:tc>
          <w:tcPr>
            <w:tcW w:w="785" w:type="pct"/>
            <w:gridSpan w:val="3"/>
            <w:vAlign w:val="bottom"/>
          </w:tcPr>
          <w:p w14:paraId="516052F5" w14:textId="01079CE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775B5DD6" w14:textId="1A6A1BF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785 </w:t>
            </w:r>
          </w:p>
        </w:tc>
        <w:tc>
          <w:tcPr>
            <w:tcW w:w="1034" w:type="pct"/>
            <w:vAlign w:val="bottom"/>
          </w:tcPr>
          <w:p w14:paraId="072BDCF9" w14:textId="382A8237"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3A7F3E46" w14:textId="5CA3A94B"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2"/>
            <w:commentRangeStart w:id="33"/>
            <w:r w:rsidRPr="00282968">
              <w:rPr>
                <w:iCs/>
                <w:color w:val="000000"/>
                <w:sz w:val="18"/>
                <w:szCs w:val="18"/>
                <w:lang w:val="en-GB"/>
              </w:rPr>
              <w:t>[●]</w:t>
            </w:r>
            <w:commentRangeEnd w:id="32"/>
            <w:r w:rsidR="004B5D08">
              <w:rPr>
                <w:rStyle w:val="CommentReference"/>
                <w:rFonts w:eastAsia="SimSun"/>
                <w:lang w:eastAsia="zh-CN"/>
              </w:rPr>
              <w:commentReference w:id="32"/>
            </w:r>
            <w:commentRangeEnd w:id="33"/>
            <w:r w:rsidR="00034442">
              <w:rPr>
                <w:rStyle w:val="CommentReference"/>
                <w:rFonts w:eastAsia="SimSun"/>
                <w:lang w:eastAsia="zh-CN"/>
              </w:rPr>
              <w:commentReference w:id="33"/>
            </w:r>
          </w:p>
        </w:tc>
      </w:tr>
      <w:tr w:rsidR="0024700E" w:rsidRPr="00D45EC9" w14:paraId="07CC5DF1" w14:textId="3E84CD4F" w:rsidTr="007969A2">
        <w:trPr>
          <w:trHeight w:val="227"/>
        </w:trPr>
        <w:tc>
          <w:tcPr>
            <w:tcW w:w="1355" w:type="pct"/>
            <w:vAlign w:val="bottom"/>
          </w:tcPr>
          <w:p w14:paraId="1BA7CF66" w14:textId="46B8D2C7"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Financial assets at FVTPL</w:t>
            </w:r>
            <w:r w:rsidRPr="00034442">
              <w:rPr>
                <w:rFonts w:eastAsia="Arial"/>
                <w:iCs/>
                <w:sz w:val="18"/>
                <w:szCs w:val="18"/>
                <w:highlight w:val="yellow"/>
              </w:rPr>
              <w:tab/>
            </w:r>
          </w:p>
        </w:tc>
        <w:tc>
          <w:tcPr>
            <w:tcW w:w="785" w:type="pct"/>
            <w:gridSpan w:val="3"/>
            <w:vAlign w:val="bottom"/>
          </w:tcPr>
          <w:p w14:paraId="0FCC372D" w14:textId="441430D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60,204 </w:t>
            </w:r>
          </w:p>
        </w:tc>
        <w:tc>
          <w:tcPr>
            <w:tcW w:w="981" w:type="pct"/>
            <w:vAlign w:val="bottom"/>
          </w:tcPr>
          <w:p w14:paraId="286D78E3" w14:textId="753ED8A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0AC37782" w14:textId="130054F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07C52D4A" w14:textId="4F22090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24700E" w:rsidRPr="00D45EC9" w14:paraId="2DF59BBF" w14:textId="77777777" w:rsidTr="007969A2">
        <w:trPr>
          <w:trHeight w:val="227"/>
        </w:trPr>
        <w:tc>
          <w:tcPr>
            <w:tcW w:w="1355" w:type="pct"/>
            <w:vAlign w:val="bottom"/>
          </w:tcPr>
          <w:p w14:paraId="5B1A2DE5" w14:textId="3B7AFC5A" w:rsidR="0024700E" w:rsidRPr="002956B5"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Term deposits</w:t>
            </w:r>
            <w:r w:rsidRPr="002956B5">
              <w:rPr>
                <w:rFonts w:eastAsia="Arial"/>
                <w:iCs/>
                <w:sz w:val="18"/>
                <w:szCs w:val="18"/>
                <w:highlight w:val="yellow"/>
              </w:rPr>
              <w:tab/>
            </w:r>
          </w:p>
        </w:tc>
        <w:tc>
          <w:tcPr>
            <w:tcW w:w="785" w:type="pct"/>
            <w:gridSpan w:val="3"/>
            <w:vAlign w:val="bottom"/>
          </w:tcPr>
          <w:p w14:paraId="165F9E55" w14:textId="7928079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6D49EB2F" w14:textId="5C04D27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7D04EC7" w14:textId="31AB2989"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92,445 </w:t>
            </w:r>
          </w:p>
        </w:tc>
        <w:tc>
          <w:tcPr>
            <w:tcW w:w="845" w:type="pct"/>
            <w:vAlign w:val="bottom"/>
          </w:tcPr>
          <w:p w14:paraId="1D6B06EE" w14:textId="5A507A0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33,991 </w:t>
            </w:r>
          </w:p>
        </w:tc>
      </w:tr>
      <w:tr w:rsidR="0024700E" w:rsidRPr="00D45EC9" w14:paraId="4F3BE666" w14:textId="77777777" w:rsidTr="007969A2">
        <w:trPr>
          <w:trHeight w:val="227"/>
        </w:trPr>
        <w:tc>
          <w:tcPr>
            <w:tcW w:w="1355" w:type="pct"/>
            <w:vAlign w:val="bottom"/>
          </w:tcPr>
          <w:p w14:paraId="1A4E11EF" w14:textId="782FDD49"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Restricted bank deposits</w:t>
            </w:r>
            <w:r w:rsidRPr="00282968">
              <w:rPr>
                <w:rFonts w:eastAsia="Arial"/>
                <w:iCs/>
                <w:sz w:val="18"/>
                <w:szCs w:val="18"/>
              </w:rPr>
              <w:tab/>
            </w:r>
          </w:p>
        </w:tc>
        <w:tc>
          <w:tcPr>
            <w:tcW w:w="785" w:type="pct"/>
            <w:gridSpan w:val="3"/>
            <w:vAlign w:val="bottom"/>
          </w:tcPr>
          <w:p w14:paraId="4012CC46" w14:textId="43C7E7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2C337A17" w14:textId="5FE7CAF4"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DDF83F8" w14:textId="2FCDC2C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c>
          <w:tcPr>
            <w:tcW w:w="845" w:type="pct"/>
            <w:vAlign w:val="bottom"/>
          </w:tcPr>
          <w:p w14:paraId="12D6A31A" w14:textId="5C1E1CE8"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r>
      <w:tr w:rsidR="0024700E" w:rsidRPr="00D45EC9" w14:paraId="038571E4" w14:textId="5F20856F" w:rsidTr="007969A2">
        <w:trPr>
          <w:trHeight w:val="243"/>
        </w:trPr>
        <w:tc>
          <w:tcPr>
            <w:tcW w:w="1355" w:type="pct"/>
            <w:vAlign w:val="bottom"/>
          </w:tcPr>
          <w:p w14:paraId="409C747B" w14:textId="4456EFD4" w:rsidR="0024700E" w:rsidRPr="002956B5" w:rsidRDefault="0024700E"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Cash and cash equivalents</w:t>
            </w:r>
            <w:r w:rsidRPr="002956B5">
              <w:rPr>
                <w:rFonts w:eastAsia="Arial"/>
                <w:iCs/>
                <w:sz w:val="18"/>
                <w:szCs w:val="18"/>
                <w:highlight w:val="yellow"/>
              </w:rPr>
              <w:tab/>
            </w:r>
          </w:p>
        </w:tc>
        <w:tc>
          <w:tcPr>
            <w:tcW w:w="785" w:type="pct"/>
            <w:gridSpan w:val="3"/>
            <w:vAlign w:val="bottom"/>
          </w:tcPr>
          <w:p w14:paraId="4D2D6388" w14:textId="7F2A788B"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147,580 </w:t>
            </w:r>
          </w:p>
        </w:tc>
        <w:tc>
          <w:tcPr>
            <w:tcW w:w="981" w:type="pct"/>
            <w:vAlign w:val="bottom"/>
          </w:tcPr>
          <w:p w14:paraId="615031DE" w14:textId="34EE56D1"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354,931 </w:t>
            </w:r>
          </w:p>
        </w:tc>
        <w:tc>
          <w:tcPr>
            <w:tcW w:w="1034" w:type="pct"/>
            <w:vAlign w:val="bottom"/>
          </w:tcPr>
          <w:p w14:paraId="5C960D34" w14:textId="3385A06D"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566,221 </w:t>
            </w:r>
          </w:p>
        </w:tc>
        <w:tc>
          <w:tcPr>
            <w:tcW w:w="845" w:type="pct"/>
            <w:vAlign w:val="bottom"/>
          </w:tcPr>
          <w:p w14:paraId="7DABCECF" w14:textId="40E259B8"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529,176 </w:t>
            </w:r>
          </w:p>
        </w:tc>
      </w:tr>
      <w:tr w:rsidR="0024700E" w:rsidRPr="00D45EC9" w14:paraId="12843112" w14:textId="4329D316" w:rsidTr="007969A2">
        <w:trPr>
          <w:trHeight w:val="349"/>
        </w:trPr>
        <w:tc>
          <w:tcPr>
            <w:tcW w:w="1355" w:type="pct"/>
            <w:vAlign w:val="bottom"/>
          </w:tcPr>
          <w:p w14:paraId="37BB35BC" w14:textId="0CA29939" w:rsidR="0024700E" w:rsidRPr="00282968" w:rsidRDefault="0024700E" w:rsidP="0024700E">
            <w:pPr>
              <w:tabs>
                <w:tab w:val="right" w:leader="dot" w:pos="2805"/>
              </w:tabs>
              <w:snapToGrid w:val="0"/>
              <w:spacing w:before="20" w:after="20"/>
              <w:contextualSpacing/>
              <w:rPr>
                <w:rFonts w:eastAsia="Arial"/>
                <w:b/>
                <w:bCs/>
                <w:iCs/>
                <w:sz w:val="18"/>
                <w:szCs w:val="18"/>
              </w:rPr>
            </w:pPr>
            <w:r w:rsidRPr="00282968">
              <w:rPr>
                <w:rFonts w:eastAsia="Arial"/>
                <w:b/>
                <w:bCs/>
                <w:iCs/>
                <w:sz w:val="18"/>
                <w:szCs w:val="18"/>
              </w:rPr>
              <w:t>Total current assets</w:t>
            </w:r>
            <w:r w:rsidRPr="00282968">
              <w:rPr>
                <w:rFonts w:eastAsia="Arial"/>
                <w:b/>
                <w:bCs/>
                <w:iCs/>
                <w:sz w:val="18"/>
                <w:szCs w:val="18"/>
              </w:rPr>
              <w:tab/>
            </w:r>
          </w:p>
        </w:tc>
        <w:tc>
          <w:tcPr>
            <w:tcW w:w="785" w:type="pct"/>
            <w:gridSpan w:val="3"/>
            <w:vAlign w:val="bottom"/>
          </w:tcPr>
          <w:p w14:paraId="7E4E41EB" w14:textId="6C56D33D"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258,080 </w:t>
            </w:r>
          </w:p>
        </w:tc>
        <w:tc>
          <w:tcPr>
            <w:tcW w:w="981" w:type="pct"/>
            <w:vAlign w:val="bottom"/>
          </w:tcPr>
          <w:p w14:paraId="43A30DD2" w14:textId="4D601AC8"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439,615 </w:t>
            </w:r>
          </w:p>
        </w:tc>
        <w:tc>
          <w:tcPr>
            <w:tcW w:w="1034" w:type="pct"/>
            <w:vAlign w:val="bottom"/>
          </w:tcPr>
          <w:p w14:paraId="1B43C909" w14:textId="710190F7"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850,032 </w:t>
            </w:r>
          </w:p>
        </w:tc>
        <w:tc>
          <w:tcPr>
            <w:tcW w:w="845" w:type="pct"/>
            <w:vAlign w:val="bottom"/>
          </w:tcPr>
          <w:p w14:paraId="3693BE72" w14:textId="3A8B873E"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906,264 </w:t>
            </w:r>
          </w:p>
        </w:tc>
      </w:tr>
      <w:tr w:rsidR="0024700E" w:rsidRPr="00D45EC9" w14:paraId="24528C12" w14:textId="5CFDF1E1" w:rsidTr="007969A2">
        <w:trPr>
          <w:trHeight w:val="349"/>
        </w:trPr>
        <w:tc>
          <w:tcPr>
            <w:tcW w:w="1355" w:type="pct"/>
            <w:vAlign w:val="bottom"/>
          </w:tcPr>
          <w:p w14:paraId="1F70783B" w14:textId="37481C1E" w:rsidR="0024700E" w:rsidRPr="00282968" w:rsidRDefault="0024700E" w:rsidP="0024700E">
            <w:pPr>
              <w:tabs>
                <w:tab w:val="right" w:leader="dot" w:pos="2805"/>
              </w:tabs>
              <w:snapToGrid w:val="0"/>
              <w:spacing w:before="20" w:after="20"/>
              <w:contextualSpacing/>
              <w:rPr>
                <w:rFonts w:eastAsia="Arial"/>
                <w:iCs/>
                <w:sz w:val="18"/>
                <w:szCs w:val="18"/>
              </w:rPr>
            </w:pPr>
            <w:r w:rsidRPr="00282968">
              <w:rPr>
                <w:rFonts w:eastAsia="Arial"/>
                <w:b/>
                <w:color w:val="000000"/>
                <w:sz w:val="18"/>
                <w:szCs w:val="18"/>
              </w:rPr>
              <w:t>Total assets</w:t>
            </w:r>
            <w:r w:rsidRPr="00282968">
              <w:rPr>
                <w:rFonts w:eastAsia="Arial"/>
                <w:b/>
                <w:bCs/>
                <w:iCs/>
                <w:sz w:val="18"/>
                <w:szCs w:val="18"/>
              </w:rPr>
              <w:tab/>
            </w:r>
          </w:p>
        </w:tc>
        <w:tc>
          <w:tcPr>
            <w:tcW w:w="785" w:type="pct"/>
            <w:gridSpan w:val="3"/>
            <w:vAlign w:val="bottom"/>
          </w:tcPr>
          <w:p w14:paraId="38C120AA" w14:textId="0E01B45D"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407,337 </w:t>
            </w:r>
          </w:p>
        </w:tc>
        <w:tc>
          <w:tcPr>
            <w:tcW w:w="981" w:type="pct"/>
            <w:vAlign w:val="bottom"/>
          </w:tcPr>
          <w:p w14:paraId="640EDA32" w14:textId="74FF8935"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1,161,919 </w:t>
            </w:r>
          </w:p>
        </w:tc>
        <w:tc>
          <w:tcPr>
            <w:tcW w:w="1034" w:type="pct"/>
            <w:vAlign w:val="bottom"/>
          </w:tcPr>
          <w:p w14:paraId="28D59219" w14:textId="48394468" w:rsidR="0024700E" w:rsidRPr="00282968" w:rsidRDefault="0024700E" w:rsidP="0024700E">
            <w:pPr>
              <w:pBdr>
                <w:bottom w:val="single" w:sz="4" w:space="1" w:color="auto"/>
              </w:pBdr>
              <w:tabs>
                <w:tab w:val="decimal" w:pos="890"/>
              </w:tabs>
              <w:snapToGrid w:val="0"/>
              <w:spacing w:before="20" w:after="20"/>
              <w:ind w:firstLine="268"/>
              <w:contextualSpacing/>
              <w:jc w:val="right"/>
              <w:rPr>
                <w:b/>
                <w:bCs/>
                <w:iCs/>
                <w:color w:val="000000"/>
                <w:sz w:val="18"/>
                <w:szCs w:val="18"/>
                <w:lang w:val="en-GB"/>
              </w:rPr>
            </w:pPr>
            <w:r w:rsidRPr="00282968">
              <w:rPr>
                <w:b/>
                <w:bCs/>
                <w:color w:val="000000"/>
                <w:sz w:val="18"/>
                <w:szCs w:val="18"/>
              </w:rPr>
              <w:t xml:space="preserve">1,482,219 </w:t>
            </w:r>
          </w:p>
        </w:tc>
        <w:tc>
          <w:tcPr>
            <w:tcW w:w="845" w:type="pct"/>
            <w:vAlign w:val="bottom"/>
          </w:tcPr>
          <w:p w14:paraId="1535361C" w14:textId="66A72AB7"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1,551,365 </w:t>
            </w:r>
          </w:p>
        </w:tc>
      </w:tr>
      <w:tr w:rsidR="00C50C56" w:rsidRPr="00D45EC9" w14:paraId="123BB293" w14:textId="35697CD5" w:rsidTr="007969A2">
        <w:trPr>
          <w:trHeight w:val="227"/>
        </w:trPr>
        <w:tc>
          <w:tcPr>
            <w:tcW w:w="1355" w:type="pct"/>
            <w:vAlign w:val="bottom"/>
          </w:tcPr>
          <w:p w14:paraId="4C3DF9E0"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p w14:paraId="7489FB2A" w14:textId="76739C3E"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Current liabilities</w:t>
            </w:r>
          </w:p>
        </w:tc>
        <w:tc>
          <w:tcPr>
            <w:tcW w:w="621" w:type="pct"/>
            <w:vAlign w:val="bottom"/>
          </w:tcPr>
          <w:p w14:paraId="72608D2E"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27" w:type="pct"/>
            <w:vAlign w:val="bottom"/>
          </w:tcPr>
          <w:p w14:paraId="7D1510DF"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4CDAB58C"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355B5821" w14:textId="23CB647C"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2AE6B4B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320B65" w:rsidRPr="00D45EC9" w14:paraId="2E40A93F" w14:textId="6FB0D428" w:rsidTr="007969A2">
        <w:trPr>
          <w:trHeight w:val="227"/>
        </w:trPr>
        <w:tc>
          <w:tcPr>
            <w:tcW w:w="1355" w:type="pct"/>
            <w:vAlign w:val="bottom"/>
          </w:tcPr>
          <w:p w14:paraId="1E3F4948" w14:textId="51727893"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Trade and other payables</w:t>
            </w:r>
            <w:r w:rsidRPr="002956B5">
              <w:rPr>
                <w:rFonts w:eastAsia="Arial"/>
                <w:iCs/>
                <w:sz w:val="18"/>
                <w:szCs w:val="18"/>
                <w:highlight w:val="yellow"/>
              </w:rPr>
              <w:tab/>
            </w:r>
          </w:p>
        </w:tc>
        <w:tc>
          <w:tcPr>
            <w:tcW w:w="785" w:type="pct"/>
            <w:gridSpan w:val="3"/>
            <w:vAlign w:val="bottom"/>
          </w:tcPr>
          <w:p w14:paraId="7CEB02DA" w14:textId="3DED11D1"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8,240 </w:t>
            </w:r>
          </w:p>
        </w:tc>
        <w:tc>
          <w:tcPr>
            <w:tcW w:w="981" w:type="pct"/>
            <w:vAlign w:val="bottom"/>
          </w:tcPr>
          <w:p w14:paraId="5ED97222" w14:textId="5DF93558"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47,514 </w:t>
            </w:r>
          </w:p>
        </w:tc>
        <w:tc>
          <w:tcPr>
            <w:tcW w:w="1034" w:type="pct"/>
            <w:vAlign w:val="bottom"/>
          </w:tcPr>
          <w:p w14:paraId="56FC75D1" w14:textId="252C660C"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238,398 </w:t>
            </w:r>
          </w:p>
        </w:tc>
        <w:tc>
          <w:tcPr>
            <w:tcW w:w="845" w:type="pct"/>
            <w:vAlign w:val="bottom"/>
          </w:tcPr>
          <w:p w14:paraId="6DC7FB63" w14:textId="2BE4895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295,249 </w:t>
            </w:r>
          </w:p>
        </w:tc>
      </w:tr>
      <w:tr w:rsidR="00320B65" w:rsidRPr="00D45EC9" w14:paraId="64D90C49" w14:textId="2C0404B8" w:rsidTr="007969A2">
        <w:trPr>
          <w:trHeight w:val="227"/>
        </w:trPr>
        <w:tc>
          <w:tcPr>
            <w:tcW w:w="1355" w:type="pct"/>
            <w:vAlign w:val="bottom"/>
          </w:tcPr>
          <w:p w14:paraId="2CE93C9B" w14:textId="2F8874AC"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Contract liabilities</w:t>
            </w:r>
            <w:r w:rsidRPr="002956B5">
              <w:rPr>
                <w:rFonts w:eastAsia="Arial"/>
                <w:iCs/>
                <w:sz w:val="18"/>
                <w:szCs w:val="18"/>
                <w:highlight w:val="yellow"/>
              </w:rPr>
              <w:tab/>
            </w:r>
          </w:p>
        </w:tc>
        <w:tc>
          <w:tcPr>
            <w:tcW w:w="785" w:type="pct"/>
            <w:gridSpan w:val="3"/>
            <w:vAlign w:val="bottom"/>
          </w:tcPr>
          <w:p w14:paraId="0AC6CE65" w14:textId="6A9B6A43"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07E8A221" w14:textId="311F880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1,094 </w:t>
            </w:r>
          </w:p>
        </w:tc>
        <w:tc>
          <w:tcPr>
            <w:tcW w:w="1034" w:type="pct"/>
            <w:vAlign w:val="bottom"/>
          </w:tcPr>
          <w:p w14:paraId="02A090A0" w14:textId="5E0BFAC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12,974 </w:t>
            </w:r>
          </w:p>
        </w:tc>
        <w:tc>
          <w:tcPr>
            <w:tcW w:w="845" w:type="pct"/>
            <w:vAlign w:val="bottom"/>
          </w:tcPr>
          <w:p w14:paraId="3135D525" w14:textId="155E68D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38,134 </w:t>
            </w:r>
          </w:p>
        </w:tc>
      </w:tr>
      <w:tr w:rsidR="00320B65" w:rsidRPr="00D45EC9" w14:paraId="462C1AF5" w14:textId="77777777" w:rsidTr="007969A2">
        <w:trPr>
          <w:trHeight w:val="227"/>
        </w:trPr>
        <w:tc>
          <w:tcPr>
            <w:tcW w:w="1355" w:type="pct"/>
            <w:vAlign w:val="bottom"/>
          </w:tcPr>
          <w:p w14:paraId="08159A4F" w14:textId="20F0B916" w:rsidR="00320B65" w:rsidRPr="002956B5" w:rsidRDefault="00320B65" w:rsidP="00320B65">
            <w:pPr>
              <w:tabs>
                <w:tab w:val="right" w:leader="dot" w:pos="2805"/>
              </w:tabs>
              <w:snapToGrid w:val="0"/>
              <w:spacing w:before="20" w:after="20"/>
              <w:ind w:left="342" w:hanging="180"/>
              <w:contextualSpacing/>
              <w:rPr>
                <w:rFonts w:eastAsia="Arial"/>
                <w:iCs/>
                <w:sz w:val="18"/>
                <w:szCs w:val="18"/>
              </w:rPr>
            </w:pPr>
            <w:r w:rsidRPr="002956B5">
              <w:rPr>
                <w:rFonts w:eastAsia="Arial"/>
                <w:iCs/>
                <w:sz w:val="18"/>
                <w:szCs w:val="18"/>
              </w:rPr>
              <w:t>Lease liabilities</w:t>
            </w:r>
            <w:r w:rsidRPr="002956B5">
              <w:rPr>
                <w:rFonts w:eastAsia="Arial"/>
                <w:iCs/>
                <w:sz w:val="18"/>
                <w:szCs w:val="18"/>
              </w:rPr>
              <w:tab/>
            </w:r>
          </w:p>
        </w:tc>
        <w:tc>
          <w:tcPr>
            <w:tcW w:w="785" w:type="pct"/>
            <w:gridSpan w:val="3"/>
            <w:vAlign w:val="bottom"/>
          </w:tcPr>
          <w:p w14:paraId="3FCD6DDD" w14:textId="5CF2BA8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2,998 </w:t>
            </w:r>
          </w:p>
        </w:tc>
        <w:tc>
          <w:tcPr>
            <w:tcW w:w="981" w:type="pct"/>
            <w:vAlign w:val="bottom"/>
          </w:tcPr>
          <w:p w14:paraId="46FC94B8" w14:textId="4ED82E6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107,753 </w:t>
            </w:r>
          </w:p>
        </w:tc>
        <w:tc>
          <w:tcPr>
            <w:tcW w:w="1034" w:type="pct"/>
            <w:vAlign w:val="bottom"/>
          </w:tcPr>
          <w:p w14:paraId="62E24416" w14:textId="775341C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96,419 </w:t>
            </w:r>
          </w:p>
        </w:tc>
        <w:tc>
          <w:tcPr>
            <w:tcW w:w="845" w:type="pct"/>
            <w:vAlign w:val="bottom"/>
          </w:tcPr>
          <w:p w14:paraId="1D5AF9C1" w14:textId="7090277B"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122,208 </w:t>
            </w:r>
          </w:p>
        </w:tc>
      </w:tr>
      <w:tr w:rsidR="00320B65" w:rsidRPr="00D45EC9" w14:paraId="1C798B86" w14:textId="793EBF29" w:rsidTr="007969A2">
        <w:trPr>
          <w:trHeight w:val="227"/>
        </w:trPr>
        <w:tc>
          <w:tcPr>
            <w:tcW w:w="1355" w:type="pct"/>
            <w:vAlign w:val="bottom"/>
          </w:tcPr>
          <w:p w14:paraId="2F02F2B5" w14:textId="4DF94939"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Bank borrowings</w:t>
            </w:r>
            <w:r w:rsidRPr="002956B5">
              <w:rPr>
                <w:rFonts w:eastAsia="Arial"/>
                <w:iCs/>
                <w:sz w:val="18"/>
                <w:szCs w:val="18"/>
                <w:highlight w:val="yellow"/>
              </w:rPr>
              <w:tab/>
            </w:r>
          </w:p>
        </w:tc>
        <w:tc>
          <w:tcPr>
            <w:tcW w:w="785" w:type="pct"/>
            <w:gridSpan w:val="3"/>
            <w:vAlign w:val="bottom"/>
          </w:tcPr>
          <w:p w14:paraId="1F25DCED" w14:textId="5130639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0A993B67" w14:textId="2157596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32,361 </w:t>
            </w:r>
          </w:p>
        </w:tc>
        <w:tc>
          <w:tcPr>
            <w:tcW w:w="1034" w:type="pct"/>
            <w:vAlign w:val="bottom"/>
          </w:tcPr>
          <w:p w14:paraId="3388A6F3" w14:textId="5766979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95,123 </w:t>
            </w:r>
          </w:p>
        </w:tc>
        <w:tc>
          <w:tcPr>
            <w:tcW w:w="845" w:type="pct"/>
            <w:vAlign w:val="bottom"/>
          </w:tcPr>
          <w:p w14:paraId="7738761C" w14:textId="6525611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116,327 </w:t>
            </w:r>
          </w:p>
        </w:tc>
      </w:tr>
      <w:tr w:rsidR="00320B65" w:rsidRPr="00D45EC9" w14:paraId="5DE3F56F" w14:textId="03F48531" w:rsidTr="007969A2">
        <w:trPr>
          <w:trHeight w:val="227"/>
        </w:trPr>
        <w:tc>
          <w:tcPr>
            <w:tcW w:w="1355" w:type="pct"/>
            <w:vAlign w:val="bottom"/>
          </w:tcPr>
          <w:p w14:paraId="3634FFDD" w14:textId="6F7AED71" w:rsidR="00320B65" w:rsidRPr="00282968" w:rsidRDefault="00320B65" w:rsidP="00320B65">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income</w:t>
            </w:r>
            <w:r w:rsidRPr="00282968">
              <w:rPr>
                <w:rFonts w:eastAsia="Arial"/>
                <w:iCs/>
                <w:sz w:val="18"/>
                <w:szCs w:val="18"/>
              </w:rPr>
              <w:tab/>
            </w:r>
          </w:p>
        </w:tc>
        <w:tc>
          <w:tcPr>
            <w:tcW w:w="785" w:type="pct"/>
            <w:gridSpan w:val="3"/>
            <w:vAlign w:val="bottom"/>
          </w:tcPr>
          <w:p w14:paraId="2A489608" w14:textId="04D5EE9B" w:rsidR="00320B65" w:rsidRPr="00282968" w:rsidRDefault="00320B65" w:rsidP="00320B65">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3DB07517" w14:textId="5077201F" w:rsidR="00320B65" w:rsidRPr="00282968" w:rsidRDefault="00320B65" w:rsidP="00320B65">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918 </w:t>
            </w:r>
          </w:p>
        </w:tc>
        <w:tc>
          <w:tcPr>
            <w:tcW w:w="1034" w:type="pct"/>
            <w:vAlign w:val="bottom"/>
          </w:tcPr>
          <w:p w14:paraId="3588D86F" w14:textId="0CC3B3B6" w:rsidR="00320B65" w:rsidRPr="00282968" w:rsidRDefault="00320B65" w:rsidP="00320B65">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1,195 </w:t>
            </w:r>
          </w:p>
        </w:tc>
        <w:tc>
          <w:tcPr>
            <w:tcW w:w="845" w:type="pct"/>
            <w:vAlign w:val="bottom"/>
          </w:tcPr>
          <w:p w14:paraId="56A64BA4" w14:textId="7737AC9D" w:rsidR="00320B65" w:rsidRPr="00282968" w:rsidRDefault="00320B65" w:rsidP="00320B65">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320B65" w:rsidRPr="00D45EC9" w14:paraId="0EE99D86" w14:textId="44B0BE2D" w:rsidTr="007969A2">
        <w:trPr>
          <w:trHeight w:val="161"/>
        </w:trPr>
        <w:tc>
          <w:tcPr>
            <w:tcW w:w="1355" w:type="pct"/>
            <w:vAlign w:val="bottom"/>
          </w:tcPr>
          <w:p w14:paraId="2F7C0735" w14:textId="535600F4" w:rsidR="00320B65" w:rsidRPr="00282968" w:rsidRDefault="00320B65" w:rsidP="00320B65">
            <w:pPr>
              <w:tabs>
                <w:tab w:val="right" w:leader="dot" w:pos="2805"/>
              </w:tabs>
              <w:snapToGrid w:val="0"/>
              <w:spacing w:before="20" w:after="20"/>
              <w:contextualSpacing/>
              <w:rPr>
                <w:rFonts w:eastAsia="Arial"/>
                <w:b/>
                <w:bCs/>
                <w:iCs/>
                <w:sz w:val="18"/>
                <w:szCs w:val="18"/>
              </w:rPr>
            </w:pPr>
            <w:r w:rsidRPr="00282968">
              <w:rPr>
                <w:rFonts w:eastAsia="Arial"/>
                <w:b/>
                <w:bCs/>
                <w:iCs/>
                <w:sz w:val="18"/>
                <w:szCs w:val="18"/>
              </w:rPr>
              <w:lastRenderedPageBreak/>
              <w:t>Total current liabilities</w:t>
            </w:r>
            <w:r w:rsidRPr="00282968">
              <w:rPr>
                <w:rFonts w:eastAsia="Arial"/>
                <w:b/>
                <w:bCs/>
                <w:iCs/>
                <w:sz w:val="18"/>
                <w:szCs w:val="18"/>
              </w:rPr>
              <w:tab/>
            </w:r>
          </w:p>
        </w:tc>
        <w:tc>
          <w:tcPr>
            <w:tcW w:w="785" w:type="pct"/>
            <w:gridSpan w:val="3"/>
            <w:vAlign w:val="bottom"/>
          </w:tcPr>
          <w:p w14:paraId="19A31006" w14:textId="07D7774B" w:rsidR="00320B65" w:rsidRPr="00282968" w:rsidRDefault="00320B65" w:rsidP="00320B65">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11,238 </w:t>
            </w:r>
          </w:p>
        </w:tc>
        <w:tc>
          <w:tcPr>
            <w:tcW w:w="981" w:type="pct"/>
            <w:vAlign w:val="bottom"/>
          </w:tcPr>
          <w:p w14:paraId="1FAA762C" w14:textId="02B35EB4" w:rsidR="00320B65" w:rsidRPr="00282968" w:rsidRDefault="00320B65" w:rsidP="00320B65">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189,640 </w:t>
            </w:r>
          </w:p>
        </w:tc>
        <w:tc>
          <w:tcPr>
            <w:tcW w:w="1034" w:type="pct"/>
            <w:vAlign w:val="bottom"/>
          </w:tcPr>
          <w:p w14:paraId="69842E1A" w14:textId="0AFE0D72" w:rsidR="00320B65" w:rsidRPr="00282968" w:rsidRDefault="00320B65" w:rsidP="00320B65">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444,109 </w:t>
            </w:r>
          </w:p>
        </w:tc>
        <w:tc>
          <w:tcPr>
            <w:tcW w:w="845" w:type="pct"/>
            <w:vAlign w:val="bottom"/>
          </w:tcPr>
          <w:p w14:paraId="4B7C97E4" w14:textId="4434FFD6" w:rsidR="00320B65" w:rsidRPr="00282968" w:rsidRDefault="00320B65" w:rsidP="00320B65">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571,918 </w:t>
            </w:r>
          </w:p>
        </w:tc>
      </w:tr>
      <w:tr w:rsidR="00456756" w:rsidRPr="00D45EC9" w14:paraId="46D16B7F" w14:textId="05DBF3FA" w:rsidTr="007969A2">
        <w:trPr>
          <w:trHeight w:val="227"/>
        </w:trPr>
        <w:tc>
          <w:tcPr>
            <w:tcW w:w="1355" w:type="pct"/>
            <w:vAlign w:val="bottom"/>
          </w:tcPr>
          <w:p w14:paraId="09043C86" w14:textId="77777777" w:rsidR="00456756" w:rsidRPr="00282968" w:rsidRDefault="00456756" w:rsidP="00456756">
            <w:pPr>
              <w:tabs>
                <w:tab w:val="right" w:leader="dot" w:pos="2805"/>
              </w:tabs>
              <w:snapToGrid w:val="0"/>
              <w:spacing w:before="20" w:after="20"/>
              <w:ind w:left="180" w:hanging="180"/>
              <w:contextualSpacing/>
              <w:rPr>
                <w:rFonts w:eastAsia="Arial"/>
                <w:b/>
                <w:bCs/>
                <w:iCs/>
                <w:sz w:val="18"/>
                <w:szCs w:val="18"/>
              </w:rPr>
            </w:pPr>
          </w:p>
          <w:p w14:paraId="49E2F0AF" w14:textId="2DE60BC8" w:rsidR="00456756" w:rsidRPr="00282968" w:rsidRDefault="00456756" w:rsidP="00456756">
            <w:pPr>
              <w:tabs>
                <w:tab w:val="right" w:leader="dot" w:pos="2805"/>
              </w:tabs>
              <w:snapToGrid w:val="0"/>
              <w:spacing w:before="20" w:after="20"/>
              <w:ind w:left="180" w:hanging="180"/>
              <w:contextualSpacing/>
              <w:rPr>
                <w:rFonts w:eastAsia="Arial"/>
                <w:b/>
                <w:bCs/>
                <w:iCs/>
                <w:sz w:val="18"/>
                <w:szCs w:val="18"/>
              </w:rPr>
            </w:pPr>
            <w:proofErr w:type="gramStart"/>
            <w:r w:rsidRPr="00282968">
              <w:rPr>
                <w:rFonts w:eastAsia="Arial"/>
                <w:b/>
                <w:bCs/>
                <w:iCs/>
                <w:sz w:val="18"/>
                <w:szCs w:val="18"/>
              </w:rPr>
              <w:t>Net current</w:t>
            </w:r>
            <w:proofErr w:type="gramEnd"/>
            <w:r w:rsidRPr="00282968">
              <w:rPr>
                <w:rFonts w:eastAsia="Arial"/>
                <w:b/>
                <w:bCs/>
                <w:iCs/>
                <w:sz w:val="18"/>
                <w:szCs w:val="18"/>
              </w:rPr>
              <w:t xml:space="preserve"> assets</w:t>
            </w:r>
            <w:r w:rsidRPr="00282968">
              <w:rPr>
                <w:rFonts w:eastAsia="Arial"/>
                <w:b/>
                <w:bCs/>
                <w:iCs/>
                <w:sz w:val="18"/>
                <w:szCs w:val="18"/>
              </w:rPr>
              <w:tab/>
            </w:r>
          </w:p>
        </w:tc>
        <w:tc>
          <w:tcPr>
            <w:tcW w:w="785" w:type="pct"/>
            <w:gridSpan w:val="3"/>
            <w:vAlign w:val="bottom"/>
          </w:tcPr>
          <w:p w14:paraId="74BAE5DC" w14:textId="7CFEA9D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246,842 </w:t>
            </w:r>
          </w:p>
        </w:tc>
        <w:tc>
          <w:tcPr>
            <w:tcW w:w="981" w:type="pct"/>
            <w:vAlign w:val="bottom"/>
          </w:tcPr>
          <w:p w14:paraId="2BAD392A" w14:textId="156D31B9"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249,975 </w:t>
            </w:r>
          </w:p>
        </w:tc>
        <w:tc>
          <w:tcPr>
            <w:tcW w:w="1034" w:type="pct"/>
            <w:vAlign w:val="bottom"/>
          </w:tcPr>
          <w:p w14:paraId="33FD2EEB" w14:textId="795C0E02"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405,923 </w:t>
            </w:r>
          </w:p>
        </w:tc>
        <w:tc>
          <w:tcPr>
            <w:tcW w:w="845" w:type="pct"/>
            <w:vAlign w:val="bottom"/>
          </w:tcPr>
          <w:p w14:paraId="622B71BE" w14:textId="190140C3"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334,346 </w:t>
            </w:r>
          </w:p>
        </w:tc>
      </w:tr>
      <w:tr w:rsidR="00456756" w:rsidRPr="00D45EC9" w14:paraId="063DE270" w14:textId="37B78182" w:rsidTr="007969A2">
        <w:trPr>
          <w:trHeight w:val="227"/>
        </w:trPr>
        <w:tc>
          <w:tcPr>
            <w:tcW w:w="1355" w:type="pct"/>
            <w:vAlign w:val="bottom"/>
          </w:tcPr>
          <w:p w14:paraId="2A2F5C5F" w14:textId="60AB811A" w:rsidR="00456756" w:rsidRPr="00282968" w:rsidRDefault="00456756" w:rsidP="00456756">
            <w:pPr>
              <w:tabs>
                <w:tab w:val="right" w:leader="dot" w:pos="2805"/>
              </w:tabs>
              <w:snapToGrid w:val="0"/>
              <w:spacing w:before="20" w:after="20"/>
              <w:contextualSpacing/>
              <w:rPr>
                <w:rFonts w:eastAsia="Arial"/>
                <w:b/>
                <w:bCs/>
                <w:iCs/>
                <w:sz w:val="18"/>
                <w:szCs w:val="18"/>
              </w:rPr>
            </w:pPr>
            <w:r w:rsidRPr="00282968">
              <w:rPr>
                <w:rFonts w:eastAsia="Arial"/>
                <w:b/>
                <w:bCs/>
                <w:iCs/>
                <w:sz w:val="18"/>
                <w:szCs w:val="18"/>
              </w:rPr>
              <w:t xml:space="preserve">Total assets </w:t>
            </w:r>
            <w:proofErr w:type="gramStart"/>
            <w:r w:rsidRPr="00282968">
              <w:rPr>
                <w:rFonts w:eastAsia="Arial"/>
                <w:b/>
                <w:bCs/>
                <w:iCs/>
                <w:sz w:val="18"/>
                <w:szCs w:val="18"/>
              </w:rPr>
              <w:t>less</w:t>
            </w:r>
            <w:proofErr w:type="gramEnd"/>
            <w:r w:rsidRPr="00282968">
              <w:rPr>
                <w:rFonts w:eastAsia="Arial"/>
                <w:b/>
                <w:bCs/>
                <w:iCs/>
                <w:sz w:val="18"/>
                <w:szCs w:val="18"/>
              </w:rPr>
              <w:t xml:space="preserve"> current liabilities</w:t>
            </w:r>
            <w:r w:rsidRPr="00282968">
              <w:rPr>
                <w:rFonts w:eastAsia="Arial"/>
                <w:b/>
                <w:bCs/>
                <w:iCs/>
                <w:sz w:val="18"/>
                <w:szCs w:val="18"/>
              </w:rPr>
              <w:tab/>
            </w:r>
          </w:p>
        </w:tc>
        <w:tc>
          <w:tcPr>
            <w:tcW w:w="785" w:type="pct"/>
            <w:gridSpan w:val="3"/>
            <w:vAlign w:val="bottom"/>
          </w:tcPr>
          <w:p w14:paraId="2E2EE378" w14:textId="4F0EB245"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396,099 </w:t>
            </w:r>
          </w:p>
        </w:tc>
        <w:tc>
          <w:tcPr>
            <w:tcW w:w="981" w:type="pct"/>
            <w:vAlign w:val="bottom"/>
          </w:tcPr>
          <w:p w14:paraId="57D94F94" w14:textId="1E39C1BF"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972,279 </w:t>
            </w:r>
          </w:p>
        </w:tc>
        <w:tc>
          <w:tcPr>
            <w:tcW w:w="1034" w:type="pct"/>
            <w:vAlign w:val="bottom"/>
          </w:tcPr>
          <w:p w14:paraId="46CECA90" w14:textId="7DFAE2DD"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1,038,110 </w:t>
            </w:r>
          </w:p>
        </w:tc>
        <w:tc>
          <w:tcPr>
            <w:tcW w:w="845" w:type="pct"/>
            <w:vAlign w:val="bottom"/>
          </w:tcPr>
          <w:p w14:paraId="15F018E4" w14:textId="141B85E2"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979,447 </w:t>
            </w:r>
          </w:p>
        </w:tc>
      </w:tr>
      <w:tr w:rsidR="00C50C56" w:rsidRPr="00D45EC9" w14:paraId="7D7837F1" w14:textId="36F7B34D" w:rsidTr="007969A2">
        <w:trPr>
          <w:trHeight w:val="227"/>
        </w:trPr>
        <w:tc>
          <w:tcPr>
            <w:tcW w:w="1355" w:type="pct"/>
            <w:vAlign w:val="bottom"/>
          </w:tcPr>
          <w:p w14:paraId="0D664F50" w14:textId="77777777"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p>
          <w:p w14:paraId="0EF3B223" w14:textId="7A9DA8EC"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r w:rsidRPr="00282968">
              <w:rPr>
                <w:rFonts w:eastAsia="Arial"/>
                <w:b/>
                <w:bCs/>
                <w:iCs/>
                <w:sz w:val="18"/>
                <w:szCs w:val="18"/>
              </w:rPr>
              <w:t>Non-current liabilities</w:t>
            </w:r>
          </w:p>
        </w:tc>
        <w:tc>
          <w:tcPr>
            <w:tcW w:w="785" w:type="pct"/>
            <w:gridSpan w:val="3"/>
            <w:vAlign w:val="bottom"/>
          </w:tcPr>
          <w:p w14:paraId="780011E7" w14:textId="0E2C0FE7" w:rsidR="00AA05FA" w:rsidRPr="00282968" w:rsidRDefault="00AA05FA" w:rsidP="00CF515F">
            <w:pPr>
              <w:tabs>
                <w:tab w:val="decimal" w:pos="890"/>
              </w:tabs>
              <w:snapToGrid w:val="0"/>
              <w:spacing w:before="20" w:after="20"/>
              <w:contextualSpacing/>
              <w:jc w:val="right"/>
              <w:rPr>
                <w:iCs/>
                <w:sz w:val="18"/>
                <w:szCs w:val="18"/>
              </w:rPr>
            </w:pPr>
          </w:p>
        </w:tc>
        <w:tc>
          <w:tcPr>
            <w:tcW w:w="981" w:type="pct"/>
            <w:vAlign w:val="bottom"/>
          </w:tcPr>
          <w:p w14:paraId="4646A7B4" w14:textId="4B6AC9A3" w:rsidR="00AA05FA" w:rsidRPr="00282968" w:rsidRDefault="00AA05FA" w:rsidP="00CF515F">
            <w:pPr>
              <w:tabs>
                <w:tab w:val="decimal" w:pos="890"/>
              </w:tabs>
              <w:snapToGrid w:val="0"/>
              <w:spacing w:before="20" w:after="20"/>
              <w:contextualSpacing/>
              <w:jc w:val="right"/>
              <w:rPr>
                <w:iCs/>
                <w:sz w:val="18"/>
                <w:szCs w:val="18"/>
              </w:rPr>
            </w:pPr>
          </w:p>
        </w:tc>
        <w:tc>
          <w:tcPr>
            <w:tcW w:w="1034" w:type="pct"/>
            <w:vAlign w:val="bottom"/>
          </w:tcPr>
          <w:p w14:paraId="7A6A137D" w14:textId="6D296F22" w:rsidR="00AA05FA" w:rsidRPr="00282968" w:rsidRDefault="00AA05FA" w:rsidP="00CF515F">
            <w:pPr>
              <w:tabs>
                <w:tab w:val="decimal" w:pos="890"/>
              </w:tabs>
              <w:snapToGrid w:val="0"/>
              <w:spacing w:before="20" w:after="20"/>
              <w:contextualSpacing/>
              <w:jc w:val="right"/>
              <w:rPr>
                <w:iCs/>
                <w:sz w:val="18"/>
                <w:szCs w:val="18"/>
              </w:rPr>
            </w:pPr>
          </w:p>
        </w:tc>
        <w:tc>
          <w:tcPr>
            <w:tcW w:w="845" w:type="pct"/>
            <w:vAlign w:val="bottom"/>
          </w:tcPr>
          <w:p w14:paraId="57A66DF5" w14:textId="77777777" w:rsidR="00AA05FA" w:rsidRPr="00282968" w:rsidRDefault="00AA05FA" w:rsidP="002705F4">
            <w:pPr>
              <w:tabs>
                <w:tab w:val="decimal" w:pos="890"/>
              </w:tabs>
              <w:snapToGrid w:val="0"/>
              <w:spacing w:before="20" w:after="20"/>
              <w:contextualSpacing/>
              <w:jc w:val="right"/>
              <w:rPr>
                <w:iCs/>
                <w:sz w:val="18"/>
                <w:szCs w:val="18"/>
              </w:rPr>
            </w:pPr>
          </w:p>
        </w:tc>
      </w:tr>
      <w:tr w:rsidR="00456756" w:rsidRPr="00D45EC9" w14:paraId="2ADFF792" w14:textId="26D539CE" w:rsidTr="007969A2">
        <w:trPr>
          <w:trHeight w:val="227"/>
        </w:trPr>
        <w:tc>
          <w:tcPr>
            <w:tcW w:w="1355" w:type="pct"/>
            <w:vAlign w:val="bottom"/>
          </w:tcPr>
          <w:p w14:paraId="21AFE453" w14:textId="43E0FCBC"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Lease liabilities</w:t>
            </w:r>
            <w:r w:rsidRPr="00282968">
              <w:rPr>
                <w:rFonts w:eastAsia="Arial"/>
                <w:iCs/>
                <w:sz w:val="18"/>
                <w:szCs w:val="18"/>
              </w:rPr>
              <w:tab/>
            </w:r>
          </w:p>
        </w:tc>
        <w:tc>
          <w:tcPr>
            <w:tcW w:w="785" w:type="pct"/>
            <w:gridSpan w:val="3"/>
            <w:vAlign w:val="bottom"/>
          </w:tcPr>
          <w:p w14:paraId="73D71A64" w14:textId="3A9A23C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2,847 </w:t>
            </w:r>
          </w:p>
        </w:tc>
        <w:tc>
          <w:tcPr>
            <w:tcW w:w="981" w:type="pct"/>
            <w:vAlign w:val="bottom"/>
          </w:tcPr>
          <w:p w14:paraId="1E1C7128" w14:textId="0F829585"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409,028 </w:t>
            </w:r>
          </w:p>
        </w:tc>
        <w:tc>
          <w:tcPr>
            <w:tcW w:w="1034" w:type="pct"/>
            <w:vAlign w:val="bottom"/>
          </w:tcPr>
          <w:p w14:paraId="442DC4B4" w14:textId="0CCA4A9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335,973 </w:t>
            </w:r>
          </w:p>
        </w:tc>
        <w:tc>
          <w:tcPr>
            <w:tcW w:w="845" w:type="pct"/>
            <w:vAlign w:val="bottom"/>
          </w:tcPr>
          <w:p w14:paraId="5D175998" w14:textId="25F8438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346,614 </w:t>
            </w:r>
          </w:p>
        </w:tc>
      </w:tr>
      <w:tr w:rsidR="00456756" w:rsidRPr="00D45EC9" w14:paraId="375FDA1B" w14:textId="77777777" w:rsidTr="007969A2">
        <w:trPr>
          <w:trHeight w:val="227"/>
        </w:trPr>
        <w:tc>
          <w:tcPr>
            <w:tcW w:w="1355" w:type="pct"/>
            <w:vAlign w:val="bottom"/>
          </w:tcPr>
          <w:p w14:paraId="74871BB1" w14:textId="294C88D9"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liabilities</w:t>
            </w:r>
            <w:r w:rsidRPr="00282968">
              <w:rPr>
                <w:rFonts w:eastAsia="Arial"/>
                <w:iCs/>
                <w:sz w:val="18"/>
                <w:szCs w:val="18"/>
              </w:rPr>
              <w:tab/>
            </w:r>
          </w:p>
        </w:tc>
        <w:tc>
          <w:tcPr>
            <w:tcW w:w="785" w:type="pct"/>
            <w:gridSpan w:val="3"/>
            <w:vAlign w:val="bottom"/>
          </w:tcPr>
          <w:p w14:paraId="7E3E3881" w14:textId="1611DE2B"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340A9996" w14:textId="1F0EB0CA"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5,455 </w:t>
            </w:r>
          </w:p>
        </w:tc>
        <w:tc>
          <w:tcPr>
            <w:tcW w:w="1034" w:type="pct"/>
            <w:vAlign w:val="bottom"/>
          </w:tcPr>
          <w:p w14:paraId="15B2D88D" w14:textId="11A0E737"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2,139 </w:t>
            </w:r>
          </w:p>
        </w:tc>
        <w:tc>
          <w:tcPr>
            <w:tcW w:w="845" w:type="pct"/>
            <w:vAlign w:val="bottom"/>
          </w:tcPr>
          <w:p w14:paraId="092A5086" w14:textId="64D2D47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 </w:t>
            </w:r>
          </w:p>
        </w:tc>
      </w:tr>
      <w:tr w:rsidR="00456756" w:rsidRPr="00D45EC9" w14:paraId="2AF17416" w14:textId="77777777" w:rsidTr="007969A2">
        <w:trPr>
          <w:trHeight w:val="227"/>
        </w:trPr>
        <w:tc>
          <w:tcPr>
            <w:tcW w:w="1355" w:type="pct"/>
            <w:vAlign w:val="bottom"/>
          </w:tcPr>
          <w:p w14:paraId="23FF7873" w14:textId="782AAA6C"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income</w:t>
            </w:r>
            <w:r w:rsidRPr="00282968">
              <w:rPr>
                <w:rFonts w:eastAsia="Arial"/>
                <w:iCs/>
                <w:sz w:val="18"/>
                <w:szCs w:val="18"/>
              </w:rPr>
              <w:tab/>
            </w:r>
          </w:p>
        </w:tc>
        <w:tc>
          <w:tcPr>
            <w:tcW w:w="785" w:type="pct"/>
            <w:gridSpan w:val="3"/>
            <w:vAlign w:val="bottom"/>
          </w:tcPr>
          <w:p w14:paraId="1ABC87EE" w14:textId="072CB404"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5,000 </w:t>
            </w:r>
          </w:p>
        </w:tc>
        <w:tc>
          <w:tcPr>
            <w:tcW w:w="981" w:type="pct"/>
            <w:vAlign w:val="bottom"/>
          </w:tcPr>
          <w:p w14:paraId="4DB7791F" w14:textId="5902C36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3,005 </w:t>
            </w:r>
          </w:p>
        </w:tc>
        <w:tc>
          <w:tcPr>
            <w:tcW w:w="1034" w:type="pct"/>
            <w:vAlign w:val="bottom"/>
          </w:tcPr>
          <w:p w14:paraId="12AE74EE" w14:textId="5A106C3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21,198 </w:t>
            </w:r>
          </w:p>
        </w:tc>
        <w:tc>
          <w:tcPr>
            <w:tcW w:w="845" w:type="pct"/>
            <w:vAlign w:val="bottom"/>
          </w:tcPr>
          <w:p w14:paraId="49C879B2" w14:textId="431358BC"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55,354 </w:t>
            </w:r>
          </w:p>
        </w:tc>
      </w:tr>
      <w:tr w:rsidR="00456756" w:rsidRPr="00D45EC9" w14:paraId="1F6BC12D" w14:textId="63D4FA2D" w:rsidTr="007969A2">
        <w:trPr>
          <w:trHeight w:val="227"/>
        </w:trPr>
        <w:tc>
          <w:tcPr>
            <w:tcW w:w="1355" w:type="pct"/>
            <w:vAlign w:val="bottom"/>
          </w:tcPr>
          <w:p w14:paraId="080721F9" w14:textId="17D8D6EA"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Financial liabilities on shares</w:t>
            </w:r>
            <w:r w:rsidRPr="00282968">
              <w:rPr>
                <w:rFonts w:eastAsiaTheme="minorEastAsia" w:hint="eastAsia"/>
                <w:iCs/>
                <w:sz w:val="18"/>
                <w:szCs w:val="18"/>
                <w:lang w:eastAsia="zh-CN"/>
              </w:rPr>
              <w:t xml:space="preserve"> </w:t>
            </w:r>
            <w:r w:rsidRPr="00282968">
              <w:rPr>
                <w:rFonts w:eastAsia="Arial"/>
                <w:iCs/>
                <w:sz w:val="18"/>
                <w:szCs w:val="18"/>
              </w:rPr>
              <w:t>with preferential rights</w:t>
            </w:r>
            <w:r w:rsidRPr="00282968">
              <w:rPr>
                <w:rFonts w:eastAsia="Arial"/>
                <w:iCs/>
                <w:sz w:val="18"/>
                <w:szCs w:val="18"/>
              </w:rPr>
              <w:tab/>
            </w:r>
          </w:p>
        </w:tc>
        <w:tc>
          <w:tcPr>
            <w:tcW w:w="785" w:type="pct"/>
            <w:gridSpan w:val="3"/>
            <w:vAlign w:val="bottom"/>
          </w:tcPr>
          <w:p w14:paraId="12650850" w14:textId="2AA64F2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415,534 </w:t>
            </w:r>
          </w:p>
        </w:tc>
        <w:tc>
          <w:tcPr>
            <w:tcW w:w="981" w:type="pct"/>
            <w:vAlign w:val="bottom"/>
          </w:tcPr>
          <w:p w14:paraId="2C5335D5" w14:textId="618315A3"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932,030 </w:t>
            </w:r>
          </w:p>
        </w:tc>
        <w:tc>
          <w:tcPr>
            <w:tcW w:w="1034" w:type="pct"/>
            <w:vAlign w:val="bottom"/>
          </w:tcPr>
          <w:p w14:paraId="6667574E" w14:textId="0464922C"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1,608,605 </w:t>
            </w:r>
          </w:p>
        </w:tc>
        <w:tc>
          <w:tcPr>
            <w:tcW w:w="845" w:type="pct"/>
            <w:vAlign w:val="bottom"/>
          </w:tcPr>
          <w:p w14:paraId="7C8E8801" w14:textId="6E9066B6"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1,648,269 </w:t>
            </w:r>
          </w:p>
        </w:tc>
      </w:tr>
      <w:tr w:rsidR="00456756" w:rsidRPr="00D45EC9" w14:paraId="78727C44" w14:textId="030491A4" w:rsidTr="007969A2">
        <w:trPr>
          <w:trHeight w:val="227"/>
        </w:trPr>
        <w:tc>
          <w:tcPr>
            <w:tcW w:w="1355" w:type="pct"/>
            <w:vAlign w:val="bottom"/>
          </w:tcPr>
          <w:p w14:paraId="03DE961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bookmarkStart w:id="34" w:name="OLE_LINK301"/>
            <w:bookmarkStart w:id="35" w:name="OLE_LINK302"/>
            <w:r w:rsidRPr="00282968">
              <w:rPr>
                <w:rFonts w:eastAsia="Arial"/>
                <w:b/>
                <w:bCs/>
                <w:iCs/>
                <w:sz w:val="18"/>
                <w:szCs w:val="18"/>
              </w:rPr>
              <w:t>Total non-current liabilities</w:t>
            </w:r>
            <w:r w:rsidRPr="00282968">
              <w:rPr>
                <w:rFonts w:eastAsia="Arial"/>
                <w:b/>
                <w:bCs/>
                <w:iCs/>
                <w:sz w:val="18"/>
                <w:szCs w:val="18"/>
              </w:rPr>
              <w:tab/>
            </w:r>
          </w:p>
        </w:tc>
        <w:tc>
          <w:tcPr>
            <w:tcW w:w="785" w:type="pct"/>
            <w:gridSpan w:val="3"/>
            <w:vAlign w:val="bottom"/>
          </w:tcPr>
          <w:p w14:paraId="24EE4164" w14:textId="73B08ED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423,381 </w:t>
            </w:r>
          </w:p>
        </w:tc>
        <w:tc>
          <w:tcPr>
            <w:tcW w:w="981" w:type="pct"/>
            <w:vAlign w:val="bottom"/>
          </w:tcPr>
          <w:p w14:paraId="15232048" w14:textId="7695B0E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1,349,518 </w:t>
            </w:r>
          </w:p>
        </w:tc>
        <w:tc>
          <w:tcPr>
            <w:tcW w:w="1034" w:type="pct"/>
            <w:vAlign w:val="bottom"/>
          </w:tcPr>
          <w:p w14:paraId="2FDCBDF6" w14:textId="546C6CA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1,967,915 </w:t>
            </w:r>
          </w:p>
        </w:tc>
        <w:tc>
          <w:tcPr>
            <w:tcW w:w="845" w:type="pct"/>
            <w:vAlign w:val="bottom"/>
          </w:tcPr>
          <w:p w14:paraId="6153FD0B" w14:textId="2909C037"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2,050,766 </w:t>
            </w:r>
          </w:p>
        </w:tc>
      </w:tr>
      <w:bookmarkEnd w:id="34"/>
      <w:bookmarkEnd w:id="35"/>
      <w:tr w:rsidR="00456756" w:rsidRPr="00D45EC9" w14:paraId="0AC14811" w14:textId="6E1F7F3D" w:rsidTr="007969A2">
        <w:trPr>
          <w:trHeight w:val="227"/>
        </w:trPr>
        <w:tc>
          <w:tcPr>
            <w:tcW w:w="1355" w:type="pct"/>
            <w:vAlign w:val="bottom"/>
          </w:tcPr>
          <w:p w14:paraId="64CA40A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p>
          <w:p w14:paraId="3D030A37" w14:textId="6381D7B3" w:rsidR="00456756" w:rsidRPr="00282968" w:rsidRDefault="00456756" w:rsidP="00456756">
            <w:pPr>
              <w:tabs>
                <w:tab w:val="right" w:leader="dot" w:pos="2805"/>
              </w:tabs>
              <w:snapToGrid w:val="0"/>
              <w:spacing w:before="20" w:after="20"/>
              <w:contextualSpacing/>
              <w:rPr>
                <w:rFonts w:eastAsia="Arial"/>
                <w:iCs/>
                <w:sz w:val="18"/>
                <w:szCs w:val="18"/>
              </w:rPr>
            </w:pPr>
            <w:r w:rsidRPr="00282968">
              <w:rPr>
                <w:rFonts w:eastAsia="Arial"/>
                <w:b/>
                <w:bCs/>
                <w:iCs/>
                <w:sz w:val="18"/>
                <w:szCs w:val="18"/>
              </w:rPr>
              <w:t>Total liabilities</w:t>
            </w:r>
            <w:r w:rsidRPr="00282968">
              <w:rPr>
                <w:rFonts w:eastAsia="Arial"/>
                <w:iCs/>
                <w:sz w:val="18"/>
                <w:szCs w:val="18"/>
              </w:rPr>
              <w:tab/>
            </w:r>
          </w:p>
        </w:tc>
        <w:tc>
          <w:tcPr>
            <w:tcW w:w="785" w:type="pct"/>
            <w:gridSpan w:val="3"/>
            <w:vAlign w:val="bottom"/>
          </w:tcPr>
          <w:p w14:paraId="3F0D381D" w14:textId="445A81D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434,619 </w:t>
            </w:r>
          </w:p>
        </w:tc>
        <w:tc>
          <w:tcPr>
            <w:tcW w:w="981" w:type="pct"/>
            <w:vAlign w:val="bottom"/>
          </w:tcPr>
          <w:p w14:paraId="6358616C" w14:textId="3F29EF52"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1,539,158 </w:t>
            </w:r>
          </w:p>
        </w:tc>
        <w:tc>
          <w:tcPr>
            <w:tcW w:w="1034" w:type="pct"/>
            <w:vAlign w:val="bottom"/>
          </w:tcPr>
          <w:p w14:paraId="792E92C3" w14:textId="0E11A211"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2,412,024 </w:t>
            </w:r>
          </w:p>
        </w:tc>
        <w:tc>
          <w:tcPr>
            <w:tcW w:w="845" w:type="pct"/>
            <w:vAlign w:val="bottom"/>
          </w:tcPr>
          <w:p w14:paraId="49613BC0" w14:textId="2316FAD9"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2,622,684 </w:t>
            </w:r>
          </w:p>
        </w:tc>
      </w:tr>
      <w:tr w:rsidR="00C50C56" w:rsidRPr="00D45EC9" w14:paraId="5EB3E484" w14:textId="323E0081" w:rsidTr="007969A2">
        <w:trPr>
          <w:trHeight w:val="227"/>
        </w:trPr>
        <w:tc>
          <w:tcPr>
            <w:tcW w:w="1355" w:type="pct"/>
            <w:vAlign w:val="bottom"/>
          </w:tcPr>
          <w:p w14:paraId="058B19B9"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bookmarkStart w:id="36" w:name="_Hlk54986646"/>
          </w:p>
        </w:tc>
        <w:tc>
          <w:tcPr>
            <w:tcW w:w="785" w:type="pct"/>
            <w:gridSpan w:val="3"/>
            <w:vAlign w:val="bottom"/>
          </w:tcPr>
          <w:p w14:paraId="44667EE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2B1F8D0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74724452"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FA620D8"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bookmarkEnd w:id="36"/>
      <w:tr w:rsidR="00456756" w:rsidRPr="00D45EC9" w14:paraId="63E0D1CB" w14:textId="7346B8FC" w:rsidTr="007969A2">
        <w:trPr>
          <w:trHeight w:val="227"/>
        </w:trPr>
        <w:tc>
          <w:tcPr>
            <w:tcW w:w="1355" w:type="pct"/>
            <w:vAlign w:val="bottom"/>
          </w:tcPr>
          <w:p w14:paraId="68E6AC08" w14:textId="0E969655" w:rsidR="00456756" w:rsidRPr="00282968" w:rsidRDefault="00456756" w:rsidP="00456756">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Net liabilities</w:t>
            </w:r>
          </w:p>
        </w:tc>
        <w:tc>
          <w:tcPr>
            <w:tcW w:w="785" w:type="pct"/>
            <w:gridSpan w:val="3"/>
            <w:vAlign w:val="bottom"/>
          </w:tcPr>
          <w:p w14:paraId="544E67FA" w14:textId="2F94FD2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FE3BAEE" w14:textId="570CD61E"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5EF7CF84" w14:textId="04584E25"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7B33966D" w14:textId="7234F57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r w:rsidR="00C50C56" w:rsidRPr="00D45EC9" w14:paraId="6FEFF08E" w14:textId="051ECF9C" w:rsidTr="007969A2">
        <w:trPr>
          <w:trHeight w:val="227"/>
        </w:trPr>
        <w:tc>
          <w:tcPr>
            <w:tcW w:w="1355" w:type="pct"/>
            <w:vAlign w:val="bottom"/>
          </w:tcPr>
          <w:p w14:paraId="78E330EA"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tc>
        <w:tc>
          <w:tcPr>
            <w:tcW w:w="785" w:type="pct"/>
            <w:gridSpan w:val="3"/>
            <w:vAlign w:val="bottom"/>
          </w:tcPr>
          <w:p w14:paraId="3ED871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08061C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28340D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A0F3877"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C50C56" w:rsidRPr="00D45EC9" w14:paraId="20D290E7" w14:textId="04F5E7D4" w:rsidTr="007969A2">
        <w:trPr>
          <w:trHeight w:val="227"/>
        </w:trPr>
        <w:tc>
          <w:tcPr>
            <w:tcW w:w="1355" w:type="pct"/>
            <w:vAlign w:val="bottom"/>
          </w:tcPr>
          <w:p w14:paraId="0B7B793B" w14:textId="2B34965E" w:rsidR="00AA05FA" w:rsidRPr="00282968" w:rsidRDefault="00AA05FA" w:rsidP="00CF515F">
            <w:pPr>
              <w:tabs>
                <w:tab w:val="right" w:leader="dot" w:pos="2805"/>
              </w:tabs>
              <w:snapToGrid w:val="0"/>
              <w:spacing w:before="20" w:after="20"/>
              <w:ind w:left="162" w:hanging="162"/>
              <w:contextualSpacing/>
              <w:rPr>
                <w:rFonts w:eastAsiaTheme="minorEastAsia"/>
                <w:b/>
                <w:bCs/>
                <w:iCs/>
                <w:sz w:val="18"/>
                <w:szCs w:val="18"/>
                <w:lang w:eastAsia="zh-CN"/>
              </w:rPr>
            </w:pPr>
            <w:r w:rsidRPr="00282968">
              <w:rPr>
                <w:rFonts w:eastAsia="Arial"/>
                <w:b/>
                <w:bCs/>
                <w:iCs/>
                <w:sz w:val="18"/>
                <w:szCs w:val="18"/>
              </w:rPr>
              <w:t>Capital and reserve</w:t>
            </w:r>
            <w:r w:rsidR="00456756" w:rsidRPr="00282968">
              <w:rPr>
                <w:rFonts w:eastAsiaTheme="minorEastAsia" w:hint="eastAsia"/>
                <w:b/>
                <w:bCs/>
                <w:iCs/>
                <w:sz w:val="18"/>
                <w:szCs w:val="18"/>
                <w:lang w:eastAsia="zh-CN"/>
              </w:rPr>
              <w:t>s</w:t>
            </w:r>
          </w:p>
        </w:tc>
        <w:tc>
          <w:tcPr>
            <w:tcW w:w="785" w:type="pct"/>
            <w:gridSpan w:val="3"/>
            <w:vAlign w:val="bottom"/>
          </w:tcPr>
          <w:p w14:paraId="1AE6792B"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6C32AF5"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5853C5A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68CB6523"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456756" w:rsidRPr="00D45EC9" w14:paraId="6574BA28" w14:textId="5DF3E799" w:rsidTr="007969A2">
        <w:trPr>
          <w:trHeight w:val="227"/>
        </w:trPr>
        <w:tc>
          <w:tcPr>
            <w:tcW w:w="1355" w:type="pct"/>
            <w:vAlign w:val="bottom"/>
          </w:tcPr>
          <w:p w14:paraId="645D2A81" w14:textId="60AA2E4A"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hint="eastAsia"/>
                <w:color w:val="000000"/>
                <w:sz w:val="18"/>
                <w:szCs w:val="18"/>
              </w:rPr>
              <w:t>Paid-in</w:t>
            </w:r>
            <w:r w:rsidRPr="00282968">
              <w:rPr>
                <w:rFonts w:eastAsia="Arial"/>
                <w:color w:val="000000"/>
                <w:sz w:val="18"/>
                <w:szCs w:val="18"/>
              </w:rPr>
              <w:t xml:space="preserve"> capital</w:t>
            </w:r>
          </w:p>
        </w:tc>
        <w:tc>
          <w:tcPr>
            <w:tcW w:w="785" w:type="pct"/>
            <w:gridSpan w:val="3"/>
            <w:vAlign w:val="bottom"/>
          </w:tcPr>
          <w:p w14:paraId="65349258" w14:textId="2F39B35D"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 </w:t>
            </w:r>
          </w:p>
        </w:tc>
        <w:tc>
          <w:tcPr>
            <w:tcW w:w="981" w:type="pct"/>
            <w:vAlign w:val="bottom"/>
          </w:tcPr>
          <w:p w14:paraId="2CDF20FF" w14:textId="28EAF322"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431 </w:t>
            </w:r>
          </w:p>
        </w:tc>
        <w:tc>
          <w:tcPr>
            <w:tcW w:w="1034" w:type="pct"/>
            <w:vAlign w:val="bottom"/>
          </w:tcPr>
          <w:p w14:paraId="0701A71D" w14:textId="7C314C4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c>
          <w:tcPr>
            <w:tcW w:w="845" w:type="pct"/>
            <w:vAlign w:val="bottom"/>
          </w:tcPr>
          <w:p w14:paraId="7108CA65" w14:textId="3BD01C03"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r>
      <w:tr w:rsidR="00456756" w:rsidRPr="00D45EC9" w14:paraId="28A82E1A" w14:textId="79498185" w:rsidTr="007969A2">
        <w:trPr>
          <w:trHeight w:val="227"/>
        </w:trPr>
        <w:tc>
          <w:tcPr>
            <w:tcW w:w="1355" w:type="pct"/>
            <w:vAlign w:val="bottom"/>
          </w:tcPr>
          <w:p w14:paraId="56F5262A" w14:textId="5FF1305E"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color w:val="000000"/>
                <w:sz w:val="18"/>
                <w:szCs w:val="18"/>
              </w:rPr>
              <w:t>Reserves</w:t>
            </w:r>
          </w:p>
        </w:tc>
        <w:tc>
          <w:tcPr>
            <w:tcW w:w="785" w:type="pct"/>
            <w:gridSpan w:val="3"/>
            <w:vAlign w:val="bottom"/>
          </w:tcPr>
          <w:p w14:paraId="64E3C513" w14:textId="6653C028"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(27,757)</w:t>
            </w:r>
          </w:p>
        </w:tc>
        <w:tc>
          <w:tcPr>
            <w:tcW w:w="981" w:type="pct"/>
            <w:vAlign w:val="bottom"/>
          </w:tcPr>
          <w:p w14:paraId="110C45C5" w14:textId="2F25656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(377,670)</w:t>
            </w:r>
          </w:p>
        </w:tc>
        <w:tc>
          <w:tcPr>
            <w:tcW w:w="1034" w:type="pct"/>
            <w:vAlign w:val="bottom"/>
          </w:tcPr>
          <w:p w14:paraId="1EDD3E35" w14:textId="11DB630B"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(930,520)</w:t>
            </w:r>
          </w:p>
        </w:tc>
        <w:tc>
          <w:tcPr>
            <w:tcW w:w="845" w:type="pct"/>
            <w:vAlign w:val="bottom"/>
          </w:tcPr>
          <w:p w14:paraId="13FABCD6" w14:textId="6E94B914"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(1,072,034)</w:t>
            </w:r>
          </w:p>
        </w:tc>
      </w:tr>
      <w:tr w:rsidR="00456756" w:rsidRPr="00D45EC9" w14:paraId="5DECC308" w14:textId="3BBBA8D7" w:rsidTr="007969A2">
        <w:trPr>
          <w:trHeight w:val="227"/>
        </w:trPr>
        <w:tc>
          <w:tcPr>
            <w:tcW w:w="1355" w:type="pct"/>
            <w:vAlign w:val="bottom"/>
          </w:tcPr>
          <w:p w14:paraId="661DD49F" w14:textId="7B18CD11" w:rsidR="00456756" w:rsidRPr="00282968" w:rsidRDefault="00456756" w:rsidP="00456756">
            <w:pPr>
              <w:tabs>
                <w:tab w:val="right" w:leader="dot" w:pos="2805"/>
              </w:tabs>
              <w:snapToGrid w:val="0"/>
              <w:spacing w:before="20" w:after="20"/>
              <w:contextualSpacing/>
              <w:rPr>
                <w:rFonts w:eastAsia="Arial"/>
                <w:b/>
                <w:bCs/>
                <w:iCs/>
                <w:sz w:val="18"/>
                <w:szCs w:val="18"/>
              </w:rPr>
            </w:pPr>
            <w:r w:rsidRPr="00282968">
              <w:rPr>
                <w:rFonts w:eastAsia="Arial"/>
                <w:b/>
                <w:bCs/>
                <w:iCs/>
                <w:sz w:val="18"/>
                <w:szCs w:val="18"/>
                <w:lang w:val="en-GB"/>
              </w:rPr>
              <w:t>Total deficits</w:t>
            </w:r>
          </w:p>
        </w:tc>
        <w:tc>
          <w:tcPr>
            <w:tcW w:w="785" w:type="pct"/>
            <w:gridSpan w:val="3"/>
            <w:vAlign w:val="bottom"/>
          </w:tcPr>
          <w:p w14:paraId="4CC89C6E" w14:textId="0A958DD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72600FA" w14:textId="724DB9B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18004892" w14:textId="7F9BE2C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29491CF1" w14:textId="3C771AAC"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bl>
    <w:p w14:paraId="4B488D31" w14:textId="77777777" w:rsidR="007969A2" w:rsidRDefault="007969A2" w:rsidP="00425BAA">
      <w:pPr>
        <w:jc w:val="both"/>
        <w:rPr>
          <w:rFonts w:ascii="Times New Roman" w:hAnsi="Times New Roman" w:cs="Times New Roman"/>
          <w:b/>
          <w:iCs/>
        </w:rPr>
      </w:pPr>
    </w:p>
    <w:p w14:paraId="4E32F9DF" w14:textId="0E14A5CA" w:rsidR="007969A2" w:rsidRPr="007969A2" w:rsidRDefault="007969A2" w:rsidP="00425BAA">
      <w:pPr>
        <w:jc w:val="both"/>
        <w:rPr>
          <w:rFonts w:ascii="Times New Roman" w:hAnsi="Times New Roman" w:cs="Times New Roman"/>
          <w:b/>
          <w:i/>
        </w:rPr>
      </w:pPr>
      <w:commentRangeStart w:id="37"/>
      <w:r w:rsidRPr="007969A2">
        <w:rPr>
          <w:rFonts w:ascii="Times New Roman" w:hAnsi="Times New Roman" w:cs="Times New Roman" w:hint="eastAsia"/>
          <w:b/>
          <w:i/>
          <w:highlight w:val="yellow"/>
        </w:rPr>
        <w:t xml:space="preserve">[to </w:t>
      </w:r>
      <w:r w:rsidR="001C31F8">
        <w:rPr>
          <w:rFonts w:ascii="Times New Roman" w:hAnsi="Times New Roman" w:cs="Times New Roman" w:hint="eastAsia"/>
          <w:b/>
          <w:i/>
          <w:highlight w:val="yellow"/>
        </w:rPr>
        <w:t xml:space="preserve">confirm </w:t>
      </w:r>
      <w:r w:rsidR="00307E21">
        <w:rPr>
          <w:rFonts w:ascii="Times New Roman" w:hAnsi="Times New Roman" w:cs="Times New Roman" w:hint="eastAsia"/>
          <w:b/>
          <w:i/>
          <w:highlight w:val="yellow"/>
        </w:rPr>
        <w:t xml:space="preserve">which </w:t>
      </w:r>
      <w:r w:rsidR="001C31F8">
        <w:rPr>
          <w:rFonts w:ascii="Times New Roman" w:hAnsi="Times New Roman" w:cs="Times New Roman" w:hint="eastAsia"/>
          <w:b/>
          <w:i/>
          <w:highlight w:val="yellow"/>
        </w:rPr>
        <w:t xml:space="preserve">items </w:t>
      </w:r>
      <w:r w:rsidR="00307E21">
        <w:rPr>
          <w:rFonts w:ascii="Times New Roman" w:hAnsi="Times New Roman" w:cs="Times New Roman" w:hint="eastAsia"/>
          <w:b/>
          <w:i/>
          <w:highlight w:val="yellow"/>
        </w:rPr>
        <w:t>should be discussed</w:t>
      </w:r>
      <w:r w:rsidR="00DD6789">
        <w:rPr>
          <w:rFonts w:ascii="Times New Roman" w:hAnsi="Times New Roman" w:cs="Times New Roman" w:hint="eastAsia"/>
          <w:b/>
          <w:i/>
          <w:highlight w:val="yellow"/>
        </w:rPr>
        <w:t xml:space="preserve"> below</w:t>
      </w:r>
      <w:r w:rsidRPr="007969A2">
        <w:rPr>
          <w:rFonts w:ascii="Times New Roman" w:hAnsi="Times New Roman" w:cs="Times New Roman" w:hint="eastAsia"/>
          <w:b/>
          <w:i/>
          <w:highlight w:val="yellow"/>
        </w:rPr>
        <w:t>]</w:t>
      </w:r>
      <w:commentRangeEnd w:id="37"/>
      <w:r w:rsidR="002956B5">
        <w:rPr>
          <w:rStyle w:val="CommentReference"/>
          <w:rFonts w:ascii="Times New Roman" w:eastAsia="SimSun" w:hAnsi="Times New Roman" w:cs="Times New Roman"/>
        </w:rPr>
      </w:r>
    </w:p>
    <w:p w14:paraId="319D6543" w14:textId="6E018497" w:rsidR="0009604E" w:rsidRPr="002D032B" w:rsidRDefault="00C857F1" w:rsidP="00282968">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 xml:space="preserve">Property, </w:t>
      </w:r>
      <w:r w:rsidR="00E82F51">
        <w:rPr>
          <w:rFonts w:ascii="Times New Roman" w:hAnsi="Times New Roman" w:cs="Times New Roman"/>
          <w:b/>
          <w:iCs/>
        </w:rPr>
        <w:t>P</w:t>
      </w:r>
      <w:r w:rsidRPr="002D032B">
        <w:rPr>
          <w:rFonts w:ascii="Times New Roman" w:hAnsi="Times New Roman" w:cs="Times New Roman"/>
          <w:b/>
          <w:iCs/>
        </w:rPr>
        <w:t xml:space="preserve">lant and </w:t>
      </w:r>
      <w:r w:rsidR="00E82F51">
        <w:rPr>
          <w:rFonts w:ascii="Times New Roman" w:hAnsi="Times New Roman" w:cs="Times New Roman"/>
          <w:b/>
          <w:iCs/>
        </w:rPr>
        <w:t>E</w:t>
      </w:r>
      <w:r w:rsidRPr="002D032B">
        <w:rPr>
          <w:rFonts w:ascii="Times New Roman" w:hAnsi="Times New Roman" w:cs="Times New Roman"/>
          <w:b/>
          <w:iCs/>
        </w:rPr>
        <w:t>quipment</w:t>
      </w:r>
    </w:p>
    <w:p w14:paraId="3D301B99" w14:textId="42F1453C" w:rsidR="007073DC" w:rsidRPr="00282968" w:rsidRDefault="00D57567" w:rsidP="00282968">
      <w:pPr>
        <w:snapToGrid w:val="0"/>
        <w:spacing w:after="240" w:line="240" w:lineRule="auto"/>
        <w:ind w:firstLine="720"/>
        <w:jc w:val="both"/>
        <w:rPr>
          <w:rFonts w:ascii="Times New Roman" w:hAnsi="Times New Roman" w:cs="Times New Roman"/>
          <w:iCs/>
        </w:rPr>
      </w:pPr>
      <w:r>
        <w:rPr>
          <w:b w:val="0"/>
          <w:color w:val="002F6C"/>
        </w:rPr>
        <w:t>Our property, plant and equipment primarily consisted of electronic equipment and office furniture. Our electronic equipment mainly included GPU servers, CPU servers, storage equipment, network security equipment and other equipment used to support our R&amp;D activities and internal computing environment. The following table sets forth the components of our property, plant and equipment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971"/>
        <w:gridCol w:w="768"/>
        <w:gridCol w:w="1345"/>
        <w:gridCol w:w="1521"/>
        <w:gridCol w:w="1811"/>
      </w:tblGrid>
      <w:tr w:rsidR="00282968" w:rsidRPr="002D032B" w14:paraId="6AEFDE34" w14:textId="3EE1C4AF" w:rsidTr="00282968">
        <w:trPr>
          <w:trHeight w:val="410"/>
        </w:trPr>
        <w:tc>
          <w:tcPr>
            <w:tcW w:w="2611" w:type="dxa"/>
            <w:vAlign w:val="bottom"/>
          </w:tcPr>
          <w:p w14:paraId="1F3A0882" w14:textId="77777777" w:rsidR="00282968" w:rsidRPr="00282968" w:rsidRDefault="00282968" w:rsidP="00E728B4">
            <w:pPr>
              <w:spacing w:before="20" w:after="20"/>
              <w:rPr>
                <w:rFonts w:eastAsia="Arial"/>
                <w:iCs/>
                <w:sz w:val="18"/>
                <w:szCs w:val="18"/>
              </w:rPr>
            </w:pPr>
          </w:p>
        </w:tc>
        <w:tc>
          <w:tcPr>
            <w:tcW w:w="4605" w:type="dxa"/>
            <w:gridSpan w:val="4"/>
            <w:vAlign w:val="bottom"/>
          </w:tcPr>
          <w:p w14:paraId="118D0B1C" w14:textId="2563A46D" w:rsidR="00282968" w:rsidRPr="00282968" w:rsidRDefault="00282968" w:rsidP="00A908F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811" w:type="dxa"/>
            <w:vAlign w:val="bottom"/>
          </w:tcPr>
          <w:p w14:paraId="764339EC" w14:textId="6FBB7B26" w:rsidR="00282968" w:rsidRPr="00282968" w:rsidRDefault="00282968" w:rsidP="00B228D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282968" w:rsidRPr="002D032B" w14:paraId="404F8F0B" w14:textId="0C121676" w:rsidTr="00282968">
        <w:trPr>
          <w:trHeight w:val="309"/>
        </w:trPr>
        <w:tc>
          <w:tcPr>
            <w:tcW w:w="2611" w:type="dxa"/>
            <w:vAlign w:val="bottom"/>
          </w:tcPr>
          <w:p w14:paraId="0F2C511A" w14:textId="77777777" w:rsidR="00282968" w:rsidRPr="00282968" w:rsidRDefault="00282968" w:rsidP="00B228D6">
            <w:pPr>
              <w:spacing w:before="20" w:after="20"/>
              <w:rPr>
                <w:rFonts w:eastAsia="Arial"/>
                <w:iCs/>
                <w:sz w:val="18"/>
                <w:szCs w:val="18"/>
              </w:rPr>
            </w:pPr>
          </w:p>
        </w:tc>
        <w:tc>
          <w:tcPr>
            <w:tcW w:w="1739" w:type="dxa"/>
            <w:gridSpan w:val="2"/>
            <w:vAlign w:val="bottom"/>
          </w:tcPr>
          <w:p w14:paraId="30E46A7D" w14:textId="61D5E82F"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45" w:type="dxa"/>
            <w:vAlign w:val="bottom"/>
          </w:tcPr>
          <w:p w14:paraId="3DD410BB" w14:textId="3F7EE500"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521" w:type="dxa"/>
            <w:vAlign w:val="bottom"/>
          </w:tcPr>
          <w:p w14:paraId="45D610CE" w14:textId="3C33A69B"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811" w:type="dxa"/>
            <w:vAlign w:val="bottom"/>
          </w:tcPr>
          <w:p w14:paraId="2CF46CEF" w14:textId="08548202" w:rsidR="00282968" w:rsidRPr="00282968" w:rsidRDefault="00282968" w:rsidP="00282968">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B3FD1" w:rsidRPr="002D032B" w14:paraId="585857A4" w14:textId="3803CBEA" w:rsidTr="00282968">
        <w:trPr>
          <w:trHeight w:val="227"/>
        </w:trPr>
        <w:tc>
          <w:tcPr>
            <w:tcW w:w="2611" w:type="dxa"/>
            <w:vAlign w:val="bottom"/>
          </w:tcPr>
          <w:p w14:paraId="440A84FC" w14:textId="77777777" w:rsidR="000B3FD1" w:rsidRPr="00282968" w:rsidRDefault="000B3FD1" w:rsidP="003055BD">
            <w:pPr>
              <w:tabs>
                <w:tab w:val="right" w:leader="dot" w:pos="2805"/>
              </w:tabs>
              <w:spacing w:before="20" w:after="20"/>
              <w:rPr>
                <w:rFonts w:eastAsia="Arial"/>
                <w:iCs/>
                <w:sz w:val="18"/>
                <w:szCs w:val="18"/>
              </w:rPr>
            </w:pPr>
          </w:p>
        </w:tc>
        <w:tc>
          <w:tcPr>
            <w:tcW w:w="6416" w:type="dxa"/>
            <w:gridSpan w:val="5"/>
          </w:tcPr>
          <w:p w14:paraId="04B2A79A" w14:textId="191EE04C" w:rsidR="000B3FD1" w:rsidRPr="00282968" w:rsidRDefault="000B3FD1" w:rsidP="000B3FD1">
            <w:pPr>
              <w:tabs>
                <w:tab w:val="decimal" w:pos="890"/>
              </w:tabs>
              <w:spacing w:before="20" w:after="20"/>
              <w:jc w:val="center"/>
              <w:rPr>
                <w:rFonts w:eastAsia="Arial"/>
                <w:i/>
                <w:sz w:val="18"/>
                <w:szCs w:val="18"/>
              </w:rPr>
            </w:pPr>
            <w:r w:rsidRPr="00282968">
              <w:rPr>
                <w:rFonts w:eastAsia="Arial"/>
                <w:i/>
                <w:sz w:val="18"/>
                <w:szCs w:val="18"/>
              </w:rPr>
              <w:t>(RMB in thousands)</w:t>
            </w:r>
          </w:p>
        </w:tc>
      </w:tr>
      <w:tr w:rsidR="00282968" w:rsidRPr="002D032B" w14:paraId="1E18B53F" w14:textId="54D47F62" w:rsidTr="00600AA4">
        <w:trPr>
          <w:trHeight w:val="227"/>
        </w:trPr>
        <w:tc>
          <w:tcPr>
            <w:tcW w:w="2611" w:type="dxa"/>
            <w:vAlign w:val="bottom"/>
          </w:tcPr>
          <w:p w14:paraId="46990ED4" w14:textId="77777777" w:rsidR="00282968" w:rsidRPr="00282968" w:rsidRDefault="00282968" w:rsidP="00282968">
            <w:pPr>
              <w:tabs>
                <w:tab w:val="right" w:leader="dot" w:pos="2805"/>
              </w:tabs>
              <w:spacing w:before="20" w:after="20"/>
              <w:rPr>
                <w:rFonts w:eastAsia="Arial"/>
                <w:iCs/>
                <w:sz w:val="18"/>
                <w:szCs w:val="18"/>
              </w:rPr>
            </w:pPr>
          </w:p>
        </w:tc>
        <w:tc>
          <w:tcPr>
            <w:tcW w:w="971" w:type="dxa"/>
          </w:tcPr>
          <w:p w14:paraId="78DAAD22" w14:textId="77777777" w:rsidR="00282968" w:rsidRPr="00282968" w:rsidRDefault="00282968" w:rsidP="00282968">
            <w:pPr>
              <w:tabs>
                <w:tab w:val="decimal" w:pos="890"/>
              </w:tabs>
              <w:spacing w:before="20" w:after="20"/>
              <w:jc w:val="right"/>
              <w:rPr>
                <w:rFonts w:eastAsia="Arial"/>
                <w:iCs/>
                <w:sz w:val="18"/>
                <w:szCs w:val="18"/>
              </w:rPr>
            </w:pPr>
          </w:p>
        </w:tc>
        <w:tc>
          <w:tcPr>
            <w:tcW w:w="768" w:type="dxa"/>
          </w:tcPr>
          <w:p w14:paraId="7830F48C" w14:textId="77777777" w:rsidR="00282968" w:rsidRPr="00282968" w:rsidRDefault="00282968" w:rsidP="00282968">
            <w:pPr>
              <w:tabs>
                <w:tab w:val="decimal" w:pos="890"/>
              </w:tabs>
              <w:spacing w:before="20" w:after="20"/>
              <w:jc w:val="right"/>
              <w:rPr>
                <w:rFonts w:eastAsia="Arial"/>
                <w:iCs/>
                <w:sz w:val="18"/>
                <w:szCs w:val="18"/>
              </w:rPr>
            </w:pPr>
          </w:p>
        </w:tc>
        <w:tc>
          <w:tcPr>
            <w:tcW w:w="1345" w:type="dxa"/>
          </w:tcPr>
          <w:p w14:paraId="0922A12A" w14:textId="77777777" w:rsidR="00282968" w:rsidRPr="00282968" w:rsidRDefault="00282968" w:rsidP="00282968">
            <w:pPr>
              <w:tabs>
                <w:tab w:val="decimal" w:pos="890"/>
              </w:tabs>
              <w:spacing w:before="20" w:after="20"/>
              <w:jc w:val="right"/>
              <w:rPr>
                <w:rFonts w:eastAsia="Arial"/>
                <w:iCs/>
                <w:sz w:val="18"/>
                <w:szCs w:val="18"/>
              </w:rPr>
            </w:pPr>
          </w:p>
        </w:tc>
        <w:tc>
          <w:tcPr>
            <w:tcW w:w="1521" w:type="dxa"/>
          </w:tcPr>
          <w:p w14:paraId="108D76F1" w14:textId="77777777" w:rsidR="00282968" w:rsidRPr="00282968" w:rsidRDefault="00282968" w:rsidP="00282968">
            <w:pPr>
              <w:tabs>
                <w:tab w:val="decimal" w:pos="890"/>
              </w:tabs>
              <w:spacing w:before="20" w:after="20"/>
              <w:jc w:val="right"/>
              <w:rPr>
                <w:rFonts w:eastAsia="Arial"/>
                <w:iCs/>
                <w:sz w:val="18"/>
                <w:szCs w:val="18"/>
              </w:rPr>
            </w:pPr>
          </w:p>
        </w:tc>
        <w:tc>
          <w:tcPr>
            <w:tcW w:w="1811" w:type="dxa"/>
          </w:tcPr>
          <w:p w14:paraId="7727B488" w14:textId="569405F6" w:rsidR="00282968" w:rsidRPr="00282968" w:rsidRDefault="00282968" w:rsidP="00282968">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282968" w:rsidRPr="002D032B" w14:paraId="38F800CE" w14:textId="77777777" w:rsidTr="00282968">
        <w:trPr>
          <w:trHeight w:val="227"/>
        </w:trPr>
        <w:tc>
          <w:tcPr>
            <w:tcW w:w="2611" w:type="dxa"/>
            <w:vAlign w:val="bottom"/>
          </w:tcPr>
          <w:p w14:paraId="695C3F5B" w14:textId="77777777" w:rsidR="00282968" w:rsidRPr="00282968" w:rsidRDefault="00282968" w:rsidP="001707C6">
            <w:pPr>
              <w:tabs>
                <w:tab w:val="right" w:leader="dot" w:pos="2805"/>
              </w:tabs>
              <w:spacing w:before="20" w:after="20"/>
              <w:rPr>
                <w:rFonts w:eastAsia="Arial"/>
                <w:iCs/>
                <w:sz w:val="18"/>
                <w:szCs w:val="18"/>
              </w:rPr>
            </w:pPr>
          </w:p>
        </w:tc>
        <w:tc>
          <w:tcPr>
            <w:tcW w:w="1739" w:type="dxa"/>
            <w:gridSpan w:val="2"/>
            <w:vAlign w:val="bottom"/>
          </w:tcPr>
          <w:p w14:paraId="12F78451" w14:textId="77777777" w:rsidR="00282968" w:rsidRPr="00282968" w:rsidRDefault="00282968" w:rsidP="001707C6">
            <w:pPr>
              <w:tabs>
                <w:tab w:val="decimal" w:pos="890"/>
              </w:tabs>
              <w:spacing w:before="20" w:after="20"/>
              <w:jc w:val="right"/>
              <w:rPr>
                <w:iCs/>
                <w:color w:val="000000"/>
                <w:sz w:val="18"/>
                <w:szCs w:val="18"/>
                <w:lang w:val="en-GB"/>
              </w:rPr>
            </w:pPr>
          </w:p>
        </w:tc>
        <w:tc>
          <w:tcPr>
            <w:tcW w:w="1345" w:type="dxa"/>
            <w:vAlign w:val="bottom"/>
          </w:tcPr>
          <w:p w14:paraId="3C9BCD60" w14:textId="77777777" w:rsidR="00282968" w:rsidRPr="00282968" w:rsidRDefault="00282968" w:rsidP="001707C6">
            <w:pPr>
              <w:tabs>
                <w:tab w:val="decimal" w:pos="890"/>
              </w:tabs>
              <w:spacing w:before="20" w:after="20"/>
              <w:jc w:val="right"/>
              <w:rPr>
                <w:iCs/>
                <w:color w:val="000000"/>
                <w:sz w:val="18"/>
                <w:szCs w:val="18"/>
                <w:lang w:val="en-GB"/>
              </w:rPr>
            </w:pPr>
          </w:p>
        </w:tc>
        <w:tc>
          <w:tcPr>
            <w:tcW w:w="1521" w:type="dxa"/>
          </w:tcPr>
          <w:p w14:paraId="4022AD53" w14:textId="77777777" w:rsidR="00282968" w:rsidRPr="00282968" w:rsidRDefault="00282968" w:rsidP="001707C6">
            <w:pPr>
              <w:tabs>
                <w:tab w:val="decimal" w:pos="890"/>
              </w:tabs>
              <w:spacing w:before="20" w:after="20"/>
              <w:jc w:val="right"/>
              <w:rPr>
                <w:rFonts w:eastAsia="Arial"/>
                <w:iCs/>
                <w:sz w:val="18"/>
                <w:szCs w:val="18"/>
              </w:rPr>
            </w:pPr>
          </w:p>
        </w:tc>
        <w:tc>
          <w:tcPr>
            <w:tcW w:w="1811" w:type="dxa"/>
            <w:vAlign w:val="bottom"/>
          </w:tcPr>
          <w:p w14:paraId="0D600DA4" w14:textId="77777777" w:rsidR="00282968" w:rsidRPr="00282968" w:rsidRDefault="00282968" w:rsidP="00B228D6">
            <w:pPr>
              <w:tabs>
                <w:tab w:val="decimal" w:pos="890"/>
              </w:tabs>
              <w:spacing w:before="20" w:after="20"/>
              <w:jc w:val="right"/>
              <w:rPr>
                <w:iCs/>
                <w:color w:val="000000"/>
                <w:sz w:val="18"/>
                <w:szCs w:val="18"/>
                <w:lang w:val="en-GB"/>
              </w:rPr>
            </w:pPr>
          </w:p>
        </w:tc>
      </w:tr>
      <w:tr w:rsidR="00EB3A0F" w:rsidRPr="002D032B" w14:paraId="0D723304" w14:textId="4945AEC1" w:rsidTr="00E77903">
        <w:trPr>
          <w:trHeight w:val="227"/>
        </w:trPr>
        <w:tc>
          <w:tcPr>
            <w:tcW w:w="2611" w:type="dxa"/>
            <w:vAlign w:val="bottom"/>
          </w:tcPr>
          <w:p w14:paraId="28D18A8B" w14:textId="676B52F0"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Electronic equipment</w:t>
            </w:r>
            <w:r w:rsidRPr="00282968">
              <w:rPr>
                <w:rFonts w:eastAsia="Arial"/>
                <w:iCs/>
                <w:sz w:val="18"/>
                <w:szCs w:val="18"/>
              </w:rPr>
              <w:tab/>
            </w:r>
          </w:p>
        </w:tc>
        <w:tc>
          <w:tcPr>
            <w:tcW w:w="1739" w:type="dxa"/>
            <w:gridSpan w:val="2"/>
            <w:vAlign w:val="center"/>
          </w:tcPr>
          <w:p w14:paraId="74E139A3" w14:textId="36538477"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71,342</w:t>
            </w:r>
          </w:p>
        </w:tc>
        <w:tc>
          <w:tcPr>
            <w:tcW w:w="1345" w:type="dxa"/>
            <w:vAlign w:val="center"/>
          </w:tcPr>
          <w:p w14:paraId="3C718284" w14:textId="4C27DE63"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78,306</w:t>
            </w:r>
          </w:p>
        </w:tc>
        <w:tc>
          <w:tcPr>
            <w:tcW w:w="1521" w:type="dxa"/>
            <w:vAlign w:val="center"/>
          </w:tcPr>
          <w:p w14:paraId="69A8D7F8" w14:textId="6D9843CC" w:rsidR="00EB3A0F" w:rsidRPr="00E82C8D" w:rsidRDefault="00EB3A0F" w:rsidP="00EB3A0F">
            <w:pPr>
              <w:tabs>
                <w:tab w:val="decimal" w:pos="890"/>
              </w:tabs>
              <w:spacing w:before="20" w:after="20"/>
              <w:jc w:val="right"/>
              <w:rPr>
                <w:rFonts w:eastAsia="Arial"/>
                <w:iCs/>
                <w:sz w:val="18"/>
                <w:szCs w:val="32"/>
              </w:rPr>
            </w:pPr>
            <w:r w:rsidRPr="00E82C8D">
              <w:rPr>
                <w:sz w:val="18"/>
                <w:szCs w:val="32"/>
              </w:rPr>
              <w:t>50,396</w:t>
            </w:r>
          </w:p>
        </w:tc>
        <w:tc>
          <w:tcPr>
            <w:tcW w:w="1811" w:type="dxa"/>
          </w:tcPr>
          <w:p w14:paraId="114E0AF1" w14:textId="4C32179F"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7CC11089" w14:textId="77777777" w:rsidTr="00E77903">
        <w:trPr>
          <w:trHeight w:val="227"/>
        </w:trPr>
        <w:tc>
          <w:tcPr>
            <w:tcW w:w="2611" w:type="dxa"/>
            <w:vAlign w:val="bottom"/>
          </w:tcPr>
          <w:p w14:paraId="29636806" w14:textId="63279988"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Office furniture</w:t>
            </w:r>
            <w:r w:rsidRPr="00282968">
              <w:rPr>
                <w:rFonts w:eastAsia="Arial"/>
                <w:iCs/>
                <w:sz w:val="18"/>
                <w:szCs w:val="18"/>
              </w:rPr>
              <w:tab/>
            </w:r>
          </w:p>
        </w:tc>
        <w:tc>
          <w:tcPr>
            <w:tcW w:w="1739" w:type="dxa"/>
            <w:gridSpan w:val="2"/>
            <w:vAlign w:val="center"/>
          </w:tcPr>
          <w:p w14:paraId="659A8013" w14:textId="62520E3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33</w:t>
            </w:r>
          </w:p>
        </w:tc>
        <w:tc>
          <w:tcPr>
            <w:tcW w:w="1345" w:type="dxa"/>
            <w:vAlign w:val="center"/>
          </w:tcPr>
          <w:p w14:paraId="73304732" w14:textId="29FFCAB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374</w:t>
            </w:r>
          </w:p>
        </w:tc>
        <w:tc>
          <w:tcPr>
            <w:tcW w:w="1521" w:type="dxa"/>
            <w:vAlign w:val="center"/>
          </w:tcPr>
          <w:p w14:paraId="1E283164" w14:textId="54F74606"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298</w:t>
            </w:r>
          </w:p>
        </w:tc>
        <w:tc>
          <w:tcPr>
            <w:tcW w:w="1811" w:type="dxa"/>
          </w:tcPr>
          <w:p w14:paraId="06FB9649" w14:textId="61E0DD31"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5D6352F0" w14:textId="0EF6146A" w:rsidTr="00E77903">
        <w:trPr>
          <w:trHeight w:val="227"/>
        </w:trPr>
        <w:tc>
          <w:tcPr>
            <w:tcW w:w="2611" w:type="dxa"/>
            <w:vAlign w:val="bottom"/>
          </w:tcPr>
          <w:p w14:paraId="09960FA7" w14:textId="0FB3D802" w:rsidR="00EB3A0F" w:rsidRPr="00282968" w:rsidRDefault="00EB3A0F" w:rsidP="00EB3A0F">
            <w:pPr>
              <w:tabs>
                <w:tab w:val="right" w:leader="dot" w:pos="2805"/>
              </w:tabs>
              <w:snapToGrid w:val="0"/>
              <w:spacing w:before="20" w:after="20"/>
              <w:contextualSpacing/>
              <w:rPr>
                <w:rFonts w:eastAsia="Arial"/>
                <w:iCs/>
                <w:sz w:val="18"/>
                <w:szCs w:val="18"/>
              </w:rPr>
            </w:pPr>
            <w:proofErr w:type="gramStart"/>
            <w:r>
              <w:rPr>
                <w:rFonts w:eastAsiaTheme="minorEastAsia" w:hint="eastAsia"/>
                <w:iCs/>
                <w:sz w:val="18"/>
                <w:szCs w:val="18"/>
                <w:lang w:eastAsia="zh-CN"/>
              </w:rPr>
              <w:t>Others</w:t>
            </w:r>
            <w:r w:rsidRPr="00E82C8D">
              <w:rPr>
                <w:rFonts w:eastAsiaTheme="minorEastAsia" w:hint="eastAsia"/>
                <w:iCs/>
                <w:sz w:val="18"/>
                <w:szCs w:val="18"/>
                <w:vertAlign w:val="superscript"/>
                <w:lang w:eastAsia="zh-CN"/>
              </w:rPr>
              <w:t>(</w:t>
            </w:r>
            <w:proofErr w:type="gramEnd"/>
            <w:r w:rsidRPr="00E82C8D">
              <w:rPr>
                <w:rFonts w:eastAsiaTheme="minorEastAsia" w:hint="eastAsia"/>
                <w:iCs/>
                <w:sz w:val="18"/>
                <w:szCs w:val="18"/>
                <w:vertAlign w:val="superscript"/>
                <w:lang w:eastAsia="zh-CN"/>
              </w:rPr>
              <w:t>1)</w:t>
            </w:r>
            <w:r w:rsidRPr="00282968">
              <w:rPr>
                <w:rFonts w:eastAsia="Arial"/>
                <w:iCs/>
                <w:sz w:val="18"/>
                <w:szCs w:val="18"/>
              </w:rPr>
              <w:tab/>
            </w:r>
          </w:p>
        </w:tc>
        <w:tc>
          <w:tcPr>
            <w:tcW w:w="1739" w:type="dxa"/>
            <w:gridSpan w:val="2"/>
            <w:vAlign w:val="center"/>
          </w:tcPr>
          <w:p w14:paraId="15051690" w14:textId="78C4E2F5"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44</w:t>
            </w:r>
          </w:p>
        </w:tc>
        <w:tc>
          <w:tcPr>
            <w:tcW w:w="1345" w:type="dxa"/>
            <w:vAlign w:val="center"/>
          </w:tcPr>
          <w:p w14:paraId="7F3F3D3E" w14:textId="2A0E00CC"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39</w:t>
            </w:r>
          </w:p>
        </w:tc>
        <w:tc>
          <w:tcPr>
            <w:tcW w:w="1521" w:type="dxa"/>
            <w:vAlign w:val="center"/>
          </w:tcPr>
          <w:p w14:paraId="381D76CC" w14:textId="4381615C" w:rsidR="00EB3A0F" w:rsidRPr="00E82C8D" w:rsidRDefault="00EB3A0F" w:rsidP="00EB3A0F">
            <w:pPr>
              <w:pBdr>
                <w:bottom w:val="single" w:sz="4" w:space="1" w:color="auto"/>
              </w:pBdr>
              <w:tabs>
                <w:tab w:val="decimal" w:pos="890"/>
              </w:tabs>
              <w:snapToGrid w:val="0"/>
              <w:spacing w:before="20" w:after="20"/>
              <w:contextualSpacing/>
              <w:jc w:val="right"/>
              <w:rPr>
                <w:iCs/>
                <w:sz w:val="18"/>
                <w:szCs w:val="32"/>
              </w:rPr>
            </w:pPr>
            <w:r w:rsidRPr="00E82C8D">
              <w:rPr>
                <w:sz w:val="18"/>
                <w:szCs w:val="32"/>
              </w:rPr>
              <w:t>990</w:t>
            </w:r>
          </w:p>
        </w:tc>
        <w:tc>
          <w:tcPr>
            <w:tcW w:w="1811" w:type="dxa"/>
          </w:tcPr>
          <w:p w14:paraId="1179E35A" w14:textId="3274805C" w:rsidR="00EB3A0F" w:rsidRPr="00E82C8D" w:rsidRDefault="00EB3A0F" w:rsidP="00EB3A0F">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82C8D" w:rsidRPr="002D032B" w14:paraId="3820C8C8" w14:textId="0C13BA0E" w:rsidTr="007C70B4">
        <w:trPr>
          <w:trHeight w:val="227"/>
        </w:trPr>
        <w:tc>
          <w:tcPr>
            <w:tcW w:w="2611" w:type="dxa"/>
            <w:vAlign w:val="bottom"/>
          </w:tcPr>
          <w:p w14:paraId="2AB00260" w14:textId="2234D94F" w:rsidR="00E82C8D" w:rsidRPr="00282968" w:rsidRDefault="00E82C8D" w:rsidP="00E82C8D">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739" w:type="dxa"/>
            <w:gridSpan w:val="2"/>
            <w:vAlign w:val="center"/>
          </w:tcPr>
          <w:p w14:paraId="321B84D5" w14:textId="4B8D02FF"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71,419</w:t>
            </w:r>
          </w:p>
        </w:tc>
        <w:tc>
          <w:tcPr>
            <w:tcW w:w="1345" w:type="dxa"/>
            <w:vAlign w:val="center"/>
          </w:tcPr>
          <w:p w14:paraId="3619A48B" w14:textId="7A0609F5"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78,719</w:t>
            </w:r>
          </w:p>
        </w:tc>
        <w:tc>
          <w:tcPr>
            <w:tcW w:w="1521" w:type="dxa"/>
            <w:vAlign w:val="center"/>
          </w:tcPr>
          <w:p w14:paraId="10CA335A" w14:textId="555A69E6" w:rsidR="00E82C8D" w:rsidRPr="00E82C8D" w:rsidRDefault="00E82C8D" w:rsidP="00E82C8D">
            <w:pPr>
              <w:pBdr>
                <w:bottom w:val="double" w:sz="4" w:space="1" w:color="auto"/>
              </w:pBdr>
              <w:tabs>
                <w:tab w:val="decimal" w:pos="890"/>
              </w:tabs>
              <w:spacing w:before="20" w:after="20"/>
              <w:jc w:val="right"/>
              <w:rPr>
                <w:rFonts w:eastAsia="Arial"/>
                <w:b/>
                <w:bCs/>
                <w:iCs/>
                <w:sz w:val="18"/>
                <w:szCs w:val="32"/>
              </w:rPr>
            </w:pPr>
            <w:r w:rsidRPr="00E82C8D">
              <w:rPr>
                <w:b/>
                <w:sz w:val="18"/>
                <w:szCs w:val="32"/>
              </w:rPr>
              <w:t>51,684</w:t>
            </w:r>
          </w:p>
        </w:tc>
        <w:tc>
          <w:tcPr>
            <w:tcW w:w="1811" w:type="dxa"/>
            <w:vAlign w:val="center"/>
          </w:tcPr>
          <w:p w14:paraId="6BD57410" w14:textId="3BCF63D2" w:rsidR="00E82C8D" w:rsidRPr="00EB3A0F" w:rsidRDefault="00EB3A0F" w:rsidP="00E82C8D">
            <w:pPr>
              <w:pBdr>
                <w:bottom w:val="double" w:sz="4" w:space="1" w:color="auto"/>
              </w:pBdr>
              <w:tabs>
                <w:tab w:val="decimal" w:pos="890"/>
              </w:tabs>
              <w:spacing w:before="20" w:after="20"/>
              <w:jc w:val="right"/>
              <w:rPr>
                <w:rFonts w:eastAsiaTheme="minorEastAsia"/>
                <w:b/>
                <w:bCs/>
                <w:iCs/>
                <w:color w:val="000000"/>
                <w:sz w:val="18"/>
                <w:szCs w:val="32"/>
                <w:lang w:val="en-GB" w:eastAsia="zh-CN"/>
              </w:rPr>
            </w:pPr>
            <w:r>
              <w:rPr>
                <w:rFonts w:eastAsiaTheme="minorEastAsia" w:hint="eastAsia"/>
                <w:b/>
                <w:sz w:val="18"/>
                <w:szCs w:val="32"/>
                <w:lang w:eastAsia="zh-CN"/>
              </w:rPr>
              <w:t>41,251</w:t>
            </w:r>
          </w:p>
        </w:tc>
      </w:tr>
    </w:tbl>
    <w:p w14:paraId="67D0D64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1BA404F" w14:textId="77777777" w:rsidR="00E82C8D" w:rsidRPr="007969A2" w:rsidRDefault="00E82C8D" w:rsidP="00E82C8D">
      <w:pPr>
        <w:pStyle w:val="ListParagraph"/>
        <w:numPr>
          <w:ilvl w:val="0"/>
          <w:numId w:val="40"/>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46950F43" w14:textId="10453FD5" w:rsidR="00344169" w:rsidRDefault="00E82C8D" w:rsidP="00EB3A0F">
      <w:pPr>
        <w:snapToGrid w:val="0"/>
        <w:spacing w:after="240" w:line="240" w:lineRule="auto"/>
        <w:ind w:firstLine="720"/>
        <w:jc w:val="both"/>
        <w:rPr>
          <w:rFonts w:ascii="Times New Roman" w:hAnsi="Times New Roman" w:cs="Times New Roman"/>
          <w:bCs/>
          <w:iCs/>
        </w:rPr>
      </w:pPr>
      <w:r w:rsidRPr="00E82C8D">
        <w:rPr>
          <w:rFonts w:ascii="Times New Roman" w:hAnsi="Times New Roman" w:cs="Times New Roman"/>
          <w:bCs/>
          <w:iCs/>
        </w:rPr>
        <w:t xml:space="preserve">Our property, plant and equipment increased from RMB71.4 million as of December 31, </w:t>
      </w:r>
      <w:proofErr w:type="gramStart"/>
      <w:r w:rsidRPr="00E82C8D">
        <w:rPr>
          <w:rFonts w:ascii="Times New Roman" w:hAnsi="Times New Roman" w:cs="Times New Roman"/>
          <w:bCs/>
          <w:iCs/>
        </w:rPr>
        <w:t>2023</w:t>
      </w:r>
      <w:proofErr w:type="gramEnd"/>
      <w:r w:rsidRPr="00E82C8D">
        <w:rPr>
          <w:rFonts w:ascii="Times New Roman" w:hAnsi="Times New Roman" w:cs="Times New Roman"/>
          <w:bCs/>
          <w:iCs/>
        </w:rPr>
        <w:t xml:space="preserve"> to RMB78.7 million as of December 31, 2024, primarily due to purchase of additional electronic equipment, in line with</w:t>
      </w:r>
      <w:r>
        <w:rPr>
          <w:rFonts w:ascii="Times New Roman" w:hAnsi="Times New Roman" w:cs="Times New Roman" w:hint="eastAsia"/>
          <w:bCs/>
          <w:iCs/>
        </w:rPr>
        <w:t xml:space="preserve"> </w:t>
      </w:r>
      <w:r w:rsidRPr="00E82C8D">
        <w:rPr>
          <w:rFonts w:ascii="Times New Roman" w:eastAsia="Arial" w:hAnsi="Times New Roman" w:cs="Times New Roman"/>
        </w:rPr>
        <w:t>[●</w:t>
      </w:r>
      <w:r w:rsidRPr="00E82C8D">
        <w:rPr>
          <w:rFonts w:ascii="Times New Roman" w:eastAsia="Arial" w:hAnsi="Times New Roman" w:cs="Times New Roman" w:hint="eastAsia"/>
        </w:rPr>
        <w:t>]</w:t>
      </w:r>
      <w:r>
        <w:rPr>
          <w:rFonts w:ascii="Times New Roman" w:hAnsi="Times New Roman" w:cs="Times New Roman" w:hint="eastAsia"/>
          <w:bCs/>
          <w:iCs/>
        </w:rPr>
        <w:t xml:space="preserve">. </w:t>
      </w:r>
      <w:r w:rsidR="00EB3A0F" w:rsidRPr="00E82C8D">
        <w:rPr>
          <w:rFonts w:ascii="Times New Roman" w:hAnsi="Times New Roman" w:cs="Times New Roman"/>
          <w:bCs/>
          <w:iCs/>
        </w:rPr>
        <w:t>Our property, plant and equipment</w:t>
      </w:r>
      <w:r w:rsidR="00EB3A0F">
        <w:rPr>
          <w:rFonts w:ascii="Times New Roman" w:hAnsi="Times New Roman" w:cs="Times New Roman" w:hint="eastAsia"/>
          <w:bCs/>
          <w:iCs/>
        </w:rPr>
        <w:t xml:space="preserve"> then decreased to RMB51.7 million as of December 31, </w:t>
      </w:r>
      <w:proofErr w:type="gramStart"/>
      <w:r w:rsidR="00EB3A0F">
        <w:rPr>
          <w:rFonts w:ascii="Times New Roman" w:hAnsi="Times New Roman" w:cs="Times New Roman" w:hint="eastAsia"/>
          <w:bCs/>
          <w:iCs/>
        </w:rPr>
        <w:t>2025</w:t>
      </w:r>
      <w:proofErr w:type="gramEnd"/>
      <w:r w:rsidR="00EB3A0F">
        <w:rPr>
          <w:rFonts w:ascii="Times New Roman" w:hAnsi="Times New Roman" w:cs="Times New Roman" w:hint="eastAsia"/>
          <w:bCs/>
          <w:iCs/>
        </w:rPr>
        <w:t xml:space="preserve"> and further to RMB</w:t>
      </w:r>
      <w:r w:rsidR="009617E3">
        <w:rPr>
          <w:rFonts w:ascii="Times New Roman" w:hAnsi="Times New Roman" w:cs="Times New Roman" w:hint="eastAsia"/>
          <w:bCs/>
          <w:iCs/>
        </w:rPr>
        <w:t>41.3</w:t>
      </w:r>
      <w:r w:rsidR="00EB3A0F">
        <w:rPr>
          <w:rFonts w:ascii="Times New Roman" w:hAnsi="Times New Roman" w:cs="Times New Roman" w:hint="eastAsia"/>
          <w:bCs/>
          <w:iCs/>
        </w:rPr>
        <w:t xml:space="preserve"> million as of March 31, 2026, </w:t>
      </w:r>
      <w:r w:rsidR="00EB3A0F" w:rsidRPr="00EB3A0F">
        <w:rPr>
          <w:rFonts w:ascii="Times New Roman" w:hAnsi="Times New Roman" w:cs="Times New Roman"/>
          <w:bCs/>
          <w:iCs/>
        </w:rPr>
        <w:t xml:space="preserve">primarily due to </w:t>
      </w:r>
      <w:r w:rsidR="00EB3A0F">
        <w:rPr>
          <w:rFonts w:ascii="Times New Roman" w:hAnsi="Times New Roman" w:cs="Times New Roman" w:hint="eastAsia"/>
          <w:bCs/>
          <w:iCs/>
        </w:rPr>
        <w:t>[</w:t>
      </w:r>
      <w:r w:rsidR="00EB3A0F" w:rsidRPr="00EB3A0F">
        <w:rPr>
          <w:rFonts w:ascii="Times New Roman" w:hAnsi="Times New Roman" w:cs="Times New Roman"/>
          <w:bCs/>
          <w:iCs/>
        </w:rPr>
        <w:t xml:space="preserve">depreciation </w:t>
      </w:r>
      <w:r w:rsidR="00EB3A0F">
        <w:rPr>
          <w:rFonts w:ascii="Times New Roman" w:hAnsi="Times New Roman" w:cs="Times New Roman" w:hint="eastAsia"/>
          <w:bCs/>
          <w:iCs/>
        </w:rPr>
        <w:t xml:space="preserve">of </w:t>
      </w:r>
      <w:r w:rsidR="00EB3A0F" w:rsidRPr="00E82C8D">
        <w:rPr>
          <w:rFonts w:ascii="Times New Roman" w:hAnsi="Times New Roman" w:cs="Times New Roman"/>
          <w:bCs/>
          <w:iCs/>
        </w:rPr>
        <w:t>electronic equipment</w:t>
      </w:r>
      <w:r w:rsidR="00EB3A0F">
        <w:rPr>
          <w:rFonts w:ascii="Times New Roman" w:hAnsi="Times New Roman" w:cs="Times New Roman" w:hint="eastAsia"/>
          <w:bCs/>
          <w:iCs/>
        </w:rPr>
        <w:t>]</w:t>
      </w:r>
      <w:r w:rsidR="00EB3A0F" w:rsidRPr="00EB3A0F">
        <w:rPr>
          <w:rFonts w:ascii="Times New Roman" w:hAnsi="Times New Roman" w:cs="Times New Roman"/>
          <w:bCs/>
          <w:iCs/>
        </w:rPr>
        <w:t>.</w:t>
      </w:r>
      <w:r w:rsidR="00EB3A0F">
        <w:rPr>
          <w:rFonts w:ascii="Times New Roman" w:hAnsi="Times New Roman" w:cs="Times New Roman" w:hint="eastAsia"/>
          <w:bCs/>
          <w:iCs/>
        </w:rPr>
        <w:t xml:space="preserve"> </w:t>
      </w:r>
    </w:p>
    <w:p w14:paraId="5AE83014" w14:textId="4D2C4948" w:rsidR="00EB3A0F" w:rsidRPr="00EB3A0F" w:rsidRDefault="00EB3A0F" w:rsidP="00EB3A0F">
      <w:pPr>
        <w:snapToGrid w:val="0"/>
        <w:spacing w:after="240" w:line="240" w:lineRule="auto"/>
        <w:jc w:val="both"/>
        <w:outlineLvl w:val="0"/>
        <w:rPr>
          <w:rFonts w:ascii="Times New Roman" w:hAnsi="Times New Roman" w:cs="Times New Roman"/>
          <w:b/>
          <w:iCs/>
        </w:rPr>
      </w:pPr>
      <w:r w:rsidRPr="00EB3A0F">
        <w:rPr>
          <w:rFonts w:ascii="Times New Roman" w:hAnsi="Times New Roman" w:cs="Times New Roman"/>
          <w:b/>
          <w:iCs/>
        </w:rPr>
        <w:t>Right-of-</w:t>
      </w:r>
      <w:r w:rsidRPr="00EB3A0F">
        <w:rPr>
          <w:rFonts w:ascii="Times New Roman" w:hAnsi="Times New Roman" w:cs="Times New Roman" w:hint="eastAsia"/>
          <w:b/>
          <w:iCs/>
        </w:rPr>
        <w:t>u</w:t>
      </w:r>
      <w:r w:rsidRPr="00EB3A0F">
        <w:rPr>
          <w:rFonts w:ascii="Times New Roman" w:hAnsi="Times New Roman" w:cs="Times New Roman"/>
          <w:b/>
          <w:iCs/>
        </w:rPr>
        <w:t>se Assets</w:t>
      </w:r>
    </w:p>
    <w:p w14:paraId="75F2BD79" w14:textId="033EEE64" w:rsidR="00C618F0" w:rsidRDefault="00EB3A0F" w:rsidP="00C618F0">
      <w:pPr>
        <w:snapToGrid w:val="0"/>
        <w:spacing w:after="240" w:line="240" w:lineRule="auto"/>
        <w:ind w:firstLine="720"/>
        <w:jc w:val="both"/>
        <w:rPr>
          <w:rFonts w:ascii="Times New Roman" w:hAnsi="Times New Roman" w:cs="Times New Roman"/>
          <w:bCs/>
          <w:iCs/>
        </w:rPr>
      </w:pPr>
      <w:r>
        <w:rPr>
          <w:b w:val="0"/>
          <w:color w:val="002F6C"/>
        </w:rPr>
        <w:t>Our right-of-use assets consisted of leased properties and server devices. Our right-of-use assets increased from RMB5.6 million as of December 31, 2023 to RMB538.6 million as of December 31, 2024, primarily because we entered into server and computing resource leasing arrangements with lease terms exceeding one year to support our R&amp;D activities, model training and inference capabilities, MaaS services and AI infrastructure deployment. Our right-of-use assets decreased to RMB446.7 million as of December 31, 2025, primarily due to depreciation of server devices. Our right-of-use assets increased to RMB472.3 million as of March 31, 2026, primarily due to the renewal of office premises leases and other lease arrangements. We generally use leasing arrangements for certain server and computing resources because leasing allows us to spread cash outflows over time and provides greater flexibility than direct purchase of relevant assets.</w:t>
      </w:r>
    </w:p>
    <w:p w14:paraId="69024AAE" w14:textId="77777777" w:rsidR="00C618F0" w:rsidRPr="00C618F0" w:rsidRDefault="00C618F0" w:rsidP="00C618F0">
      <w:pPr>
        <w:snapToGrid w:val="0"/>
        <w:spacing w:after="240" w:line="240" w:lineRule="auto"/>
        <w:jc w:val="both"/>
        <w:outlineLvl w:val="0"/>
        <w:rPr>
          <w:rFonts w:ascii="Times New Roman" w:hAnsi="Times New Roman" w:cs="Times New Roman"/>
          <w:b/>
          <w:iCs/>
        </w:rPr>
      </w:pPr>
      <w:r w:rsidRPr="00C618F0">
        <w:rPr>
          <w:rFonts w:ascii="Times New Roman" w:hAnsi="Times New Roman" w:cs="Times New Roman"/>
          <w:b/>
          <w:iCs/>
        </w:rPr>
        <w:t>Intangible Assets</w:t>
      </w:r>
    </w:p>
    <w:p w14:paraId="5B8B6332" w14:textId="49EF4969" w:rsidR="002C51A0" w:rsidRDefault="00C618F0" w:rsidP="002C51A0">
      <w:pPr>
        <w:snapToGrid w:val="0"/>
        <w:spacing w:after="240" w:line="240" w:lineRule="auto"/>
        <w:ind w:firstLine="720"/>
        <w:jc w:val="both"/>
        <w:rPr>
          <w:rFonts w:ascii="Times New Roman" w:hAnsi="Times New Roman" w:cs="Times New Roman"/>
          <w:bCs/>
          <w:iCs/>
        </w:rPr>
      </w:pPr>
      <w:r>
        <w:rPr>
          <w:b w:val="0"/>
          <w:color w:val="002F6C"/>
        </w:rPr>
        <w:t>Our intangible assets consisted of software and patents. Our intangible assets increased from RMB0.01 million as of December 31, 2023 to RMB0.1 million as of December 31, 2024, and further to RMB115.4 million as of December 31, 2025, primarily attributable to the recognition of intellectual property rights contributed to us by Tsinghua University and Shanghai Jiao Tong University in 2025, which were recorded based on the valuation agreed by the relevant parties and are amortised over ten years. Such intellectual property rights are related to our core R&amp;D technologies. Our intangible assets remained relatively stable at RMB111.2 million as of March 31, 2026.</w:t>
      </w:r>
    </w:p>
    <w:p w14:paraId="44265CAE" w14:textId="77777777" w:rsidR="004B5D08" w:rsidRDefault="004B5D08" w:rsidP="004B5D08">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Inventories</w:t>
      </w:r>
    </w:p>
    <w:p w14:paraId="0EBE4AE4" w14:textId="5CDF55B6" w:rsidR="004B5D08" w:rsidRDefault="004B5D08" w:rsidP="006770B6">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inventories consisted </w:t>
      </w:r>
      <w:r>
        <w:rPr>
          <w:rFonts w:ascii="Times New Roman" w:eastAsia="Arial" w:hAnsi="Times New Roman" w:cs="Times New Roman" w:hint="eastAsia"/>
        </w:rPr>
        <w:t xml:space="preserve">primarily </w:t>
      </w:r>
      <w:r w:rsidRPr="00E96644">
        <w:rPr>
          <w:rFonts w:ascii="Times New Roman" w:eastAsia="Arial" w:hAnsi="Times New Roman" w:cs="Times New Roman"/>
          <w:lang w:eastAsia="en-US"/>
        </w:rPr>
        <w:t xml:space="preserve">of </w:t>
      </w:r>
      <w:r w:rsidRPr="00E82C8D">
        <w:rPr>
          <w:rFonts w:ascii="Times New Roman" w:eastAsia="Arial" w:hAnsi="Times New Roman" w:cs="Times New Roman"/>
        </w:rPr>
        <w:t>[●</w:t>
      </w:r>
      <w:r w:rsidRPr="00E82C8D">
        <w:rPr>
          <w:rFonts w:ascii="Times New Roman" w:eastAsia="Arial" w:hAnsi="Times New Roman" w:cs="Times New Roman" w:hint="eastAsia"/>
        </w:rPr>
        <w:t>]</w:t>
      </w:r>
      <w:r w:rsidRPr="00E96644">
        <w:rPr>
          <w:rFonts w:ascii="Times New Roman" w:eastAsia="Arial" w:hAnsi="Times New Roman" w:cs="Times New Roman"/>
          <w:lang w:eastAsia="en-US"/>
        </w:rPr>
        <w:t>.</w:t>
      </w:r>
      <w:r w:rsidR="006770B6">
        <w:rPr>
          <w:rFonts w:ascii="Times New Roman" w:hAnsi="Times New Roman" w:cs="Times New Roman" w:hint="eastAsia"/>
        </w:rPr>
        <w:t xml:space="preserve"> </w:t>
      </w:r>
      <w:r w:rsidR="006770B6" w:rsidRPr="006770B6">
        <w:rPr>
          <w:rFonts w:ascii="Times New Roman" w:hAnsi="Times New Roman" w:cs="Times New Roman"/>
        </w:rPr>
        <w:t>The following table sets forth the breakdown of our inventories as of the dates indicated</w:t>
      </w:r>
      <w:r w:rsidR="006770B6">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09EB7939" w14:textId="77777777" w:rsidTr="006770B6">
        <w:trPr>
          <w:trHeight w:val="410"/>
        </w:trPr>
        <w:tc>
          <w:tcPr>
            <w:tcW w:w="2793" w:type="dxa"/>
            <w:vAlign w:val="bottom"/>
          </w:tcPr>
          <w:p w14:paraId="1E8AA40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7C36A5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ED3AEF3"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0BA75353" w14:textId="77777777" w:rsidTr="006770B6">
        <w:trPr>
          <w:trHeight w:val="309"/>
        </w:trPr>
        <w:tc>
          <w:tcPr>
            <w:tcW w:w="2793" w:type="dxa"/>
            <w:vAlign w:val="bottom"/>
          </w:tcPr>
          <w:p w14:paraId="29962420" w14:textId="77777777" w:rsidR="006770B6" w:rsidRPr="00282968" w:rsidRDefault="006770B6" w:rsidP="002306B6">
            <w:pPr>
              <w:spacing w:before="20" w:after="20"/>
              <w:rPr>
                <w:rFonts w:eastAsia="Arial"/>
                <w:iCs/>
                <w:sz w:val="18"/>
                <w:szCs w:val="18"/>
              </w:rPr>
            </w:pPr>
          </w:p>
        </w:tc>
        <w:tc>
          <w:tcPr>
            <w:tcW w:w="1681" w:type="dxa"/>
            <w:gridSpan w:val="2"/>
            <w:vAlign w:val="bottom"/>
          </w:tcPr>
          <w:p w14:paraId="7FF49DB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66544BC0"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4AEAFAC3"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3A2E7E7"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C172F9F" w14:textId="77777777" w:rsidTr="006770B6">
        <w:trPr>
          <w:trHeight w:val="227"/>
        </w:trPr>
        <w:tc>
          <w:tcPr>
            <w:tcW w:w="2793" w:type="dxa"/>
            <w:vAlign w:val="bottom"/>
          </w:tcPr>
          <w:p w14:paraId="2D3458CA"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4C3F1BB8"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4CE76A25" w14:textId="77777777" w:rsidTr="006770B6">
        <w:trPr>
          <w:trHeight w:val="227"/>
        </w:trPr>
        <w:tc>
          <w:tcPr>
            <w:tcW w:w="2793" w:type="dxa"/>
            <w:vAlign w:val="bottom"/>
          </w:tcPr>
          <w:p w14:paraId="108AAF12"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336B03E1"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2B80AD6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287FF2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3654A615"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8743378"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0D4C053F" w14:textId="77777777" w:rsidTr="006770B6">
        <w:trPr>
          <w:trHeight w:val="227"/>
        </w:trPr>
        <w:tc>
          <w:tcPr>
            <w:tcW w:w="2793" w:type="dxa"/>
            <w:vAlign w:val="bottom"/>
          </w:tcPr>
          <w:p w14:paraId="64DFE854"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7CE0C504"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55F316E0"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69C162EB"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AFCBF8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017F0FF" w14:textId="77777777" w:rsidTr="006770B6">
        <w:trPr>
          <w:trHeight w:val="227"/>
        </w:trPr>
        <w:tc>
          <w:tcPr>
            <w:tcW w:w="2793" w:type="dxa"/>
            <w:vAlign w:val="bottom"/>
          </w:tcPr>
          <w:p w14:paraId="3871F0A5" w14:textId="785C0CDB" w:rsidR="006770B6" w:rsidRPr="00282968" w:rsidRDefault="006770B6" w:rsidP="006770B6">
            <w:pPr>
              <w:tabs>
                <w:tab w:val="right" w:leader="dot" w:pos="2805"/>
              </w:tabs>
              <w:spacing w:before="20" w:after="20"/>
              <w:rPr>
                <w:rFonts w:eastAsia="Arial"/>
                <w:iCs/>
                <w:sz w:val="18"/>
                <w:szCs w:val="18"/>
              </w:rPr>
            </w:pPr>
            <w:r w:rsidRPr="00AA3EEF">
              <w:rPr>
                <w:iCs/>
                <w:color w:val="000000"/>
                <w:sz w:val="18"/>
                <w:szCs w:val="18"/>
                <w:lang w:val="en-GB"/>
              </w:rPr>
              <w:t>[●]</w:t>
            </w:r>
            <w:r w:rsidRPr="00282968">
              <w:rPr>
                <w:rFonts w:eastAsia="Arial"/>
                <w:iCs/>
                <w:sz w:val="18"/>
                <w:szCs w:val="18"/>
              </w:rPr>
              <w:tab/>
            </w:r>
          </w:p>
        </w:tc>
        <w:tc>
          <w:tcPr>
            <w:tcW w:w="1681" w:type="dxa"/>
            <w:gridSpan w:val="2"/>
          </w:tcPr>
          <w:p w14:paraId="0629AA9C" w14:textId="1C65E12C"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782CCC9" w14:textId="46664698"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3FF6F1A5" w14:textId="5502AA88" w:rsidR="006770B6" w:rsidRPr="00E82C8D" w:rsidRDefault="006770B6" w:rsidP="006770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7FA10A60"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45CE0B7" w14:textId="77777777" w:rsidTr="00401123">
        <w:trPr>
          <w:trHeight w:val="227"/>
        </w:trPr>
        <w:tc>
          <w:tcPr>
            <w:tcW w:w="2793" w:type="dxa"/>
          </w:tcPr>
          <w:p w14:paraId="118544AD" w14:textId="7AAD1368" w:rsidR="006770B6" w:rsidRPr="00282968" w:rsidRDefault="006770B6" w:rsidP="006770B6">
            <w:pPr>
              <w:tabs>
                <w:tab w:val="right" w:leader="dot" w:pos="2805"/>
              </w:tabs>
              <w:spacing w:before="20" w:after="20"/>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40A852C0" w14:textId="307187A3"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147B688B" w14:textId="4029E36B"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5D665956" w14:textId="73A0933E"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3A7E24F7"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58CA5CD3" w14:textId="77777777" w:rsidTr="00401123">
        <w:trPr>
          <w:trHeight w:val="227"/>
        </w:trPr>
        <w:tc>
          <w:tcPr>
            <w:tcW w:w="2793" w:type="dxa"/>
          </w:tcPr>
          <w:p w14:paraId="4A257CCF" w14:textId="5CCE6C59" w:rsidR="006770B6" w:rsidRPr="00282968" w:rsidRDefault="006770B6" w:rsidP="006770B6">
            <w:pPr>
              <w:tabs>
                <w:tab w:val="right" w:leader="dot" w:pos="2805"/>
              </w:tabs>
              <w:snapToGrid w:val="0"/>
              <w:spacing w:before="20" w:after="20"/>
              <w:contextualSpacing/>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1B31F11C" w14:textId="0E8DC754"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65FB85D4" w14:textId="68956DD2"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D49FADE" w14:textId="42A74C07" w:rsidR="006770B6" w:rsidRPr="00E82C8D" w:rsidRDefault="006770B6" w:rsidP="006770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1A2A0339" w14:textId="77777777" w:rsidR="006770B6" w:rsidRPr="00E82C8D" w:rsidRDefault="006770B6" w:rsidP="006770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EB3A0F" w14:paraId="7C7B1996" w14:textId="77777777" w:rsidTr="00532E0F">
        <w:trPr>
          <w:trHeight w:val="227"/>
        </w:trPr>
        <w:tc>
          <w:tcPr>
            <w:tcW w:w="2793" w:type="dxa"/>
            <w:vAlign w:val="bottom"/>
          </w:tcPr>
          <w:p w14:paraId="6657F08E" w14:textId="77777777" w:rsidR="006770B6" w:rsidRPr="00282968" w:rsidRDefault="006770B6" w:rsidP="006770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56B4529F" w14:textId="4847E8CD"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5ED29233" w14:textId="6016C394"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4F3F92B5" w14:textId="0FD37792"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54EBFDF9" w14:textId="6E8BA11D"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46EA1DEB" w14:textId="4896D111" w:rsidR="006770B6" w:rsidRDefault="006770B6" w:rsidP="006770B6">
      <w:pPr>
        <w:snapToGrid w:val="0"/>
        <w:spacing w:after="240" w:line="240" w:lineRule="auto"/>
        <w:ind w:firstLine="720"/>
        <w:jc w:val="both"/>
        <w:rPr>
          <w:rFonts w:ascii="Times New Roman" w:hAnsi="Times New Roman" w:cs="Times New Roman"/>
        </w:rPr>
      </w:pPr>
      <w:r w:rsidRPr="002553EE">
        <w:rPr>
          <w:rFonts w:ascii="Times New Roman" w:hAnsi="Times New Roman" w:cs="Times New Roman"/>
        </w:rPr>
        <w:t xml:space="preserve">Our inventories </w:t>
      </w:r>
      <w:r>
        <w:rPr>
          <w:rFonts w:ascii="Times New Roman" w:hAnsi="Times New Roman" w:cs="Times New Roman" w:hint="eastAsia"/>
        </w:rPr>
        <w:t>[</w:t>
      </w:r>
      <w:r w:rsidRPr="002553EE">
        <w:rPr>
          <w:rFonts w:ascii="Times New Roman" w:hAnsi="Times New Roman" w:cs="Times New Roman"/>
        </w:rPr>
        <w:t>increased</w:t>
      </w:r>
      <w:r>
        <w:rPr>
          <w:rFonts w:ascii="Times New Roman" w:hAnsi="Times New Roman" w:cs="Times New Roman" w:hint="eastAsia"/>
        </w:rPr>
        <w:t>]</w:t>
      </w:r>
      <w:r w:rsidRPr="002553EE">
        <w:rPr>
          <w:rFonts w:ascii="Times New Roman" w:hAnsi="Times New Roman" w:cs="Times New Roman"/>
        </w:rPr>
        <w:t xml:space="preserve"> from </w:t>
      </w:r>
      <w:r>
        <w:rPr>
          <w:rFonts w:ascii="Times New Roman" w:hAnsi="Times New Roman" w:cs="Times New Roman" w:hint="eastAsia"/>
        </w:rPr>
        <w:t>[nil]</w:t>
      </w:r>
      <w:r w:rsidRPr="002553EE">
        <w:rPr>
          <w:rFonts w:ascii="Times New Roman" w:hAnsi="Times New Roman" w:cs="Times New Roman"/>
        </w:rPr>
        <w:t xml:space="preserve"> as of December 31, </w:t>
      </w:r>
      <w:proofErr w:type="gramStart"/>
      <w:r w:rsidRPr="002553EE">
        <w:rPr>
          <w:rFonts w:ascii="Times New Roman" w:hAnsi="Times New Roman" w:cs="Times New Roman"/>
        </w:rPr>
        <w:t>20</w:t>
      </w:r>
      <w:r>
        <w:rPr>
          <w:rFonts w:ascii="Times New Roman" w:hAnsi="Times New Roman" w:cs="Times New Roman"/>
        </w:rPr>
        <w:t>2</w:t>
      </w:r>
      <w:r>
        <w:rPr>
          <w:rFonts w:ascii="Times New Roman" w:hAnsi="Times New Roman" w:cs="Times New Roman" w:hint="eastAsia"/>
        </w:rPr>
        <w:t>3</w:t>
      </w:r>
      <w:proofErr w:type="gramEnd"/>
      <w:r w:rsidRPr="002553EE">
        <w:rPr>
          <w:rFonts w:ascii="Times New Roman" w:hAnsi="Times New Roman" w:cs="Times New Roman"/>
        </w:rPr>
        <w:t xml:space="preserve"> </w:t>
      </w:r>
      <w:r>
        <w:rPr>
          <w:rFonts w:ascii="Times New Roman" w:hAnsi="Times New Roman" w:cs="Times New Roman" w:hint="eastAsia"/>
        </w:rPr>
        <w:t>and</w:t>
      </w:r>
      <w:r w:rsidRPr="002553EE">
        <w:rPr>
          <w:rFonts w:ascii="Times New Roman" w:hAnsi="Times New Roman" w:cs="Times New Roman"/>
        </w:rPr>
        <w:t xml:space="preserve"> December 31, 20</w:t>
      </w:r>
      <w:r>
        <w:rPr>
          <w:rFonts w:ascii="Times New Roman" w:hAnsi="Times New Roman" w:cs="Times New Roman"/>
        </w:rPr>
        <w:t>2</w:t>
      </w:r>
      <w:r>
        <w:rPr>
          <w:rFonts w:ascii="Times New Roman" w:hAnsi="Times New Roman" w:cs="Times New Roman" w:hint="eastAsia"/>
        </w:rPr>
        <w:t>4</w:t>
      </w:r>
      <w:r w:rsidRPr="002553EE">
        <w:rPr>
          <w:rFonts w:ascii="Times New Roman" w:hAnsi="Times New Roman" w:cs="Times New Roman"/>
        </w:rPr>
        <w:t xml:space="preserve">, </w:t>
      </w:r>
      <w:r w:rsidRPr="000E7C20">
        <w:rPr>
          <w:rFonts w:ascii="Times New Roman" w:hAnsi="Times New Roman" w:cs="Times New Roman"/>
        </w:rPr>
        <w:t>to RMB</w:t>
      </w:r>
      <w:r>
        <w:rPr>
          <w:rFonts w:ascii="Times New Roman" w:hAnsi="Times New Roman" w:cs="Times New Roman" w:hint="eastAsia"/>
        </w:rPr>
        <w:t>2.0</w:t>
      </w:r>
      <w:r w:rsidRPr="000E7C20">
        <w:rPr>
          <w:rFonts w:ascii="Times New Roman" w:hAnsi="Times New Roman" w:cs="Times New Roman"/>
        </w:rPr>
        <w:t xml:space="preserve"> million as of December 31, </w:t>
      </w:r>
      <w:proofErr w:type="gramStart"/>
      <w:r w:rsidRPr="000E7C20">
        <w:rPr>
          <w:rFonts w:ascii="Times New Roman" w:hAnsi="Times New Roman" w:cs="Times New Roman"/>
        </w:rPr>
        <w:t>202</w:t>
      </w:r>
      <w:r>
        <w:rPr>
          <w:rFonts w:ascii="Times New Roman" w:hAnsi="Times New Roman" w:cs="Times New Roman" w:hint="eastAsia"/>
        </w:rPr>
        <w:t>5</w:t>
      </w:r>
      <w:proofErr w:type="gramEnd"/>
      <w:r>
        <w:rPr>
          <w:rFonts w:ascii="Times New Roman" w:hAnsi="Times New Roman" w:cs="Times New Roman" w:hint="eastAsia"/>
        </w:rPr>
        <w:t xml:space="preserve"> and further to RMB3.1 million as of March 31, 2026</w:t>
      </w:r>
      <w:r w:rsidRPr="000E7C20">
        <w:rPr>
          <w:rFonts w:ascii="Times New Roman" w:hAnsi="Times New Roman" w:cs="Times New Roman"/>
        </w:rPr>
        <w:t xml:space="preserve">, </w:t>
      </w:r>
      <w:r>
        <w:rPr>
          <w:rFonts w:ascii="Times New Roman" w:hAnsi="Times New Roman" w:cs="Times New Roman" w:hint="eastAsia"/>
        </w:rPr>
        <w:t xml:space="preserve">primarily due to </w:t>
      </w:r>
      <w:r w:rsidRPr="00E82C8D">
        <w:rPr>
          <w:rFonts w:ascii="Times New Roman" w:eastAsia="Arial" w:hAnsi="Times New Roman" w:cs="Times New Roman"/>
        </w:rPr>
        <w:t>[●</w:t>
      </w:r>
      <w:r w:rsidRPr="00E82C8D">
        <w:rPr>
          <w:rFonts w:ascii="Times New Roman" w:eastAsia="Arial" w:hAnsi="Times New Roman" w:cs="Times New Roman" w:hint="eastAsia"/>
        </w:rPr>
        <w:t>]</w:t>
      </w:r>
      <w:r w:rsidRPr="000E7C20">
        <w:rPr>
          <w:rFonts w:ascii="Times New Roman" w:hAnsi="Times New Roman" w:cs="Times New Roman"/>
        </w:rPr>
        <w:t>.</w:t>
      </w:r>
    </w:p>
    <w:p w14:paraId="321C842B" w14:textId="27599315" w:rsidR="006770B6" w:rsidRDefault="006770B6" w:rsidP="006770B6">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The following table sets forth the aging analysis of our inventories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785A560F" w14:textId="77777777" w:rsidTr="002306B6">
        <w:trPr>
          <w:trHeight w:val="410"/>
        </w:trPr>
        <w:tc>
          <w:tcPr>
            <w:tcW w:w="2793" w:type="dxa"/>
            <w:vAlign w:val="bottom"/>
          </w:tcPr>
          <w:p w14:paraId="587952C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169863E"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084FCC3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398295B6" w14:textId="77777777" w:rsidTr="002306B6">
        <w:trPr>
          <w:trHeight w:val="309"/>
        </w:trPr>
        <w:tc>
          <w:tcPr>
            <w:tcW w:w="2793" w:type="dxa"/>
            <w:vAlign w:val="bottom"/>
          </w:tcPr>
          <w:p w14:paraId="3CA475DC" w14:textId="77777777" w:rsidR="006770B6" w:rsidRPr="00282968" w:rsidRDefault="006770B6" w:rsidP="002306B6">
            <w:pPr>
              <w:spacing w:before="20" w:after="20"/>
              <w:rPr>
                <w:rFonts w:eastAsia="Arial"/>
                <w:iCs/>
                <w:sz w:val="18"/>
                <w:szCs w:val="18"/>
              </w:rPr>
            </w:pPr>
          </w:p>
        </w:tc>
        <w:tc>
          <w:tcPr>
            <w:tcW w:w="1681" w:type="dxa"/>
            <w:gridSpan w:val="2"/>
            <w:vAlign w:val="bottom"/>
          </w:tcPr>
          <w:p w14:paraId="0C4A4EDE"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9C05B3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378FCAB"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381E6DD"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8E40467" w14:textId="77777777" w:rsidTr="002306B6">
        <w:trPr>
          <w:trHeight w:val="227"/>
        </w:trPr>
        <w:tc>
          <w:tcPr>
            <w:tcW w:w="2793" w:type="dxa"/>
            <w:vAlign w:val="bottom"/>
          </w:tcPr>
          <w:p w14:paraId="61B63065"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256B8542"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3534FF3D" w14:textId="77777777" w:rsidTr="002306B6">
        <w:trPr>
          <w:trHeight w:val="227"/>
        </w:trPr>
        <w:tc>
          <w:tcPr>
            <w:tcW w:w="2793" w:type="dxa"/>
            <w:vAlign w:val="bottom"/>
          </w:tcPr>
          <w:p w14:paraId="4E89AB93"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1287FD2C"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0608418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5C58E0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06E6D480"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072F52F"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44C3504E" w14:textId="77777777" w:rsidTr="002306B6">
        <w:trPr>
          <w:trHeight w:val="227"/>
        </w:trPr>
        <w:tc>
          <w:tcPr>
            <w:tcW w:w="2793" w:type="dxa"/>
            <w:vAlign w:val="bottom"/>
          </w:tcPr>
          <w:p w14:paraId="4D30A7F8"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5EA8A2A5"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06746DB6"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3BA18375"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E3CFD0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7E2E301" w14:textId="77777777" w:rsidTr="002306B6">
        <w:trPr>
          <w:trHeight w:val="227"/>
        </w:trPr>
        <w:tc>
          <w:tcPr>
            <w:tcW w:w="2793" w:type="dxa"/>
            <w:vAlign w:val="bottom"/>
          </w:tcPr>
          <w:p w14:paraId="13EC8F9D" w14:textId="6D592928" w:rsidR="006770B6" w:rsidRPr="00282968" w:rsidRDefault="00F942A2" w:rsidP="002306B6">
            <w:pPr>
              <w:tabs>
                <w:tab w:val="right" w:leader="dot" w:pos="2805"/>
              </w:tabs>
              <w:spacing w:before="20" w:after="20"/>
              <w:rPr>
                <w:rFonts w:eastAsia="Arial"/>
                <w:iCs/>
                <w:sz w:val="18"/>
                <w:szCs w:val="18"/>
              </w:rPr>
            </w:pPr>
            <w:r>
              <w:rPr>
                <w:rFonts w:eastAsiaTheme="minorEastAsia" w:hint="eastAsia"/>
                <w:iCs/>
                <w:color w:val="000000"/>
                <w:sz w:val="18"/>
                <w:szCs w:val="18"/>
                <w:lang w:val="en-GB" w:eastAsia="zh-CN"/>
              </w:rPr>
              <w:t>[</w:t>
            </w:r>
            <w:r w:rsidR="006770B6" w:rsidRPr="006770B6">
              <w:rPr>
                <w:iCs/>
                <w:color w:val="000000"/>
                <w:sz w:val="18"/>
                <w:szCs w:val="18"/>
                <w:lang w:val="en-GB"/>
              </w:rPr>
              <w:t>Within one year</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4E3440"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5437809F"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04E39E3" w14:textId="77777777" w:rsidR="006770B6" w:rsidRPr="00E82C8D" w:rsidRDefault="006770B6" w:rsidP="002306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040FA969"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7E61995" w14:textId="77777777" w:rsidTr="002306B6">
        <w:trPr>
          <w:trHeight w:val="227"/>
        </w:trPr>
        <w:tc>
          <w:tcPr>
            <w:tcW w:w="2793" w:type="dxa"/>
          </w:tcPr>
          <w:p w14:paraId="062B909B" w14:textId="169CFEA7" w:rsidR="006770B6" w:rsidRPr="00282968" w:rsidRDefault="00F942A2" w:rsidP="006770B6">
            <w:pPr>
              <w:tabs>
                <w:tab w:val="right" w:leader="dot" w:pos="2805"/>
              </w:tabs>
              <w:spacing w:before="20" w:after="20"/>
              <w:rPr>
                <w:rFonts w:eastAsia="Arial"/>
                <w:iCs/>
                <w:sz w:val="18"/>
                <w:szCs w:val="18"/>
              </w:rPr>
            </w:pPr>
            <w:r>
              <w:rPr>
                <w:rFonts w:eastAsiaTheme="minorEastAsia" w:hint="eastAsia"/>
                <w:iCs/>
                <w:color w:val="000000"/>
                <w:sz w:val="18"/>
                <w:szCs w:val="18"/>
                <w:lang w:eastAsia="zh-CN"/>
              </w:rPr>
              <w:t>[</w:t>
            </w:r>
            <w:r w:rsidR="006770B6" w:rsidRPr="006770B6">
              <w:rPr>
                <w:iCs/>
                <w:color w:val="000000"/>
                <w:sz w:val="18"/>
                <w:szCs w:val="18"/>
              </w:rPr>
              <w:t>One year to two years</w:t>
            </w:r>
            <w:r>
              <w:rPr>
                <w:rFonts w:eastAsiaTheme="minorEastAsia" w:hint="eastAsia"/>
                <w:iCs/>
                <w:color w:val="000000"/>
                <w:sz w:val="18"/>
                <w:szCs w:val="18"/>
                <w:lang w:eastAsia="zh-CN"/>
              </w:rPr>
              <w:t>]</w:t>
            </w:r>
            <w:r w:rsidR="006770B6" w:rsidRPr="00282968">
              <w:rPr>
                <w:rFonts w:eastAsia="Arial"/>
                <w:iCs/>
                <w:sz w:val="18"/>
                <w:szCs w:val="18"/>
              </w:rPr>
              <w:tab/>
            </w:r>
          </w:p>
        </w:tc>
        <w:tc>
          <w:tcPr>
            <w:tcW w:w="1681" w:type="dxa"/>
            <w:gridSpan w:val="2"/>
          </w:tcPr>
          <w:p w14:paraId="50574BB8"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4000C1A3"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811645A"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4E43BE3D"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617469D3" w14:textId="77777777" w:rsidTr="002306B6">
        <w:trPr>
          <w:trHeight w:val="227"/>
        </w:trPr>
        <w:tc>
          <w:tcPr>
            <w:tcW w:w="2793" w:type="dxa"/>
          </w:tcPr>
          <w:p w14:paraId="7170206C" w14:textId="36A943DB" w:rsidR="006770B6" w:rsidRPr="006770B6" w:rsidRDefault="00F942A2" w:rsidP="002306B6">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w:t>
            </w:r>
            <w:r w:rsidR="006770B6">
              <w:rPr>
                <w:rFonts w:eastAsiaTheme="minorEastAsia" w:hint="eastAsia"/>
                <w:iCs/>
                <w:color w:val="000000"/>
                <w:sz w:val="18"/>
                <w:szCs w:val="18"/>
                <w:lang w:val="en-GB" w:eastAsia="zh-CN"/>
              </w:rPr>
              <w:t>Over two years</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98D162"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2A58A13"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23AEBCEB" w14:textId="77777777" w:rsidR="006770B6" w:rsidRPr="00E82C8D" w:rsidRDefault="006770B6" w:rsidP="002306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019237D4" w14:textId="77777777" w:rsidR="006770B6" w:rsidRPr="00E82C8D" w:rsidRDefault="006770B6"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6770B6" w14:paraId="272A9315" w14:textId="77777777" w:rsidTr="002306B6">
        <w:trPr>
          <w:trHeight w:val="227"/>
        </w:trPr>
        <w:tc>
          <w:tcPr>
            <w:tcW w:w="2793" w:type="dxa"/>
            <w:vAlign w:val="bottom"/>
          </w:tcPr>
          <w:p w14:paraId="4A0CAB21" w14:textId="77777777" w:rsidR="006770B6" w:rsidRPr="00282968" w:rsidRDefault="006770B6" w:rsidP="002306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630DF05F"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28CB4F1E"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1AA70D3D"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15B3A0C0"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7E2EDA1D" w14:textId="77777777" w:rsidR="006770B6" w:rsidRDefault="006770B6" w:rsidP="006770B6">
      <w:pPr>
        <w:snapToGrid w:val="0"/>
        <w:spacing w:after="240" w:line="240" w:lineRule="auto"/>
        <w:ind w:firstLine="720"/>
        <w:jc w:val="both"/>
        <w:rPr>
          <w:rFonts w:ascii="Times New Roman" w:hAnsi="Times New Roman" w:cs="Times New Roman"/>
        </w:rPr>
      </w:pPr>
    </w:p>
    <w:p w14:paraId="354BD1D7" w14:textId="0F04AE44" w:rsidR="004B5D08" w:rsidRPr="006770B6" w:rsidRDefault="006770B6" w:rsidP="006770B6">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he following table sets forth our inventory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6770B6" w:rsidRPr="006770B6" w14:paraId="2D508CB9" w14:textId="77777777" w:rsidTr="002306B6">
        <w:trPr>
          <w:trHeight w:val="410"/>
        </w:trPr>
        <w:tc>
          <w:tcPr>
            <w:tcW w:w="2037" w:type="pct"/>
            <w:vAlign w:val="bottom"/>
          </w:tcPr>
          <w:p w14:paraId="38BDE3BF" w14:textId="77777777" w:rsidR="006770B6" w:rsidRPr="006770B6" w:rsidRDefault="006770B6" w:rsidP="002306B6">
            <w:pPr>
              <w:spacing w:before="20" w:after="20"/>
              <w:rPr>
                <w:rFonts w:eastAsia="Arial"/>
                <w:sz w:val="18"/>
                <w:szCs w:val="18"/>
              </w:rPr>
            </w:pPr>
          </w:p>
        </w:tc>
        <w:tc>
          <w:tcPr>
            <w:tcW w:w="2225" w:type="pct"/>
            <w:gridSpan w:val="4"/>
            <w:vAlign w:val="bottom"/>
          </w:tcPr>
          <w:p w14:paraId="67D6EA87" w14:textId="77777777" w:rsidR="006770B6" w:rsidRPr="006770B6" w:rsidRDefault="006770B6"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3AF03C92" w14:textId="670B5CAD" w:rsidR="006770B6" w:rsidRPr="006770B6" w:rsidRDefault="006770B6"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6770B6" w:rsidRPr="006770B6" w14:paraId="420B6432" w14:textId="77777777" w:rsidTr="002306B6">
        <w:trPr>
          <w:trHeight w:val="309"/>
        </w:trPr>
        <w:tc>
          <w:tcPr>
            <w:tcW w:w="2037" w:type="pct"/>
            <w:vAlign w:val="bottom"/>
          </w:tcPr>
          <w:p w14:paraId="06336D54" w14:textId="77777777" w:rsidR="006770B6" w:rsidRPr="006770B6" w:rsidRDefault="006770B6" w:rsidP="006770B6">
            <w:pPr>
              <w:spacing w:before="20" w:after="20"/>
              <w:rPr>
                <w:rFonts w:eastAsia="Arial"/>
                <w:sz w:val="18"/>
                <w:szCs w:val="18"/>
              </w:rPr>
            </w:pPr>
          </w:p>
        </w:tc>
        <w:tc>
          <w:tcPr>
            <w:tcW w:w="687" w:type="pct"/>
            <w:vAlign w:val="bottom"/>
          </w:tcPr>
          <w:p w14:paraId="7DF5D401" w14:textId="25F89F74"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5AD315CF" w14:textId="6E15110C"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6EF89251" w14:textId="49780260" w:rsidR="006770B6" w:rsidRPr="006770B6" w:rsidRDefault="006770B6" w:rsidP="006770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511231C0" w14:textId="4DD9EF5C" w:rsidR="006770B6" w:rsidRPr="006770B6" w:rsidRDefault="006770B6" w:rsidP="006770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4B5D08" w:rsidRPr="006770B6" w14:paraId="4C8A41B1" w14:textId="77777777" w:rsidTr="002306B6">
        <w:trPr>
          <w:trHeight w:val="227"/>
        </w:trPr>
        <w:tc>
          <w:tcPr>
            <w:tcW w:w="2037" w:type="pct"/>
            <w:vAlign w:val="bottom"/>
          </w:tcPr>
          <w:p w14:paraId="4A0FBD03" w14:textId="77777777" w:rsidR="004B5D08" w:rsidRPr="006770B6" w:rsidRDefault="004B5D08" w:rsidP="002306B6">
            <w:pPr>
              <w:spacing w:before="20" w:after="20"/>
              <w:rPr>
                <w:rFonts w:eastAsia="Arial"/>
                <w:sz w:val="18"/>
                <w:szCs w:val="18"/>
              </w:rPr>
            </w:pPr>
          </w:p>
        </w:tc>
        <w:tc>
          <w:tcPr>
            <w:tcW w:w="687" w:type="pct"/>
            <w:vAlign w:val="bottom"/>
          </w:tcPr>
          <w:p w14:paraId="58D2F6AD" w14:textId="77777777" w:rsidR="004B5D08" w:rsidRPr="006770B6" w:rsidRDefault="004B5D08" w:rsidP="002306B6">
            <w:pPr>
              <w:spacing w:before="20" w:after="20"/>
              <w:jc w:val="center"/>
              <w:rPr>
                <w:rFonts w:eastAsia="Arial"/>
                <w:sz w:val="18"/>
                <w:szCs w:val="18"/>
              </w:rPr>
            </w:pPr>
          </w:p>
        </w:tc>
        <w:tc>
          <w:tcPr>
            <w:tcW w:w="796" w:type="pct"/>
            <w:gridSpan w:val="2"/>
            <w:vAlign w:val="bottom"/>
          </w:tcPr>
          <w:p w14:paraId="304E3BD7" w14:textId="77777777" w:rsidR="004B5D08" w:rsidRPr="006770B6" w:rsidRDefault="004B5D08" w:rsidP="002306B6">
            <w:pPr>
              <w:spacing w:before="20" w:after="20"/>
              <w:jc w:val="center"/>
              <w:rPr>
                <w:rFonts w:eastAsia="Arial"/>
                <w:sz w:val="18"/>
                <w:szCs w:val="18"/>
              </w:rPr>
            </w:pPr>
          </w:p>
        </w:tc>
        <w:tc>
          <w:tcPr>
            <w:tcW w:w="742" w:type="pct"/>
            <w:vAlign w:val="bottom"/>
          </w:tcPr>
          <w:p w14:paraId="445A7DA6" w14:textId="77777777" w:rsidR="004B5D08" w:rsidRPr="006770B6" w:rsidRDefault="004B5D08" w:rsidP="002306B6">
            <w:pPr>
              <w:spacing w:before="20" w:after="20"/>
              <w:jc w:val="right"/>
              <w:rPr>
                <w:rFonts w:eastAsia="Arial"/>
                <w:b/>
                <w:bCs/>
                <w:sz w:val="18"/>
                <w:szCs w:val="18"/>
              </w:rPr>
            </w:pPr>
          </w:p>
        </w:tc>
        <w:tc>
          <w:tcPr>
            <w:tcW w:w="738" w:type="pct"/>
            <w:vAlign w:val="bottom"/>
          </w:tcPr>
          <w:p w14:paraId="5E931B46" w14:textId="77777777" w:rsidR="004B5D08" w:rsidRPr="006770B6" w:rsidRDefault="004B5D08" w:rsidP="002306B6">
            <w:pPr>
              <w:spacing w:before="20" w:after="20"/>
              <w:jc w:val="center"/>
              <w:rPr>
                <w:rFonts w:eastAsia="Arial"/>
                <w:b/>
                <w:bCs/>
                <w:sz w:val="18"/>
                <w:szCs w:val="18"/>
              </w:rPr>
            </w:pPr>
          </w:p>
        </w:tc>
      </w:tr>
      <w:tr w:rsidR="006770B6" w:rsidRPr="006770B6" w14:paraId="2B7F479C" w14:textId="77777777" w:rsidTr="002306B6">
        <w:trPr>
          <w:trHeight w:val="227"/>
        </w:trPr>
        <w:tc>
          <w:tcPr>
            <w:tcW w:w="2037" w:type="pct"/>
            <w:vAlign w:val="bottom"/>
          </w:tcPr>
          <w:p w14:paraId="6F070767" w14:textId="77777777" w:rsidR="006770B6" w:rsidRPr="006770B6" w:rsidRDefault="006770B6" w:rsidP="006770B6">
            <w:pPr>
              <w:tabs>
                <w:tab w:val="right" w:leader="dot" w:pos="2805"/>
              </w:tabs>
              <w:spacing w:before="20" w:after="20"/>
              <w:rPr>
                <w:rFonts w:eastAsia="Arial"/>
                <w:sz w:val="18"/>
                <w:szCs w:val="18"/>
              </w:rPr>
            </w:pPr>
            <w:r w:rsidRPr="006770B6">
              <w:rPr>
                <w:rFonts w:eastAsia="Arial"/>
                <w:sz w:val="18"/>
                <w:szCs w:val="18"/>
              </w:rPr>
              <w:t xml:space="preserve">Inventory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7BB3EE07" w14:textId="307F579D"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40BF8D3C" w14:textId="5C322530"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0F9A1908" w14:textId="6E0AC8F7"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25BF0067" w14:textId="786EF54C"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r>
    </w:tbl>
    <w:p w14:paraId="4CEAFD7E" w14:textId="77777777" w:rsidR="004B5D08" w:rsidRPr="006770B6" w:rsidRDefault="004B5D08" w:rsidP="004B5D0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6E0BB219" w14:textId="552320FA" w:rsidR="004B5D08" w:rsidRPr="006770B6" w:rsidRDefault="006770B6" w:rsidP="00E45FD8">
      <w:pPr>
        <w:pStyle w:val="ListParagraph"/>
        <w:numPr>
          <w:ilvl w:val="0"/>
          <w:numId w:val="20"/>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imes New Roman" w:hAnsi="Times New Roman" w:cs="Times New Roman"/>
          <w:sz w:val="18"/>
          <w:szCs w:val="18"/>
        </w:rPr>
        <w:t>Calculated by the average of the net values of opening and closing inventory balances for such period divided by the cost of sales for the relevant period and multiplied by the number of days during such period</w:t>
      </w:r>
      <w:r w:rsidR="00E45FD8">
        <w:rPr>
          <w:rFonts w:ascii="Times New Roman" w:hAnsi="Times New Roman" w:cs="Times New Roman" w:hint="eastAsia"/>
          <w:sz w:val="18"/>
          <w:szCs w:val="18"/>
        </w:rPr>
        <w:t xml:space="preserve"> </w:t>
      </w:r>
      <w:commentRangeStart w:id="41"/>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commentRangeEnd w:id="41"/>
      <w:r w:rsidR="00E45FD8">
        <w:rPr>
          <w:rStyle w:val="CommentReference"/>
          <w:rFonts w:ascii="Times New Roman" w:eastAsia="SimSun" w:hAnsi="Times New Roman" w:cs="Times New Roman"/>
        </w:rPr>
      </w:r>
      <w:r w:rsidR="00E45FD8">
        <w:rPr>
          <w:rFonts w:asciiTheme="majorBidi" w:hAnsiTheme="majorBidi" w:cstheme="majorBidi"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689E910C" w14:textId="2B8373C7" w:rsidR="006770B6" w:rsidRDefault="000645D8" w:rsidP="000645D8">
      <w:pPr>
        <w:snapToGrid w:val="0"/>
        <w:spacing w:after="240" w:line="240" w:lineRule="auto"/>
        <w:ind w:firstLine="720"/>
        <w:jc w:val="both"/>
        <w:rPr>
          <w:rFonts w:ascii="Times New Roman" w:hAnsi="Times New Roman" w:cs="Times New Roman"/>
        </w:rPr>
      </w:pPr>
      <w:r w:rsidRPr="000645D8">
        <w:rPr>
          <w:rFonts w:ascii="Times New Roman" w:hAnsi="Times New Roman" w:cs="Times New Roman"/>
        </w:rPr>
        <w:t xml:space="preserve">Our inventory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51BC556D" w14:textId="04CFCE86" w:rsidR="004B5D08" w:rsidRPr="00E96644" w:rsidRDefault="004B5D08" w:rsidP="004B5D0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sidR="000645D8">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8022F9">
        <w:rPr>
          <w:rFonts w:ascii="Times New Roman" w:hAnsi="Times New Roman" w:cs="Times New Roman"/>
        </w:rPr>
        <w:t xml:space="preserve">inventories as of </w:t>
      </w:r>
      <w:r>
        <w:rPr>
          <w:rFonts w:ascii="Times New Roman" w:hAnsi="Times New Roman" w:cs="Times New Roman"/>
        </w:rPr>
        <w:t xml:space="preserve">March 31, </w:t>
      </w:r>
      <w:proofErr w:type="gramStart"/>
      <w:r>
        <w:rPr>
          <w:rFonts w:ascii="Times New Roman" w:hAnsi="Times New Roman" w:cs="Times New Roman"/>
        </w:rPr>
        <w:t>202</w:t>
      </w:r>
      <w:r w:rsidR="000645D8">
        <w:rPr>
          <w:rFonts w:ascii="Times New Roman" w:hAnsi="Times New Roman" w:cs="Times New Roman" w:hint="eastAsia"/>
        </w:rPr>
        <w:t>6</w:t>
      </w:r>
      <w:proofErr w:type="gramEnd"/>
      <w:r w:rsidRPr="00E96644">
        <w:rPr>
          <w:rFonts w:ascii="Times New Roman" w:hAnsi="Times New Roman" w:cs="Times New Roman"/>
        </w:rPr>
        <w:t xml:space="preserve"> had been </w:t>
      </w:r>
      <w:r w:rsidR="000645D8">
        <w:rPr>
          <w:rFonts w:ascii="Times New Roman" w:hAnsi="Times New Roman" w:cs="Times New Roman" w:hint="eastAsia"/>
        </w:rPr>
        <w:t>subsequently consumed</w:t>
      </w:r>
      <w:r w:rsidRPr="00E96644">
        <w:rPr>
          <w:rFonts w:ascii="Times New Roman" w:hAnsi="Times New Roman" w:cs="Times New Roman"/>
        </w:rPr>
        <w:t>.</w:t>
      </w:r>
    </w:p>
    <w:p w14:paraId="05614554" w14:textId="77777777" w:rsidR="000645D8" w:rsidRPr="000645D8" w:rsidRDefault="000645D8" w:rsidP="000645D8">
      <w:pPr>
        <w:snapToGrid w:val="0"/>
        <w:spacing w:after="240" w:line="240" w:lineRule="auto"/>
        <w:jc w:val="both"/>
        <w:outlineLvl w:val="0"/>
        <w:rPr>
          <w:rFonts w:ascii="Times New Roman" w:hAnsi="Times New Roman" w:cs="Times New Roman"/>
          <w:b/>
          <w:iCs/>
        </w:rPr>
      </w:pPr>
      <w:r w:rsidRPr="000645D8">
        <w:rPr>
          <w:rFonts w:ascii="Times New Roman" w:hAnsi="Times New Roman" w:cs="Times New Roman"/>
          <w:b/>
          <w:iCs/>
        </w:rPr>
        <w:t>Trade and Other Receivables</w:t>
      </w:r>
    </w:p>
    <w:p w14:paraId="27F764A7" w14:textId="0AFBE9B8" w:rsidR="000645D8" w:rsidRDefault="000645D8" w:rsidP="000645D8">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w:t>
      </w:r>
      <w:r w:rsidRPr="000645D8">
        <w:rPr>
          <w:rFonts w:ascii="Times New Roman" w:eastAsia="Arial" w:hAnsi="Times New Roman" w:cs="Times New Roman"/>
          <w:lang w:eastAsia="en-US"/>
        </w:rPr>
        <w:t>trade and other receivables primarily consisted</w:t>
      </w:r>
      <w:r w:rsidRPr="00E96644">
        <w:rPr>
          <w:rFonts w:ascii="Times New Roman" w:eastAsia="Arial" w:hAnsi="Times New Roman" w:cs="Times New Roman"/>
          <w:lang w:eastAsia="en-US"/>
        </w:rPr>
        <w:t xml:space="preserve"> of </w:t>
      </w:r>
      <w:r w:rsidRPr="000645D8">
        <w:rPr>
          <w:rFonts w:ascii="Times New Roman" w:eastAsia="Arial" w:hAnsi="Times New Roman" w:cs="Times New Roman"/>
        </w:rPr>
        <w:t>trade receivables from contracts with customers, other receivables, prepayments, value-added tax recoverable</w:t>
      </w:r>
      <w:r>
        <w:rPr>
          <w:rFonts w:ascii="Times New Roman" w:hAnsi="Times New Roman" w:cs="Times New Roman" w:hint="eastAsia"/>
        </w:rPr>
        <w:t xml:space="preserve"> and</w:t>
      </w:r>
      <w:r w:rsidRPr="000645D8">
        <w:rPr>
          <w:rFonts w:ascii="Times New Roman" w:eastAsia="Arial" w:hAnsi="Times New Roman" w:cs="Times New Roman"/>
        </w:rPr>
        <w:t xml:space="preserve"> interest receivable</w:t>
      </w:r>
      <w:r w:rsidRPr="00E96644">
        <w:rPr>
          <w:rFonts w:ascii="Times New Roman" w:eastAsia="Arial" w:hAnsi="Times New Roman" w:cs="Times New Roman"/>
          <w:lang w:eastAsia="en-US"/>
        </w:rPr>
        <w:t>.</w:t>
      </w:r>
      <w:r>
        <w:rPr>
          <w:rFonts w:ascii="Times New Roman" w:hAnsi="Times New Roman" w:cs="Times New Roman" w:hint="eastAsia"/>
        </w:rPr>
        <w:t xml:space="preserve"> </w:t>
      </w:r>
      <w:r w:rsidRPr="006770B6">
        <w:rPr>
          <w:rFonts w:ascii="Times New Roman" w:hAnsi="Times New Roman" w:cs="Times New Roman"/>
        </w:rPr>
        <w:t xml:space="preserve">The following table sets forth the breakdown of our </w:t>
      </w:r>
      <w:r w:rsidRPr="000645D8">
        <w:rPr>
          <w:rFonts w:ascii="Times New Roman" w:eastAsia="Arial" w:hAnsi="Times New Roman" w:cs="Times New Roman"/>
          <w:lang w:eastAsia="en-US"/>
        </w:rPr>
        <w:t>trade and other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55B1D0E" w14:textId="77777777" w:rsidTr="002306B6">
        <w:trPr>
          <w:trHeight w:val="410"/>
        </w:trPr>
        <w:tc>
          <w:tcPr>
            <w:tcW w:w="2793" w:type="dxa"/>
            <w:vAlign w:val="bottom"/>
          </w:tcPr>
          <w:p w14:paraId="1626D63F"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AF5F2B2"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786C7F43"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2D247A1E" w14:textId="77777777" w:rsidTr="002306B6">
        <w:trPr>
          <w:trHeight w:val="309"/>
        </w:trPr>
        <w:tc>
          <w:tcPr>
            <w:tcW w:w="2793" w:type="dxa"/>
            <w:vAlign w:val="bottom"/>
          </w:tcPr>
          <w:p w14:paraId="43769BB2" w14:textId="77777777" w:rsidR="000645D8" w:rsidRPr="00282968" w:rsidRDefault="000645D8" w:rsidP="002306B6">
            <w:pPr>
              <w:spacing w:before="20" w:after="20"/>
              <w:rPr>
                <w:rFonts w:eastAsia="Arial"/>
                <w:iCs/>
                <w:sz w:val="18"/>
                <w:szCs w:val="18"/>
              </w:rPr>
            </w:pPr>
          </w:p>
        </w:tc>
        <w:tc>
          <w:tcPr>
            <w:tcW w:w="1681" w:type="dxa"/>
            <w:gridSpan w:val="2"/>
            <w:vAlign w:val="bottom"/>
          </w:tcPr>
          <w:p w14:paraId="383FCE03"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02CF147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5D510F17"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09BCDAD9"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35F421EE" w14:textId="77777777" w:rsidTr="002306B6">
        <w:trPr>
          <w:trHeight w:val="227"/>
        </w:trPr>
        <w:tc>
          <w:tcPr>
            <w:tcW w:w="2793" w:type="dxa"/>
            <w:vAlign w:val="bottom"/>
          </w:tcPr>
          <w:p w14:paraId="6B6DAF15"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69E29ED4"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5F59F5C6" w14:textId="77777777" w:rsidTr="002306B6">
        <w:trPr>
          <w:trHeight w:val="227"/>
        </w:trPr>
        <w:tc>
          <w:tcPr>
            <w:tcW w:w="2793" w:type="dxa"/>
            <w:vAlign w:val="bottom"/>
          </w:tcPr>
          <w:p w14:paraId="71C6650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631F8966"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4BE6FAA0"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7729AD87"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14F31958"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4D1FFDD7"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22A35F39" w14:textId="77777777" w:rsidTr="002306B6">
        <w:trPr>
          <w:trHeight w:val="227"/>
        </w:trPr>
        <w:tc>
          <w:tcPr>
            <w:tcW w:w="2793" w:type="dxa"/>
            <w:vAlign w:val="bottom"/>
          </w:tcPr>
          <w:p w14:paraId="19369083"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5D52B46D"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48E09456"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6AA77FCE"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36DEF680" w14:textId="77777777" w:rsidR="000645D8" w:rsidRPr="00282968" w:rsidRDefault="000645D8" w:rsidP="002306B6">
            <w:pPr>
              <w:tabs>
                <w:tab w:val="decimal" w:pos="890"/>
              </w:tabs>
              <w:spacing w:before="20" w:after="20"/>
              <w:jc w:val="right"/>
              <w:rPr>
                <w:iCs/>
                <w:color w:val="000000"/>
                <w:sz w:val="18"/>
                <w:szCs w:val="18"/>
                <w:lang w:val="en-GB"/>
              </w:rPr>
            </w:pPr>
          </w:p>
        </w:tc>
      </w:tr>
      <w:tr w:rsidR="000645D8" w:rsidRPr="00E82C8D" w14:paraId="2A07087A" w14:textId="77777777" w:rsidTr="00F942A2">
        <w:trPr>
          <w:trHeight w:val="227"/>
        </w:trPr>
        <w:tc>
          <w:tcPr>
            <w:tcW w:w="2793" w:type="dxa"/>
            <w:vAlign w:val="center"/>
          </w:tcPr>
          <w:p w14:paraId="7088D590" w14:textId="615061E2" w:rsidR="000645D8" w:rsidRPr="000645D8" w:rsidRDefault="000645D8" w:rsidP="000645D8">
            <w:pPr>
              <w:tabs>
                <w:tab w:val="right" w:leader="dot" w:pos="2805"/>
              </w:tabs>
              <w:snapToGrid w:val="0"/>
              <w:spacing w:before="20" w:after="20"/>
              <w:ind w:left="187" w:hanging="187"/>
              <w:contextualSpacing/>
              <w:rPr>
                <w:iCs/>
                <w:color w:val="000000"/>
                <w:sz w:val="18"/>
                <w:szCs w:val="18"/>
                <w:lang w:val="en-GB"/>
              </w:rPr>
            </w:pPr>
            <w:r w:rsidRPr="000645D8">
              <w:rPr>
                <w:rFonts w:eastAsia="Arial"/>
                <w:iCs/>
                <w:sz w:val="18"/>
                <w:szCs w:val="18"/>
              </w:rPr>
              <w:t>Trade receivables from contracts with customers</w:t>
            </w:r>
            <w:r w:rsidRPr="00282968">
              <w:rPr>
                <w:rFonts w:eastAsia="Arial"/>
                <w:iCs/>
                <w:sz w:val="18"/>
                <w:szCs w:val="18"/>
              </w:rPr>
              <w:tab/>
            </w:r>
          </w:p>
        </w:tc>
        <w:tc>
          <w:tcPr>
            <w:tcW w:w="1681" w:type="dxa"/>
            <w:gridSpan w:val="2"/>
            <w:vAlign w:val="bottom"/>
          </w:tcPr>
          <w:p w14:paraId="4C75D692" w14:textId="0BDAA82E"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FB5702F" w14:textId="6CEB74F4"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680</w:t>
            </w:r>
          </w:p>
        </w:tc>
        <w:tc>
          <w:tcPr>
            <w:tcW w:w="1483" w:type="dxa"/>
            <w:vAlign w:val="bottom"/>
          </w:tcPr>
          <w:p w14:paraId="4E9DB069" w14:textId="3BFCA0A2"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43,537</w:t>
            </w:r>
          </w:p>
        </w:tc>
        <w:tc>
          <w:tcPr>
            <w:tcW w:w="1747" w:type="dxa"/>
            <w:vAlign w:val="bottom"/>
          </w:tcPr>
          <w:p w14:paraId="12859738" w14:textId="77777777" w:rsidR="000645D8" w:rsidRPr="00E82C8D" w:rsidRDefault="000645D8" w:rsidP="000645D8">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0645D8" w:rsidRPr="00E82C8D" w14:paraId="63EAEBCC" w14:textId="77777777" w:rsidTr="00F942A2">
        <w:trPr>
          <w:trHeight w:val="227"/>
        </w:trPr>
        <w:tc>
          <w:tcPr>
            <w:tcW w:w="2793" w:type="dxa"/>
            <w:vAlign w:val="center"/>
          </w:tcPr>
          <w:p w14:paraId="6ADCEE95" w14:textId="63C80BCB" w:rsidR="000645D8" w:rsidRPr="000645D8" w:rsidRDefault="000645D8" w:rsidP="000645D8">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p>
        </w:tc>
        <w:tc>
          <w:tcPr>
            <w:tcW w:w="1681" w:type="dxa"/>
            <w:gridSpan w:val="2"/>
            <w:vAlign w:val="bottom"/>
          </w:tcPr>
          <w:p w14:paraId="38B9C829" w14:textId="72E3DA3E"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A409473" w14:textId="50F3C153"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(34)</w:t>
            </w:r>
          </w:p>
        </w:tc>
        <w:tc>
          <w:tcPr>
            <w:tcW w:w="1483" w:type="dxa"/>
            <w:vAlign w:val="bottom"/>
          </w:tcPr>
          <w:p w14:paraId="2A8BEB87" w14:textId="37DB92A9"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(2,182)</w:t>
            </w:r>
          </w:p>
        </w:tc>
        <w:tc>
          <w:tcPr>
            <w:tcW w:w="1747" w:type="dxa"/>
            <w:vAlign w:val="bottom"/>
          </w:tcPr>
          <w:p w14:paraId="54D75529" w14:textId="77777777" w:rsidR="000645D8" w:rsidRPr="00E82C8D" w:rsidRDefault="000645D8" w:rsidP="00F942A2">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1900261F" w14:textId="77777777" w:rsidTr="00F942A2">
        <w:trPr>
          <w:trHeight w:val="227"/>
        </w:trPr>
        <w:tc>
          <w:tcPr>
            <w:tcW w:w="2793" w:type="dxa"/>
            <w:vAlign w:val="center"/>
          </w:tcPr>
          <w:p w14:paraId="05A4FAD2" w14:textId="57EE8E31"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2536EDCF" w14:textId="7D96409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74DD56C" w14:textId="08391A4F"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646</w:t>
            </w:r>
          </w:p>
        </w:tc>
        <w:tc>
          <w:tcPr>
            <w:tcW w:w="1483" w:type="dxa"/>
            <w:vAlign w:val="bottom"/>
          </w:tcPr>
          <w:p w14:paraId="1001650E" w14:textId="11B2EB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41,355</w:t>
            </w:r>
          </w:p>
        </w:tc>
        <w:tc>
          <w:tcPr>
            <w:tcW w:w="1747" w:type="dxa"/>
            <w:vAlign w:val="bottom"/>
          </w:tcPr>
          <w:p w14:paraId="208E953E" w14:textId="7245CE9F"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7DB95DFE" w14:textId="77777777" w:rsidTr="00F942A2">
        <w:trPr>
          <w:trHeight w:val="227"/>
        </w:trPr>
        <w:tc>
          <w:tcPr>
            <w:tcW w:w="2793" w:type="dxa"/>
            <w:vAlign w:val="center"/>
          </w:tcPr>
          <w:p w14:paraId="35C32863" w14:textId="0C794BC8"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 receivables</w:t>
            </w:r>
            <w:r w:rsidRPr="00282968">
              <w:rPr>
                <w:rFonts w:eastAsia="Arial"/>
                <w:iCs/>
                <w:sz w:val="18"/>
                <w:szCs w:val="18"/>
              </w:rPr>
              <w:tab/>
            </w:r>
          </w:p>
        </w:tc>
        <w:tc>
          <w:tcPr>
            <w:tcW w:w="1681" w:type="dxa"/>
            <w:gridSpan w:val="2"/>
            <w:vAlign w:val="bottom"/>
          </w:tcPr>
          <w:p w14:paraId="1AF12F7D" w14:textId="17FD38F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31B799DD" w14:textId="68801DB2"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7,301</w:t>
            </w:r>
          </w:p>
        </w:tc>
        <w:tc>
          <w:tcPr>
            <w:tcW w:w="1483" w:type="dxa"/>
            <w:vAlign w:val="bottom"/>
          </w:tcPr>
          <w:p w14:paraId="6B9689C0" w14:textId="16002310"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81,365</w:t>
            </w:r>
          </w:p>
        </w:tc>
        <w:tc>
          <w:tcPr>
            <w:tcW w:w="1747" w:type="dxa"/>
            <w:vAlign w:val="bottom"/>
          </w:tcPr>
          <w:p w14:paraId="092F7C1F" w14:textId="7B1494FB"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D53EBF7" w14:textId="77777777" w:rsidTr="00F942A2">
        <w:trPr>
          <w:trHeight w:val="227"/>
        </w:trPr>
        <w:tc>
          <w:tcPr>
            <w:tcW w:w="2793" w:type="dxa"/>
            <w:vAlign w:val="center"/>
          </w:tcPr>
          <w:p w14:paraId="1645892E" w14:textId="245CF3C0"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r w:rsidRPr="000645D8">
              <w:rPr>
                <w:iCs/>
                <w:color w:val="000000"/>
                <w:sz w:val="18"/>
                <w:szCs w:val="18"/>
                <w:lang w:val="en-GB"/>
              </w:rPr>
              <w:t xml:space="preserve"> </w:t>
            </w:r>
          </w:p>
        </w:tc>
        <w:tc>
          <w:tcPr>
            <w:tcW w:w="1681" w:type="dxa"/>
            <w:gridSpan w:val="2"/>
            <w:vAlign w:val="bottom"/>
          </w:tcPr>
          <w:p w14:paraId="04AC60DD" w14:textId="1E4DD7C9"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640CA5C5" w14:textId="2B5BEBA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(365)</w:t>
            </w:r>
          </w:p>
        </w:tc>
        <w:tc>
          <w:tcPr>
            <w:tcW w:w="1483" w:type="dxa"/>
            <w:vAlign w:val="bottom"/>
          </w:tcPr>
          <w:p w14:paraId="54406C34" w14:textId="006B160C"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(4,068)</w:t>
            </w:r>
          </w:p>
        </w:tc>
        <w:tc>
          <w:tcPr>
            <w:tcW w:w="1747" w:type="dxa"/>
            <w:vAlign w:val="bottom"/>
          </w:tcPr>
          <w:p w14:paraId="4683E779" w14:textId="5FA45EB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6F39D2A7" w14:textId="77777777" w:rsidTr="00F942A2">
        <w:trPr>
          <w:trHeight w:val="227"/>
        </w:trPr>
        <w:tc>
          <w:tcPr>
            <w:tcW w:w="2793" w:type="dxa"/>
            <w:vAlign w:val="center"/>
          </w:tcPr>
          <w:p w14:paraId="7B2F9FC9" w14:textId="75D1C577"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6D11C945" w14:textId="2739715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E634198" w14:textId="61BD420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6,936</w:t>
            </w:r>
          </w:p>
        </w:tc>
        <w:tc>
          <w:tcPr>
            <w:tcW w:w="1483" w:type="dxa"/>
            <w:vAlign w:val="bottom"/>
          </w:tcPr>
          <w:p w14:paraId="20D842DB" w14:textId="349A4FA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77,297</w:t>
            </w:r>
          </w:p>
        </w:tc>
        <w:tc>
          <w:tcPr>
            <w:tcW w:w="1747" w:type="dxa"/>
            <w:vAlign w:val="bottom"/>
          </w:tcPr>
          <w:p w14:paraId="23898ED9" w14:textId="3FD1695E"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091E1CD4" w14:textId="77777777" w:rsidTr="00F942A2">
        <w:trPr>
          <w:trHeight w:val="227"/>
        </w:trPr>
        <w:tc>
          <w:tcPr>
            <w:tcW w:w="2793" w:type="dxa"/>
            <w:vAlign w:val="center"/>
          </w:tcPr>
          <w:p w14:paraId="279048DC" w14:textId="1CFFDA27"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Prepayment</w:t>
            </w:r>
            <w:r w:rsidRPr="00282968">
              <w:rPr>
                <w:rFonts w:eastAsia="Arial"/>
                <w:iCs/>
                <w:sz w:val="18"/>
                <w:szCs w:val="18"/>
              </w:rPr>
              <w:tab/>
            </w:r>
          </w:p>
        </w:tc>
        <w:tc>
          <w:tcPr>
            <w:tcW w:w="1681" w:type="dxa"/>
            <w:gridSpan w:val="2"/>
            <w:vAlign w:val="bottom"/>
          </w:tcPr>
          <w:p w14:paraId="6547E980" w14:textId="1EEECB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42,735</w:t>
            </w:r>
          </w:p>
        </w:tc>
        <w:tc>
          <w:tcPr>
            <w:tcW w:w="1323" w:type="dxa"/>
            <w:vAlign w:val="bottom"/>
          </w:tcPr>
          <w:p w14:paraId="12D5BB94" w14:textId="49EFB41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40,345</w:t>
            </w:r>
          </w:p>
        </w:tc>
        <w:tc>
          <w:tcPr>
            <w:tcW w:w="1483" w:type="dxa"/>
            <w:vAlign w:val="bottom"/>
          </w:tcPr>
          <w:p w14:paraId="2C89DBB5" w14:textId="0BDBD8E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20,987</w:t>
            </w:r>
          </w:p>
        </w:tc>
        <w:tc>
          <w:tcPr>
            <w:tcW w:w="1747" w:type="dxa"/>
            <w:vAlign w:val="bottom"/>
          </w:tcPr>
          <w:p w14:paraId="3FBE7869" w14:textId="5FC41669"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2F7E627C" w14:textId="77777777" w:rsidTr="00F942A2">
        <w:trPr>
          <w:trHeight w:val="227"/>
        </w:trPr>
        <w:tc>
          <w:tcPr>
            <w:tcW w:w="2793" w:type="dxa"/>
            <w:vAlign w:val="center"/>
          </w:tcPr>
          <w:p w14:paraId="6344ABD5" w14:textId="1E60D5FF"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Value-added tax recoverable</w:t>
            </w:r>
            <w:r w:rsidRPr="00282968">
              <w:rPr>
                <w:rFonts w:eastAsia="Arial"/>
                <w:iCs/>
                <w:sz w:val="18"/>
                <w:szCs w:val="18"/>
              </w:rPr>
              <w:tab/>
            </w:r>
          </w:p>
        </w:tc>
        <w:tc>
          <w:tcPr>
            <w:tcW w:w="1681" w:type="dxa"/>
            <w:gridSpan w:val="2"/>
            <w:vAlign w:val="bottom"/>
          </w:tcPr>
          <w:p w14:paraId="5C80FAC5" w14:textId="0C1DD3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7,006</w:t>
            </w:r>
          </w:p>
        </w:tc>
        <w:tc>
          <w:tcPr>
            <w:tcW w:w="1323" w:type="dxa"/>
            <w:vAlign w:val="bottom"/>
          </w:tcPr>
          <w:p w14:paraId="5B214316" w14:textId="6F436E4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26,174</w:t>
            </w:r>
          </w:p>
        </w:tc>
        <w:tc>
          <w:tcPr>
            <w:tcW w:w="1483" w:type="dxa"/>
            <w:vAlign w:val="bottom"/>
          </w:tcPr>
          <w:p w14:paraId="261795EF" w14:textId="08E9A6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35,275</w:t>
            </w:r>
          </w:p>
        </w:tc>
        <w:tc>
          <w:tcPr>
            <w:tcW w:w="1747" w:type="dxa"/>
            <w:vAlign w:val="bottom"/>
          </w:tcPr>
          <w:p w14:paraId="71DFBDB9" w14:textId="009C9D21"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6C1B4A7" w14:textId="77777777" w:rsidTr="00F942A2">
        <w:trPr>
          <w:trHeight w:val="227"/>
        </w:trPr>
        <w:tc>
          <w:tcPr>
            <w:tcW w:w="2793" w:type="dxa"/>
            <w:vAlign w:val="center"/>
          </w:tcPr>
          <w:p w14:paraId="1E9507B0" w14:textId="03FE6A96"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Interest receivable</w:t>
            </w:r>
            <w:r w:rsidRPr="00282968">
              <w:rPr>
                <w:rFonts w:eastAsia="Arial"/>
                <w:iCs/>
                <w:sz w:val="18"/>
                <w:szCs w:val="18"/>
              </w:rPr>
              <w:tab/>
            </w:r>
          </w:p>
        </w:tc>
        <w:tc>
          <w:tcPr>
            <w:tcW w:w="1681" w:type="dxa"/>
            <w:gridSpan w:val="2"/>
            <w:vAlign w:val="bottom"/>
          </w:tcPr>
          <w:p w14:paraId="5654C034" w14:textId="0693427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431</w:t>
            </w:r>
          </w:p>
        </w:tc>
        <w:tc>
          <w:tcPr>
            <w:tcW w:w="1323" w:type="dxa"/>
            <w:vAlign w:val="bottom"/>
          </w:tcPr>
          <w:p w14:paraId="0C5E7FDB" w14:textId="5A69CCF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620</w:t>
            </w:r>
          </w:p>
        </w:tc>
        <w:tc>
          <w:tcPr>
            <w:tcW w:w="1483" w:type="dxa"/>
            <w:vAlign w:val="bottom"/>
          </w:tcPr>
          <w:p w14:paraId="205BBCCB" w14:textId="27E8CB44"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132</w:t>
            </w:r>
          </w:p>
        </w:tc>
        <w:tc>
          <w:tcPr>
            <w:tcW w:w="1747" w:type="dxa"/>
            <w:vAlign w:val="bottom"/>
          </w:tcPr>
          <w:p w14:paraId="7A666F1D" w14:textId="1344AC72"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38447A79" w14:textId="77777777" w:rsidTr="00F942A2">
        <w:trPr>
          <w:trHeight w:val="227"/>
        </w:trPr>
        <w:tc>
          <w:tcPr>
            <w:tcW w:w="2793" w:type="dxa"/>
            <w:vAlign w:val="center"/>
          </w:tcPr>
          <w:p w14:paraId="4664CC26" w14:textId="433E3365" w:rsidR="00F942A2" w:rsidRPr="000645D8"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Others</w:t>
            </w:r>
            <w:r w:rsidRPr="00282968">
              <w:rPr>
                <w:rFonts w:eastAsia="Arial"/>
                <w:iCs/>
                <w:sz w:val="18"/>
                <w:szCs w:val="18"/>
              </w:rPr>
              <w:tab/>
            </w:r>
          </w:p>
        </w:tc>
        <w:tc>
          <w:tcPr>
            <w:tcW w:w="1681" w:type="dxa"/>
            <w:gridSpan w:val="2"/>
            <w:vAlign w:val="bottom"/>
          </w:tcPr>
          <w:p w14:paraId="23F89BE2" w14:textId="03F3AA15"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124</w:t>
            </w:r>
          </w:p>
        </w:tc>
        <w:tc>
          <w:tcPr>
            <w:tcW w:w="1323" w:type="dxa"/>
            <w:vAlign w:val="bottom"/>
          </w:tcPr>
          <w:p w14:paraId="1380EAEC" w14:textId="1CE9E2DB"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9,178</w:t>
            </w:r>
          </w:p>
        </w:tc>
        <w:tc>
          <w:tcPr>
            <w:tcW w:w="1483" w:type="dxa"/>
            <w:vAlign w:val="bottom"/>
          </w:tcPr>
          <w:p w14:paraId="53C10D97" w14:textId="3D1C280D" w:rsidR="00F942A2" w:rsidRPr="000645D8"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0645D8">
              <w:rPr>
                <w:iCs/>
                <w:color w:val="000000"/>
                <w:sz w:val="18"/>
                <w:szCs w:val="18"/>
                <w:lang w:val="en-GB"/>
              </w:rPr>
              <w:t>12,180</w:t>
            </w:r>
          </w:p>
        </w:tc>
        <w:tc>
          <w:tcPr>
            <w:tcW w:w="1747" w:type="dxa"/>
            <w:vAlign w:val="bottom"/>
          </w:tcPr>
          <w:p w14:paraId="303339FD" w14:textId="07EB43C4"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0645D8" w:rsidRPr="006770B6" w14:paraId="173C168D" w14:textId="77777777" w:rsidTr="00F942A2">
        <w:trPr>
          <w:trHeight w:val="227"/>
        </w:trPr>
        <w:tc>
          <w:tcPr>
            <w:tcW w:w="2793" w:type="dxa"/>
            <w:vAlign w:val="bottom"/>
          </w:tcPr>
          <w:p w14:paraId="361B4C73" w14:textId="77777777" w:rsidR="000645D8" w:rsidRPr="00282968" w:rsidRDefault="000645D8" w:rsidP="000645D8">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bottom"/>
          </w:tcPr>
          <w:p w14:paraId="50509F1C" w14:textId="3BA22A30"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50,296</w:t>
            </w:r>
          </w:p>
        </w:tc>
        <w:tc>
          <w:tcPr>
            <w:tcW w:w="1323" w:type="dxa"/>
            <w:vAlign w:val="bottom"/>
          </w:tcPr>
          <w:p w14:paraId="3FF4CC04" w14:textId="4AD53FCB"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83,899</w:t>
            </w:r>
          </w:p>
        </w:tc>
        <w:tc>
          <w:tcPr>
            <w:tcW w:w="1483" w:type="dxa"/>
            <w:vAlign w:val="bottom"/>
          </w:tcPr>
          <w:p w14:paraId="2D437CF0" w14:textId="1A3E3AD2"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187,226</w:t>
            </w:r>
          </w:p>
        </w:tc>
        <w:tc>
          <w:tcPr>
            <w:tcW w:w="1747" w:type="dxa"/>
            <w:vAlign w:val="bottom"/>
          </w:tcPr>
          <w:p w14:paraId="111CC19B" w14:textId="14D43F3C" w:rsidR="000645D8" w:rsidRPr="006770B6" w:rsidRDefault="00F942A2"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 xml:space="preserve">337,813 </w:t>
            </w:r>
            <w:r w:rsidR="000645D8" w:rsidRPr="006770B6">
              <w:rPr>
                <w:b/>
                <w:bCs/>
                <w:iCs/>
                <w:color w:val="000000"/>
                <w:sz w:val="18"/>
                <w:szCs w:val="18"/>
                <w:lang w:val="en-GB"/>
              </w:rPr>
              <w:t xml:space="preserve"> </w:t>
            </w:r>
          </w:p>
        </w:tc>
      </w:tr>
    </w:tbl>
    <w:p w14:paraId="0D1982BA" w14:textId="5ADA6D64" w:rsidR="000645D8" w:rsidRDefault="000645D8" w:rsidP="00F942A2">
      <w:pPr>
        <w:snapToGrid w:val="0"/>
        <w:spacing w:after="240" w:line="240" w:lineRule="auto"/>
        <w:ind w:firstLine="720"/>
        <w:jc w:val="both"/>
        <w:rPr>
          <w:rFonts w:ascii="Times New Roman" w:hAnsi="Times New Roman" w:cs="Times New Roman"/>
        </w:rPr>
      </w:pPr>
      <w:r>
        <w:rPr>
          <w:b w:val="0"/>
          <w:color w:val="002F6C"/>
        </w:rPr>
        <w:t>Our trade and other receivables increased from RMB50.3 million as of December 31, 2023 to RMB83.9 million as of December 31, 2024, and further to RMB187.2 million and RMB337.8 million as of December 31, 2025 and March 31, 2026, respectively, primarily in line with our business expansion and revenue growth. The increase as of March 31, 2026 also reflected the rapid growth of revenue in the first quarter of 2026, certain trade receivables that remained within the credit period, and increases in other receivables and deposits relating to computing resource arrangements under which certain resources were procured or leased on a prepayment or deposit basis due to market supply conditions.</w:t>
      </w:r>
    </w:p>
    <w:p w14:paraId="26B8D8F6" w14:textId="47459067" w:rsidR="000645D8" w:rsidRDefault="000645D8" w:rsidP="00F942A2">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00F942A2" w:rsidRPr="00F942A2">
        <w:rPr>
          <w:rFonts w:ascii="Times New Roman" w:eastAsia="Arial" w:hAnsi="Times New Roman" w:cs="Times New Roman"/>
          <w:lang w:val="en-GB" w:eastAsia="en-US"/>
        </w:rPr>
        <w:t>trade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D194D29" w14:textId="77777777" w:rsidTr="002306B6">
        <w:trPr>
          <w:trHeight w:val="410"/>
        </w:trPr>
        <w:tc>
          <w:tcPr>
            <w:tcW w:w="2793" w:type="dxa"/>
            <w:vAlign w:val="bottom"/>
          </w:tcPr>
          <w:p w14:paraId="1C682279"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1FF2BE9"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15446D14"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5BB6E81B" w14:textId="77777777" w:rsidTr="002306B6">
        <w:trPr>
          <w:trHeight w:val="309"/>
        </w:trPr>
        <w:tc>
          <w:tcPr>
            <w:tcW w:w="2793" w:type="dxa"/>
            <w:vAlign w:val="bottom"/>
          </w:tcPr>
          <w:p w14:paraId="4EB2273D" w14:textId="77777777" w:rsidR="000645D8" w:rsidRPr="00282968" w:rsidRDefault="000645D8" w:rsidP="002306B6">
            <w:pPr>
              <w:spacing w:before="20" w:after="20"/>
              <w:rPr>
                <w:rFonts w:eastAsia="Arial"/>
                <w:iCs/>
                <w:sz w:val="18"/>
                <w:szCs w:val="18"/>
              </w:rPr>
            </w:pPr>
          </w:p>
        </w:tc>
        <w:tc>
          <w:tcPr>
            <w:tcW w:w="1681" w:type="dxa"/>
            <w:gridSpan w:val="2"/>
            <w:vAlign w:val="bottom"/>
          </w:tcPr>
          <w:p w14:paraId="2398270E"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F1EFA0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26AFCB8"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D6DE354"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58EBF6D6" w14:textId="77777777" w:rsidTr="002306B6">
        <w:trPr>
          <w:trHeight w:val="227"/>
        </w:trPr>
        <w:tc>
          <w:tcPr>
            <w:tcW w:w="2793" w:type="dxa"/>
            <w:vAlign w:val="bottom"/>
          </w:tcPr>
          <w:p w14:paraId="12F33571"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1755FD88"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1284178C" w14:textId="77777777" w:rsidTr="002306B6">
        <w:trPr>
          <w:trHeight w:val="227"/>
        </w:trPr>
        <w:tc>
          <w:tcPr>
            <w:tcW w:w="2793" w:type="dxa"/>
            <w:vAlign w:val="bottom"/>
          </w:tcPr>
          <w:p w14:paraId="6F6964E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3951DB99"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14624E08"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1A584D65"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489DCFEB"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693E34FF"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71F6A0A5" w14:textId="77777777" w:rsidTr="002306B6">
        <w:trPr>
          <w:trHeight w:val="227"/>
        </w:trPr>
        <w:tc>
          <w:tcPr>
            <w:tcW w:w="2793" w:type="dxa"/>
            <w:vAlign w:val="bottom"/>
          </w:tcPr>
          <w:p w14:paraId="70880177"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2CAD277F"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09D0F0F5"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2FB894DD"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57339C0E" w14:textId="77777777" w:rsidR="000645D8" w:rsidRPr="00282968" w:rsidRDefault="000645D8" w:rsidP="002306B6">
            <w:pPr>
              <w:tabs>
                <w:tab w:val="decimal" w:pos="890"/>
              </w:tabs>
              <w:spacing w:before="20" w:after="20"/>
              <w:jc w:val="right"/>
              <w:rPr>
                <w:iCs/>
                <w:color w:val="000000"/>
                <w:sz w:val="18"/>
                <w:szCs w:val="18"/>
                <w:lang w:val="en-GB"/>
              </w:rPr>
            </w:pPr>
          </w:p>
        </w:tc>
      </w:tr>
      <w:tr w:rsidR="00F942A2" w:rsidRPr="00E82C8D" w14:paraId="30A83876" w14:textId="77777777" w:rsidTr="006B6C13">
        <w:trPr>
          <w:trHeight w:val="227"/>
        </w:trPr>
        <w:tc>
          <w:tcPr>
            <w:tcW w:w="2793" w:type="dxa"/>
            <w:vAlign w:val="bottom"/>
          </w:tcPr>
          <w:p w14:paraId="1D7DD8CC" w14:textId="52C8F4C5" w:rsidR="00F942A2" w:rsidRPr="00282968" w:rsidRDefault="00F942A2" w:rsidP="00F942A2">
            <w:pPr>
              <w:tabs>
                <w:tab w:val="right" w:leader="dot" w:pos="2805"/>
              </w:tabs>
              <w:spacing w:before="20" w:after="20"/>
              <w:rPr>
                <w:rFonts w:eastAsia="Arial"/>
                <w:iCs/>
                <w:sz w:val="18"/>
                <w:szCs w:val="18"/>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7FF2D183" w14:textId="13E0E154"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215C92C4" w14:textId="37EB4D28"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646</w:t>
            </w:r>
          </w:p>
        </w:tc>
        <w:tc>
          <w:tcPr>
            <w:tcW w:w="1483" w:type="dxa"/>
            <w:vAlign w:val="center"/>
          </w:tcPr>
          <w:p w14:paraId="77772C90" w14:textId="5023151B"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41,253</w:t>
            </w:r>
          </w:p>
        </w:tc>
        <w:tc>
          <w:tcPr>
            <w:tcW w:w="1747" w:type="dxa"/>
          </w:tcPr>
          <w:p w14:paraId="31F57578" w14:textId="77777777" w:rsidR="00F942A2" w:rsidRPr="00E82C8D" w:rsidRDefault="00F942A2" w:rsidP="00F942A2">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746227ED" w14:textId="77777777" w:rsidTr="006B6C13">
        <w:trPr>
          <w:trHeight w:val="227"/>
        </w:trPr>
        <w:tc>
          <w:tcPr>
            <w:tcW w:w="2793" w:type="dxa"/>
          </w:tcPr>
          <w:p w14:paraId="006D5446" w14:textId="1DA9745A" w:rsidR="00F942A2" w:rsidRPr="006770B6" w:rsidRDefault="00F942A2" w:rsidP="00F942A2">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 xml:space="preserve">Over </w:t>
            </w:r>
            <w:r w:rsidRPr="00F942A2">
              <w:rPr>
                <w:iCs/>
                <w:color w:val="000000"/>
                <w:sz w:val="18"/>
                <w:szCs w:val="18"/>
                <w:lang w:val="en-GB"/>
              </w:rPr>
              <w:t>90 days</w:t>
            </w:r>
            <w:r w:rsidRPr="00282968">
              <w:rPr>
                <w:rFonts w:eastAsia="Arial"/>
                <w:iCs/>
                <w:sz w:val="18"/>
                <w:szCs w:val="18"/>
              </w:rPr>
              <w:tab/>
            </w:r>
          </w:p>
        </w:tc>
        <w:tc>
          <w:tcPr>
            <w:tcW w:w="1681" w:type="dxa"/>
            <w:gridSpan w:val="2"/>
            <w:vAlign w:val="center"/>
          </w:tcPr>
          <w:p w14:paraId="7D46B919" w14:textId="6EFA43FC"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1D37F2B7" w14:textId="6499B680"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483" w:type="dxa"/>
            <w:vAlign w:val="center"/>
          </w:tcPr>
          <w:p w14:paraId="06671473" w14:textId="7C2824AD" w:rsidR="00F942A2" w:rsidRPr="00F942A2"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F942A2">
              <w:rPr>
                <w:iCs/>
                <w:color w:val="000000"/>
                <w:sz w:val="18"/>
                <w:szCs w:val="18"/>
                <w:lang w:val="en-GB"/>
              </w:rPr>
              <w:t>102</w:t>
            </w:r>
          </w:p>
        </w:tc>
        <w:tc>
          <w:tcPr>
            <w:tcW w:w="1747" w:type="dxa"/>
          </w:tcPr>
          <w:p w14:paraId="3B883B92" w14:textId="77777777"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F942A2" w:rsidRPr="006770B6" w14:paraId="5C85BB67" w14:textId="77777777" w:rsidTr="00246521">
        <w:trPr>
          <w:trHeight w:val="227"/>
        </w:trPr>
        <w:tc>
          <w:tcPr>
            <w:tcW w:w="2793" w:type="dxa"/>
            <w:vAlign w:val="bottom"/>
          </w:tcPr>
          <w:p w14:paraId="74A2B1C5" w14:textId="77777777" w:rsidR="00F942A2" w:rsidRPr="00282968" w:rsidRDefault="00F942A2" w:rsidP="00F942A2">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08ACA61" w14:textId="371D7CA1"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782AFCD" w14:textId="01C7082B"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646</w:t>
            </w:r>
          </w:p>
        </w:tc>
        <w:tc>
          <w:tcPr>
            <w:tcW w:w="1483" w:type="dxa"/>
            <w:vAlign w:val="center"/>
          </w:tcPr>
          <w:p w14:paraId="3B9F06AB" w14:textId="163A7A8F"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41,355</w:t>
            </w:r>
          </w:p>
        </w:tc>
        <w:tc>
          <w:tcPr>
            <w:tcW w:w="1747" w:type="dxa"/>
            <w:vAlign w:val="bottom"/>
          </w:tcPr>
          <w:p w14:paraId="5ECF94A1" w14:textId="235047C7"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104CDF18" w14:textId="5FA21A95" w:rsidR="000645D8" w:rsidRPr="006770B6" w:rsidRDefault="000645D8" w:rsidP="00F942A2">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00F942A2" w:rsidRPr="00F942A2">
        <w:rPr>
          <w:rFonts w:ascii="Times New Roman" w:hAnsi="Times New Roman" w:cs="Times New Roman"/>
        </w:rPr>
        <w:t>trade receivables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0645D8" w:rsidRPr="006770B6" w14:paraId="7101986C" w14:textId="77777777" w:rsidTr="002306B6">
        <w:trPr>
          <w:trHeight w:val="410"/>
        </w:trPr>
        <w:tc>
          <w:tcPr>
            <w:tcW w:w="2037" w:type="pct"/>
            <w:vAlign w:val="bottom"/>
          </w:tcPr>
          <w:p w14:paraId="70175B55" w14:textId="77777777" w:rsidR="000645D8" w:rsidRPr="006770B6" w:rsidRDefault="000645D8" w:rsidP="002306B6">
            <w:pPr>
              <w:spacing w:before="20" w:after="20"/>
              <w:rPr>
                <w:rFonts w:eastAsia="Arial"/>
                <w:sz w:val="18"/>
                <w:szCs w:val="18"/>
              </w:rPr>
            </w:pPr>
          </w:p>
        </w:tc>
        <w:tc>
          <w:tcPr>
            <w:tcW w:w="2225" w:type="pct"/>
            <w:gridSpan w:val="4"/>
            <w:vAlign w:val="bottom"/>
          </w:tcPr>
          <w:p w14:paraId="4B17ADE2"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676A76B"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0645D8" w:rsidRPr="006770B6" w14:paraId="66E6CC58" w14:textId="77777777" w:rsidTr="002306B6">
        <w:trPr>
          <w:trHeight w:val="309"/>
        </w:trPr>
        <w:tc>
          <w:tcPr>
            <w:tcW w:w="2037" w:type="pct"/>
            <w:vAlign w:val="bottom"/>
          </w:tcPr>
          <w:p w14:paraId="65415E4B" w14:textId="77777777" w:rsidR="000645D8" w:rsidRPr="006770B6" w:rsidRDefault="000645D8" w:rsidP="002306B6">
            <w:pPr>
              <w:spacing w:before="20" w:after="20"/>
              <w:rPr>
                <w:rFonts w:eastAsia="Arial"/>
                <w:sz w:val="18"/>
                <w:szCs w:val="18"/>
              </w:rPr>
            </w:pPr>
          </w:p>
        </w:tc>
        <w:tc>
          <w:tcPr>
            <w:tcW w:w="687" w:type="pct"/>
            <w:vAlign w:val="bottom"/>
          </w:tcPr>
          <w:p w14:paraId="17CB5537"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6E90DD05"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467BF1F1"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1BFD7E66"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0645D8" w:rsidRPr="006770B6" w14:paraId="22B0DBC3" w14:textId="77777777" w:rsidTr="002306B6">
        <w:trPr>
          <w:trHeight w:val="227"/>
        </w:trPr>
        <w:tc>
          <w:tcPr>
            <w:tcW w:w="2037" w:type="pct"/>
            <w:vAlign w:val="bottom"/>
          </w:tcPr>
          <w:p w14:paraId="3F3A3C23" w14:textId="77777777" w:rsidR="000645D8" w:rsidRPr="006770B6" w:rsidRDefault="000645D8" w:rsidP="002306B6">
            <w:pPr>
              <w:spacing w:before="20" w:after="20"/>
              <w:rPr>
                <w:rFonts w:eastAsia="Arial"/>
                <w:sz w:val="18"/>
                <w:szCs w:val="18"/>
              </w:rPr>
            </w:pPr>
          </w:p>
        </w:tc>
        <w:tc>
          <w:tcPr>
            <w:tcW w:w="687" w:type="pct"/>
            <w:vAlign w:val="bottom"/>
          </w:tcPr>
          <w:p w14:paraId="3821E155" w14:textId="77777777" w:rsidR="000645D8" w:rsidRPr="006770B6" w:rsidRDefault="000645D8" w:rsidP="002306B6">
            <w:pPr>
              <w:spacing w:before="20" w:after="20"/>
              <w:jc w:val="center"/>
              <w:rPr>
                <w:rFonts w:eastAsia="Arial"/>
                <w:sz w:val="18"/>
                <w:szCs w:val="18"/>
              </w:rPr>
            </w:pPr>
          </w:p>
        </w:tc>
        <w:tc>
          <w:tcPr>
            <w:tcW w:w="796" w:type="pct"/>
            <w:gridSpan w:val="2"/>
            <w:vAlign w:val="bottom"/>
          </w:tcPr>
          <w:p w14:paraId="06CE52D3" w14:textId="77777777" w:rsidR="000645D8" w:rsidRPr="006770B6" w:rsidRDefault="000645D8" w:rsidP="002306B6">
            <w:pPr>
              <w:spacing w:before="20" w:after="20"/>
              <w:jc w:val="center"/>
              <w:rPr>
                <w:rFonts w:eastAsia="Arial"/>
                <w:sz w:val="18"/>
                <w:szCs w:val="18"/>
              </w:rPr>
            </w:pPr>
          </w:p>
        </w:tc>
        <w:tc>
          <w:tcPr>
            <w:tcW w:w="742" w:type="pct"/>
            <w:vAlign w:val="bottom"/>
          </w:tcPr>
          <w:p w14:paraId="344C0D12" w14:textId="77777777" w:rsidR="000645D8" w:rsidRPr="006770B6" w:rsidRDefault="000645D8" w:rsidP="002306B6">
            <w:pPr>
              <w:spacing w:before="20" w:after="20"/>
              <w:jc w:val="right"/>
              <w:rPr>
                <w:rFonts w:eastAsia="Arial"/>
                <w:b/>
                <w:bCs/>
                <w:sz w:val="18"/>
                <w:szCs w:val="18"/>
              </w:rPr>
            </w:pPr>
          </w:p>
        </w:tc>
        <w:tc>
          <w:tcPr>
            <w:tcW w:w="738" w:type="pct"/>
            <w:vAlign w:val="bottom"/>
          </w:tcPr>
          <w:p w14:paraId="649E29A7" w14:textId="77777777" w:rsidR="000645D8" w:rsidRPr="006770B6" w:rsidRDefault="000645D8" w:rsidP="002306B6">
            <w:pPr>
              <w:spacing w:before="20" w:after="20"/>
              <w:jc w:val="center"/>
              <w:rPr>
                <w:rFonts w:eastAsia="Arial"/>
                <w:b/>
                <w:bCs/>
                <w:sz w:val="18"/>
                <w:szCs w:val="18"/>
              </w:rPr>
            </w:pPr>
          </w:p>
        </w:tc>
      </w:tr>
      <w:tr w:rsidR="000645D8" w:rsidRPr="006770B6" w14:paraId="35C58039" w14:textId="77777777" w:rsidTr="002306B6">
        <w:trPr>
          <w:trHeight w:val="227"/>
        </w:trPr>
        <w:tc>
          <w:tcPr>
            <w:tcW w:w="2037" w:type="pct"/>
            <w:vAlign w:val="bottom"/>
          </w:tcPr>
          <w:p w14:paraId="75EB977C" w14:textId="156DFE0E" w:rsidR="000645D8" w:rsidRPr="006770B6" w:rsidRDefault="00F942A2" w:rsidP="00F942A2">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rade receivables</w:t>
            </w:r>
            <w:r w:rsidR="000645D8" w:rsidRPr="006770B6">
              <w:rPr>
                <w:rFonts w:eastAsia="Arial"/>
                <w:sz w:val="18"/>
                <w:szCs w:val="18"/>
              </w:rPr>
              <w:t xml:space="preserve"> turnover </w:t>
            </w:r>
            <w:proofErr w:type="gramStart"/>
            <w:r w:rsidR="000645D8" w:rsidRPr="006770B6">
              <w:rPr>
                <w:rFonts w:eastAsia="Arial"/>
                <w:sz w:val="18"/>
                <w:szCs w:val="18"/>
              </w:rPr>
              <w:t>days</w:t>
            </w:r>
            <w:r w:rsidR="000645D8" w:rsidRPr="006770B6">
              <w:rPr>
                <w:rFonts w:eastAsiaTheme="minorEastAsia"/>
                <w:sz w:val="18"/>
                <w:szCs w:val="18"/>
                <w:vertAlign w:val="superscript"/>
                <w:lang w:eastAsia="zh-CN"/>
              </w:rPr>
              <w:t>(</w:t>
            </w:r>
            <w:proofErr w:type="gramEnd"/>
            <w:r w:rsidR="000645D8" w:rsidRPr="006770B6">
              <w:rPr>
                <w:rFonts w:eastAsiaTheme="minorEastAsia"/>
                <w:sz w:val="18"/>
                <w:szCs w:val="18"/>
                <w:vertAlign w:val="superscript"/>
                <w:lang w:eastAsia="zh-CN"/>
              </w:rPr>
              <w:t>1)</w:t>
            </w:r>
            <w:r w:rsidR="000645D8" w:rsidRPr="006770B6">
              <w:rPr>
                <w:rFonts w:eastAsia="Arial"/>
                <w:sz w:val="18"/>
                <w:szCs w:val="18"/>
              </w:rPr>
              <w:tab/>
            </w:r>
          </w:p>
        </w:tc>
        <w:tc>
          <w:tcPr>
            <w:tcW w:w="742" w:type="pct"/>
            <w:gridSpan w:val="2"/>
          </w:tcPr>
          <w:p w14:paraId="6A1F7378"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539DB383"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63FC782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679AB95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4D4CBF7" w14:textId="77777777" w:rsidR="000645D8" w:rsidRPr="006770B6" w:rsidRDefault="000645D8" w:rsidP="000645D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2A1CAF4" w14:textId="43028479" w:rsidR="000645D8" w:rsidRPr="006770B6" w:rsidRDefault="000645D8" w:rsidP="00E45FD8">
      <w:pPr>
        <w:pStyle w:val="ListParagraph"/>
        <w:numPr>
          <w:ilvl w:val="0"/>
          <w:numId w:val="41"/>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heme="majorBidi" w:hAnsiTheme="majorBidi" w:cstheme="majorBidi"/>
          <w:sz w:val="18"/>
          <w:szCs w:val="18"/>
        </w:rPr>
        <w:t>Calculated as the average of the net values of opening and closing trade receivables balances for such period divided by the revenue for the relevant period and multiplied by the number of days during such period</w:t>
      </w:r>
      <w:r w:rsidR="00E45FD8" w:rsidRPr="00E45FD8">
        <w:t xml:space="preserve"> </w:t>
      </w:r>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r w:rsidR="00E45FD8">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33F3AECF" w14:textId="7A3A72DB" w:rsidR="000645D8" w:rsidRDefault="000645D8" w:rsidP="000645D8">
      <w:pPr>
        <w:snapToGrid w:val="0"/>
        <w:spacing w:after="240" w:line="240" w:lineRule="auto"/>
        <w:ind w:firstLine="720"/>
        <w:jc w:val="both"/>
        <w:rPr>
          <w:rFonts w:ascii="Times New Roman" w:hAnsi="Times New Roman" w:cs="Times New Roman"/>
        </w:rPr>
      </w:pPr>
      <w:commentRangeStart w:id="42"/>
      <w:r w:rsidRPr="000645D8">
        <w:rPr>
          <w:rFonts w:ascii="Times New Roman" w:hAnsi="Times New Roman" w:cs="Times New Roman"/>
        </w:rPr>
        <w:t xml:space="preserve">Our </w:t>
      </w:r>
      <w:commentRangeEnd w:id="42"/>
      <w:r w:rsidR="002956B5">
        <w:rPr>
          <w:rStyle w:val="CommentReference"/>
          <w:rFonts w:ascii="Times New Roman" w:eastAsia="SimSun" w:hAnsi="Times New Roman" w:cs="Times New Roman"/>
        </w:rPr>
      </w:r>
      <w:r w:rsidR="00E45FD8" w:rsidRPr="00F942A2">
        <w:rPr>
          <w:rFonts w:ascii="Times New Roman" w:hAnsi="Times New Roman" w:cs="Times New Roman"/>
        </w:rPr>
        <w:t>trade receivables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26860F92" w14:textId="6EE20C3B" w:rsidR="000645D8" w:rsidRDefault="000645D8" w:rsidP="00E45FD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00E45FD8" w:rsidRPr="00E45FD8">
        <w:rPr>
          <w:rFonts w:ascii="Times New Roman" w:hAnsi="Times New Roman" w:cs="Times New Roman"/>
        </w:rPr>
        <w:t>trade receivables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00E45FD8" w:rsidRPr="00E45FD8">
        <w:rPr>
          <w:rFonts w:ascii="Times New Roman" w:hAnsi="Times New Roman" w:cs="Times New Roman"/>
        </w:rPr>
        <w:t>collected</w:t>
      </w:r>
      <w:r w:rsidRPr="00E96644">
        <w:rPr>
          <w:rFonts w:ascii="Times New Roman" w:hAnsi="Times New Roman" w:cs="Times New Roman"/>
        </w:rPr>
        <w:t>.</w:t>
      </w:r>
    </w:p>
    <w:p w14:paraId="03391E0C" w14:textId="741CDCF2" w:rsidR="00D54D72" w:rsidRPr="00702E5C" w:rsidRDefault="00D54D72" w:rsidP="00D54D72">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 xml:space="preserve">Financial Assets at </w:t>
      </w:r>
      <w:r>
        <w:rPr>
          <w:rFonts w:ascii="Times New Roman" w:hAnsi="Times New Roman" w:cs="Times New Roman" w:hint="eastAsia"/>
          <w:b/>
          <w:iCs/>
        </w:rPr>
        <w:t>FVTPL</w:t>
      </w:r>
      <w:r>
        <w:rPr>
          <w:rFonts w:ascii="Times New Roman" w:hAnsi="Times New Roman" w:cs="Times New Roman"/>
          <w:b/>
          <w:iCs/>
        </w:rPr>
        <w:t xml:space="preserve"> </w:t>
      </w:r>
    </w:p>
    <w:p w14:paraId="350CD27E" w14:textId="4498E92D" w:rsidR="00D54D72" w:rsidRPr="00D54D72" w:rsidRDefault="00D54D72" w:rsidP="00D54D72">
      <w:pPr>
        <w:snapToGrid w:val="0"/>
        <w:spacing w:after="240" w:line="240" w:lineRule="auto"/>
        <w:ind w:firstLine="720"/>
        <w:jc w:val="both"/>
        <w:rPr>
          <w:rFonts w:ascii="Times New Roman" w:hAnsi="Times New Roman" w:cs="Times New Roman"/>
          <w:bCs/>
          <w:iCs/>
        </w:rPr>
      </w:pPr>
      <w:r w:rsidRPr="00702E5C">
        <w:rPr>
          <w:rFonts w:ascii="Times New Roman" w:hAnsi="Times New Roman" w:cs="Times New Roman"/>
          <w:bCs/>
          <w:iCs/>
        </w:rPr>
        <w:t>Our financial assets</w:t>
      </w:r>
      <w:r>
        <w:rPr>
          <w:rFonts w:ascii="Times New Roman" w:hAnsi="Times New Roman" w:cs="Times New Roman" w:hint="eastAsia"/>
          <w:bCs/>
          <w:iCs/>
        </w:rPr>
        <w:t xml:space="preserve"> at FVTPL</w:t>
      </w:r>
      <w:r w:rsidRPr="00702E5C">
        <w:rPr>
          <w:rFonts w:ascii="Times New Roman" w:hAnsi="Times New Roman" w:cs="Times New Roman"/>
          <w:bCs/>
          <w:iCs/>
        </w:rPr>
        <w:t xml:space="preserve"> primarily consisted of our </w:t>
      </w:r>
      <w:r>
        <w:rPr>
          <w:rFonts w:ascii="Times New Roman" w:hAnsi="Times New Roman" w:cs="Times New Roman" w:hint="eastAsia"/>
          <w:bCs/>
          <w:iCs/>
        </w:rPr>
        <w:t>w</w:t>
      </w:r>
      <w:r w:rsidRPr="00D54D72">
        <w:rPr>
          <w:rFonts w:ascii="Times New Roman" w:hAnsi="Times New Roman" w:cs="Times New Roman"/>
          <w:bCs/>
          <w:iCs/>
        </w:rPr>
        <w:t>ealth management products</w:t>
      </w:r>
      <w:r>
        <w:rPr>
          <w:rFonts w:ascii="Times New Roman" w:hAnsi="Times New Roman" w:cs="Times New Roman" w:hint="eastAsia"/>
          <w:bCs/>
          <w:iCs/>
        </w:rPr>
        <w:t xml:space="preserve"> </w:t>
      </w:r>
      <w:r w:rsidRPr="00D54D72">
        <w:rPr>
          <w:rFonts w:ascii="Times New Roman" w:hAnsi="Times New Roman" w:cs="Times New Roman"/>
          <w:bCs/>
          <w:iCs/>
        </w:rPr>
        <w:t>issued by banks</w:t>
      </w:r>
      <w:r w:rsidRPr="00702E5C">
        <w:rPr>
          <w:rFonts w:ascii="Times New Roman" w:hAnsi="Times New Roman" w:cs="Times New Roman"/>
          <w:bCs/>
          <w:iCs/>
        </w:rPr>
        <w:t xml:space="preserve">. </w:t>
      </w:r>
      <w:r>
        <w:rPr>
          <w:rFonts w:ascii="Times New Roman" w:hAnsi="Times New Roman" w:cs="Times New Roman"/>
          <w:bCs/>
          <w:iCs/>
        </w:rPr>
        <w:t>We had</w:t>
      </w:r>
      <w:r w:rsidRPr="00702E5C">
        <w:rPr>
          <w:rFonts w:ascii="Times New Roman" w:hAnsi="Times New Roman" w:cs="Times New Roman"/>
          <w:bCs/>
          <w:iCs/>
        </w:rPr>
        <w:t xml:space="preserve"> financial assets at FVTPL </w:t>
      </w:r>
      <w:r>
        <w:rPr>
          <w:rFonts w:ascii="Times New Roman" w:hAnsi="Times New Roman" w:cs="Times New Roman" w:hint="eastAsia"/>
          <w:bCs/>
          <w:iCs/>
        </w:rPr>
        <w:t xml:space="preserve">of </w:t>
      </w:r>
      <w:r w:rsidRPr="00D54D72">
        <w:rPr>
          <w:rFonts w:ascii="Times New Roman" w:hAnsi="Times New Roman" w:cs="Times New Roman"/>
          <w:bCs/>
          <w:iCs/>
        </w:rPr>
        <w:t xml:space="preserve">RMB60.2 million as of December 31, </w:t>
      </w:r>
      <w:proofErr w:type="gramStart"/>
      <w:r w:rsidRPr="00D54D72">
        <w:rPr>
          <w:rFonts w:ascii="Times New Roman" w:hAnsi="Times New Roman" w:cs="Times New Roman"/>
          <w:bCs/>
          <w:iCs/>
        </w:rPr>
        <w:t>2023</w:t>
      </w:r>
      <w:proofErr w:type="gramEnd"/>
      <w:r>
        <w:rPr>
          <w:rFonts w:ascii="Times New Roman" w:hAnsi="Times New Roman" w:cs="Times New Roman" w:hint="eastAsia"/>
          <w:bCs/>
          <w:iCs/>
        </w:rPr>
        <w:t xml:space="preserve"> </w:t>
      </w:r>
      <w:r w:rsidRPr="00D54D72">
        <w:rPr>
          <w:rFonts w:ascii="Times New Roman" w:hAnsi="Times New Roman" w:cs="Times New Roman"/>
          <w:bCs/>
          <w:iCs/>
        </w:rPr>
        <w:t xml:space="preserve">and nil as of December 31, 2024, December 31, </w:t>
      </w:r>
      <w:proofErr w:type="gramStart"/>
      <w:r w:rsidRPr="00D54D72">
        <w:rPr>
          <w:rFonts w:ascii="Times New Roman" w:hAnsi="Times New Roman" w:cs="Times New Roman"/>
          <w:bCs/>
          <w:iCs/>
        </w:rPr>
        <w:t>2025</w:t>
      </w:r>
      <w:proofErr w:type="gramEnd"/>
      <w:r w:rsidRPr="00D54D72">
        <w:rPr>
          <w:rFonts w:ascii="Times New Roman" w:hAnsi="Times New Roman" w:cs="Times New Roman"/>
          <w:bCs/>
          <w:iCs/>
        </w:rPr>
        <w:t xml:space="preserve"> and March 31, 2026</w:t>
      </w:r>
      <w:r>
        <w:rPr>
          <w:rFonts w:ascii="Times New Roman" w:hAnsi="Times New Roman" w:cs="Times New Roman" w:hint="eastAsia"/>
          <w:bCs/>
          <w:iCs/>
        </w:rPr>
        <w:t xml:space="preserve">, </w:t>
      </w:r>
      <w:r>
        <w:rPr>
          <w:rFonts w:ascii="Times New Roman" w:hAnsi="Times New Roman" w:cs="Times New Roman"/>
          <w:bCs/>
          <w:iCs/>
        </w:rPr>
        <w:t>representing</w:t>
      </w:r>
      <w:r>
        <w:rPr>
          <w:rFonts w:ascii="Times New Roman" w:hAnsi="Times New Roman" w:cs="Times New Roman" w:hint="eastAsia"/>
          <w:bCs/>
          <w:iCs/>
        </w:rPr>
        <w:t xml:space="preserve">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D54D72">
        <w:rPr>
          <w:rFonts w:ascii="Times New Roman" w:hAnsi="Times New Roman" w:cs="Times New Roman"/>
          <w:bCs/>
          <w:iCs/>
        </w:rPr>
        <w:t>.</w:t>
      </w:r>
      <w:r>
        <w:rPr>
          <w:rFonts w:ascii="Times New Roman" w:hAnsi="Times New Roman" w:cs="Times New Roman" w:hint="eastAsia"/>
          <w:bCs/>
          <w:iCs/>
        </w:rPr>
        <w:t xml:space="preserve"> </w:t>
      </w:r>
      <w:r w:rsidRPr="00D54D72">
        <w:rPr>
          <w:rFonts w:ascii="Times New Roman" w:hAnsi="Times New Roman" w:cs="Times New Roman" w:hint="eastAsia"/>
          <w:b/>
          <w:i/>
          <w:highlight w:val="yellow"/>
        </w:rPr>
        <w:t>[To supplement details, such as return rate, management policy]</w:t>
      </w:r>
    </w:p>
    <w:p w14:paraId="2BDC37C7" w14:textId="77777777" w:rsidR="00D54D72" w:rsidRPr="00D54D72" w:rsidRDefault="00D54D72" w:rsidP="00D54D72">
      <w:pPr>
        <w:snapToGrid w:val="0"/>
        <w:spacing w:after="240" w:line="240" w:lineRule="auto"/>
        <w:jc w:val="both"/>
        <w:outlineLvl w:val="0"/>
        <w:rPr>
          <w:rFonts w:ascii="Times New Roman" w:hAnsi="Times New Roman" w:cs="Times New Roman"/>
          <w:b/>
          <w:iCs/>
        </w:rPr>
      </w:pPr>
      <w:r w:rsidRPr="00D54D72">
        <w:rPr>
          <w:rFonts w:ascii="Times New Roman" w:hAnsi="Times New Roman" w:cs="Times New Roman"/>
          <w:b/>
          <w:iCs/>
        </w:rPr>
        <w:t xml:space="preserve">Cash and Cash Equivalents </w:t>
      </w:r>
    </w:p>
    <w:p w14:paraId="3D738287" w14:textId="538A4C8C" w:rsidR="00E50060" w:rsidRPr="00E50060" w:rsidRDefault="00D54D72" w:rsidP="00E50060">
      <w:pPr>
        <w:snapToGrid w:val="0"/>
        <w:spacing w:after="240" w:line="240" w:lineRule="auto"/>
        <w:ind w:firstLine="720"/>
        <w:jc w:val="both"/>
        <w:rPr>
          <w:rFonts w:ascii="Times New Roman" w:hAnsi="Times New Roman" w:cs="Times New Roman"/>
          <w:bCs/>
          <w:iCs/>
        </w:rPr>
      </w:pPr>
      <w:r>
        <w:rPr>
          <w:b w:val="0"/>
          <w:color w:val="002F6C"/>
        </w:rPr>
        <w:t>Our cash and cash equivalents consisted of short-term bank deposits. Our cash and cash equivalents increased from RMB147.6 million as of December 31, 2023 to RMB354.9 million as of December 31, 2024, and further to RMB566.2 million as of December 31, 2025, primarily due to financing activities, including issuance of shares with preferential rights and bank borrowings. Our cash and cash equivalents decreased to RMB529.2 million as of March 31, 2026, primarily due to cash used in our daily operations, R&amp;D activities and commercialisation activities. As of May 21, 2026, we had completed the closing of RMB500 million of Series B financing proceeds, and we had obtained domestic bank credit facilities of approximately RMB500 million. These funding sources support our liquidity and working capital needs. [Company and Reporting Accountants to confirm amount, timing and disclosure presentation.]</w:t>
      </w:r>
    </w:p>
    <w:p w14:paraId="746931C0" w14:textId="091DAB03" w:rsidR="002074A3" w:rsidRPr="002D032B" w:rsidRDefault="002074A3" w:rsidP="007D1F51">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Trade</w:t>
      </w:r>
      <w:r w:rsidR="00D81AC3">
        <w:rPr>
          <w:rFonts w:ascii="Times New Roman" w:hAnsi="Times New Roman" w:cs="Times New Roman"/>
          <w:b/>
          <w:iCs/>
        </w:rPr>
        <w:t xml:space="preserve"> and Other</w:t>
      </w:r>
      <w:r w:rsidRPr="002D032B">
        <w:rPr>
          <w:rFonts w:ascii="Times New Roman" w:hAnsi="Times New Roman" w:cs="Times New Roman"/>
          <w:b/>
          <w:iCs/>
        </w:rPr>
        <w:t xml:space="preserve"> Payables</w:t>
      </w:r>
    </w:p>
    <w:p w14:paraId="31A877AC" w14:textId="2E1F74CE" w:rsidR="00E50060" w:rsidRPr="00E50060" w:rsidRDefault="00E50060" w:rsidP="00E50060">
      <w:pPr>
        <w:snapToGrid w:val="0"/>
        <w:spacing w:after="240" w:line="240" w:lineRule="auto"/>
        <w:ind w:firstLine="720"/>
        <w:jc w:val="both"/>
        <w:rPr>
          <w:rFonts w:ascii="Times New Roman" w:eastAsia="Arial" w:hAnsi="Times New Roman" w:cs="Times New Roman"/>
          <w:iCs/>
          <w:lang w:eastAsia="en-US"/>
        </w:rPr>
      </w:pPr>
      <w:r w:rsidRPr="00E50060">
        <w:rPr>
          <w:rFonts w:ascii="Times New Roman" w:eastAsia="Arial" w:hAnsi="Times New Roman" w:cs="Times New Roman"/>
          <w:iCs/>
          <w:lang w:eastAsia="en-US"/>
        </w:rPr>
        <w:t xml:space="preserve">Our trade and other payables primarily consisted </w:t>
      </w:r>
      <w:commentRangeStart w:id="43"/>
      <w:r w:rsidRPr="00E50060">
        <w:rPr>
          <w:rFonts w:ascii="Times New Roman" w:eastAsia="Arial" w:hAnsi="Times New Roman" w:cs="Times New Roman"/>
          <w:iCs/>
          <w:lang w:eastAsia="en-US"/>
        </w:rPr>
        <w:t>of trade payables, other payables, subscription received for unissued shares with preference rights, accrued staff costs</w:t>
      </w:r>
      <w:r>
        <w:rPr>
          <w:rFonts w:ascii="Times New Roman" w:hAnsi="Times New Roman" w:cs="Times New Roman" w:hint="eastAsia"/>
          <w:iCs/>
        </w:rPr>
        <w:t xml:space="preserve"> and</w:t>
      </w:r>
      <w:r w:rsidRPr="00E50060">
        <w:rPr>
          <w:rFonts w:ascii="Times New Roman" w:eastAsia="Arial" w:hAnsi="Times New Roman" w:cs="Times New Roman"/>
          <w:iCs/>
          <w:lang w:eastAsia="en-US"/>
        </w:rPr>
        <w:t xml:space="preserve"> value-added tax and other tax payable</w:t>
      </w:r>
      <w:commentRangeEnd w:id="43"/>
      <w:r w:rsidR="002956B5">
        <w:rPr>
          <w:rStyle w:val="CommentReference"/>
          <w:rFonts w:ascii="Times New Roman" w:eastAsia="SimSun" w:hAnsi="Times New Roman" w:cs="Times New Roman"/>
        </w:rPr>
      </w:r>
      <w:r w:rsidRPr="00E50060">
        <w:rPr>
          <w:rFonts w:ascii="Times New Roman" w:eastAsia="Arial" w:hAnsi="Times New Roman" w:cs="Times New Roman"/>
          <w:iCs/>
          <w:lang w:eastAsia="en-US"/>
        </w:rPr>
        <w:t>. The following table sets forth a breakdown of our trade and other payables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E50060" w:rsidRPr="00282968" w14:paraId="14798CC3" w14:textId="77777777" w:rsidTr="002306B6">
        <w:trPr>
          <w:trHeight w:val="410"/>
        </w:trPr>
        <w:tc>
          <w:tcPr>
            <w:tcW w:w="2793" w:type="dxa"/>
            <w:vAlign w:val="bottom"/>
          </w:tcPr>
          <w:p w14:paraId="16B09C21" w14:textId="77777777" w:rsidR="00E50060" w:rsidRPr="00282968" w:rsidRDefault="00E50060" w:rsidP="002306B6">
            <w:pPr>
              <w:spacing w:before="20" w:after="20"/>
              <w:rPr>
                <w:rFonts w:eastAsia="Arial"/>
                <w:iCs/>
                <w:sz w:val="18"/>
                <w:szCs w:val="18"/>
              </w:rPr>
            </w:pPr>
          </w:p>
        </w:tc>
        <w:tc>
          <w:tcPr>
            <w:tcW w:w="4487" w:type="dxa"/>
            <w:gridSpan w:val="4"/>
            <w:vAlign w:val="bottom"/>
          </w:tcPr>
          <w:p w14:paraId="10626DF1"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B2062C3"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E50060" w:rsidRPr="00282968" w14:paraId="726D5738" w14:textId="77777777" w:rsidTr="002306B6">
        <w:trPr>
          <w:trHeight w:val="309"/>
        </w:trPr>
        <w:tc>
          <w:tcPr>
            <w:tcW w:w="2793" w:type="dxa"/>
            <w:vAlign w:val="bottom"/>
          </w:tcPr>
          <w:p w14:paraId="1619D7FA" w14:textId="77777777" w:rsidR="00E50060" w:rsidRPr="00282968" w:rsidRDefault="00E50060" w:rsidP="002306B6">
            <w:pPr>
              <w:spacing w:before="20" w:after="20"/>
              <w:rPr>
                <w:rFonts w:eastAsia="Arial"/>
                <w:iCs/>
                <w:sz w:val="18"/>
                <w:szCs w:val="18"/>
              </w:rPr>
            </w:pPr>
          </w:p>
        </w:tc>
        <w:tc>
          <w:tcPr>
            <w:tcW w:w="1681" w:type="dxa"/>
            <w:gridSpan w:val="2"/>
            <w:vAlign w:val="bottom"/>
          </w:tcPr>
          <w:p w14:paraId="787F6211"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49E2149F"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13DE7B7"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EEF03B0" w14:textId="77777777" w:rsidR="00E50060" w:rsidRPr="00282968" w:rsidRDefault="00E50060"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E50060" w:rsidRPr="00282968" w14:paraId="652B6211" w14:textId="77777777" w:rsidTr="002306B6">
        <w:trPr>
          <w:trHeight w:val="227"/>
        </w:trPr>
        <w:tc>
          <w:tcPr>
            <w:tcW w:w="2793" w:type="dxa"/>
            <w:vAlign w:val="bottom"/>
          </w:tcPr>
          <w:p w14:paraId="67B7F44E" w14:textId="77777777" w:rsidR="00E50060" w:rsidRPr="00282968" w:rsidRDefault="00E50060" w:rsidP="002306B6">
            <w:pPr>
              <w:tabs>
                <w:tab w:val="right" w:leader="dot" w:pos="2805"/>
              </w:tabs>
              <w:spacing w:before="20" w:after="20"/>
              <w:rPr>
                <w:rFonts w:eastAsia="Arial"/>
                <w:iCs/>
                <w:sz w:val="18"/>
                <w:szCs w:val="18"/>
              </w:rPr>
            </w:pPr>
          </w:p>
        </w:tc>
        <w:tc>
          <w:tcPr>
            <w:tcW w:w="6234" w:type="dxa"/>
            <w:gridSpan w:val="5"/>
          </w:tcPr>
          <w:p w14:paraId="17244302" w14:textId="77777777" w:rsidR="00E50060" w:rsidRPr="00282968" w:rsidRDefault="00E50060"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E50060" w:rsidRPr="00282968" w14:paraId="78485285" w14:textId="77777777" w:rsidTr="002306B6">
        <w:trPr>
          <w:trHeight w:val="227"/>
        </w:trPr>
        <w:tc>
          <w:tcPr>
            <w:tcW w:w="2793" w:type="dxa"/>
            <w:vAlign w:val="bottom"/>
          </w:tcPr>
          <w:p w14:paraId="4C5E04CF" w14:textId="77777777" w:rsidR="00E50060" w:rsidRPr="00282968" w:rsidRDefault="00E50060" w:rsidP="002306B6">
            <w:pPr>
              <w:tabs>
                <w:tab w:val="right" w:leader="dot" w:pos="2805"/>
              </w:tabs>
              <w:spacing w:before="20" w:after="20"/>
              <w:rPr>
                <w:rFonts w:eastAsia="Arial"/>
                <w:iCs/>
                <w:sz w:val="18"/>
                <w:szCs w:val="18"/>
              </w:rPr>
            </w:pPr>
          </w:p>
        </w:tc>
        <w:tc>
          <w:tcPr>
            <w:tcW w:w="943" w:type="dxa"/>
          </w:tcPr>
          <w:p w14:paraId="4DEB62D9" w14:textId="77777777" w:rsidR="00E50060" w:rsidRPr="00282968" w:rsidRDefault="00E50060" w:rsidP="002306B6">
            <w:pPr>
              <w:tabs>
                <w:tab w:val="decimal" w:pos="890"/>
              </w:tabs>
              <w:spacing w:before="20" w:after="20"/>
              <w:jc w:val="right"/>
              <w:rPr>
                <w:rFonts w:eastAsia="Arial"/>
                <w:iCs/>
                <w:sz w:val="18"/>
                <w:szCs w:val="18"/>
              </w:rPr>
            </w:pPr>
          </w:p>
        </w:tc>
        <w:tc>
          <w:tcPr>
            <w:tcW w:w="738" w:type="dxa"/>
          </w:tcPr>
          <w:p w14:paraId="5A3BFD04" w14:textId="77777777" w:rsidR="00E50060" w:rsidRPr="00282968" w:rsidRDefault="00E50060" w:rsidP="002306B6">
            <w:pPr>
              <w:tabs>
                <w:tab w:val="decimal" w:pos="890"/>
              </w:tabs>
              <w:spacing w:before="20" w:after="20"/>
              <w:jc w:val="right"/>
              <w:rPr>
                <w:rFonts w:eastAsia="Arial"/>
                <w:iCs/>
                <w:sz w:val="18"/>
                <w:szCs w:val="18"/>
              </w:rPr>
            </w:pPr>
          </w:p>
        </w:tc>
        <w:tc>
          <w:tcPr>
            <w:tcW w:w="1323" w:type="dxa"/>
          </w:tcPr>
          <w:p w14:paraId="4A6668A8" w14:textId="77777777" w:rsidR="00E50060" w:rsidRPr="00282968" w:rsidRDefault="00E50060" w:rsidP="002306B6">
            <w:pPr>
              <w:tabs>
                <w:tab w:val="decimal" w:pos="890"/>
              </w:tabs>
              <w:spacing w:before="20" w:after="20"/>
              <w:jc w:val="right"/>
              <w:rPr>
                <w:rFonts w:eastAsia="Arial"/>
                <w:iCs/>
                <w:sz w:val="18"/>
                <w:szCs w:val="18"/>
              </w:rPr>
            </w:pPr>
          </w:p>
        </w:tc>
        <w:tc>
          <w:tcPr>
            <w:tcW w:w="1483" w:type="dxa"/>
          </w:tcPr>
          <w:p w14:paraId="55C9C594" w14:textId="77777777" w:rsidR="00E50060" w:rsidRPr="00282968" w:rsidRDefault="00E50060" w:rsidP="002306B6">
            <w:pPr>
              <w:tabs>
                <w:tab w:val="decimal" w:pos="890"/>
              </w:tabs>
              <w:spacing w:before="20" w:after="20"/>
              <w:jc w:val="right"/>
              <w:rPr>
                <w:rFonts w:eastAsia="Arial"/>
                <w:iCs/>
                <w:sz w:val="18"/>
                <w:szCs w:val="18"/>
              </w:rPr>
            </w:pPr>
          </w:p>
        </w:tc>
        <w:tc>
          <w:tcPr>
            <w:tcW w:w="1747" w:type="dxa"/>
          </w:tcPr>
          <w:p w14:paraId="38ADA2B9" w14:textId="77777777" w:rsidR="00E50060" w:rsidRPr="00282968" w:rsidRDefault="00E50060"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E50060" w:rsidRPr="00282968" w14:paraId="4809B7BD" w14:textId="77777777" w:rsidTr="002306B6">
        <w:trPr>
          <w:trHeight w:val="227"/>
        </w:trPr>
        <w:tc>
          <w:tcPr>
            <w:tcW w:w="2793" w:type="dxa"/>
            <w:vAlign w:val="bottom"/>
          </w:tcPr>
          <w:p w14:paraId="0992A4D1" w14:textId="77777777" w:rsidR="00E50060" w:rsidRPr="00282968" w:rsidRDefault="00E50060" w:rsidP="002306B6">
            <w:pPr>
              <w:tabs>
                <w:tab w:val="right" w:leader="dot" w:pos="2805"/>
              </w:tabs>
              <w:spacing w:before="20" w:after="20"/>
              <w:rPr>
                <w:rFonts w:eastAsia="Arial"/>
                <w:iCs/>
                <w:sz w:val="18"/>
                <w:szCs w:val="18"/>
              </w:rPr>
            </w:pPr>
          </w:p>
        </w:tc>
        <w:tc>
          <w:tcPr>
            <w:tcW w:w="1681" w:type="dxa"/>
            <w:gridSpan w:val="2"/>
            <w:vAlign w:val="bottom"/>
          </w:tcPr>
          <w:p w14:paraId="59C99A00" w14:textId="77777777" w:rsidR="00E50060" w:rsidRPr="00282968" w:rsidRDefault="00E50060" w:rsidP="002306B6">
            <w:pPr>
              <w:tabs>
                <w:tab w:val="decimal" w:pos="890"/>
              </w:tabs>
              <w:spacing w:before="20" w:after="20"/>
              <w:jc w:val="right"/>
              <w:rPr>
                <w:iCs/>
                <w:color w:val="000000"/>
                <w:sz w:val="18"/>
                <w:szCs w:val="18"/>
                <w:lang w:val="en-GB"/>
              </w:rPr>
            </w:pPr>
          </w:p>
        </w:tc>
        <w:tc>
          <w:tcPr>
            <w:tcW w:w="1323" w:type="dxa"/>
            <w:vAlign w:val="bottom"/>
          </w:tcPr>
          <w:p w14:paraId="2625D50F" w14:textId="77777777" w:rsidR="00E50060" w:rsidRPr="00282968" w:rsidRDefault="00E50060" w:rsidP="002306B6">
            <w:pPr>
              <w:tabs>
                <w:tab w:val="decimal" w:pos="890"/>
              </w:tabs>
              <w:spacing w:before="20" w:after="20"/>
              <w:jc w:val="right"/>
              <w:rPr>
                <w:iCs/>
                <w:color w:val="000000"/>
                <w:sz w:val="18"/>
                <w:szCs w:val="18"/>
                <w:lang w:val="en-GB"/>
              </w:rPr>
            </w:pPr>
          </w:p>
        </w:tc>
        <w:tc>
          <w:tcPr>
            <w:tcW w:w="1483" w:type="dxa"/>
          </w:tcPr>
          <w:p w14:paraId="146B58E0" w14:textId="77777777" w:rsidR="00E50060" w:rsidRPr="00282968" w:rsidRDefault="00E50060" w:rsidP="002306B6">
            <w:pPr>
              <w:tabs>
                <w:tab w:val="decimal" w:pos="890"/>
              </w:tabs>
              <w:spacing w:before="20" w:after="20"/>
              <w:jc w:val="right"/>
              <w:rPr>
                <w:rFonts w:eastAsia="Arial"/>
                <w:iCs/>
                <w:sz w:val="18"/>
                <w:szCs w:val="18"/>
              </w:rPr>
            </w:pPr>
          </w:p>
        </w:tc>
        <w:tc>
          <w:tcPr>
            <w:tcW w:w="1747" w:type="dxa"/>
            <w:vAlign w:val="bottom"/>
          </w:tcPr>
          <w:p w14:paraId="753D343B" w14:textId="77777777" w:rsidR="00E50060" w:rsidRPr="00282968" w:rsidRDefault="00E50060" w:rsidP="002306B6">
            <w:pPr>
              <w:tabs>
                <w:tab w:val="decimal" w:pos="890"/>
              </w:tabs>
              <w:spacing w:before="20" w:after="20"/>
              <w:jc w:val="right"/>
              <w:rPr>
                <w:iCs/>
                <w:color w:val="000000"/>
                <w:sz w:val="18"/>
                <w:szCs w:val="18"/>
                <w:lang w:val="en-GB"/>
              </w:rPr>
            </w:pPr>
          </w:p>
        </w:tc>
      </w:tr>
      <w:tr w:rsidR="00E50060" w:rsidRPr="00AA3EEF" w14:paraId="5C2DC22F" w14:textId="77777777" w:rsidTr="004C69DF">
        <w:trPr>
          <w:trHeight w:val="227"/>
        </w:trPr>
        <w:tc>
          <w:tcPr>
            <w:tcW w:w="2793" w:type="dxa"/>
            <w:vAlign w:val="center"/>
          </w:tcPr>
          <w:p w14:paraId="14667A25" w14:textId="2CC10C5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Trade payable</w:t>
            </w:r>
            <w:r w:rsidRPr="00E50060">
              <w:rPr>
                <w:rFonts w:eastAsia="Arial"/>
                <w:iCs/>
                <w:sz w:val="18"/>
                <w:szCs w:val="18"/>
              </w:rPr>
              <w:tab/>
            </w:r>
          </w:p>
        </w:tc>
        <w:tc>
          <w:tcPr>
            <w:tcW w:w="1681" w:type="dxa"/>
            <w:gridSpan w:val="2"/>
            <w:vAlign w:val="center"/>
          </w:tcPr>
          <w:p w14:paraId="3A6894E4" w14:textId="080B9AA8"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5924B230" w14:textId="5E1060F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800</w:t>
            </w:r>
          </w:p>
        </w:tc>
        <w:tc>
          <w:tcPr>
            <w:tcW w:w="1483" w:type="dxa"/>
            <w:vAlign w:val="center"/>
          </w:tcPr>
          <w:p w14:paraId="6FD4C097" w14:textId="13A4785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8,761</w:t>
            </w:r>
          </w:p>
        </w:tc>
        <w:tc>
          <w:tcPr>
            <w:tcW w:w="1747" w:type="dxa"/>
            <w:vAlign w:val="bottom"/>
          </w:tcPr>
          <w:p w14:paraId="4FED42F0" w14:textId="3798787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54CC7954" w14:textId="77777777" w:rsidTr="004C69DF">
        <w:trPr>
          <w:trHeight w:val="227"/>
        </w:trPr>
        <w:tc>
          <w:tcPr>
            <w:tcW w:w="2793" w:type="dxa"/>
            <w:vAlign w:val="center"/>
          </w:tcPr>
          <w:p w14:paraId="5AD04654" w14:textId="134AE466"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Other payables</w:t>
            </w:r>
            <w:r w:rsidRPr="00E50060">
              <w:rPr>
                <w:rFonts w:eastAsia="Arial"/>
                <w:iCs/>
                <w:sz w:val="18"/>
                <w:szCs w:val="18"/>
              </w:rPr>
              <w:tab/>
            </w:r>
          </w:p>
        </w:tc>
        <w:tc>
          <w:tcPr>
            <w:tcW w:w="1681" w:type="dxa"/>
            <w:gridSpan w:val="2"/>
            <w:vAlign w:val="center"/>
          </w:tcPr>
          <w:p w14:paraId="0326F9C8" w14:textId="27A8DA0D"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814</w:t>
            </w:r>
          </w:p>
        </w:tc>
        <w:tc>
          <w:tcPr>
            <w:tcW w:w="1323" w:type="dxa"/>
            <w:vAlign w:val="center"/>
          </w:tcPr>
          <w:p w14:paraId="09492B67" w14:textId="13C1ECA8"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10,398</w:t>
            </w:r>
          </w:p>
        </w:tc>
        <w:tc>
          <w:tcPr>
            <w:tcW w:w="1483" w:type="dxa"/>
            <w:vAlign w:val="center"/>
          </w:tcPr>
          <w:p w14:paraId="5712B54F" w14:textId="11A0AAE5"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97,783</w:t>
            </w:r>
          </w:p>
        </w:tc>
        <w:tc>
          <w:tcPr>
            <w:tcW w:w="1747" w:type="dxa"/>
            <w:vAlign w:val="bottom"/>
          </w:tcPr>
          <w:p w14:paraId="03C26C96" w14:textId="6F5274D9"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3453F9B4" w14:textId="77777777" w:rsidTr="004C69DF">
        <w:trPr>
          <w:trHeight w:val="227"/>
        </w:trPr>
        <w:tc>
          <w:tcPr>
            <w:tcW w:w="2793" w:type="dxa"/>
            <w:vAlign w:val="center"/>
          </w:tcPr>
          <w:p w14:paraId="627F6C79" w14:textId="3B28C9CA"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Subscription received for unissued shares with preference rights</w:t>
            </w:r>
            <w:r w:rsidRPr="00E50060">
              <w:rPr>
                <w:rFonts w:eastAsia="Arial"/>
                <w:iCs/>
                <w:sz w:val="18"/>
                <w:szCs w:val="18"/>
              </w:rPr>
              <w:tab/>
            </w:r>
          </w:p>
        </w:tc>
        <w:tc>
          <w:tcPr>
            <w:tcW w:w="1681" w:type="dxa"/>
            <w:gridSpan w:val="2"/>
            <w:vAlign w:val="center"/>
          </w:tcPr>
          <w:p w14:paraId="4D715145" w14:textId="4448D3F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0F47B2D0" w14:textId="1D4DE9AE"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4CA39ADF" w14:textId="1AC60E9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70,000</w:t>
            </w:r>
          </w:p>
        </w:tc>
        <w:tc>
          <w:tcPr>
            <w:tcW w:w="1747" w:type="dxa"/>
            <w:vAlign w:val="bottom"/>
          </w:tcPr>
          <w:p w14:paraId="3B793787" w14:textId="0E635F4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1D5C0799" w14:textId="77777777" w:rsidTr="004C69DF">
        <w:trPr>
          <w:trHeight w:val="227"/>
        </w:trPr>
        <w:tc>
          <w:tcPr>
            <w:tcW w:w="2793" w:type="dxa"/>
            <w:vAlign w:val="center"/>
          </w:tcPr>
          <w:p w14:paraId="149F490F" w14:textId="26D20EB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Accrued staff costs</w:t>
            </w:r>
            <w:r w:rsidRPr="00E50060">
              <w:rPr>
                <w:rFonts w:eastAsia="Arial"/>
                <w:iCs/>
                <w:sz w:val="18"/>
                <w:szCs w:val="18"/>
              </w:rPr>
              <w:tab/>
            </w:r>
          </w:p>
        </w:tc>
        <w:tc>
          <w:tcPr>
            <w:tcW w:w="1681" w:type="dxa"/>
            <w:gridSpan w:val="2"/>
            <w:vAlign w:val="center"/>
          </w:tcPr>
          <w:p w14:paraId="3DC26FAF" w14:textId="74F93B5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6,869</w:t>
            </w:r>
          </w:p>
        </w:tc>
        <w:tc>
          <w:tcPr>
            <w:tcW w:w="1323" w:type="dxa"/>
            <w:vAlign w:val="center"/>
          </w:tcPr>
          <w:p w14:paraId="67435EFE" w14:textId="4DC5A37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33,010</w:t>
            </w:r>
          </w:p>
        </w:tc>
        <w:tc>
          <w:tcPr>
            <w:tcW w:w="1483" w:type="dxa"/>
            <w:vAlign w:val="center"/>
          </w:tcPr>
          <w:p w14:paraId="1EA02EFC" w14:textId="38ADCD67"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44,354</w:t>
            </w:r>
          </w:p>
        </w:tc>
        <w:tc>
          <w:tcPr>
            <w:tcW w:w="1747" w:type="dxa"/>
            <w:vAlign w:val="bottom"/>
          </w:tcPr>
          <w:p w14:paraId="023744EE" w14:textId="788102BD"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78A583F1" w14:textId="77777777" w:rsidTr="004C69DF">
        <w:trPr>
          <w:trHeight w:val="227"/>
        </w:trPr>
        <w:tc>
          <w:tcPr>
            <w:tcW w:w="2793" w:type="dxa"/>
            <w:vAlign w:val="center"/>
          </w:tcPr>
          <w:p w14:paraId="6E9C47B5" w14:textId="638B757E"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Value-added tax and other tax payable</w:t>
            </w:r>
            <w:r w:rsidRPr="00E50060">
              <w:rPr>
                <w:rFonts w:eastAsia="Arial"/>
                <w:iCs/>
                <w:sz w:val="18"/>
                <w:szCs w:val="18"/>
              </w:rPr>
              <w:tab/>
            </w:r>
          </w:p>
        </w:tc>
        <w:tc>
          <w:tcPr>
            <w:tcW w:w="1681" w:type="dxa"/>
            <w:gridSpan w:val="2"/>
            <w:vAlign w:val="center"/>
          </w:tcPr>
          <w:p w14:paraId="7C77D466" w14:textId="68C62962"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557</w:t>
            </w:r>
          </w:p>
        </w:tc>
        <w:tc>
          <w:tcPr>
            <w:tcW w:w="1323" w:type="dxa"/>
            <w:vAlign w:val="center"/>
          </w:tcPr>
          <w:p w14:paraId="1C1C51C1" w14:textId="336C1E6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3,306</w:t>
            </w:r>
          </w:p>
        </w:tc>
        <w:tc>
          <w:tcPr>
            <w:tcW w:w="1483" w:type="dxa"/>
            <w:vAlign w:val="center"/>
          </w:tcPr>
          <w:p w14:paraId="057926F8" w14:textId="458B91E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11,862</w:t>
            </w:r>
          </w:p>
        </w:tc>
        <w:tc>
          <w:tcPr>
            <w:tcW w:w="1747" w:type="dxa"/>
            <w:vAlign w:val="bottom"/>
          </w:tcPr>
          <w:p w14:paraId="13D8A102" w14:textId="721C0EE5"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E82C8D" w14:paraId="0161C364" w14:textId="77777777" w:rsidTr="004C69DF">
        <w:trPr>
          <w:trHeight w:val="227"/>
        </w:trPr>
        <w:tc>
          <w:tcPr>
            <w:tcW w:w="2793" w:type="dxa"/>
            <w:vAlign w:val="center"/>
          </w:tcPr>
          <w:p w14:paraId="00C3B9ED" w14:textId="78275C01" w:rsidR="00E50060" w:rsidRPr="000645D8"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Notes payables</w:t>
            </w:r>
            <w:r w:rsidRPr="00E50060">
              <w:rPr>
                <w:rFonts w:eastAsia="Arial"/>
                <w:iCs/>
                <w:sz w:val="18"/>
                <w:szCs w:val="18"/>
              </w:rPr>
              <w:tab/>
            </w:r>
          </w:p>
        </w:tc>
        <w:tc>
          <w:tcPr>
            <w:tcW w:w="1681" w:type="dxa"/>
            <w:gridSpan w:val="2"/>
            <w:vAlign w:val="center"/>
          </w:tcPr>
          <w:p w14:paraId="6FC078DC" w14:textId="7F5A5206"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45E97FDE" w14:textId="5BD7194B"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29DB34E7" w14:textId="17A8ED1F" w:rsidR="00E50060" w:rsidRPr="000645D8" w:rsidRDefault="00E50060" w:rsidP="00E50060">
            <w:pPr>
              <w:pBdr>
                <w:bottom w:val="single" w:sz="4" w:space="1" w:color="auto"/>
              </w:pBdr>
              <w:tabs>
                <w:tab w:val="decimal" w:pos="890"/>
              </w:tabs>
              <w:snapToGrid w:val="0"/>
              <w:spacing w:before="20" w:after="20"/>
              <w:contextualSpacing/>
              <w:jc w:val="right"/>
              <w:rPr>
                <w:iCs/>
                <w:color w:val="000000"/>
                <w:sz w:val="18"/>
                <w:szCs w:val="18"/>
                <w:lang w:val="en-GB"/>
              </w:rPr>
            </w:pPr>
            <w:r w:rsidRPr="00E50060">
              <w:rPr>
                <w:iCs/>
                <w:color w:val="000000"/>
                <w:sz w:val="18"/>
                <w:szCs w:val="18"/>
                <w:lang w:val="en-GB"/>
              </w:rPr>
              <w:t>5,638</w:t>
            </w:r>
          </w:p>
        </w:tc>
        <w:tc>
          <w:tcPr>
            <w:tcW w:w="1747" w:type="dxa"/>
            <w:vAlign w:val="bottom"/>
          </w:tcPr>
          <w:p w14:paraId="59893FCF" w14:textId="3D5CB14E" w:rsidR="00E50060" w:rsidRPr="00E82C8D" w:rsidRDefault="00E50060" w:rsidP="00E50060">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50060" w:rsidRPr="006770B6" w14:paraId="2DCD802F" w14:textId="77777777" w:rsidTr="004C69DF">
        <w:trPr>
          <w:trHeight w:val="227"/>
        </w:trPr>
        <w:tc>
          <w:tcPr>
            <w:tcW w:w="2793" w:type="dxa"/>
            <w:vAlign w:val="bottom"/>
          </w:tcPr>
          <w:p w14:paraId="1E9188FB" w14:textId="77777777" w:rsidR="00E50060" w:rsidRPr="00282968" w:rsidRDefault="00E50060" w:rsidP="00E50060">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5040BAC2" w14:textId="2465ABB3"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8,240</w:t>
            </w:r>
          </w:p>
        </w:tc>
        <w:tc>
          <w:tcPr>
            <w:tcW w:w="1323" w:type="dxa"/>
            <w:vAlign w:val="center"/>
          </w:tcPr>
          <w:p w14:paraId="5E4984F2" w14:textId="12A2474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47,514</w:t>
            </w:r>
          </w:p>
        </w:tc>
        <w:tc>
          <w:tcPr>
            <w:tcW w:w="1483" w:type="dxa"/>
            <w:vAlign w:val="center"/>
          </w:tcPr>
          <w:p w14:paraId="457E1F9D" w14:textId="745BFA9F"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238,398</w:t>
            </w:r>
          </w:p>
        </w:tc>
        <w:tc>
          <w:tcPr>
            <w:tcW w:w="1747" w:type="dxa"/>
            <w:vAlign w:val="bottom"/>
          </w:tcPr>
          <w:p w14:paraId="128FB2DD" w14:textId="75903CA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295,249</w:t>
            </w:r>
          </w:p>
        </w:tc>
      </w:tr>
    </w:tbl>
    <w:p w14:paraId="10411788" w14:textId="77777777" w:rsidR="00E50060" w:rsidRDefault="00E50060" w:rsidP="00E50060">
      <w:pPr>
        <w:snapToGrid w:val="0"/>
        <w:spacing w:after="240" w:line="240" w:lineRule="auto"/>
        <w:jc w:val="both"/>
        <w:rPr>
          <w:rFonts w:ascii="Times New Roman" w:hAnsi="Times New Roman" w:cs="Times New Roman"/>
          <w:iCs/>
        </w:rPr>
      </w:pPr>
    </w:p>
    <w:p w14:paraId="376070ED" w14:textId="53C019D0" w:rsidR="00C21314" w:rsidRDefault="00C21314" w:rsidP="00C21314">
      <w:pPr>
        <w:snapToGrid w:val="0"/>
        <w:spacing w:after="240" w:line="240" w:lineRule="auto"/>
        <w:ind w:firstLine="720"/>
        <w:jc w:val="both"/>
        <w:rPr>
          <w:rFonts w:ascii="Times New Roman" w:hAnsi="Times New Roman" w:cs="Times New Roman"/>
        </w:rPr>
      </w:pPr>
      <w:r w:rsidRPr="002553EE">
        <w:rPr>
          <w:rFonts w:ascii="Times New Roman" w:hAnsi="Times New Roman" w:cs="Times New Roman"/>
        </w:rPr>
        <w:t xml:space="preserve">Our </w:t>
      </w:r>
      <w:r w:rsidRPr="00E50060">
        <w:rPr>
          <w:rFonts w:ascii="Times New Roman" w:eastAsia="Arial" w:hAnsi="Times New Roman" w:cs="Times New Roman"/>
          <w:iCs/>
          <w:lang w:eastAsia="en-US"/>
        </w:rPr>
        <w:t>trade and other payables</w:t>
      </w:r>
      <w:r w:rsidRPr="002553EE">
        <w:rPr>
          <w:rFonts w:ascii="Times New Roman" w:hAnsi="Times New Roman" w:cs="Times New Roman"/>
        </w:rPr>
        <w:t xml:space="preserve"> increased from </w:t>
      </w:r>
      <w:r>
        <w:rPr>
          <w:rFonts w:ascii="Times New Roman" w:hAnsi="Times New Roman" w:cs="Times New Roman" w:hint="eastAsia"/>
        </w:rPr>
        <w:t>RMB8.2 million</w:t>
      </w:r>
      <w:r w:rsidRPr="002553EE">
        <w:rPr>
          <w:rFonts w:ascii="Times New Roman" w:hAnsi="Times New Roman" w:cs="Times New Roman"/>
        </w:rPr>
        <w:t xml:space="preserve"> as of December 31, </w:t>
      </w:r>
      <w:proofErr w:type="gramStart"/>
      <w:r w:rsidRPr="002553EE">
        <w:rPr>
          <w:rFonts w:ascii="Times New Roman" w:hAnsi="Times New Roman" w:cs="Times New Roman"/>
        </w:rPr>
        <w:t>20</w:t>
      </w:r>
      <w:r>
        <w:rPr>
          <w:rFonts w:ascii="Times New Roman" w:hAnsi="Times New Roman" w:cs="Times New Roman"/>
        </w:rPr>
        <w:t>2</w:t>
      </w:r>
      <w:r>
        <w:rPr>
          <w:rFonts w:ascii="Times New Roman" w:hAnsi="Times New Roman" w:cs="Times New Roman" w:hint="eastAsia"/>
        </w:rPr>
        <w:t>3</w:t>
      </w:r>
      <w:proofErr w:type="gramEnd"/>
      <w:r>
        <w:rPr>
          <w:rFonts w:ascii="Times New Roman" w:hAnsi="Times New Roman" w:cs="Times New Roman" w:hint="eastAsia"/>
        </w:rPr>
        <w:t xml:space="preserve"> to RMB47.5 million as of</w:t>
      </w:r>
      <w:r w:rsidRPr="002553EE">
        <w:rPr>
          <w:rFonts w:ascii="Times New Roman" w:hAnsi="Times New Roman" w:cs="Times New Roman"/>
        </w:rPr>
        <w:t xml:space="preserve"> December 31, 20</w:t>
      </w:r>
      <w:r>
        <w:rPr>
          <w:rFonts w:ascii="Times New Roman" w:hAnsi="Times New Roman" w:cs="Times New Roman"/>
        </w:rPr>
        <w:t>2</w:t>
      </w:r>
      <w:r>
        <w:rPr>
          <w:rFonts w:ascii="Times New Roman" w:hAnsi="Times New Roman" w:cs="Times New Roman" w:hint="eastAsia"/>
        </w:rPr>
        <w:t>4</w:t>
      </w:r>
      <w:r w:rsidRPr="002553EE">
        <w:rPr>
          <w:rFonts w:ascii="Times New Roman" w:hAnsi="Times New Roman" w:cs="Times New Roman"/>
        </w:rPr>
        <w:t xml:space="preserve">, </w:t>
      </w:r>
      <w:r>
        <w:rPr>
          <w:rFonts w:ascii="Times New Roman" w:hAnsi="Times New Roman" w:cs="Times New Roman" w:hint="eastAsia"/>
        </w:rPr>
        <w:t xml:space="preserve">further </w:t>
      </w:r>
      <w:r w:rsidRPr="000E7C20">
        <w:rPr>
          <w:rFonts w:ascii="Times New Roman" w:hAnsi="Times New Roman" w:cs="Times New Roman"/>
        </w:rPr>
        <w:t>to RMB</w:t>
      </w:r>
      <w:r>
        <w:rPr>
          <w:rFonts w:ascii="Times New Roman" w:hAnsi="Times New Roman" w:cs="Times New Roman" w:hint="eastAsia"/>
        </w:rPr>
        <w:t>238.4</w:t>
      </w:r>
      <w:r w:rsidRPr="000E7C20">
        <w:rPr>
          <w:rFonts w:ascii="Times New Roman" w:hAnsi="Times New Roman" w:cs="Times New Roman"/>
        </w:rPr>
        <w:t xml:space="preserve"> million </w:t>
      </w:r>
      <w:r>
        <w:rPr>
          <w:rFonts w:ascii="Times New Roman" w:hAnsi="Times New Roman" w:cs="Times New Roman" w:hint="eastAsia"/>
        </w:rPr>
        <w:t xml:space="preserve">and RMB295.2 million </w:t>
      </w:r>
      <w:r w:rsidRPr="000E7C20">
        <w:rPr>
          <w:rFonts w:ascii="Times New Roman" w:hAnsi="Times New Roman" w:cs="Times New Roman"/>
        </w:rPr>
        <w:t xml:space="preserve">as of December 31, </w:t>
      </w:r>
      <w:proofErr w:type="gramStart"/>
      <w:r w:rsidRPr="000E7C20">
        <w:rPr>
          <w:rFonts w:ascii="Times New Roman" w:hAnsi="Times New Roman" w:cs="Times New Roman"/>
        </w:rPr>
        <w:t>202</w:t>
      </w:r>
      <w:r>
        <w:rPr>
          <w:rFonts w:ascii="Times New Roman" w:hAnsi="Times New Roman" w:cs="Times New Roman" w:hint="eastAsia"/>
        </w:rPr>
        <w:t>5</w:t>
      </w:r>
      <w:proofErr w:type="gramEnd"/>
      <w:r>
        <w:rPr>
          <w:rFonts w:ascii="Times New Roman" w:hAnsi="Times New Roman" w:cs="Times New Roman" w:hint="eastAsia"/>
        </w:rPr>
        <w:t xml:space="preserve"> and March 31, 2026</w:t>
      </w:r>
      <w:r w:rsidRPr="000E7C20">
        <w:rPr>
          <w:rFonts w:ascii="Times New Roman" w:hAnsi="Times New Roman" w:cs="Times New Roman"/>
        </w:rPr>
        <w:t xml:space="preserve">, </w:t>
      </w:r>
      <w:r>
        <w:rPr>
          <w:rFonts w:ascii="Times New Roman" w:hAnsi="Times New Roman" w:cs="Times New Roman" w:hint="eastAsia"/>
        </w:rPr>
        <w:t>in line with our business expansion</w:t>
      </w:r>
      <w:r w:rsidRPr="000E7C20">
        <w:rPr>
          <w:rFonts w:ascii="Times New Roman" w:hAnsi="Times New Roman" w:cs="Times New Roman"/>
        </w:rPr>
        <w:t>.</w:t>
      </w:r>
    </w:p>
    <w:p w14:paraId="1D109916" w14:textId="631C2025" w:rsidR="00C21314" w:rsidRDefault="00C21314" w:rsidP="00C21314">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C21314" w:rsidRPr="00282968" w14:paraId="4D71FBF9" w14:textId="77777777" w:rsidTr="002306B6">
        <w:trPr>
          <w:trHeight w:val="410"/>
        </w:trPr>
        <w:tc>
          <w:tcPr>
            <w:tcW w:w="2793" w:type="dxa"/>
            <w:vAlign w:val="bottom"/>
          </w:tcPr>
          <w:p w14:paraId="20CDB5BD" w14:textId="77777777" w:rsidR="00C21314" w:rsidRPr="00282968" w:rsidRDefault="00C21314" w:rsidP="002306B6">
            <w:pPr>
              <w:spacing w:before="20" w:after="20"/>
              <w:rPr>
                <w:rFonts w:eastAsia="Arial"/>
                <w:iCs/>
                <w:sz w:val="18"/>
                <w:szCs w:val="18"/>
              </w:rPr>
            </w:pPr>
          </w:p>
        </w:tc>
        <w:tc>
          <w:tcPr>
            <w:tcW w:w="4487" w:type="dxa"/>
            <w:gridSpan w:val="4"/>
            <w:vAlign w:val="bottom"/>
          </w:tcPr>
          <w:p w14:paraId="0EC1D7D9"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3D825E8C"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C21314" w:rsidRPr="00282968" w14:paraId="6705B65A" w14:textId="77777777" w:rsidTr="002306B6">
        <w:trPr>
          <w:trHeight w:val="309"/>
        </w:trPr>
        <w:tc>
          <w:tcPr>
            <w:tcW w:w="2793" w:type="dxa"/>
            <w:vAlign w:val="bottom"/>
          </w:tcPr>
          <w:p w14:paraId="28DC5481" w14:textId="77777777" w:rsidR="00C21314" w:rsidRPr="00282968" w:rsidRDefault="00C21314" w:rsidP="002306B6">
            <w:pPr>
              <w:spacing w:before="20" w:after="20"/>
              <w:rPr>
                <w:rFonts w:eastAsia="Arial"/>
                <w:iCs/>
                <w:sz w:val="18"/>
                <w:szCs w:val="18"/>
              </w:rPr>
            </w:pPr>
          </w:p>
        </w:tc>
        <w:tc>
          <w:tcPr>
            <w:tcW w:w="1681" w:type="dxa"/>
            <w:gridSpan w:val="2"/>
            <w:vAlign w:val="bottom"/>
          </w:tcPr>
          <w:p w14:paraId="27A2928F"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22DD4C8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1ECE4D1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6B70F220" w14:textId="77777777" w:rsidR="00C21314" w:rsidRPr="00282968" w:rsidRDefault="00C21314"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C21314" w:rsidRPr="00282968" w14:paraId="10B66DF2" w14:textId="77777777" w:rsidTr="002306B6">
        <w:trPr>
          <w:trHeight w:val="227"/>
        </w:trPr>
        <w:tc>
          <w:tcPr>
            <w:tcW w:w="2793" w:type="dxa"/>
            <w:vAlign w:val="bottom"/>
          </w:tcPr>
          <w:p w14:paraId="613176EE" w14:textId="77777777" w:rsidR="00C21314" w:rsidRPr="00282968" w:rsidRDefault="00C21314" w:rsidP="002306B6">
            <w:pPr>
              <w:tabs>
                <w:tab w:val="right" w:leader="dot" w:pos="2805"/>
              </w:tabs>
              <w:spacing w:before="20" w:after="20"/>
              <w:rPr>
                <w:rFonts w:eastAsia="Arial"/>
                <w:iCs/>
                <w:sz w:val="18"/>
                <w:szCs w:val="18"/>
              </w:rPr>
            </w:pPr>
          </w:p>
        </w:tc>
        <w:tc>
          <w:tcPr>
            <w:tcW w:w="6234" w:type="dxa"/>
            <w:gridSpan w:val="5"/>
          </w:tcPr>
          <w:p w14:paraId="41AC794E" w14:textId="77777777" w:rsidR="00C21314" w:rsidRPr="00282968" w:rsidRDefault="00C21314"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C21314" w:rsidRPr="00282968" w14:paraId="659222C8" w14:textId="77777777" w:rsidTr="002306B6">
        <w:trPr>
          <w:trHeight w:val="227"/>
        </w:trPr>
        <w:tc>
          <w:tcPr>
            <w:tcW w:w="2793" w:type="dxa"/>
            <w:vAlign w:val="bottom"/>
          </w:tcPr>
          <w:p w14:paraId="41A490C4" w14:textId="77777777" w:rsidR="00C21314" w:rsidRPr="00282968" w:rsidRDefault="00C21314" w:rsidP="002306B6">
            <w:pPr>
              <w:tabs>
                <w:tab w:val="right" w:leader="dot" w:pos="2805"/>
              </w:tabs>
              <w:spacing w:before="20" w:after="20"/>
              <w:rPr>
                <w:rFonts w:eastAsia="Arial"/>
                <w:iCs/>
                <w:sz w:val="18"/>
                <w:szCs w:val="18"/>
              </w:rPr>
            </w:pPr>
          </w:p>
        </w:tc>
        <w:tc>
          <w:tcPr>
            <w:tcW w:w="943" w:type="dxa"/>
          </w:tcPr>
          <w:p w14:paraId="61527D5A" w14:textId="77777777" w:rsidR="00C21314" w:rsidRPr="00282968" w:rsidRDefault="00C21314" w:rsidP="002306B6">
            <w:pPr>
              <w:tabs>
                <w:tab w:val="decimal" w:pos="890"/>
              </w:tabs>
              <w:spacing w:before="20" w:after="20"/>
              <w:jc w:val="right"/>
              <w:rPr>
                <w:rFonts w:eastAsia="Arial"/>
                <w:iCs/>
                <w:sz w:val="18"/>
                <w:szCs w:val="18"/>
              </w:rPr>
            </w:pPr>
          </w:p>
        </w:tc>
        <w:tc>
          <w:tcPr>
            <w:tcW w:w="738" w:type="dxa"/>
          </w:tcPr>
          <w:p w14:paraId="349FD0D8" w14:textId="77777777" w:rsidR="00C21314" w:rsidRPr="00282968" w:rsidRDefault="00C21314" w:rsidP="002306B6">
            <w:pPr>
              <w:tabs>
                <w:tab w:val="decimal" w:pos="890"/>
              </w:tabs>
              <w:spacing w:before="20" w:after="20"/>
              <w:jc w:val="right"/>
              <w:rPr>
                <w:rFonts w:eastAsia="Arial"/>
                <w:iCs/>
                <w:sz w:val="18"/>
                <w:szCs w:val="18"/>
              </w:rPr>
            </w:pPr>
          </w:p>
        </w:tc>
        <w:tc>
          <w:tcPr>
            <w:tcW w:w="1323" w:type="dxa"/>
          </w:tcPr>
          <w:p w14:paraId="721BBE90" w14:textId="77777777" w:rsidR="00C21314" w:rsidRPr="00282968" w:rsidRDefault="00C21314" w:rsidP="002306B6">
            <w:pPr>
              <w:tabs>
                <w:tab w:val="decimal" w:pos="890"/>
              </w:tabs>
              <w:spacing w:before="20" w:after="20"/>
              <w:jc w:val="right"/>
              <w:rPr>
                <w:rFonts w:eastAsia="Arial"/>
                <w:iCs/>
                <w:sz w:val="18"/>
                <w:szCs w:val="18"/>
              </w:rPr>
            </w:pPr>
          </w:p>
        </w:tc>
        <w:tc>
          <w:tcPr>
            <w:tcW w:w="1483" w:type="dxa"/>
          </w:tcPr>
          <w:p w14:paraId="2D6AA12F" w14:textId="77777777" w:rsidR="00C21314" w:rsidRPr="00282968" w:rsidRDefault="00C21314" w:rsidP="002306B6">
            <w:pPr>
              <w:tabs>
                <w:tab w:val="decimal" w:pos="890"/>
              </w:tabs>
              <w:spacing w:before="20" w:after="20"/>
              <w:jc w:val="right"/>
              <w:rPr>
                <w:rFonts w:eastAsia="Arial"/>
                <w:iCs/>
                <w:sz w:val="18"/>
                <w:szCs w:val="18"/>
              </w:rPr>
            </w:pPr>
          </w:p>
        </w:tc>
        <w:tc>
          <w:tcPr>
            <w:tcW w:w="1747" w:type="dxa"/>
          </w:tcPr>
          <w:p w14:paraId="6EB6601D" w14:textId="77777777" w:rsidR="00C21314" w:rsidRPr="00282968" w:rsidRDefault="00C21314"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C21314" w:rsidRPr="00282968" w14:paraId="2D71BB43" w14:textId="77777777" w:rsidTr="002306B6">
        <w:trPr>
          <w:trHeight w:val="227"/>
        </w:trPr>
        <w:tc>
          <w:tcPr>
            <w:tcW w:w="2793" w:type="dxa"/>
            <w:vAlign w:val="bottom"/>
          </w:tcPr>
          <w:p w14:paraId="324D4260" w14:textId="77777777" w:rsidR="00C21314" w:rsidRPr="00282968" w:rsidRDefault="00C21314" w:rsidP="002306B6">
            <w:pPr>
              <w:tabs>
                <w:tab w:val="right" w:leader="dot" w:pos="2805"/>
              </w:tabs>
              <w:spacing w:before="20" w:after="20"/>
              <w:rPr>
                <w:rFonts w:eastAsia="Arial"/>
                <w:iCs/>
                <w:sz w:val="18"/>
                <w:szCs w:val="18"/>
              </w:rPr>
            </w:pPr>
          </w:p>
        </w:tc>
        <w:tc>
          <w:tcPr>
            <w:tcW w:w="1681" w:type="dxa"/>
            <w:gridSpan w:val="2"/>
            <w:vAlign w:val="bottom"/>
          </w:tcPr>
          <w:p w14:paraId="58F8300B" w14:textId="77777777" w:rsidR="00C21314" w:rsidRPr="00282968" w:rsidRDefault="00C21314" w:rsidP="002306B6">
            <w:pPr>
              <w:tabs>
                <w:tab w:val="decimal" w:pos="890"/>
              </w:tabs>
              <w:spacing w:before="20" w:after="20"/>
              <w:jc w:val="right"/>
              <w:rPr>
                <w:iCs/>
                <w:color w:val="000000"/>
                <w:sz w:val="18"/>
                <w:szCs w:val="18"/>
                <w:lang w:val="en-GB"/>
              </w:rPr>
            </w:pPr>
          </w:p>
        </w:tc>
        <w:tc>
          <w:tcPr>
            <w:tcW w:w="1323" w:type="dxa"/>
            <w:vAlign w:val="bottom"/>
          </w:tcPr>
          <w:p w14:paraId="445807AA" w14:textId="77777777" w:rsidR="00C21314" w:rsidRPr="00282968" w:rsidRDefault="00C21314" w:rsidP="002306B6">
            <w:pPr>
              <w:tabs>
                <w:tab w:val="decimal" w:pos="890"/>
              </w:tabs>
              <w:spacing w:before="20" w:after="20"/>
              <w:jc w:val="right"/>
              <w:rPr>
                <w:iCs/>
                <w:color w:val="000000"/>
                <w:sz w:val="18"/>
                <w:szCs w:val="18"/>
                <w:lang w:val="en-GB"/>
              </w:rPr>
            </w:pPr>
          </w:p>
        </w:tc>
        <w:tc>
          <w:tcPr>
            <w:tcW w:w="1483" w:type="dxa"/>
          </w:tcPr>
          <w:p w14:paraId="002ACD4B" w14:textId="77777777" w:rsidR="00C21314" w:rsidRPr="00282968" w:rsidRDefault="00C21314" w:rsidP="002306B6">
            <w:pPr>
              <w:tabs>
                <w:tab w:val="decimal" w:pos="890"/>
              </w:tabs>
              <w:spacing w:before="20" w:after="20"/>
              <w:jc w:val="right"/>
              <w:rPr>
                <w:rFonts w:eastAsia="Arial"/>
                <w:iCs/>
                <w:sz w:val="18"/>
                <w:szCs w:val="18"/>
              </w:rPr>
            </w:pPr>
          </w:p>
        </w:tc>
        <w:tc>
          <w:tcPr>
            <w:tcW w:w="1747" w:type="dxa"/>
            <w:vAlign w:val="bottom"/>
          </w:tcPr>
          <w:p w14:paraId="05126322" w14:textId="77777777" w:rsidR="00C21314" w:rsidRPr="00282968" w:rsidRDefault="00C21314" w:rsidP="002306B6">
            <w:pPr>
              <w:tabs>
                <w:tab w:val="decimal" w:pos="890"/>
              </w:tabs>
              <w:spacing w:before="20" w:after="20"/>
              <w:jc w:val="right"/>
              <w:rPr>
                <w:iCs/>
                <w:color w:val="000000"/>
                <w:sz w:val="18"/>
                <w:szCs w:val="18"/>
                <w:lang w:val="en-GB"/>
              </w:rPr>
            </w:pPr>
          </w:p>
        </w:tc>
      </w:tr>
      <w:tr w:rsidR="00C21314" w:rsidRPr="00E82C8D" w14:paraId="0FFB7F3E" w14:textId="77777777" w:rsidTr="002306B6">
        <w:trPr>
          <w:trHeight w:val="227"/>
        </w:trPr>
        <w:tc>
          <w:tcPr>
            <w:tcW w:w="2793" w:type="dxa"/>
          </w:tcPr>
          <w:p w14:paraId="54782739" w14:textId="4907DC8D" w:rsidR="00C21314" w:rsidRPr="006770B6" w:rsidRDefault="00C21314" w:rsidP="002306B6">
            <w:pPr>
              <w:tabs>
                <w:tab w:val="right" w:leader="dot" w:pos="2805"/>
              </w:tabs>
              <w:snapToGrid w:val="0"/>
              <w:spacing w:before="20" w:after="20"/>
              <w:contextualSpacing/>
              <w:rPr>
                <w:rFonts w:eastAsiaTheme="minorEastAsia"/>
                <w:iCs/>
                <w:sz w:val="18"/>
                <w:szCs w:val="18"/>
                <w:lang w:eastAsia="zh-CN"/>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20859A90" w14:textId="77777777" w:rsidR="00C21314" w:rsidRPr="00F942A2" w:rsidRDefault="00C21314" w:rsidP="002306B6">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40874C85" w14:textId="7B838EE5" w:rsidR="00C21314" w:rsidRPr="00C21314" w:rsidRDefault="00C21314" w:rsidP="002306B6">
            <w:pPr>
              <w:pBdr>
                <w:bottom w:val="single" w:sz="4" w:space="1" w:color="auto"/>
              </w:pBdr>
              <w:tabs>
                <w:tab w:val="decimal" w:pos="890"/>
              </w:tabs>
              <w:spacing w:before="20" w:after="20"/>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800</w:t>
            </w:r>
          </w:p>
        </w:tc>
        <w:tc>
          <w:tcPr>
            <w:tcW w:w="1483" w:type="dxa"/>
            <w:vAlign w:val="center"/>
          </w:tcPr>
          <w:p w14:paraId="218F6BBA" w14:textId="56EF73C8" w:rsidR="00C21314" w:rsidRPr="00C21314" w:rsidRDefault="00C21314" w:rsidP="002306B6">
            <w:pPr>
              <w:pBdr>
                <w:bottom w:val="single" w:sz="4" w:space="1" w:color="auto"/>
              </w:pBdr>
              <w:tabs>
                <w:tab w:val="decimal" w:pos="890"/>
              </w:tabs>
              <w:snapToGrid w:val="0"/>
              <w:spacing w:before="20" w:after="20"/>
              <w:contextualSpacing/>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8,761</w:t>
            </w:r>
          </w:p>
        </w:tc>
        <w:tc>
          <w:tcPr>
            <w:tcW w:w="1747" w:type="dxa"/>
          </w:tcPr>
          <w:p w14:paraId="16247725" w14:textId="77777777" w:rsidR="00C21314" w:rsidRPr="00E82C8D" w:rsidRDefault="00C21314"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C21314" w:rsidRPr="006770B6" w14:paraId="4C492B3C" w14:textId="77777777" w:rsidTr="002306B6">
        <w:trPr>
          <w:trHeight w:val="227"/>
        </w:trPr>
        <w:tc>
          <w:tcPr>
            <w:tcW w:w="2793" w:type="dxa"/>
            <w:vAlign w:val="bottom"/>
          </w:tcPr>
          <w:p w14:paraId="3E4D14DC" w14:textId="77777777" w:rsidR="00C21314" w:rsidRPr="00282968" w:rsidRDefault="00C21314" w:rsidP="00C21314">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E2623A0"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8317397" w14:textId="699D43BF"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800</w:t>
            </w:r>
          </w:p>
        </w:tc>
        <w:tc>
          <w:tcPr>
            <w:tcW w:w="1483" w:type="dxa"/>
            <w:vAlign w:val="center"/>
          </w:tcPr>
          <w:p w14:paraId="6C2C1FC0" w14:textId="26A82040"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8,761</w:t>
            </w:r>
          </w:p>
        </w:tc>
        <w:tc>
          <w:tcPr>
            <w:tcW w:w="1747" w:type="dxa"/>
            <w:vAlign w:val="bottom"/>
          </w:tcPr>
          <w:p w14:paraId="73CAF5EB"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2E0C882C" w14:textId="20A018A3" w:rsidR="00C21314" w:rsidRPr="006770B6" w:rsidRDefault="00C21314" w:rsidP="00C21314">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C21314" w:rsidRPr="006770B6" w14:paraId="39219B1E" w14:textId="77777777" w:rsidTr="002306B6">
        <w:trPr>
          <w:trHeight w:val="410"/>
        </w:trPr>
        <w:tc>
          <w:tcPr>
            <w:tcW w:w="2037" w:type="pct"/>
            <w:vAlign w:val="bottom"/>
          </w:tcPr>
          <w:p w14:paraId="31D0BEA0" w14:textId="77777777" w:rsidR="00C21314" w:rsidRPr="006770B6" w:rsidRDefault="00C21314" w:rsidP="002306B6">
            <w:pPr>
              <w:spacing w:before="20" w:after="20"/>
              <w:rPr>
                <w:rFonts w:eastAsia="Arial"/>
                <w:sz w:val="18"/>
                <w:szCs w:val="18"/>
              </w:rPr>
            </w:pPr>
          </w:p>
        </w:tc>
        <w:tc>
          <w:tcPr>
            <w:tcW w:w="2225" w:type="pct"/>
            <w:gridSpan w:val="4"/>
            <w:vAlign w:val="bottom"/>
          </w:tcPr>
          <w:p w14:paraId="302DD445"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935343B"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C21314" w:rsidRPr="006770B6" w14:paraId="5F141F21" w14:textId="77777777" w:rsidTr="002306B6">
        <w:trPr>
          <w:trHeight w:val="309"/>
        </w:trPr>
        <w:tc>
          <w:tcPr>
            <w:tcW w:w="2037" w:type="pct"/>
            <w:vAlign w:val="bottom"/>
          </w:tcPr>
          <w:p w14:paraId="5948A603" w14:textId="77777777" w:rsidR="00C21314" w:rsidRPr="006770B6" w:rsidRDefault="00C21314" w:rsidP="002306B6">
            <w:pPr>
              <w:spacing w:before="20" w:after="20"/>
              <w:rPr>
                <w:rFonts w:eastAsia="Arial"/>
                <w:sz w:val="18"/>
                <w:szCs w:val="18"/>
              </w:rPr>
            </w:pPr>
          </w:p>
        </w:tc>
        <w:tc>
          <w:tcPr>
            <w:tcW w:w="687" w:type="pct"/>
            <w:vAlign w:val="bottom"/>
          </w:tcPr>
          <w:p w14:paraId="5315B24E"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026645CA"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288FF5A1"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35CEF184"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C21314" w:rsidRPr="006770B6" w14:paraId="7256A9C9" w14:textId="77777777" w:rsidTr="002306B6">
        <w:trPr>
          <w:trHeight w:val="227"/>
        </w:trPr>
        <w:tc>
          <w:tcPr>
            <w:tcW w:w="2037" w:type="pct"/>
            <w:vAlign w:val="bottom"/>
          </w:tcPr>
          <w:p w14:paraId="21FB2E73" w14:textId="77777777" w:rsidR="00C21314" w:rsidRPr="006770B6" w:rsidRDefault="00C21314" w:rsidP="002306B6">
            <w:pPr>
              <w:spacing w:before="20" w:after="20"/>
              <w:rPr>
                <w:rFonts w:eastAsia="Arial"/>
                <w:sz w:val="18"/>
                <w:szCs w:val="18"/>
              </w:rPr>
            </w:pPr>
          </w:p>
        </w:tc>
        <w:tc>
          <w:tcPr>
            <w:tcW w:w="687" w:type="pct"/>
            <w:vAlign w:val="bottom"/>
          </w:tcPr>
          <w:p w14:paraId="3C31B61D" w14:textId="77777777" w:rsidR="00C21314" w:rsidRPr="006770B6" w:rsidRDefault="00C21314" w:rsidP="002306B6">
            <w:pPr>
              <w:spacing w:before="20" w:after="20"/>
              <w:jc w:val="center"/>
              <w:rPr>
                <w:rFonts w:eastAsia="Arial"/>
                <w:sz w:val="18"/>
                <w:szCs w:val="18"/>
              </w:rPr>
            </w:pPr>
          </w:p>
        </w:tc>
        <w:tc>
          <w:tcPr>
            <w:tcW w:w="796" w:type="pct"/>
            <w:gridSpan w:val="2"/>
            <w:vAlign w:val="bottom"/>
          </w:tcPr>
          <w:p w14:paraId="5A24432F" w14:textId="77777777" w:rsidR="00C21314" w:rsidRPr="006770B6" w:rsidRDefault="00C21314" w:rsidP="002306B6">
            <w:pPr>
              <w:spacing w:before="20" w:after="20"/>
              <w:jc w:val="center"/>
              <w:rPr>
                <w:rFonts w:eastAsia="Arial"/>
                <w:sz w:val="18"/>
                <w:szCs w:val="18"/>
              </w:rPr>
            </w:pPr>
          </w:p>
        </w:tc>
        <w:tc>
          <w:tcPr>
            <w:tcW w:w="742" w:type="pct"/>
            <w:vAlign w:val="bottom"/>
          </w:tcPr>
          <w:p w14:paraId="3C325B4F" w14:textId="77777777" w:rsidR="00C21314" w:rsidRPr="006770B6" w:rsidRDefault="00C21314" w:rsidP="002306B6">
            <w:pPr>
              <w:spacing w:before="20" w:after="20"/>
              <w:jc w:val="right"/>
              <w:rPr>
                <w:rFonts w:eastAsia="Arial"/>
                <w:b/>
                <w:bCs/>
                <w:sz w:val="18"/>
                <w:szCs w:val="18"/>
              </w:rPr>
            </w:pPr>
          </w:p>
        </w:tc>
        <w:tc>
          <w:tcPr>
            <w:tcW w:w="738" w:type="pct"/>
            <w:vAlign w:val="bottom"/>
          </w:tcPr>
          <w:p w14:paraId="72E5BB7D" w14:textId="77777777" w:rsidR="00C21314" w:rsidRPr="006770B6" w:rsidRDefault="00C21314" w:rsidP="002306B6">
            <w:pPr>
              <w:spacing w:before="20" w:after="20"/>
              <w:jc w:val="center"/>
              <w:rPr>
                <w:rFonts w:eastAsia="Arial"/>
                <w:b/>
                <w:bCs/>
                <w:sz w:val="18"/>
                <w:szCs w:val="18"/>
              </w:rPr>
            </w:pPr>
          </w:p>
        </w:tc>
      </w:tr>
      <w:tr w:rsidR="00C21314" w:rsidRPr="006770B6" w14:paraId="7BA7D3AE" w14:textId="77777777" w:rsidTr="002306B6">
        <w:trPr>
          <w:trHeight w:val="227"/>
        </w:trPr>
        <w:tc>
          <w:tcPr>
            <w:tcW w:w="2037" w:type="pct"/>
            <w:vAlign w:val="bottom"/>
          </w:tcPr>
          <w:p w14:paraId="01BC7C22" w14:textId="43BB84DA" w:rsidR="00C21314" w:rsidRPr="006770B6" w:rsidRDefault="00C21314" w:rsidP="002306B6">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 xml:space="preserve">rade </w:t>
            </w:r>
            <w:r w:rsidRPr="00C21314">
              <w:rPr>
                <w:rFonts w:eastAsia="Arial"/>
                <w:sz w:val="18"/>
                <w:szCs w:val="18"/>
              </w:rPr>
              <w:t>payables</w:t>
            </w:r>
            <w:r w:rsidRPr="006770B6">
              <w:rPr>
                <w:rFonts w:eastAsia="Arial"/>
                <w:sz w:val="18"/>
                <w:szCs w:val="18"/>
              </w:rPr>
              <w:t xml:space="preserve">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36F2DE6C"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1E4BA650"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573803B5"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1AF31CE2"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070A249" w14:textId="77777777" w:rsidR="00C21314" w:rsidRPr="006770B6" w:rsidRDefault="00C21314" w:rsidP="00C21314">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C0EAFE6" w14:textId="2591CD4B" w:rsidR="00C21314" w:rsidRPr="006770B6" w:rsidRDefault="00C21314" w:rsidP="00C21314">
      <w:pPr>
        <w:pStyle w:val="ListParagraph"/>
        <w:numPr>
          <w:ilvl w:val="0"/>
          <w:numId w:val="42"/>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Pr="00C21314">
        <w:rPr>
          <w:rFonts w:asciiTheme="majorBidi" w:hAnsiTheme="majorBidi" w:cstheme="majorBidi"/>
          <w:sz w:val="18"/>
          <w:szCs w:val="18"/>
        </w:rPr>
        <w:t>Calculated by the average of opening and closing trade payables balances for such period divided by the cost of sales for the relevant period and multiplied by the number of days during such period</w:t>
      </w:r>
      <w:r w:rsidRPr="00E45FD8">
        <w:t xml:space="preserve"> </w:t>
      </w:r>
      <w:r w:rsidRPr="00E45FD8">
        <w:rPr>
          <w:rFonts w:asciiTheme="majorBidi" w:hAnsiTheme="majorBidi" w:cstheme="majorBidi"/>
          <w:sz w:val="18"/>
          <w:szCs w:val="18"/>
        </w:rPr>
        <w:t xml:space="preserve">(i.e. </w:t>
      </w:r>
      <w:r>
        <w:rPr>
          <w:rFonts w:asciiTheme="majorBidi" w:hAnsiTheme="majorBidi" w:cstheme="majorBidi" w:hint="eastAsia"/>
          <w:sz w:val="18"/>
          <w:szCs w:val="18"/>
        </w:rPr>
        <w:t>90</w:t>
      </w:r>
      <w:r w:rsidRPr="00E45FD8">
        <w:rPr>
          <w:rFonts w:asciiTheme="majorBidi" w:hAnsiTheme="majorBidi" w:cstheme="majorBidi"/>
          <w:sz w:val="18"/>
          <w:szCs w:val="18"/>
        </w:rPr>
        <w:t xml:space="preserve"> days for 202</w:t>
      </w:r>
      <w:r>
        <w:rPr>
          <w:rFonts w:asciiTheme="majorBidi" w:hAnsiTheme="majorBidi" w:cstheme="majorBidi" w:hint="eastAsia"/>
          <w:sz w:val="18"/>
          <w:szCs w:val="18"/>
        </w:rPr>
        <w:t>6</w:t>
      </w:r>
      <w:r w:rsidRPr="00E45FD8">
        <w:rPr>
          <w:rFonts w:asciiTheme="majorBidi" w:hAnsiTheme="majorBidi" w:cstheme="majorBidi"/>
          <w:sz w:val="18"/>
          <w:szCs w:val="18"/>
        </w:rPr>
        <w:t xml:space="preserve"> and 360 days for </w:t>
      </w:r>
      <w:r>
        <w:rPr>
          <w:rFonts w:asciiTheme="majorBidi" w:hAnsiTheme="majorBidi" w:cstheme="majorBidi" w:hint="eastAsia"/>
          <w:sz w:val="18"/>
          <w:szCs w:val="18"/>
        </w:rPr>
        <w:t xml:space="preserve">2023, </w:t>
      </w:r>
      <w:r w:rsidRPr="00E45FD8">
        <w:rPr>
          <w:rFonts w:asciiTheme="majorBidi" w:hAnsiTheme="majorBidi" w:cstheme="majorBidi"/>
          <w:sz w:val="18"/>
          <w:szCs w:val="18"/>
        </w:rPr>
        <w:t>2024 and 2025)</w:t>
      </w:r>
      <w:r>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4A7EDB41" w14:textId="4D834ACB" w:rsidR="00C21314" w:rsidRDefault="00C21314" w:rsidP="00C21314">
      <w:pPr>
        <w:snapToGrid w:val="0"/>
        <w:spacing w:after="240" w:line="240" w:lineRule="auto"/>
        <w:ind w:firstLine="720"/>
        <w:jc w:val="both"/>
        <w:rPr>
          <w:rFonts w:ascii="Times New Roman" w:hAnsi="Times New Roman" w:cs="Times New Roman"/>
        </w:rPr>
      </w:pPr>
      <w:commentRangeStart w:id="44"/>
      <w:r w:rsidRPr="000645D8">
        <w:rPr>
          <w:rFonts w:ascii="Times New Roman" w:hAnsi="Times New Roman" w:cs="Times New Roman"/>
        </w:rPr>
        <w:t xml:space="preserve">Our </w:t>
      </w:r>
      <w:r w:rsidRPr="00F942A2">
        <w:rPr>
          <w:rFonts w:ascii="Times New Roman" w:hAnsi="Times New Roman" w:cs="Times New Roman"/>
        </w:rPr>
        <w:t>tr</w:t>
      </w:r>
      <w:commentRangeEnd w:id="44"/>
      <w:r w:rsidR="002956B5">
        <w:rPr>
          <w:rStyle w:val="CommentReference"/>
          <w:rFonts w:ascii="Times New Roman" w:eastAsia="SimSun" w:hAnsi="Times New Roman" w:cs="Times New Roman"/>
        </w:rPr>
      </w:r>
      <w:r w:rsidRPr="00F942A2">
        <w:rPr>
          <w:rFonts w:ascii="Times New Roman" w:hAnsi="Times New Roman" w:cs="Times New Roman"/>
        </w:rPr>
        <w:t xml:space="preserve">ade </w:t>
      </w:r>
      <w:r w:rsidRPr="00E50060">
        <w:rPr>
          <w:rFonts w:ascii="Times New Roman" w:eastAsia="Arial" w:hAnsi="Times New Roman" w:cs="Times New Roman"/>
          <w:iCs/>
          <w:lang w:eastAsia="en-US"/>
        </w:rPr>
        <w:t>payables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7CFE55AD" w14:textId="4EC671B8" w:rsidR="00C21314" w:rsidRDefault="00C21314" w:rsidP="00C21314">
      <w:pPr>
        <w:snapToGrid w:val="0"/>
        <w:spacing w:before="240" w:after="240" w:line="240" w:lineRule="auto"/>
        <w:ind w:firstLine="720"/>
        <w:jc w:val="both"/>
        <w:rPr>
          <w:rFonts w:ascii="Times New Roman" w:hAnsi="Times New Roman" w:cs="Times New Roman"/>
          <w:bCs/>
          <w:iCs/>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E45FD8">
        <w:rPr>
          <w:rFonts w:ascii="Times New Roman" w:hAnsi="Times New Roman" w:cs="Times New Roman"/>
        </w:rPr>
        <w:t xml:space="preserve">trade </w:t>
      </w:r>
      <w:r w:rsidRPr="00E50060">
        <w:rPr>
          <w:rFonts w:ascii="Times New Roman" w:eastAsia="Arial" w:hAnsi="Times New Roman" w:cs="Times New Roman"/>
          <w:iCs/>
          <w:lang w:eastAsia="en-US"/>
        </w:rPr>
        <w:t>payables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Pr="00C21314">
        <w:rPr>
          <w:rFonts w:ascii="Times New Roman" w:hAnsi="Times New Roman" w:cs="Times New Roman"/>
        </w:rPr>
        <w:t>settled</w:t>
      </w:r>
      <w:r w:rsidRPr="00E96644">
        <w:rPr>
          <w:rFonts w:ascii="Times New Roman" w:hAnsi="Times New Roman" w:cs="Times New Roman"/>
        </w:rPr>
        <w:t>.</w:t>
      </w:r>
    </w:p>
    <w:p w14:paraId="1C5D941A" w14:textId="77777777" w:rsidR="00C21314" w:rsidRPr="00C21314" w:rsidRDefault="00C21314" w:rsidP="00C21314">
      <w:pPr>
        <w:snapToGrid w:val="0"/>
        <w:spacing w:after="240" w:line="240" w:lineRule="auto"/>
        <w:jc w:val="both"/>
        <w:outlineLvl w:val="0"/>
        <w:rPr>
          <w:rFonts w:ascii="Times New Roman" w:hAnsi="Times New Roman" w:cs="Times New Roman"/>
          <w:b/>
          <w:iCs/>
        </w:rPr>
      </w:pPr>
      <w:r w:rsidRPr="00C21314">
        <w:rPr>
          <w:rFonts w:ascii="Times New Roman" w:hAnsi="Times New Roman" w:cs="Times New Roman"/>
          <w:b/>
          <w:iCs/>
        </w:rPr>
        <w:t xml:space="preserve">Contract Liabilities </w:t>
      </w:r>
    </w:p>
    <w:p w14:paraId="2AFC4272" w14:textId="1DD30C79" w:rsidR="00C21314" w:rsidRDefault="00C21314" w:rsidP="00C21314">
      <w:pPr>
        <w:snapToGrid w:val="0"/>
        <w:spacing w:before="240" w:after="240" w:line="240" w:lineRule="auto"/>
        <w:ind w:firstLine="720"/>
        <w:jc w:val="both"/>
        <w:rPr>
          <w:rFonts w:ascii="Times New Roman" w:hAnsi="Times New Roman" w:cs="Times New Roman"/>
          <w:iCs/>
        </w:rPr>
      </w:pPr>
      <w:r w:rsidRPr="00C21314">
        <w:rPr>
          <w:rFonts w:ascii="Times New Roman" w:hAnsi="Times New Roman" w:cs="Times New Roman"/>
          <w:iCs/>
        </w:rPr>
        <w:t>Our contract liabilities represented advances received from customers. Our contract liabilities amounted to nil, RMB1.1 million, RMB13.0 million and RMB38.1 million as of December 31, 2023, 2024, 2025 and March 31, 2026, respectively.</w:t>
      </w:r>
      <w:r>
        <w:rPr>
          <w:rFonts w:ascii="Times New Roman" w:hAnsi="Times New Roman" w:cs="Times New Roman" w:hint="eastAsia"/>
          <w:iCs/>
        </w:rPr>
        <w:t xml:space="preserve"> </w:t>
      </w:r>
      <w:r w:rsidRPr="00C21314">
        <w:rPr>
          <w:rFonts w:ascii="Times New Roman" w:hAnsi="Times New Roman" w:cs="Times New Roman"/>
          <w:iCs/>
        </w:rPr>
        <w:t xml:space="preserve">The increase was generally in line with our business </w:t>
      </w:r>
      <w:r>
        <w:rPr>
          <w:rFonts w:ascii="Times New Roman" w:hAnsi="Times New Roman" w:cs="Times New Roman" w:hint="eastAsia"/>
          <w:iCs/>
        </w:rPr>
        <w:t xml:space="preserve">and revenue </w:t>
      </w:r>
      <w:proofErr w:type="gramStart"/>
      <w:r w:rsidRPr="00C21314">
        <w:rPr>
          <w:rFonts w:ascii="Times New Roman" w:hAnsi="Times New Roman" w:cs="Times New Roman"/>
          <w:iCs/>
        </w:rPr>
        <w:t>growth</w:t>
      </w:r>
      <w:r>
        <w:rPr>
          <w:rFonts w:ascii="Times New Roman" w:hAnsi="Times New Roman" w:cs="Times New Roman" w:hint="eastAsia"/>
          <w:iCs/>
        </w:rPr>
        <w:t>s</w:t>
      </w:r>
      <w:proofErr w:type="gramEnd"/>
      <w:r>
        <w:rPr>
          <w:rFonts w:ascii="Times New Roman" w:hAnsi="Times New Roman" w:cs="Times New Roman" w:hint="eastAsia"/>
          <w:iCs/>
        </w:rPr>
        <w:t>.</w:t>
      </w:r>
    </w:p>
    <w:p w14:paraId="1880D952" w14:textId="3C6D3BCD"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LIQUIDITY AND CAPITAL RESOURCES</w:t>
      </w:r>
    </w:p>
    <w:p w14:paraId="3D711AB9" w14:textId="289607B9"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b w:val="0"/>
          <w:color w:val="002F6C"/>
        </w:rPr>
        <w:t>During the Track Record Period, our primary use of cash was to fund our R&amp;D activities, employee benefit expenses, procurement and leasing of computing resources, sales and business development activities, lease payments, capital expenditures and other operational needs. We financed our operations and other capital requirements mainly through equity financing, bank borrowings and, to a lesser extent, cash generated from revenue-generating activities. We will continue to manage our cash outflows with reference to our commercialisation progress, computing resource requirements and R&amp;D plan.</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sidRPr="00641EC2">
        <w:rPr>
          <w:rFonts w:ascii="Times New Roman" w:eastAsia="Arial" w:hAnsi="Times New Roman" w:cs="Times New Roman"/>
          <w:iCs/>
          <w:lang w:eastAsia="en-US"/>
        </w:rPr>
        <w:t xml:space="preserve">Our anticipated cash needs primarily relate to </w:t>
      </w:r>
      <w:r w:rsidR="00A849FE">
        <w:rPr>
          <w:rFonts w:ascii="Times New Roman" w:hAnsi="Times New Roman" w:cs="Times New Roman" w:hint="eastAsia"/>
          <w:iCs/>
        </w:rPr>
        <w:t>[</w:t>
      </w:r>
      <w:r w:rsidRPr="00641EC2">
        <w:rPr>
          <w:rFonts w:ascii="Times New Roman" w:eastAsia="Arial" w:hAnsi="Times New Roman" w:cs="Times New Roman"/>
          <w:iCs/>
          <w:lang w:eastAsia="en-US"/>
        </w:rPr>
        <w:t>our business operations, sales and marketing, and R&amp;D</w:t>
      </w:r>
      <w:r w:rsidR="00A849FE">
        <w:rPr>
          <w:rFonts w:ascii="Times New Roman" w:hAnsi="Times New Roman" w:cs="Times New Roman" w:hint="eastAsia"/>
          <w:iCs/>
        </w:rPr>
        <w:t>]</w:t>
      </w:r>
      <w:r w:rsidRPr="00641EC2">
        <w:rPr>
          <w:rFonts w:ascii="Times New Roman" w:eastAsia="Arial" w:hAnsi="Times New Roman" w:cs="Times New Roman"/>
          <w:iCs/>
          <w:lang w:eastAsia="en-US"/>
        </w:rPr>
        <w:t xml:space="preserve">. We expect to fund our future working capital and other cash requirements with </w:t>
      </w:r>
      <w:r w:rsidR="00A849FE">
        <w:rPr>
          <w:rFonts w:ascii="Times New Roman" w:hAnsi="Times New Roman" w:cs="Times New Roman" w:hint="eastAsia"/>
          <w:iCs/>
        </w:rPr>
        <w:t>[</w:t>
      </w:r>
      <w:r w:rsidRPr="00641EC2">
        <w:rPr>
          <w:rFonts w:ascii="Times New Roman" w:eastAsia="Arial" w:hAnsi="Times New Roman" w:cs="Times New Roman"/>
          <w:iCs/>
          <w:lang w:eastAsia="en-US"/>
        </w:rPr>
        <w:t>existing cash and cash equivalents, revenue generated from sales of our products and services, the proceeds from the Global Offering, and bank and other borrowings</w:t>
      </w:r>
      <w:r w:rsidR="00A849FE">
        <w:rPr>
          <w:rFonts w:ascii="Times New Roman" w:hAnsi="Times New Roman" w:cs="Times New Roman" w:hint="eastAsia"/>
          <w:iCs/>
        </w:rPr>
        <w:t>]</w:t>
      </w:r>
      <w:r w:rsidRPr="00641EC2">
        <w:rPr>
          <w:rFonts w:ascii="Times New Roman" w:eastAsia="Arial" w:hAnsi="Times New Roman" w:cs="Times New Roman"/>
          <w:iCs/>
          <w:lang w:eastAsia="en-US"/>
        </w:rPr>
        <w:t>.</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b w:val="0"/>
          <w:color w:val="002F6C"/>
        </w:rPr>
        <w:t>Our current cash burn primarily consists of employee compensation, R&amp;D investment, server and computing resource leasing or procurement, cloud and technical service costs, lease payments, capital expenditures for R&amp;D equipment and other daily operating expenses. We expect our cash runway to be supported by our cash and cash equivalents, Series B financing proceeds received after the Track Record Period, available banking facilities, revenue generated from our products and services and the estimated net proceeds from the Global Offering. [Company and Reporting Accountants to confirm cash burn amount and runway period.]</w:t>
      </w:r>
    </w:p>
    <w:p w14:paraId="5ED8B5DD" w14:textId="014573C8" w:rsidR="00641EC2" w:rsidRPr="00A849FE" w:rsidRDefault="00641EC2" w:rsidP="00641EC2">
      <w:pPr>
        <w:snapToGrid w:val="0"/>
        <w:spacing w:after="240" w:line="240" w:lineRule="auto"/>
        <w:ind w:firstLine="720"/>
        <w:jc w:val="both"/>
        <w:rPr>
          <w:rFonts w:ascii="Times New Roman" w:hAnsi="Times New Roman" w:cs="Times New Roman"/>
          <w:iCs/>
        </w:rPr>
      </w:pPr>
      <w:r w:rsidRPr="00641EC2">
        <w:rPr>
          <w:rFonts w:ascii="Times New Roman" w:eastAsia="Arial" w:hAnsi="Times New Roman" w:cs="Times New Roman"/>
          <w:iCs/>
          <w:lang w:eastAsia="en-US"/>
        </w:rPr>
        <w:t xml:space="preserve">As of </w:t>
      </w:r>
      <w:r w:rsidR="00A849FE" w:rsidRPr="005F2234">
        <w:rPr>
          <w:rFonts w:ascii="Times New Roman" w:hAnsi="Times New Roman" w:cs="Times New Roman"/>
          <w:iCs/>
          <w:color w:val="000000"/>
          <w:lang w:val="en-GB"/>
        </w:rPr>
        <w:t>[</w:t>
      </w:r>
      <w:proofErr w:type="gramStart"/>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w:t>
      </w:r>
      <w:proofErr w:type="gramEnd"/>
      <w:r w:rsidRPr="00641EC2">
        <w:rPr>
          <w:rFonts w:ascii="Times New Roman" w:eastAsia="Arial" w:hAnsi="Times New Roman" w:cs="Times New Roman"/>
          <w:iCs/>
          <w:lang w:eastAsia="en-US"/>
        </w:rPr>
        <w:t xml:space="preserve"> 2026, the most recent practicable date for determining our indebtedness, we had cash and cash equivalent of </w:t>
      </w:r>
      <w:proofErr w:type="gramStart"/>
      <w:r w:rsidRPr="00641EC2">
        <w:rPr>
          <w:rFonts w:ascii="Times New Roman" w:eastAsia="Arial" w:hAnsi="Times New Roman" w:cs="Times New Roman"/>
          <w:iCs/>
          <w:lang w:eastAsia="en-US"/>
        </w:rPr>
        <w:t>RMB</w:t>
      </w:r>
      <w:r w:rsidR="00A849FE" w:rsidRPr="005F2234">
        <w:rPr>
          <w:rFonts w:ascii="Times New Roman" w:hAnsi="Times New Roman" w:cs="Times New Roman"/>
          <w:iCs/>
          <w:color w:val="000000"/>
          <w:lang w:val="en-GB"/>
        </w:rPr>
        <w:t>[</w:t>
      </w:r>
      <w:proofErr w:type="gramEnd"/>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 xml:space="preserve"> million. Considering our internal resources, our cash flow from operations and the estimated net proceeds from the Global Offering, our </w:t>
      </w:r>
      <w:proofErr w:type="gramStart"/>
      <w:r w:rsidRPr="00641EC2">
        <w:rPr>
          <w:rFonts w:ascii="Times New Roman" w:eastAsia="Arial" w:hAnsi="Times New Roman" w:cs="Times New Roman"/>
          <w:iCs/>
          <w:lang w:eastAsia="en-US"/>
        </w:rPr>
        <w:t>Directors</w:t>
      </w:r>
      <w:proofErr w:type="gramEnd"/>
      <w:r w:rsidRPr="00641EC2">
        <w:rPr>
          <w:rFonts w:ascii="Times New Roman" w:eastAsia="Arial" w:hAnsi="Times New Roman" w:cs="Times New Roman"/>
          <w:iCs/>
          <w:lang w:eastAsia="en-US"/>
        </w:rPr>
        <w:t xml:space="preserve"> confirm that the working capital available to us is sufficient at present and for at least the next 12 months from the date of this prospectus.</w:t>
      </w:r>
      <w:r w:rsidR="00A849FE">
        <w:rPr>
          <w:rFonts w:ascii="Times New Roman" w:hAnsi="Times New Roman" w:cs="Times New Roman" w:hint="eastAsia"/>
          <w:iCs/>
        </w:rPr>
        <w:t xml:space="preserve"> </w:t>
      </w:r>
      <w:r w:rsidR="00A849FE" w:rsidRPr="00A849FE">
        <w:rPr>
          <w:rFonts w:ascii="Times New Roman" w:hAnsi="Times New Roman" w:cs="Times New Roman" w:hint="eastAsia"/>
          <w:b/>
          <w:bCs/>
          <w:i/>
          <w:highlight w:val="yellow"/>
        </w:rPr>
        <w:t>[Company to confirm]</w:t>
      </w:r>
    </w:p>
    <w:p w14:paraId="7000CAE1" w14:textId="14272F26" w:rsidR="000F537F" w:rsidRPr="002D032B" w:rsidRDefault="000F537F" w:rsidP="00641EC2">
      <w:pPr>
        <w:jc w:val="both"/>
        <w:outlineLvl w:val="0"/>
        <w:rPr>
          <w:rFonts w:ascii="Times New Roman" w:hAnsi="Times New Roman" w:cs="Times New Roman"/>
          <w:b/>
          <w:iCs/>
        </w:rPr>
      </w:pPr>
      <w:r w:rsidRPr="002D032B">
        <w:rPr>
          <w:rFonts w:ascii="Times New Roman" w:hAnsi="Times New Roman" w:cs="Times New Roman"/>
          <w:b/>
          <w:iCs/>
        </w:rPr>
        <w:t>Cash Flows</w:t>
      </w:r>
    </w:p>
    <w:p w14:paraId="6973F9F2" w14:textId="316E2CE7" w:rsidR="000F537F" w:rsidRPr="002D032B" w:rsidRDefault="000F537F" w:rsidP="007D1F51">
      <w:pPr>
        <w:snapToGrid w:val="0"/>
        <w:spacing w:after="240" w:line="240" w:lineRule="auto"/>
        <w:ind w:firstLine="720"/>
        <w:jc w:val="both"/>
        <w:outlineLvl w:val="0"/>
        <w:rPr>
          <w:rFonts w:ascii="Times New Roman" w:hAnsi="Times New Roman" w:cs="Times New Roman"/>
          <w:iCs/>
          <w:sz w:val="20"/>
          <w:szCs w:val="20"/>
        </w:rPr>
      </w:pPr>
      <w:r w:rsidRPr="002D032B">
        <w:rPr>
          <w:rFonts w:ascii="Times New Roman" w:eastAsia="Arial" w:hAnsi="Times New Roman" w:cs="Times New Roman"/>
          <w:iCs/>
          <w:lang w:eastAsia="en-US"/>
        </w:rPr>
        <w:t xml:space="preserve">The following table sets forth a summary of our cash </w:t>
      </w:r>
      <w:proofErr w:type="gramStart"/>
      <w:r w:rsidRPr="002D032B">
        <w:rPr>
          <w:rFonts w:ascii="Times New Roman" w:eastAsia="Arial" w:hAnsi="Times New Roman" w:cs="Times New Roman"/>
          <w:iCs/>
          <w:lang w:eastAsia="en-US"/>
        </w:rPr>
        <w:t>flows</w:t>
      </w:r>
      <w:proofErr w:type="gramEnd"/>
      <w:r w:rsidRPr="002D032B">
        <w:rPr>
          <w:rFonts w:ascii="Times New Roman" w:eastAsia="Arial" w:hAnsi="Times New Roman" w:cs="Times New Roman"/>
          <w:iCs/>
          <w:lang w:eastAsia="en-US"/>
        </w:rPr>
        <w:t xml:space="preserve"> for the periods indicated.</w:t>
      </w:r>
      <w:r w:rsidRPr="002D032B">
        <w:rPr>
          <w:rFonts w:ascii="Times New Roman" w:hAnsi="Times New Roman" w:cs="Times New Roman"/>
          <w:iCs/>
        </w:rPr>
        <w:t xml:space="preserve"> </w:t>
      </w:r>
    </w:p>
    <w:tbl>
      <w:tblPr>
        <w:tblStyle w:val="TableGrid1332"/>
        <w:tblpPr w:leftFromText="180" w:rightFromText="180" w:vertAnchor="text" w:tblpY="1"/>
        <w:tblOverlap w:val="never"/>
        <w:tblW w:w="494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26"/>
        <w:gridCol w:w="1533"/>
        <w:gridCol w:w="93"/>
        <w:gridCol w:w="1618"/>
        <w:gridCol w:w="11"/>
        <w:gridCol w:w="1520"/>
        <w:gridCol w:w="105"/>
        <w:gridCol w:w="1625"/>
      </w:tblGrid>
      <w:tr w:rsidR="0054714D" w:rsidRPr="00BD3FAA" w14:paraId="0BB665BA" w14:textId="77777777" w:rsidTr="00973803">
        <w:trPr>
          <w:trHeight w:val="20"/>
        </w:trPr>
        <w:tc>
          <w:tcPr>
            <w:tcW w:w="1358" w:type="pct"/>
            <w:vAlign w:val="bottom"/>
          </w:tcPr>
          <w:p w14:paraId="478C38BC" w14:textId="77777777" w:rsidR="0054714D" w:rsidRPr="004966B6" w:rsidRDefault="0054714D" w:rsidP="00E45595">
            <w:pPr>
              <w:snapToGrid w:val="0"/>
              <w:contextualSpacing/>
              <w:rPr>
                <w:rFonts w:eastAsia="Arial"/>
                <w:sz w:val="18"/>
                <w:szCs w:val="18"/>
                <w:lang w:eastAsia="zh-CN"/>
              </w:rPr>
            </w:pPr>
          </w:p>
        </w:tc>
        <w:tc>
          <w:tcPr>
            <w:tcW w:w="2673" w:type="pct"/>
            <w:gridSpan w:val="5"/>
            <w:vAlign w:val="bottom"/>
          </w:tcPr>
          <w:p w14:paraId="69697270" w14:textId="77777777" w:rsidR="0054714D" w:rsidRPr="004966B6" w:rsidRDefault="0054714D" w:rsidP="00E45595">
            <w:pPr>
              <w:pBdr>
                <w:bottom w:val="single" w:sz="2" w:space="1" w:color="auto"/>
              </w:pBdr>
              <w:snapToGrid w:val="0"/>
              <w:contextualSpacing/>
              <w:jc w:val="center"/>
              <w:rPr>
                <w:b/>
                <w:sz w:val="18"/>
                <w:szCs w:val="18"/>
              </w:rPr>
            </w:pPr>
            <w:r w:rsidRPr="004966B6">
              <w:rPr>
                <w:rFonts w:eastAsiaTheme="minorEastAsia"/>
                <w:b/>
                <w:sz w:val="18"/>
                <w:szCs w:val="18"/>
                <w:lang w:eastAsia="zh-CN"/>
              </w:rPr>
              <w:t>Year ended</w:t>
            </w:r>
            <w:r w:rsidRPr="004966B6">
              <w:rPr>
                <w:rFonts w:eastAsia="Arial"/>
                <w:b/>
                <w:sz w:val="18"/>
                <w:szCs w:val="18"/>
                <w:lang w:eastAsia="zh-CN"/>
              </w:rPr>
              <w:t xml:space="preserve"> December 31,</w:t>
            </w:r>
          </w:p>
        </w:tc>
        <w:tc>
          <w:tcPr>
            <w:tcW w:w="969" w:type="pct"/>
            <w:gridSpan w:val="2"/>
            <w:vAlign w:val="bottom"/>
          </w:tcPr>
          <w:p w14:paraId="0D583358" w14:textId="2ADDD09D" w:rsidR="0054714D" w:rsidRPr="004966B6" w:rsidRDefault="0054714D" w:rsidP="00E45595">
            <w:pPr>
              <w:pBdr>
                <w:bottom w:val="single" w:sz="2" w:space="1" w:color="auto"/>
              </w:pBdr>
              <w:snapToGrid w:val="0"/>
              <w:contextualSpacing/>
              <w:jc w:val="center"/>
              <w:rPr>
                <w:b/>
                <w:sz w:val="18"/>
                <w:szCs w:val="18"/>
              </w:rPr>
            </w:pPr>
            <w:r w:rsidRPr="004966B6">
              <w:rPr>
                <w:b/>
                <w:sz w:val="18"/>
                <w:szCs w:val="18"/>
              </w:rPr>
              <w:t xml:space="preserve">Three months ended March 31, </w:t>
            </w:r>
          </w:p>
        </w:tc>
      </w:tr>
      <w:tr w:rsidR="0054714D" w:rsidRPr="00BD3FAA" w14:paraId="68D7640D" w14:textId="77777777" w:rsidTr="00973803">
        <w:trPr>
          <w:trHeight w:val="20"/>
        </w:trPr>
        <w:tc>
          <w:tcPr>
            <w:tcW w:w="1358" w:type="pct"/>
            <w:vAlign w:val="bottom"/>
          </w:tcPr>
          <w:p w14:paraId="6F69513B" w14:textId="77777777" w:rsidR="0054714D" w:rsidRPr="004966B6" w:rsidRDefault="0054714D" w:rsidP="0054714D">
            <w:pPr>
              <w:snapToGrid w:val="0"/>
              <w:contextualSpacing/>
              <w:rPr>
                <w:rFonts w:eastAsia="Arial"/>
                <w:sz w:val="18"/>
                <w:szCs w:val="18"/>
                <w:lang w:eastAsia="zh-CN"/>
              </w:rPr>
            </w:pPr>
          </w:p>
        </w:tc>
        <w:tc>
          <w:tcPr>
            <w:tcW w:w="858" w:type="pct"/>
            <w:vAlign w:val="bottom"/>
          </w:tcPr>
          <w:p w14:paraId="365E3B45" w14:textId="798222AA"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3</w:t>
            </w:r>
          </w:p>
        </w:tc>
        <w:tc>
          <w:tcPr>
            <w:tcW w:w="958" w:type="pct"/>
            <w:gridSpan w:val="2"/>
            <w:vAlign w:val="bottom"/>
          </w:tcPr>
          <w:p w14:paraId="5814A333" w14:textId="078AA8FB"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4</w:t>
            </w:r>
          </w:p>
        </w:tc>
        <w:tc>
          <w:tcPr>
            <w:tcW w:w="857" w:type="pct"/>
            <w:gridSpan w:val="2"/>
            <w:vAlign w:val="bottom"/>
          </w:tcPr>
          <w:p w14:paraId="2AC5D344" w14:textId="16FF33E3"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5</w:t>
            </w:r>
          </w:p>
        </w:tc>
        <w:tc>
          <w:tcPr>
            <w:tcW w:w="969" w:type="pct"/>
            <w:gridSpan w:val="2"/>
            <w:vAlign w:val="bottom"/>
          </w:tcPr>
          <w:p w14:paraId="02469539" w14:textId="4A4E672F" w:rsidR="0054714D" w:rsidRPr="004966B6" w:rsidRDefault="004966B6" w:rsidP="0054714D">
            <w:pPr>
              <w:pBdr>
                <w:bottom w:val="single" w:sz="2" w:space="1" w:color="auto"/>
              </w:pBdr>
              <w:snapToGrid w:val="0"/>
              <w:contextualSpacing/>
              <w:jc w:val="center"/>
              <w:rPr>
                <w:rFonts w:eastAsiaTheme="minorEastAsia"/>
                <w:b/>
                <w:sz w:val="18"/>
                <w:szCs w:val="18"/>
                <w:lang w:eastAsia="zh-CN"/>
              </w:rPr>
            </w:pPr>
            <w:r w:rsidRPr="004966B6">
              <w:rPr>
                <w:rFonts w:eastAsiaTheme="minorEastAsia" w:hint="eastAsia"/>
                <w:b/>
                <w:sz w:val="18"/>
                <w:szCs w:val="18"/>
                <w:lang w:eastAsia="zh-CN"/>
              </w:rPr>
              <w:t>2026</w:t>
            </w:r>
          </w:p>
        </w:tc>
      </w:tr>
      <w:tr w:rsidR="0054714D" w:rsidRPr="00BD3FAA" w14:paraId="264EA4FF" w14:textId="77777777" w:rsidTr="00973803">
        <w:trPr>
          <w:cantSplit/>
          <w:trHeight w:val="20"/>
        </w:trPr>
        <w:tc>
          <w:tcPr>
            <w:tcW w:w="1358" w:type="pct"/>
            <w:vAlign w:val="bottom"/>
          </w:tcPr>
          <w:p w14:paraId="2A263758" w14:textId="77777777" w:rsidR="0054714D" w:rsidRPr="004966B6" w:rsidRDefault="0054714D" w:rsidP="00E45595">
            <w:pPr>
              <w:snapToGrid w:val="0"/>
              <w:contextualSpacing/>
              <w:rPr>
                <w:rFonts w:eastAsia="Arial"/>
                <w:sz w:val="18"/>
                <w:szCs w:val="18"/>
              </w:rPr>
            </w:pPr>
          </w:p>
        </w:tc>
        <w:tc>
          <w:tcPr>
            <w:tcW w:w="3642" w:type="pct"/>
            <w:gridSpan w:val="7"/>
          </w:tcPr>
          <w:p w14:paraId="1725F5AD" w14:textId="77777777" w:rsidR="0054714D" w:rsidRPr="004966B6" w:rsidRDefault="0054714D" w:rsidP="00E45595">
            <w:pPr>
              <w:snapToGrid w:val="0"/>
              <w:contextualSpacing/>
              <w:jc w:val="center"/>
              <w:rPr>
                <w:rFonts w:eastAsia="Arial"/>
                <w:i/>
                <w:iCs/>
                <w:sz w:val="18"/>
                <w:szCs w:val="18"/>
              </w:rPr>
            </w:pPr>
            <w:r w:rsidRPr="004966B6">
              <w:rPr>
                <w:rFonts w:eastAsia="Arial"/>
                <w:i/>
                <w:iCs/>
                <w:sz w:val="18"/>
                <w:szCs w:val="18"/>
                <w:lang w:eastAsia="zh-CN"/>
              </w:rPr>
              <w:t>(RMB in thousands)</w:t>
            </w:r>
          </w:p>
        </w:tc>
      </w:tr>
      <w:tr w:rsidR="004966B6" w:rsidRPr="00BD3FAA" w14:paraId="6A17A18A" w14:textId="77777777" w:rsidTr="004966B6">
        <w:trPr>
          <w:cantSplit/>
          <w:trHeight w:val="20"/>
        </w:trPr>
        <w:tc>
          <w:tcPr>
            <w:tcW w:w="1358" w:type="pct"/>
            <w:vAlign w:val="bottom"/>
          </w:tcPr>
          <w:p w14:paraId="321C987D" w14:textId="77777777" w:rsidR="004966B6" w:rsidRPr="004966B6" w:rsidRDefault="004966B6" w:rsidP="00E45595">
            <w:pPr>
              <w:tabs>
                <w:tab w:val="right" w:leader="dot" w:pos="2805"/>
              </w:tabs>
              <w:snapToGrid w:val="0"/>
              <w:ind w:left="181" w:hanging="181"/>
              <w:contextualSpacing/>
              <w:rPr>
                <w:rFonts w:eastAsia="Microsoft YaHei"/>
                <w:sz w:val="18"/>
                <w:szCs w:val="18"/>
              </w:rPr>
            </w:pPr>
          </w:p>
        </w:tc>
        <w:tc>
          <w:tcPr>
            <w:tcW w:w="1822" w:type="pct"/>
            <w:gridSpan w:val="4"/>
          </w:tcPr>
          <w:p w14:paraId="0E12C2B0"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gridSpan w:val="2"/>
            <w:vAlign w:val="bottom"/>
          </w:tcPr>
          <w:p w14:paraId="728C5C4A"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vAlign w:val="bottom"/>
          </w:tcPr>
          <w:p w14:paraId="00C39429" w14:textId="4EC08B43" w:rsidR="004966B6" w:rsidRPr="004966B6" w:rsidRDefault="004966B6" w:rsidP="004966B6">
            <w:pPr>
              <w:snapToGrid w:val="0"/>
              <w:contextualSpacing/>
              <w:jc w:val="center"/>
              <w:rPr>
                <w:rFonts w:eastAsia="Arial"/>
                <w:i/>
                <w:iCs/>
                <w:sz w:val="18"/>
                <w:szCs w:val="18"/>
                <w:lang w:eastAsia="zh-CN"/>
              </w:rPr>
            </w:pPr>
            <w:r w:rsidRPr="004966B6">
              <w:rPr>
                <w:rFonts w:eastAsia="Arial" w:hint="eastAsia"/>
                <w:i/>
                <w:iCs/>
                <w:sz w:val="18"/>
                <w:szCs w:val="18"/>
                <w:lang w:eastAsia="zh-CN"/>
              </w:rPr>
              <w:t>(Unaudited)</w:t>
            </w:r>
          </w:p>
        </w:tc>
      </w:tr>
      <w:tr w:rsidR="004966B6" w:rsidRPr="00BD3FAA" w14:paraId="4B41FFA3" w14:textId="77777777" w:rsidTr="00973803">
        <w:trPr>
          <w:cantSplit/>
          <w:trHeight w:val="20"/>
        </w:trPr>
        <w:tc>
          <w:tcPr>
            <w:tcW w:w="1358" w:type="pct"/>
            <w:vAlign w:val="bottom"/>
          </w:tcPr>
          <w:p w14:paraId="279D1143" w14:textId="2845C96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used in</w:t>
            </w:r>
            <w:r w:rsidR="00BF60EE">
              <w:rPr>
                <w:rFonts w:eastAsia="Microsoft YaHei" w:hint="eastAsia"/>
                <w:sz w:val="18"/>
                <w:szCs w:val="18"/>
                <w:lang w:eastAsia="zh-CN"/>
              </w:rPr>
              <w:t>]</w:t>
            </w:r>
            <w:r w:rsidRPr="004966B6">
              <w:rPr>
                <w:rFonts w:eastAsia="Microsoft YaHei"/>
                <w:sz w:val="18"/>
                <w:szCs w:val="18"/>
                <w:lang w:eastAsia="zh-CN"/>
              </w:rPr>
              <w:t xml:space="preserve"> operating activities</w:t>
            </w:r>
            <w:r w:rsidRPr="004966B6">
              <w:rPr>
                <w:rFonts w:eastAsia="Microsoft YaHei"/>
                <w:sz w:val="18"/>
                <w:szCs w:val="18"/>
                <w:lang w:eastAsia="zh-CN"/>
              </w:rPr>
              <w:tab/>
            </w:r>
          </w:p>
        </w:tc>
        <w:tc>
          <w:tcPr>
            <w:tcW w:w="910" w:type="pct"/>
            <w:gridSpan w:val="2"/>
            <w:vAlign w:val="bottom"/>
          </w:tcPr>
          <w:p w14:paraId="4FAC0C62" w14:textId="617ABCD8"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1663EBAA" w14:textId="7C67BA47"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125486FE" w14:textId="34E691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4FCB7485" w14:textId="51E50477"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26FEC050" w14:textId="77777777" w:rsidTr="00973803">
        <w:trPr>
          <w:cantSplit/>
          <w:trHeight w:val="20"/>
        </w:trPr>
        <w:tc>
          <w:tcPr>
            <w:tcW w:w="1358" w:type="pct"/>
            <w:vAlign w:val="bottom"/>
          </w:tcPr>
          <w:p w14:paraId="3DF8EA94" w14:textId="3E66A2C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investing activities </w:t>
            </w:r>
            <w:r w:rsidRPr="004966B6">
              <w:rPr>
                <w:rFonts w:eastAsia="Microsoft YaHei"/>
                <w:sz w:val="18"/>
                <w:szCs w:val="18"/>
                <w:lang w:eastAsia="zh-CN"/>
              </w:rPr>
              <w:tab/>
            </w:r>
          </w:p>
        </w:tc>
        <w:tc>
          <w:tcPr>
            <w:tcW w:w="910" w:type="pct"/>
            <w:gridSpan w:val="2"/>
            <w:vAlign w:val="bottom"/>
          </w:tcPr>
          <w:p w14:paraId="114C0BDB" w14:textId="1F5DE112"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D6F8D1A" w14:textId="793D71B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2B84EF4B" w14:textId="34D08F88"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25DCE9B6" w14:textId="616BCA4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3AFDCA98" w14:textId="77777777" w:rsidTr="00973803">
        <w:trPr>
          <w:cantSplit/>
          <w:trHeight w:val="20"/>
        </w:trPr>
        <w:tc>
          <w:tcPr>
            <w:tcW w:w="1358" w:type="pct"/>
            <w:vAlign w:val="bottom"/>
          </w:tcPr>
          <w:p w14:paraId="162484B2" w14:textId="60AB576D"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flows</w:t>
            </w:r>
            <w:r w:rsidRPr="004966B6">
              <w:rPr>
                <w:rFonts w:eastAsia="Microsoft YaHei"/>
                <w:sz w:val="18"/>
                <w:szCs w:val="18"/>
                <w:lang w:eastAsia="zh-CN"/>
              </w:rPr>
              <w:t xml:space="preserve"> </w:t>
            </w:r>
            <w:r w:rsidR="00BF60EE">
              <w:rPr>
                <w:rFonts w:eastAsia="Microsoft YaHei" w:hint="eastAsia"/>
                <w:sz w:val="18"/>
                <w:szCs w:val="18"/>
                <w:lang w:eastAsia="zh-CN"/>
              </w:rPr>
              <w:t>[</w:t>
            </w:r>
            <w:r w:rsidRPr="004966B6">
              <w:rPr>
                <w:rFonts w:eastAsia="Microsoft YaHei"/>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financing activities </w:t>
            </w:r>
            <w:r w:rsidRPr="004966B6">
              <w:rPr>
                <w:rFonts w:eastAsia="Microsoft YaHei"/>
                <w:sz w:val="18"/>
                <w:szCs w:val="18"/>
                <w:lang w:eastAsia="zh-CN"/>
              </w:rPr>
              <w:tab/>
            </w:r>
          </w:p>
        </w:tc>
        <w:tc>
          <w:tcPr>
            <w:tcW w:w="910" w:type="pct"/>
            <w:gridSpan w:val="2"/>
            <w:vAlign w:val="bottom"/>
          </w:tcPr>
          <w:p w14:paraId="12036D05" w14:textId="07686475"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87A0FD1" w14:textId="6AB92C5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6DBD84D6" w14:textId="080CEF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1A9E03A0" w14:textId="2B04058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70D667A3" w14:textId="77777777" w:rsidTr="00973803">
        <w:trPr>
          <w:cantSplit/>
          <w:trHeight w:val="20"/>
        </w:trPr>
        <w:tc>
          <w:tcPr>
            <w:tcW w:w="1358" w:type="pct"/>
            <w:vAlign w:val="bottom"/>
          </w:tcPr>
          <w:p w14:paraId="35520F46" w14:textId="77777777"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Net increase in cash and cash equivalents</w:t>
            </w:r>
            <w:r w:rsidRPr="004966B6">
              <w:rPr>
                <w:rFonts w:eastAsia="Microsoft YaHei"/>
                <w:sz w:val="18"/>
                <w:szCs w:val="18"/>
                <w:lang w:eastAsia="zh-CN"/>
              </w:rPr>
              <w:tab/>
            </w:r>
          </w:p>
        </w:tc>
        <w:tc>
          <w:tcPr>
            <w:tcW w:w="910" w:type="pct"/>
            <w:gridSpan w:val="2"/>
            <w:vAlign w:val="bottom"/>
          </w:tcPr>
          <w:p w14:paraId="2820B30B" w14:textId="70476707" w:rsidR="004966B6" w:rsidRPr="004966B6" w:rsidRDefault="004966B6" w:rsidP="004966B6">
            <w:pPr>
              <w:tabs>
                <w:tab w:val="decimal" w:pos="890"/>
              </w:tabs>
              <w:snapToGrid w:val="0"/>
              <w:contextualSpacing/>
              <w:jc w:val="right"/>
              <w:rPr>
                <w:rFonts w:eastAsiaTheme="minorEastAsia"/>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98172D5" w14:textId="3ACD566C"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461F13F2" w14:textId="724DE96D"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314CF817" w14:textId="4485C148"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543889" w:rsidRPr="00BD3FAA" w14:paraId="692C4870" w14:textId="77777777" w:rsidTr="00543889">
        <w:trPr>
          <w:cantSplit/>
          <w:trHeight w:val="20"/>
        </w:trPr>
        <w:tc>
          <w:tcPr>
            <w:tcW w:w="1358" w:type="pct"/>
            <w:vAlign w:val="bottom"/>
          </w:tcPr>
          <w:p w14:paraId="6C52DDE2" w14:textId="3C6372BA" w:rsidR="00543889" w:rsidRPr="004966B6" w:rsidRDefault="00543889" w:rsidP="00543889">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Cash and cash equivalents at beginning of the period</w:t>
            </w:r>
            <w:r w:rsidRPr="004966B6">
              <w:rPr>
                <w:rFonts w:eastAsia="Microsoft YaHei"/>
                <w:sz w:val="18"/>
                <w:szCs w:val="18"/>
                <w:lang w:eastAsia="zh-CN"/>
              </w:rPr>
              <w:tab/>
            </w:r>
          </w:p>
        </w:tc>
        <w:tc>
          <w:tcPr>
            <w:tcW w:w="910" w:type="pct"/>
            <w:gridSpan w:val="2"/>
            <w:vAlign w:val="bottom"/>
          </w:tcPr>
          <w:p w14:paraId="4217291A" w14:textId="10A27AC0" w:rsidR="00543889" w:rsidRPr="004966B6" w:rsidRDefault="00543889" w:rsidP="00DD6789">
            <w:pPr>
              <w:tabs>
                <w:tab w:val="decimal" w:pos="890"/>
              </w:tabs>
              <w:snapToGrid w:val="0"/>
              <w:contextualSpacing/>
              <w:jc w:val="right"/>
              <w:rPr>
                <w:rFonts w:eastAsiaTheme="minorEastAsia"/>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D90A9FB" w14:textId="0BB27C19" w:rsidR="00543889" w:rsidRPr="004966B6" w:rsidRDefault="00543889" w:rsidP="00DD6789">
            <w:pPr>
              <w:tabs>
                <w:tab w:val="decimal" w:pos="890"/>
              </w:tabs>
              <w:snapToGrid w:val="0"/>
              <w:contextualSpacing/>
              <w:jc w:val="right"/>
              <w:rPr>
                <w:rFonts w:eastAsia="Arial"/>
                <w:sz w:val="18"/>
                <w:szCs w:val="18"/>
                <w:lang w:eastAsia="zh-CN"/>
              </w:rPr>
            </w:pPr>
            <w:r>
              <w:rPr>
                <w:color w:val="000000"/>
                <w:sz w:val="18"/>
                <w:szCs w:val="18"/>
              </w:rPr>
              <w:t xml:space="preserve">147,580 </w:t>
            </w:r>
          </w:p>
        </w:tc>
        <w:tc>
          <w:tcPr>
            <w:tcW w:w="910" w:type="pct"/>
            <w:gridSpan w:val="2"/>
            <w:vAlign w:val="bottom"/>
          </w:tcPr>
          <w:p w14:paraId="01D5CC5E" w14:textId="5C1E29F2"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354,931 </w:t>
            </w:r>
          </w:p>
        </w:tc>
        <w:tc>
          <w:tcPr>
            <w:tcW w:w="910" w:type="pct"/>
            <w:vAlign w:val="bottom"/>
          </w:tcPr>
          <w:p w14:paraId="020DDEE2" w14:textId="754277C8"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566,221 </w:t>
            </w:r>
          </w:p>
        </w:tc>
      </w:tr>
      <w:tr w:rsidR="00543889" w:rsidRPr="00BD3FAA" w14:paraId="484B482A" w14:textId="77777777" w:rsidTr="00973803">
        <w:trPr>
          <w:cantSplit/>
          <w:trHeight w:val="20"/>
        </w:trPr>
        <w:tc>
          <w:tcPr>
            <w:tcW w:w="1358" w:type="pct"/>
            <w:vAlign w:val="bottom"/>
          </w:tcPr>
          <w:p w14:paraId="62E3D456" w14:textId="4E350CC8" w:rsidR="00543889" w:rsidRPr="004966B6" w:rsidRDefault="00543889" w:rsidP="00543889">
            <w:pPr>
              <w:tabs>
                <w:tab w:val="right" w:leader="dot" w:pos="2805"/>
              </w:tabs>
              <w:snapToGrid w:val="0"/>
              <w:ind w:left="181" w:hanging="181"/>
              <w:contextualSpacing/>
              <w:rPr>
                <w:rFonts w:eastAsia="Microsoft YaHei"/>
                <w:sz w:val="18"/>
                <w:szCs w:val="18"/>
              </w:rPr>
            </w:pPr>
            <w:r w:rsidRPr="004966B6">
              <w:rPr>
                <w:rFonts w:eastAsia="Microsoft YaHei"/>
                <w:sz w:val="18"/>
                <w:szCs w:val="18"/>
                <w:lang w:eastAsia="zh-CN"/>
              </w:rPr>
              <w:t xml:space="preserve">Cash and cash equivalents at end of the period </w:t>
            </w:r>
            <w:r w:rsidRPr="004966B6">
              <w:rPr>
                <w:rFonts w:eastAsia="Microsoft YaHei"/>
                <w:sz w:val="18"/>
                <w:szCs w:val="18"/>
                <w:lang w:eastAsia="zh-CN"/>
              </w:rPr>
              <w:tab/>
            </w:r>
          </w:p>
        </w:tc>
        <w:tc>
          <w:tcPr>
            <w:tcW w:w="910" w:type="pct"/>
            <w:gridSpan w:val="2"/>
            <w:vAlign w:val="bottom"/>
          </w:tcPr>
          <w:p w14:paraId="5955CFC4" w14:textId="34A57A6B" w:rsidR="00543889" w:rsidRPr="004966B6" w:rsidRDefault="00543889" w:rsidP="00DD6789">
            <w:pPr>
              <w:tabs>
                <w:tab w:val="decimal" w:pos="890"/>
              </w:tabs>
              <w:snapToGrid w:val="0"/>
              <w:contextualSpacing/>
              <w:jc w:val="right"/>
              <w:rPr>
                <w:sz w:val="18"/>
                <w:szCs w:val="18"/>
              </w:rPr>
            </w:pPr>
            <w:r>
              <w:rPr>
                <w:color w:val="000000"/>
                <w:sz w:val="18"/>
                <w:szCs w:val="18"/>
              </w:rPr>
              <w:t xml:space="preserve">147,580 </w:t>
            </w:r>
          </w:p>
        </w:tc>
        <w:tc>
          <w:tcPr>
            <w:tcW w:w="912" w:type="pct"/>
            <w:gridSpan w:val="2"/>
            <w:vAlign w:val="bottom"/>
          </w:tcPr>
          <w:p w14:paraId="4C107AF4" w14:textId="4199252C"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354,931 </w:t>
            </w:r>
          </w:p>
        </w:tc>
        <w:tc>
          <w:tcPr>
            <w:tcW w:w="910" w:type="pct"/>
            <w:gridSpan w:val="2"/>
            <w:vAlign w:val="bottom"/>
          </w:tcPr>
          <w:p w14:paraId="2F49B9EF" w14:textId="02A83246"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566,221 </w:t>
            </w:r>
          </w:p>
        </w:tc>
        <w:tc>
          <w:tcPr>
            <w:tcW w:w="910" w:type="pct"/>
            <w:vAlign w:val="bottom"/>
          </w:tcPr>
          <w:p w14:paraId="3A6ED0C1" w14:textId="74C0C76F"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529,176 </w:t>
            </w:r>
          </w:p>
        </w:tc>
      </w:tr>
    </w:tbl>
    <w:p w14:paraId="21489B72" w14:textId="77777777" w:rsidR="000F537F" w:rsidRPr="002D032B" w:rsidRDefault="000F537F" w:rsidP="000F537F">
      <w:pPr>
        <w:spacing w:after="0" w:line="240" w:lineRule="auto"/>
        <w:jc w:val="both"/>
        <w:rPr>
          <w:rFonts w:ascii="Times New Roman" w:eastAsia="Arial" w:hAnsi="Times New Roman" w:cs="Times New Roman"/>
          <w:iCs/>
          <w:lang w:eastAsia="en-US"/>
        </w:rPr>
      </w:pPr>
    </w:p>
    <w:p w14:paraId="798038C8" w14:textId="303DDCA4" w:rsidR="000F537F" w:rsidRPr="005F2234" w:rsidRDefault="00D92EFA"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ash</w:t>
      </w:r>
      <w:r w:rsidR="004966B6">
        <w:rPr>
          <w:rFonts w:ascii="Times New Roman" w:hAnsi="Times New Roman" w:cs="Times New Roman" w:hint="eastAsia"/>
          <w:b/>
          <w:i/>
        </w:rPr>
        <w:t xml:space="preserve"> F</w:t>
      </w:r>
      <w:r w:rsidR="004966B6">
        <w:rPr>
          <w:rFonts w:ascii="Times New Roman" w:hAnsi="Times New Roman" w:cs="Times New Roman"/>
          <w:b/>
          <w:i/>
        </w:rPr>
        <w:t>l</w:t>
      </w:r>
      <w:r w:rsidR="004966B6">
        <w:rPr>
          <w:rFonts w:ascii="Times New Roman" w:hAnsi="Times New Roman" w:cs="Times New Roman" w:hint="eastAsia"/>
          <w:b/>
          <w:i/>
        </w:rPr>
        <w:t xml:space="preserve">ows </w:t>
      </w:r>
      <w:r w:rsidR="00BF60EE">
        <w:rPr>
          <w:rFonts w:ascii="Times New Roman" w:hAnsi="Times New Roman" w:cs="Times New Roman" w:hint="eastAsia"/>
          <w:b/>
          <w:i/>
        </w:rPr>
        <w:t>[</w:t>
      </w:r>
      <w:r w:rsidR="004966B6">
        <w:rPr>
          <w:rFonts w:ascii="Times New Roman" w:hAnsi="Times New Roman" w:cs="Times New Roman" w:hint="eastAsia"/>
          <w:b/>
          <w:i/>
        </w:rPr>
        <w:t>Used in</w:t>
      </w:r>
      <w:r w:rsidR="00BF60EE">
        <w:rPr>
          <w:rFonts w:ascii="Times New Roman" w:hAnsi="Times New Roman" w:cs="Times New Roman" w:hint="eastAsia"/>
          <w:b/>
          <w:i/>
        </w:rPr>
        <w:t>]</w:t>
      </w:r>
      <w:r w:rsidR="008C6EF7" w:rsidRPr="005F2234">
        <w:rPr>
          <w:rFonts w:ascii="Times New Roman" w:hAnsi="Times New Roman" w:cs="Times New Roman"/>
          <w:b/>
          <w:i/>
        </w:rPr>
        <w:t xml:space="preserve"> </w:t>
      </w:r>
      <w:r w:rsidR="00A9210D" w:rsidRPr="005F2234">
        <w:rPr>
          <w:rFonts w:ascii="Times New Roman" w:hAnsi="Times New Roman" w:cs="Times New Roman"/>
          <w:b/>
          <w:i/>
        </w:rPr>
        <w:t>O</w:t>
      </w:r>
      <w:r w:rsidRPr="005F2234">
        <w:rPr>
          <w:rFonts w:ascii="Times New Roman" w:hAnsi="Times New Roman" w:cs="Times New Roman"/>
          <w:b/>
          <w:i/>
        </w:rPr>
        <w:t xml:space="preserve">perating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Cash Operating Costs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The table below sets forth key information relating to our cash operating costs for the periods indicated. Cash operating costs are intended to present the principal cash outflows used to support our operations and commercialisation, including R&amp;D, workforce employment, computing resource costs and other significant operating costs. The calculation below should be reconciled to the Accountants' Report and cash flow statements. [Reporting Accountants to confirm amounts and adjustments.]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Basis / note</w:t>
            </w:r>
          </w:p>
        </w:tc>
      </w:tr>
      <w:tr>
        <w:tc>
          <w:tcPr>
            <w:tcW w:type="dxa" w:w="1560"/>
          </w:tcPr>
          <w:p>
            <w:pPr>
              <w:jc w:val="both"/>
            </w:pPr>
            <w:r>
              <w:rPr>
                <w:color w:val="002F6C"/>
              </w:rPr>
              <w:t>Research and development cash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R&amp;D expenses excluding non-cash items and employee compensation, adjusted for related prepayments and payables.</w:t>
            </w:r>
          </w:p>
        </w:tc>
      </w:tr>
      <w:tr>
        <w:tc>
          <w:tcPr>
            <w:tcW w:type="dxa" w:w="1560"/>
          </w:tcPr>
          <w:p>
            <w:pPr>
              <w:jc w:val="both"/>
            </w:pPr>
            <w:r>
              <w:rPr>
                <w:color w:val="002F6C"/>
              </w:rPr>
              <w:t>Workforce employment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Employee benefit expenses under R&amp;D, selling, administrative and cost of sales, excluding non-cash share-based payments, adjusted for staff cost payables.</w:t>
            </w:r>
          </w:p>
        </w:tc>
      </w:tr>
      <w:tr>
        <w:tc>
          <w:tcPr>
            <w:tcW w:type="dxa" w:w="1560"/>
          </w:tcPr>
          <w:p>
            <w:pPr>
              <w:jc w:val="both"/>
            </w:pPr>
            <w:r>
              <w:rPr>
                <w:color w:val="002F6C"/>
              </w:rPr>
              <w:t>Computing resource and direct delivery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Cost of sales and direct service costs relating to server, cloud, computing resource leasing/procurement and project delivery, excluding non-cash items and adjusted for related prepayments and payables.</w:t>
            </w:r>
          </w:p>
        </w:tc>
      </w:tr>
      <w:tr>
        <w:tc>
          <w:tcPr>
            <w:tcW w:type="dxa" w:w="1560"/>
          </w:tcPr>
          <w:p>
            <w:pPr>
              <w:jc w:val="both"/>
            </w:pPr>
            <w:r>
              <w:rPr>
                <w:color w:val="002F6C"/>
              </w:rPr>
              <w:t>Sales, marketing and commercialisation</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Selling and distribution expenses excluding employee compensation and non-cash items, adjusted for related payables.</w:t>
            </w:r>
          </w:p>
        </w:tc>
      </w:tr>
      <w:tr>
        <w:tc>
          <w:tcPr>
            <w:tcW w:type="dxa" w:w="1560"/>
          </w:tcPr>
          <w:p>
            <w:pPr>
              <w:jc w:val="both"/>
            </w:pPr>
            <w:r>
              <w:rPr>
                <w:color w:val="002F6C"/>
              </w:rPr>
              <w:t>Other significant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Office, compliance, professional service, lease and other significant operating cash costs not included above.</w:t>
            </w:r>
          </w:p>
        </w:tc>
      </w:tr>
      <w:tr>
        <w:tc>
          <w:tcPr>
            <w:tcW w:type="dxa" w:w="1560"/>
          </w:tcPr>
          <w:p>
            <w:pPr>
              <w:jc w:val="both"/>
            </w:pPr>
            <w:r>
              <w:rPr>
                <w:color w:val="002F6C"/>
              </w:rPr>
              <w:t>Total cash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r>
          </w:p>
        </w:tc>
      </w:tr>
    </w:tbl>
    <w:p>
      <w:pPr>
        <w:jc w:val="both"/>
      </w:pPr>
      <w:r>
        <w:rPr>
          <w:b w:val="0"/>
          <w:color w:val="002F6C"/>
        </w:rPr>
        <w:t>R&amp;D Expenditure and Total Operating Expenditure</w:t>
      </w:r>
    </w:p>
    <w:p>
      <w:pPr>
        <w:jc w:val="both"/>
      </w:pPr>
      <w:r>
        <w:rPr>
          <w:b w:val="0"/>
          <w:color w:val="002F6C"/>
        </w:rPr>
        <w:t>For purposes of Chapter 18C of the Listing Rules, a Pre-Commercial Company is expected to demonstrate substantial R&amp;D investment during the track record period. Based on the current financial statement line items and subject to confirmation by the Reporting Accountants, our R&amp;D expenditure ratio calculated using research and development expenses divided by the sum of research and development expenses, selling and distribution expenses and administrative expenses was approximately 63.7%, 71.2%, 68.0% and 73.7% in 2023, 2024, 2025 and for the three months ended March 31, 2026, respectively, and approximately 69.0% for 2023 to 2025 in aggregate. The table below should be updated if the Reporting Accountants determine that any adjustments, including capitalised development expenditure, non-operating items, listing expenses or other items, should be included or excluded for Chapter 18C purposes.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2023-2025 total</w:t>
            </w:r>
          </w:p>
        </w:tc>
      </w:tr>
      <w:tr>
        <w:tc>
          <w:tcPr>
            <w:tcW w:type="dxa" w:w="1560"/>
          </w:tcPr>
          <w:p>
            <w:pPr>
              <w:jc w:val="both"/>
            </w:pPr>
            <w:r>
              <w:rPr>
                <w:color w:val="002F6C"/>
              </w:rPr>
              <w:t>Research and development expenses / R&amp;D expenditure</w:t>
            </w:r>
          </w:p>
        </w:tc>
        <w:tc>
          <w:tcPr>
            <w:tcW w:type="dxa" w:w="1560"/>
          </w:tcPr>
          <w:p>
            <w:pPr>
              <w:jc w:val="both"/>
            </w:pPr>
            <w:r>
              <w:rPr>
                <w:color w:val="002F6C"/>
              </w:rPr>
              <w:t>30,596</w:t>
            </w:r>
          </w:p>
        </w:tc>
        <w:tc>
          <w:tcPr>
            <w:tcW w:type="dxa" w:w="1560"/>
          </w:tcPr>
          <w:p>
            <w:pPr>
              <w:jc w:val="both"/>
            </w:pPr>
            <w:r>
              <w:rPr>
                <w:color w:val="002F6C"/>
              </w:rPr>
              <w:t>252,924</w:t>
            </w:r>
          </w:p>
        </w:tc>
        <w:tc>
          <w:tcPr>
            <w:tcW w:type="dxa" w:w="1560"/>
          </w:tcPr>
          <w:p>
            <w:pPr>
              <w:jc w:val="both"/>
            </w:pPr>
            <w:r>
              <w:rPr>
                <w:color w:val="002F6C"/>
              </w:rPr>
              <w:t>354,653</w:t>
            </w:r>
          </w:p>
        </w:tc>
        <w:tc>
          <w:tcPr>
            <w:tcW w:type="dxa" w:w="1560"/>
          </w:tcPr>
          <w:p>
            <w:pPr>
              <w:jc w:val="both"/>
            </w:pPr>
            <w:r>
              <w:rPr>
                <w:color w:val="002F6C"/>
              </w:rPr>
              <w:t>93,361</w:t>
            </w:r>
          </w:p>
        </w:tc>
        <w:tc>
          <w:tcPr>
            <w:tcW w:type="dxa" w:w="1560"/>
          </w:tcPr>
          <w:p>
            <w:pPr>
              <w:jc w:val="both"/>
            </w:pPr>
            <w:r>
              <w:rPr>
                <w:color w:val="002F6C"/>
              </w:rPr>
              <w:t>638,173</w:t>
            </w:r>
          </w:p>
        </w:tc>
      </w:tr>
      <w:tr>
        <w:tc>
          <w:tcPr>
            <w:tcW w:type="dxa" w:w="1560"/>
          </w:tcPr>
          <w:p>
            <w:pPr>
              <w:jc w:val="both"/>
            </w:pPr>
            <w:r>
              <w:rPr>
                <w:color w:val="002F6C"/>
              </w:rPr>
              <w:t>Selling and distribution expenses</w:t>
            </w:r>
          </w:p>
        </w:tc>
        <w:tc>
          <w:tcPr>
            <w:tcW w:type="dxa" w:w="1560"/>
          </w:tcPr>
          <w:p>
            <w:pPr>
              <w:jc w:val="both"/>
            </w:pPr>
            <w:r>
              <w:rPr>
                <w:color w:val="002F6C"/>
              </w:rPr>
              <w:t>2,700</w:t>
            </w:r>
          </w:p>
        </w:tc>
        <w:tc>
          <w:tcPr>
            <w:tcW w:type="dxa" w:w="1560"/>
          </w:tcPr>
          <w:p>
            <w:pPr>
              <w:jc w:val="both"/>
            </w:pPr>
            <w:r>
              <w:rPr>
                <w:color w:val="002F6C"/>
              </w:rPr>
              <w:t>32,900</w:t>
            </w:r>
          </w:p>
        </w:tc>
        <w:tc>
          <w:tcPr>
            <w:tcW w:type="dxa" w:w="1560"/>
          </w:tcPr>
          <w:p>
            <w:pPr>
              <w:jc w:val="both"/>
            </w:pPr>
            <w:r>
              <w:rPr>
                <w:color w:val="002F6C"/>
              </w:rPr>
              <w:t>84,300</w:t>
            </w:r>
          </w:p>
        </w:tc>
        <w:tc>
          <w:tcPr>
            <w:tcW w:type="dxa" w:w="1560"/>
          </w:tcPr>
          <w:p>
            <w:pPr>
              <w:jc w:val="both"/>
            </w:pPr>
            <w:r>
              <w:rPr>
                <w:color w:val="002F6C"/>
              </w:rPr>
              <w:t>13,000</w:t>
            </w:r>
          </w:p>
        </w:tc>
        <w:tc>
          <w:tcPr>
            <w:tcW w:type="dxa" w:w="1560"/>
          </w:tcPr>
          <w:p>
            <w:pPr>
              <w:jc w:val="both"/>
            </w:pPr>
            <w:r>
              <w:rPr>
                <w:color w:val="002F6C"/>
              </w:rPr>
              <w:t>119,900</w:t>
            </w:r>
          </w:p>
        </w:tc>
      </w:tr>
      <w:tr>
        <w:tc>
          <w:tcPr>
            <w:tcW w:type="dxa" w:w="1560"/>
          </w:tcPr>
          <w:p>
            <w:pPr>
              <w:jc w:val="both"/>
            </w:pPr>
            <w:r>
              <w:rPr>
                <w:color w:val="002F6C"/>
              </w:rPr>
              <w:t>Administrative expenses</w:t>
            </w:r>
          </w:p>
        </w:tc>
        <w:tc>
          <w:tcPr>
            <w:tcW w:type="dxa" w:w="1560"/>
          </w:tcPr>
          <w:p>
            <w:pPr>
              <w:jc w:val="both"/>
            </w:pPr>
            <w:r>
              <w:rPr>
                <w:color w:val="002F6C"/>
              </w:rPr>
              <w:t>14,700</w:t>
            </w:r>
          </w:p>
        </w:tc>
        <w:tc>
          <w:tcPr>
            <w:tcW w:type="dxa" w:w="1560"/>
          </w:tcPr>
          <w:p>
            <w:pPr>
              <w:jc w:val="both"/>
            </w:pPr>
            <w:r>
              <w:rPr>
                <w:color w:val="002F6C"/>
              </w:rPr>
              <w:t>69,300</w:t>
            </w:r>
          </w:p>
        </w:tc>
        <w:tc>
          <w:tcPr>
            <w:tcW w:type="dxa" w:w="1560"/>
          </w:tcPr>
          <w:p>
            <w:pPr>
              <w:jc w:val="both"/>
            </w:pPr>
            <w:r>
              <w:rPr>
                <w:color w:val="002F6C"/>
              </w:rPr>
              <w:t>82,900</w:t>
            </w:r>
          </w:p>
        </w:tc>
        <w:tc>
          <w:tcPr>
            <w:tcW w:type="dxa" w:w="1560"/>
          </w:tcPr>
          <w:p>
            <w:pPr>
              <w:jc w:val="both"/>
            </w:pPr>
            <w:r>
              <w:rPr>
                <w:color w:val="002F6C"/>
              </w:rPr>
              <w:t>20,300</w:t>
            </w:r>
          </w:p>
        </w:tc>
        <w:tc>
          <w:tcPr>
            <w:tcW w:type="dxa" w:w="1560"/>
          </w:tcPr>
          <w:p>
            <w:pPr>
              <w:jc w:val="both"/>
            </w:pPr>
            <w:r>
              <w:rPr>
                <w:color w:val="002F6C"/>
              </w:rPr>
              <w:t>166,900</w:t>
            </w:r>
          </w:p>
        </w:tc>
      </w:tr>
      <w:tr>
        <w:tc>
          <w:tcPr>
            <w:tcW w:type="dxa" w:w="1560"/>
          </w:tcPr>
          <w:p>
            <w:pPr>
              <w:jc w:val="both"/>
            </w:pPr>
            <w:r>
              <w:rPr>
                <w:color w:val="002F6C"/>
              </w:rPr>
              <w:t>Total operating expenditure</w:t>
            </w:r>
          </w:p>
        </w:tc>
        <w:tc>
          <w:tcPr>
            <w:tcW w:type="dxa" w:w="1560"/>
          </w:tcPr>
          <w:p>
            <w:pPr>
              <w:jc w:val="both"/>
            </w:pPr>
            <w:r>
              <w:rPr>
                <w:color w:val="002F6C"/>
              </w:rPr>
              <w:t>47,996</w:t>
            </w:r>
          </w:p>
        </w:tc>
        <w:tc>
          <w:tcPr>
            <w:tcW w:type="dxa" w:w="1560"/>
          </w:tcPr>
          <w:p>
            <w:pPr>
              <w:jc w:val="both"/>
            </w:pPr>
            <w:r>
              <w:rPr>
                <w:color w:val="002F6C"/>
              </w:rPr>
              <w:t>355,124</w:t>
            </w:r>
          </w:p>
        </w:tc>
        <w:tc>
          <w:tcPr>
            <w:tcW w:type="dxa" w:w="1560"/>
          </w:tcPr>
          <w:p>
            <w:pPr>
              <w:jc w:val="both"/>
            </w:pPr>
            <w:r>
              <w:rPr>
                <w:color w:val="002F6C"/>
              </w:rPr>
              <w:t>521,853</w:t>
            </w:r>
          </w:p>
        </w:tc>
        <w:tc>
          <w:tcPr>
            <w:tcW w:type="dxa" w:w="1560"/>
          </w:tcPr>
          <w:p>
            <w:pPr>
              <w:jc w:val="both"/>
            </w:pPr>
            <w:r>
              <w:rPr>
                <w:color w:val="002F6C"/>
              </w:rPr>
              <w:t>126,661</w:t>
            </w:r>
          </w:p>
        </w:tc>
        <w:tc>
          <w:tcPr>
            <w:tcW w:type="dxa" w:w="1560"/>
          </w:tcPr>
          <w:p>
            <w:pPr>
              <w:jc w:val="both"/>
            </w:pPr>
            <w:r>
              <w:rPr>
                <w:color w:val="002F6C"/>
              </w:rPr>
              <w:t>924,973</w:t>
            </w:r>
          </w:p>
        </w:tc>
      </w:tr>
      <w:tr>
        <w:tc>
          <w:tcPr>
            <w:tcW w:type="dxa" w:w="1560"/>
          </w:tcPr>
          <w:p>
            <w:pPr>
              <w:jc w:val="both"/>
            </w:pPr>
            <w:r>
              <w:rPr>
                <w:color w:val="002F6C"/>
              </w:rPr>
              <w:t>R&amp;D expenditure ratio</w:t>
            </w:r>
          </w:p>
        </w:tc>
        <w:tc>
          <w:tcPr>
            <w:tcW w:type="dxa" w:w="1560"/>
          </w:tcPr>
          <w:p>
            <w:pPr>
              <w:jc w:val="both"/>
            </w:pPr>
            <w:r>
              <w:rPr>
                <w:color w:val="002F6C"/>
              </w:rPr>
              <w:t>63.7%</w:t>
            </w:r>
          </w:p>
        </w:tc>
        <w:tc>
          <w:tcPr>
            <w:tcW w:type="dxa" w:w="1560"/>
          </w:tcPr>
          <w:p>
            <w:pPr>
              <w:jc w:val="both"/>
            </w:pPr>
            <w:r>
              <w:rPr>
                <w:color w:val="002F6C"/>
              </w:rPr>
              <w:t>71.2%</w:t>
            </w:r>
          </w:p>
        </w:tc>
        <w:tc>
          <w:tcPr>
            <w:tcW w:type="dxa" w:w="1560"/>
          </w:tcPr>
          <w:p>
            <w:pPr>
              <w:jc w:val="both"/>
            </w:pPr>
            <w:r>
              <w:rPr>
                <w:color w:val="002F6C"/>
              </w:rPr>
              <w:t>68.0%</w:t>
            </w:r>
          </w:p>
        </w:tc>
        <w:tc>
          <w:tcPr>
            <w:tcW w:type="dxa" w:w="1560"/>
          </w:tcPr>
          <w:p>
            <w:pPr>
              <w:jc w:val="both"/>
            </w:pPr>
            <w:r>
              <w:rPr>
                <w:color w:val="002F6C"/>
              </w:rPr>
              <w:t>73.7%</w:t>
            </w:r>
          </w:p>
        </w:tc>
        <w:tc>
          <w:tcPr>
            <w:tcW w:type="dxa" w:w="1560"/>
          </w:tcPr>
          <w:p>
            <w:pPr>
              <w:jc w:val="both"/>
            </w:pPr>
            <w:r>
              <w:rPr>
                <w:color w:val="002F6C"/>
              </w:rPr>
              <w:t>69.0%</w:t>
            </w:r>
          </w:p>
        </w:tc>
      </w:tr>
    </w:tbl>
    <w:p w14:paraId="3342E50F" w14:textId="337A0B38"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for the three months ended March 31, 2026,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RMB149.7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07065A2E" w14:textId="446B22D4"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00BF60EE"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2025,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w:t>
      </w:r>
      <w:r w:rsidR="00BF60EE" w:rsidRPr="000A404F">
        <w:rPr>
          <w:rFonts w:ascii="Times New Roman" w:hAnsi="Times New Roman" w:cs="Times New Roman" w:hint="eastAsia"/>
          <w:iCs/>
        </w:rPr>
        <w:t>582.7</w:t>
      </w:r>
      <w:r w:rsidRPr="000A404F">
        <w:rPr>
          <w:rFonts w:ascii="Times New Roman" w:hAnsi="Times New Roman" w:cs="Times New Roman" w:hint="eastAsia"/>
          <w:iCs/>
        </w:rPr>
        <w:t xml:space="preserve">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55EA5D57" w14:textId="454B9B0B"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2024,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RMB380.4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6C217C1" w14:textId="77781DFE"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2023,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RMB56.2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D68F8D6" w14:textId="6187D5F2" w:rsidR="000F537F" w:rsidRPr="005F2234" w:rsidRDefault="00A76B9F"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 xml:space="preserve">ash </w:t>
      </w:r>
      <w:r w:rsidR="004966B6">
        <w:rPr>
          <w:rFonts w:ascii="Times New Roman" w:hAnsi="Times New Roman" w:cs="Times New Roman" w:hint="eastAsia"/>
          <w:b/>
          <w:i/>
        </w:rPr>
        <w:t xml:space="preserve">Flows Generated </w:t>
      </w:r>
      <w:r w:rsidR="008E0E29" w:rsidRPr="005F2234">
        <w:rPr>
          <w:rFonts w:ascii="Times New Roman" w:hAnsi="Times New Roman" w:cs="Times New Roman"/>
          <w:b/>
          <w:i/>
        </w:rPr>
        <w:t>from</w:t>
      </w:r>
      <w:r w:rsidR="00361DD1" w:rsidRPr="005F2234">
        <w:rPr>
          <w:rFonts w:ascii="Times New Roman" w:hAnsi="Times New Roman" w:cs="Times New Roman"/>
          <w:b/>
          <w:i/>
        </w:rPr>
        <w:t xml:space="preserve"> </w:t>
      </w:r>
      <w:r w:rsidR="00A9210D" w:rsidRPr="005F2234">
        <w:rPr>
          <w:rFonts w:ascii="Times New Roman" w:hAnsi="Times New Roman" w:cs="Times New Roman"/>
          <w:b/>
          <w:i/>
        </w:rPr>
        <w:t>I</w:t>
      </w:r>
      <w:r w:rsidRPr="005F2234">
        <w:rPr>
          <w:rFonts w:ascii="Times New Roman" w:hAnsi="Times New Roman" w:cs="Times New Roman"/>
          <w:b/>
          <w:i/>
        </w:rPr>
        <w:t xml:space="preserve">nvesting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066F2865" w14:textId="6F3D303D" w:rsidR="008E0E29"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w:t>
      </w:r>
      <w:r w:rsidR="008E0E29" w:rsidRPr="000A404F">
        <w:rPr>
          <w:rFonts w:ascii="Times New Roman" w:hAnsi="Times New Roman" w:cs="Times New Roman"/>
          <w:iCs/>
        </w:rPr>
        <w:t xml:space="preserve"> [</w:t>
      </w:r>
      <w:r w:rsidRPr="000A404F">
        <w:rPr>
          <w:rFonts w:ascii="Times New Roman" w:hAnsi="Times New Roman" w:cs="Times New Roman" w:hint="eastAsia"/>
          <w:iCs/>
        </w:rPr>
        <w:t xml:space="preserve">generated </w:t>
      </w:r>
      <w:r w:rsidR="008E0E29" w:rsidRPr="000A404F">
        <w:rPr>
          <w:rFonts w:ascii="Times New Roman" w:hAnsi="Times New Roman" w:cs="Times New Roman"/>
          <w:iCs/>
        </w:rPr>
        <w:t xml:space="preserve">from] investing activities was </w:t>
      </w:r>
      <w:proofErr w:type="gramStart"/>
      <w:r w:rsidR="008E0E29" w:rsidRPr="000A404F">
        <w:rPr>
          <w:rFonts w:ascii="Times New Roman" w:hAnsi="Times New Roman" w:cs="Times New Roman"/>
          <w:iCs/>
        </w:rPr>
        <w:t>RMB[</w:t>
      </w:r>
      <w:proofErr w:type="gramEnd"/>
      <w:r w:rsidR="008E0E29"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008E0E29" w:rsidRPr="000A404F">
        <w:rPr>
          <w:rFonts w:ascii="Times New Roman" w:hAnsi="Times New Roman" w:cs="Times New Roman"/>
          <w:iCs/>
        </w:rPr>
        <w:t xml:space="preserve">, primarily due to </w:t>
      </w:r>
      <w:r w:rsidR="00E00AF4" w:rsidRPr="000A404F">
        <w:rPr>
          <w:rFonts w:ascii="Times New Roman" w:hAnsi="Times New Roman" w:cs="Times New Roman"/>
          <w:iCs/>
        </w:rPr>
        <w:t>[●]</w:t>
      </w:r>
      <w:r w:rsidR="00E00AF4" w:rsidRPr="000A404F">
        <w:rPr>
          <w:rFonts w:ascii="Times New Roman" w:hAnsi="Times New Roman" w:cs="Times New Roman" w:hint="eastAsia"/>
          <w:iCs/>
        </w:rPr>
        <w:t xml:space="preserve"> of </w:t>
      </w:r>
      <w:proofErr w:type="gramStart"/>
      <w:r w:rsidR="00E00AF4" w:rsidRPr="000A404F">
        <w:rPr>
          <w:rFonts w:ascii="Times New Roman" w:hAnsi="Times New Roman" w:cs="Times New Roman"/>
          <w:iCs/>
        </w:rPr>
        <w:t>RMB[</w:t>
      </w:r>
      <w:proofErr w:type="gramEnd"/>
      <w:r w:rsidR="00E00AF4" w:rsidRPr="000A404F">
        <w:rPr>
          <w:rFonts w:ascii="Times New Roman" w:hAnsi="Times New Roman" w:cs="Times New Roman"/>
          <w:iCs/>
        </w:rPr>
        <w:t>●] million</w:t>
      </w:r>
      <w:r w:rsidR="008E0E29" w:rsidRPr="000A404F">
        <w:rPr>
          <w:rFonts w:ascii="Times New Roman" w:hAnsi="Times New Roman" w:cs="Times New Roman"/>
          <w:iCs/>
        </w:rPr>
        <w:t>.</w:t>
      </w:r>
    </w:p>
    <w:p w14:paraId="696F1467" w14:textId="3AEE9229"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AD78751" w14:textId="51238281"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E6A206C" w14:textId="79F2630C"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78591AF" w14:textId="4CF77620" w:rsidR="000F537F" w:rsidRPr="005F2234" w:rsidRDefault="004966B6" w:rsidP="007D1F51">
      <w:pPr>
        <w:jc w:val="both"/>
        <w:outlineLvl w:val="0"/>
        <w:rPr>
          <w:rFonts w:ascii="Times New Roman" w:hAnsi="Times New Roman" w:cs="Times New Roman"/>
          <w:b/>
          <w:i/>
        </w:rPr>
      </w:pPr>
      <w:r w:rsidRPr="005F2234">
        <w:rPr>
          <w:rFonts w:ascii="Times New Roman" w:hAnsi="Times New Roman" w:cs="Times New Roman"/>
          <w:b/>
          <w:i/>
        </w:rPr>
        <w:t xml:space="preserve">Net Cash </w:t>
      </w:r>
      <w:r>
        <w:rPr>
          <w:rFonts w:ascii="Times New Roman" w:hAnsi="Times New Roman" w:cs="Times New Roman" w:hint="eastAsia"/>
          <w:b/>
          <w:i/>
        </w:rPr>
        <w:t xml:space="preserve">Flows Generated </w:t>
      </w:r>
      <w:r w:rsidRPr="005F2234">
        <w:rPr>
          <w:rFonts w:ascii="Times New Roman" w:hAnsi="Times New Roman" w:cs="Times New Roman"/>
          <w:b/>
          <w:i/>
        </w:rPr>
        <w:t xml:space="preserve">from </w:t>
      </w:r>
      <w:r w:rsidR="00A9210D" w:rsidRPr="005F2234">
        <w:rPr>
          <w:rFonts w:ascii="Times New Roman" w:hAnsi="Times New Roman" w:cs="Times New Roman"/>
          <w:b/>
          <w:i/>
        </w:rPr>
        <w:t>F</w:t>
      </w:r>
      <w:r w:rsidR="00A76B9F" w:rsidRPr="005F2234">
        <w:rPr>
          <w:rFonts w:ascii="Times New Roman" w:hAnsi="Times New Roman" w:cs="Times New Roman"/>
          <w:b/>
          <w:i/>
        </w:rPr>
        <w:t xml:space="preserve">inancing </w:t>
      </w:r>
      <w:r w:rsidR="00A9210D" w:rsidRPr="005F2234">
        <w:rPr>
          <w:rFonts w:ascii="Times New Roman" w:hAnsi="Times New Roman" w:cs="Times New Roman"/>
          <w:b/>
          <w:i/>
        </w:rPr>
        <w:t>A</w:t>
      </w:r>
      <w:r w:rsidR="00A76B9F" w:rsidRPr="005F2234">
        <w:rPr>
          <w:rFonts w:ascii="Times New Roman" w:hAnsi="Times New Roman" w:cs="Times New Roman"/>
          <w:b/>
          <w:i/>
        </w:rPr>
        <w:t>ctivities</w:t>
      </w:r>
    </w:p>
    <w:p w14:paraId="40F0AF2F" w14:textId="34924E20"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C7D80D4" w14:textId="5F37E673"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C42E4B" w14:textId="128AA067"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3EBFFB" w14:textId="6AC6C1B4" w:rsidR="008E0E29"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9B64BF1" w14:textId="52F9A486" w:rsidR="000F537F" w:rsidRPr="002D032B" w:rsidRDefault="005A28DB" w:rsidP="007D1F51">
      <w:pPr>
        <w:jc w:val="both"/>
        <w:outlineLvl w:val="0"/>
        <w:rPr>
          <w:rFonts w:ascii="Times New Roman" w:hAnsi="Times New Roman" w:cs="Times New Roman"/>
          <w:b/>
          <w:iCs/>
        </w:rPr>
      </w:pPr>
      <w:r w:rsidRPr="002D032B">
        <w:rPr>
          <w:rFonts w:ascii="Times New Roman" w:hAnsi="Times New Roman" w:cs="Times New Roman"/>
          <w:b/>
          <w:iCs/>
        </w:rPr>
        <w:t>Current Assets and Current Liabilities</w:t>
      </w:r>
    </w:p>
    <w:p w14:paraId="418C47EC" w14:textId="354B7EFC" w:rsidR="000F537F" w:rsidRDefault="000F537F" w:rsidP="000F537F">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The following table sets forth our current assets and liabil</w:t>
      </w:r>
      <w:r w:rsidR="005A28DB" w:rsidRPr="002D032B">
        <w:rPr>
          <w:rFonts w:ascii="Times New Roman" w:eastAsia="Arial" w:hAnsi="Times New Roman" w:cs="Times New Roman"/>
          <w:iCs/>
          <w:lang w:eastAsia="en-US"/>
        </w:rPr>
        <w:t>ities as of the dates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901"/>
        <w:gridCol w:w="224"/>
        <w:gridCol w:w="47"/>
        <w:gridCol w:w="1410"/>
        <w:gridCol w:w="1547"/>
        <w:gridCol w:w="1273"/>
        <w:gridCol w:w="1233"/>
      </w:tblGrid>
      <w:tr w:rsidR="00E00AF4" w:rsidRPr="00D45EC9" w14:paraId="6DD2E41F" w14:textId="528FB953" w:rsidTr="00E00AF4">
        <w:trPr>
          <w:trHeight w:val="410"/>
        </w:trPr>
        <w:tc>
          <w:tcPr>
            <w:tcW w:w="1325" w:type="pct"/>
            <w:vAlign w:val="bottom"/>
          </w:tcPr>
          <w:p w14:paraId="200ED3CB" w14:textId="77777777" w:rsidR="00E00AF4" w:rsidRPr="00E00AF4" w:rsidRDefault="00E00AF4" w:rsidP="00E45595">
            <w:pPr>
              <w:snapToGrid w:val="0"/>
              <w:spacing w:before="20" w:after="20"/>
              <w:contextualSpacing/>
              <w:rPr>
                <w:rFonts w:eastAsia="Arial"/>
                <w:iCs/>
                <w:sz w:val="18"/>
                <w:szCs w:val="18"/>
              </w:rPr>
            </w:pPr>
          </w:p>
        </w:tc>
        <w:tc>
          <w:tcPr>
            <w:tcW w:w="2287" w:type="pct"/>
            <w:gridSpan w:val="5"/>
            <w:vAlign w:val="bottom"/>
          </w:tcPr>
          <w:p w14:paraId="73DFC53F" w14:textId="77777777"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December 31,</w:t>
            </w:r>
          </w:p>
        </w:tc>
        <w:tc>
          <w:tcPr>
            <w:tcW w:w="705" w:type="pct"/>
            <w:vAlign w:val="bottom"/>
          </w:tcPr>
          <w:p w14:paraId="6A9EEC0F" w14:textId="2C011D39"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March 31,</w:t>
            </w:r>
          </w:p>
        </w:tc>
        <w:tc>
          <w:tcPr>
            <w:tcW w:w="683" w:type="pct"/>
            <w:vAlign w:val="bottom"/>
          </w:tcPr>
          <w:p w14:paraId="6EC58EB9" w14:textId="41CAD63E" w:rsidR="00E00AF4" w:rsidRPr="00E00AF4" w:rsidRDefault="00E00AF4" w:rsidP="00C27DEA">
            <w:pPr>
              <w:pBdr>
                <w:bottom w:val="single" w:sz="2" w:space="1" w:color="auto"/>
              </w:pBdr>
              <w:snapToGrid w:val="0"/>
              <w:contextualSpacing/>
              <w:jc w:val="center"/>
              <w:rPr>
                <w:rFonts w:eastAsia="Arial"/>
                <w:b/>
                <w:iCs/>
                <w:sz w:val="18"/>
                <w:szCs w:val="18"/>
              </w:rPr>
            </w:pPr>
            <w:r w:rsidRPr="00E00AF4">
              <w:rPr>
                <w:rFonts w:eastAsia="Arial"/>
                <w:b/>
                <w:iCs/>
                <w:sz w:val="18"/>
                <w:szCs w:val="18"/>
              </w:rPr>
              <w:t xml:space="preserve">As of [●], </w:t>
            </w:r>
          </w:p>
        </w:tc>
      </w:tr>
      <w:tr w:rsidR="00E00AF4" w:rsidRPr="00D45EC9" w14:paraId="2C34B222" w14:textId="1332F125" w:rsidTr="00E00AF4">
        <w:trPr>
          <w:trHeight w:val="309"/>
        </w:trPr>
        <w:tc>
          <w:tcPr>
            <w:tcW w:w="1325" w:type="pct"/>
            <w:vAlign w:val="bottom"/>
          </w:tcPr>
          <w:p w14:paraId="4E866FF3" w14:textId="77777777" w:rsidR="00E00AF4" w:rsidRPr="00E00AF4" w:rsidRDefault="00E00AF4" w:rsidP="00E45595">
            <w:pPr>
              <w:snapToGrid w:val="0"/>
              <w:spacing w:before="20" w:after="20"/>
              <w:contextualSpacing/>
              <w:rPr>
                <w:rFonts w:eastAsia="Arial"/>
                <w:iCs/>
                <w:sz w:val="18"/>
                <w:szCs w:val="18"/>
              </w:rPr>
            </w:pPr>
          </w:p>
        </w:tc>
        <w:tc>
          <w:tcPr>
            <w:tcW w:w="649" w:type="pct"/>
            <w:gridSpan w:val="3"/>
            <w:vAlign w:val="bottom"/>
          </w:tcPr>
          <w:p w14:paraId="16818C54" w14:textId="5217DDC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lang w:eastAsia="zh-CN"/>
              </w:rPr>
              <w:t>202</w:t>
            </w:r>
            <w:r w:rsidR="00495FA2">
              <w:rPr>
                <w:rFonts w:eastAsiaTheme="minorEastAsia" w:hint="eastAsia"/>
                <w:b/>
                <w:iCs/>
                <w:sz w:val="18"/>
                <w:szCs w:val="18"/>
                <w:lang w:eastAsia="zh-CN"/>
              </w:rPr>
              <w:t>3</w:t>
            </w:r>
          </w:p>
        </w:tc>
        <w:tc>
          <w:tcPr>
            <w:tcW w:w="781" w:type="pct"/>
            <w:vAlign w:val="bottom"/>
          </w:tcPr>
          <w:p w14:paraId="02F13E32" w14:textId="2F6563D9"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4</w:t>
            </w:r>
          </w:p>
        </w:tc>
        <w:tc>
          <w:tcPr>
            <w:tcW w:w="857" w:type="pct"/>
            <w:vAlign w:val="bottom"/>
          </w:tcPr>
          <w:p w14:paraId="7BEBC92B" w14:textId="22648EE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5</w:t>
            </w:r>
          </w:p>
        </w:tc>
        <w:tc>
          <w:tcPr>
            <w:tcW w:w="705" w:type="pct"/>
            <w:vAlign w:val="bottom"/>
          </w:tcPr>
          <w:p w14:paraId="1F9181FE" w14:textId="06ADEE3E"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c>
          <w:tcPr>
            <w:tcW w:w="683" w:type="pct"/>
            <w:vAlign w:val="bottom"/>
          </w:tcPr>
          <w:p w14:paraId="2459D98E" w14:textId="17202CA1"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r>
      <w:tr w:rsidR="00E00AF4" w:rsidRPr="00D45EC9" w14:paraId="4C330E77" w14:textId="222FD418" w:rsidTr="00E00AF4">
        <w:trPr>
          <w:trHeight w:val="227"/>
        </w:trPr>
        <w:tc>
          <w:tcPr>
            <w:tcW w:w="1325" w:type="pct"/>
            <w:vAlign w:val="bottom"/>
          </w:tcPr>
          <w:p w14:paraId="7CA2996A" w14:textId="77777777" w:rsidR="00E00AF4" w:rsidRPr="00E00AF4" w:rsidRDefault="00E00AF4" w:rsidP="00E45595">
            <w:pPr>
              <w:snapToGrid w:val="0"/>
              <w:spacing w:before="20" w:after="20"/>
              <w:contextualSpacing/>
              <w:rPr>
                <w:rFonts w:eastAsia="Arial"/>
                <w:iCs/>
                <w:sz w:val="18"/>
                <w:szCs w:val="18"/>
              </w:rPr>
            </w:pPr>
          </w:p>
        </w:tc>
        <w:tc>
          <w:tcPr>
            <w:tcW w:w="3675" w:type="pct"/>
            <w:gridSpan w:val="7"/>
            <w:vAlign w:val="bottom"/>
          </w:tcPr>
          <w:p w14:paraId="1FE873B6" w14:textId="7080E007"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(RMB in thousands)</w:t>
            </w:r>
          </w:p>
        </w:tc>
      </w:tr>
      <w:tr w:rsidR="00E00AF4" w:rsidRPr="00D45EC9" w14:paraId="7D007056" w14:textId="00E05CB1" w:rsidTr="00E00AF4">
        <w:trPr>
          <w:trHeight w:val="227"/>
        </w:trPr>
        <w:tc>
          <w:tcPr>
            <w:tcW w:w="1325" w:type="pct"/>
            <w:vAlign w:val="bottom"/>
          </w:tcPr>
          <w:p w14:paraId="5DBED8ED" w14:textId="77777777" w:rsidR="00E00AF4" w:rsidRPr="00E00AF4" w:rsidRDefault="00E00AF4" w:rsidP="00E45595">
            <w:pPr>
              <w:snapToGrid w:val="0"/>
              <w:spacing w:before="20" w:after="20"/>
              <w:contextualSpacing/>
              <w:rPr>
                <w:rFonts w:eastAsia="Arial"/>
                <w:iCs/>
                <w:sz w:val="18"/>
                <w:szCs w:val="18"/>
              </w:rPr>
            </w:pPr>
          </w:p>
        </w:tc>
        <w:tc>
          <w:tcPr>
            <w:tcW w:w="499" w:type="pct"/>
            <w:vAlign w:val="bottom"/>
          </w:tcPr>
          <w:p w14:paraId="7D94D2F0" w14:textId="77777777" w:rsidR="00E00AF4" w:rsidRPr="00E00AF4" w:rsidRDefault="00E00AF4" w:rsidP="00E45595">
            <w:pPr>
              <w:snapToGrid w:val="0"/>
              <w:spacing w:before="20" w:after="20"/>
              <w:contextualSpacing/>
              <w:jc w:val="center"/>
              <w:rPr>
                <w:rFonts w:eastAsia="Arial"/>
                <w:iCs/>
                <w:sz w:val="18"/>
                <w:szCs w:val="18"/>
              </w:rPr>
            </w:pPr>
          </w:p>
        </w:tc>
        <w:tc>
          <w:tcPr>
            <w:tcW w:w="124" w:type="pct"/>
            <w:vAlign w:val="bottom"/>
          </w:tcPr>
          <w:p w14:paraId="516D2F08" w14:textId="77777777" w:rsidR="00E00AF4" w:rsidRPr="00E00AF4" w:rsidRDefault="00E00AF4" w:rsidP="00E45595">
            <w:pPr>
              <w:snapToGrid w:val="0"/>
              <w:spacing w:before="20" w:after="20"/>
              <w:contextualSpacing/>
              <w:jc w:val="center"/>
              <w:rPr>
                <w:rFonts w:eastAsia="Arial"/>
                <w:iCs/>
                <w:sz w:val="18"/>
                <w:szCs w:val="18"/>
              </w:rPr>
            </w:pPr>
          </w:p>
        </w:tc>
        <w:tc>
          <w:tcPr>
            <w:tcW w:w="807" w:type="pct"/>
            <w:gridSpan w:val="2"/>
            <w:vAlign w:val="bottom"/>
          </w:tcPr>
          <w:p w14:paraId="64B22AD5" w14:textId="77777777" w:rsidR="00E00AF4" w:rsidRPr="00E00AF4" w:rsidRDefault="00E00AF4" w:rsidP="00E45595">
            <w:pPr>
              <w:snapToGrid w:val="0"/>
              <w:spacing w:before="20" w:after="20"/>
              <w:contextualSpacing/>
              <w:jc w:val="right"/>
              <w:rPr>
                <w:rFonts w:eastAsia="Arial"/>
                <w:b/>
                <w:bCs/>
                <w:iCs/>
                <w:sz w:val="18"/>
                <w:szCs w:val="18"/>
              </w:rPr>
            </w:pPr>
          </w:p>
        </w:tc>
        <w:tc>
          <w:tcPr>
            <w:tcW w:w="857" w:type="pct"/>
            <w:vAlign w:val="bottom"/>
          </w:tcPr>
          <w:p w14:paraId="222220EC" w14:textId="77777777" w:rsidR="00E00AF4" w:rsidRPr="00E00AF4" w:rsidRDefault="00E00AF4" w:rsidP="00E45595">
            <w:pPr>
              <w:snapToGrid w:val="0"/>
              <w:spacing w:before="20" w:after="20"/>
              <w:contextualSpacing/>
              <w:jc w:val="center"/>
              <w:rPr>
                <w:rFonts w:eastAsia="Arial"/>
                <w:b/>
                <w:bCs/>
                <w:iCs/>
                <w:sz w:val="18"/>
                <w:szCs w:val="18"/>
              </w:rPr>
            </w:pPr>
          </w:p>
        </w:tc>
        <w:tc>
          <w:tcPr>
            <w:tcW w:w="1388" w:type="pct"/>
            <w:gridSpan w:val="2"/>
            <w:vAlign w:val="bottom"/>
          </w:tcPr>
          <w:p w14:paraId="3A50AA6C" w14:textId="2A577F8E"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(Unaudited)</w:t>
            </w:r>
          </w:p>
        </w:tc>
      </w:tr>
      <w:tr w:rsidR="00C27DEA" w:rsidRPr="00D45EC9" w14:paraId="5B855982" w14:textId="407C2946" w:rsidTr="00E00AF4">
        <w:trPr>
          <w:trHeight w:val="227"/>
        </w:trPr>
        <w:tc>
          <w:tcPr>
            <w:tcW w:w="1325" w:type="pct"/>
            <w:vAlign w:val="bottom"/>
          </w:tcPr>
          <w:p w14:paraId="5EDDD6A9" w14:textId="77777777" w:rsidR="00C27DEA" w:rsidRPr="00E00AF4" w:rsidRDefault="00C27DEA" w:rsidP="00E45595">
            <w:pPr>
              <w:snapToGrid w:val="0"/>
              <w:spacing w:before="240"/>
              <w:contextualSpacing/>
              <w:rPr>
                <w:rFonts w:eastAsia="Arial"/>
                <w:b/>
                <w:bCs/>
                <w:iCs/>
                <w:sz w:val="18"/>
                <w:szCs w:val="18"/>
              </w:rPr>
            </w:pPr>
          </w:p>
          <w:p w14:paraId="7F80F712" w14:textId="77777777" w:rsidR="00C27DEA" w:rsidRPr="00E00AF4" w:rsidRDefault="00C27DEA" w:rsidP="00E45595">
            <w:pPr>
              <w:snapToGrid w:val="0"/>
              <w:spacing w:before="240"/>
              <w:contextualSpacing/>
              <w:rPr>
                <w:rFonts w:eastAsia="Arial"/>
                <w:b/>
                <w:bCs/>
                <w:iCs/>
                <w:sz w:val="18"/>
                <w:szCs w:val="18"/>
              </w:rPr>
            </w:pPr>
            <w:r w:rsidRPr="00E00AF4">
              <w:rPr>
                <w:rFonts w:eastAsia="Arial"/>
                <w:b/>
                <w:bCs/>
                <w:iCs/>
                <w:sz w:val="18"/>
                <w:szCs w:val="18"/>
              </w:rPr>
              <w:t>Current assets</w:t>
            </w:r>
          </w:p>
        </w:tc>
        <w:tc>
          <w:tcPr>
            <w:tcW w:w="499" w:type="pct"/>
            <w:vAlign w:val="bottom"/>
          </w:tcPr>
          <w:p w14:paraId="11935A0A"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124" w:type="pct"/>
            <w:vAlign w:val="bottom"/>
          </w:tcPr>
          <w:p w14:paraId="5CF1E5B5"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07" w:type="pct"/>
            <w:gridSpan w:val="2"/>
            <w:vAlign w:val="bottom"/>
          </w:tcPr>
          <w:p w14:paraId="470633CF"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57" w:type="pct"/>
            <w:vAlign w:val="bottom"/>
          </w:tcPr>
          <w:p w14:paraId="53FE6AFC"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705" w:type="pct"/>
            <w:vAlign w:val="bottom"/>
          </w:tcPr>
          <w:p w14:paraId="625B16C4"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683" w:type="pct"/>
            <w:vAlign w:val="bottom"/>
          </w:tcPr>
          <w:p w14:paraId="76482962"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r>
      <w:tr w:rsidR="001B55A7" w:rsidRPr="00D45EC9" w14:paraId="1CAF6BF6" w14:textId="3554B742" w:rsidTr="007540A2">
        <w:trPr>
          <w:trHeight w:val="227"/>
        </w:trPr>
        <w:tc>
          <w:tcPr>
            <w:tcW w:w="1325" w:type="pct"/>
            <w:vAlign w:val="bottom"/>
          </w:tcPr>
          <w:p w14:paraId="607491C6"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Inventories</w:t>
            </w:r>
            <w:r w:rsidRPr="00E00AF4">
              <w:rPr>
                <w:rFonts w:eastAsia="Arial"/>
                <w:iCs/>
                <w:sz w:val="18"/>
                <w:szCs w:val="18"/>
              </w:rPr>
              <w:tab/>
            </w:r>
          </w:p>
        </w:tc>
        <w:tc>
          <w:tcPr>
            <w:tcW w:w="649" w:type="pct"/>
            <w:gridSpan w:val="3"/>
          </w:tcPr>
          <w:p w14:paraId="730955FB" w14:textId="2C0A0B6C"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781" w:type="pct"/>
          </w:tcPr>
          <w:p w14:paraId="48348474" w14:textId="769D5673"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857" w:type="pct"/>
            <w:vAlign w:val="center"/>
          </w:tcPr>
          <w:p w14:paraId="21CA432A" w14:textId="72CE380F"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vAlign w:val="center"/>
          </w:tcPr>
          <w:p w14:paraId="677F60BF" w14:textId="5E3A7430"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3,114 </w:t>
            </w:r>
          </w:p>
        </w:tc>
        <w:tc>
          <w:tcPr>
            <w:tcW w:w="683" w:type="pct"/>
            <w:vAlign w:val="bottom"/>
          </w:tcPr>
          <w:p w14:paraId="0E072F14" w14:textId="24C6FD2D"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36D78586" w14:textId="3436E553" w:rsidTr="00864A3B">
        <w:trPr>
          <w:trHeight w:val="227"/>
        </w:trPr>
        <w:tc>
          <w:tcPr>
            <w:tcW w:w="1325" w:type="pct"/>
            <w:vAlign w:val="bottom"/>
          </w:tcPr>
          <w:p w14:paraId="10CD776A"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Trade and other receivables</w:t>
            </w:r>
            <w:r w:rsidRPr="00E00AF4">
              <w:rPr>
                <w:rFonts w:eastAsia="Arial"/>
                <w:iCs/>
                <w:sz w:val="18"/>
                <w:szCs w:val="18"/>
              </w:rPr>
              <w:tab/>
            </w:r>
          </w:p>
        </w:tc>
        <w:tc>
          <w:tcPr>
            <w:tcW w:w="649" w:type="pct"/>
            <w:gridSpan w:val="3"/>
            <w:vAlign w:val="center"/>
          </w:tcPr>
          <w:p w14:paraId="356AD614" w14:textId="35BC55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50,296 </w:t>
            </w:r>
          </w:p>
        </w:tc>
        <w:tc>
          <w:tcPr>
            <w:tcW w:w="781" w:type="pct"/>
            <w:vAlign w:val="center"/>
          </w:tcPr>
          <w:p w14:paraId="5EA39C6C" w14:textId="5417642B"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83,899 </w:t>
            </w:r>
          </w:p>
        </w:tc>
        <w:tc>
          <w:tcPr>
            <w:tcW w:w="857" w:type="pct"/>
            <w:vAlign w:val="center"/>
          </w:tcPr>
          <w:p w14:paraId="45B4CF4C" w14:textId="36B07550" w:rsidR="001B55A7" w:rsidRPr="00E00AF4" w:rsidRDefault="001B55A7" w:rsidP="001B55A7">
            <w:pPr>
              <w:tabs>
                <w:tab w:val="decimal" w:pos="890"/>
              </w:tabs>
              <w:snapToGrid w:val="0"/>
              <w:spacing w:before="20" w:after="20"/>
              <w:contextualSpacing/>
              <w:jc w:val="right"/>
              <w:rPr>
                <w:rFonts w:eastAsia="Arial"/>
                <w:iCs/>
                <w:color w:val="000000"/>
                <w:sz w:val="18"/>
                <w:szCs w:val="18"/>
              </w:rPr>
            </w:pPr>
            <w:r>
              <w:rPr>
                <w:color w:val="000000"/>
                <w:sz w:val="18"/>
                <w:szCs w:val="18"/>
              </w:rPr>
              <w:t xml:space="preserve">187,226 </w:t>
            </w:r>
          </w:p>
        </w:tc>
        <w:tc>
          <w:tcPr>
            <w:tcW w:w="705" w:type="pct"/>
            <w:vAlign w:val="center"/>
          </w:tcPr>
          <w:p w14:paraId="44817E4F" w14:textId="25E2FF36"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337,813 </w:t>
            </w:r>
          </w:p>
        </w:tc>
        <w:tc>
          <w:tcPr>
            <w:tcW w:w="683" w:type="pct"/>
            <w:vAlign w:val="bottom"/>
          </w:tcPr>
          <w:p w14:paraId="39086A5C" w14:textId="6879556E"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4D18BA7C" w14:textId="7E9A858B" w:rsidTr="00860C3C">
        <w:trPr>
          <w:trHeight w:val="227"/>
        </w:trPr>
        <w:tc>
          <w:tcPr>
            <w:tcW w:w="1325" w:type="pct"/>
            <w:vAlign w:val="bottom"/>
          </w:tcPr>
          <w:p w14:paraId="052A43F2" w14:textId="57141136" w:rsidR="001B55A7" w:rsidRPr="00E00AF4" w:rsidRDefault="001B55A7" w:rsidP="001B55A7">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 xml:space="preserve">Contract </w:t>
            </w:r>
            <w:r w:rsidRPr="00E00AF4">
              <w:rPr>
                <w:rFonts w:eastAsia="Arial"/>
                <w:iCs/>
                <w:sz w:val="18"/>
                <w:szCs w:val="18"/>
              </w:rPr>
              <w:t>costs</w:t>
            </w:r>
            <w:r w:rsidRPr="00E00AF4">
              <w:rPr>
                <w:rFonts w:eastAsia="Arial"/>
                <w:iCs/>
                <w:sz w:val="18"/>
                <w:szCs w:val="18"/>
              </w:rPr>
              <w:tab/>
            </w:r>
          </w:p>
        </w:tc>
        <w:tc>
          <w:tcPr>
            <w:tcW w:w="649" w:type="pct"/>
            <w:gridSpan w:val="3"/>
            <w:vAlign w:val="bottom"/>
          </w:tcPr>
          <w:p w14:paraId="417D3B5C" w14:textId="77777777"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7C5B04D8" w14:textId="1AF416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785 </w:t>
            </w:r>
          </w:p>
        </w:tc>
        <w:tc>
          <w:tcPr>
            <w:tcW w:w="857" w:type="pct"/>
            <w:vAlign w:val="center"/>
          </w:tcPr>
          <w:p w14:paraId="4AD5DD29" w14:textId="760A4547"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tcPr>
          <w:p w14:paraId="09925021" w14:textId="0E3B0590"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683" w:type="pct"/>
            <w:vAlign w:val="bottom"/>
          </w:tcPr>
          <w:p w14:paraId="0902264D" w14:textId="11CF3E5F"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7EEBB38" w14:textId="2FDDBB9C" w:rsidTr="00422D61">
        <w:trPr>
          <w:trHeight w:val="227"/>
        </w:trPr>
        <w:tc>
          <w:tcPr>
            <w:tcW w:w="1325" w:type="pct"/>
            <w:vAlign w:val="bottom"/>
          </w:tcPr>
          <w:p w14:paraId="48B6FF3D" w14:textId="163F74B3" w:rsidR="00427639" w:rsidRPr="00E00AF4" w:rsidRDefault="00427639" w:rsidP="00427639">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Financial assets at FVTPL</w:t>
            </w:r>
            <w:r w:rsidRPr="00E00AF4">
              <w:rPr>
                <w:rFonts w:eastAsia="Arial"/>
                <w:iCs/>
                <w:sz w:val="18"/>
                <w:szCs w:val="18"/>
              </w:rPr>
              <w:tab/>
            </w:r>
          </w:p>
        </w:tc>
        <w:tc>
          <w:tcPr>
            <w:tcW w:w="649" w:type="pct"/>
            <w:gridSpan w:val="3"/>
            <w:vAlign w:val="bottom"/>
          </w:tcPr>
          <w:p w14:paraId="2F6A98FC" w14:textId="3BEFF29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B55A7">
              <w:rPr>
                <w:rFonts w:eastAsia="Arial"/>
                <w:color w:val="000000"/>
                <w:sz w:val="18"/>
                <w:szCs w:val="18"/>
              </w:rPr>
              <w:t xml:space="preserve">60,204 </w:t>
            </w:r>
            <w:r w:rsidRPr="00E00AF4">
              <w:rPr>
                <w:rFonts w:eastAsia="Arial"/>
                <w:color w:val="000000"/>
                <w:sz w:val="18"/>
                <w:szCs w:val="18"/>
              </w:rPr>
              <w:t xml:space="preserve"> </w:t>
            </w:r>
          </w:p>
        </w:tc>
        <w:tc>
          <w:tcPr>
            <w:tcW w:w="781" w:type="pct"/>
          </w:tcPr>
          <w:p w14:paraId="277BBC83" w14:textId="657DE93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857" w:type="pct"/>
          </w:tcPr>
          <w:p w14:paraId="50FBB392" w14:textId="1CF5F6A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705" w:type="pct"/>
          </w:tcPr>
          <w:p w14:paraId="6324DAE7" w14:textId="5614F58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683" w:type="pct"/>
            <w:vAlign w:val="bottom"/>
          </w:tcPr>
          <w:p w14:paraId="687325FD" w14:textId="56987B1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BBC202F" w14:textId="18D1A9A2" w:rsidTr="009C1E58">
        <w:trPr>
          <w:trHeight w:val="227"/>
        </w:trPr>
        <w:tc>
          <w:tcPr>
            <w:tcW w:w="1325" w:type="pct"/>
            <w:vAlign w:val="bottom"/>
          </w:tcPr>
          <w:p w14:paraId="3C910B04" w14:textId="366DF1C0"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Term deposits</w:t>
            </w:r>
            <w:r w:rsidRPr="00E00AF4">
              <w:rPr>
                <w:rFonts w:eastAsia="Arial"/>
                <w:iCs/>
                <w:sz w:val="18"/>
                <w:szCs w:val="18"/>
              </w:rPr>
              <w:tab/>
            </w:r>
          </w:p>
        </w:tc>
        <w:tc>
          <w:tcPr>
            <w:tcW w:w="649" w:type="pct"/>
            <w:gridSpan w:val="3"/>
          </w:tcPr>
          <w:p w14:paraId="236070B9" w14:textId="6BA82DE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781" w:type="pct"/>
          </w:tcPr>
          <w:p w14:paraId="45D11BA2" w14:textId="67BBE1A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857" w:type="pct"/>
            <w:vAlign w:val="center"/>
          </w:tcPr>
          <w:p w14:paraId="021DF910" w14:textId="5431A7B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92,445 </w:t>
            </w:r>
          </w:p>
        </w:tc>
        <w:tc>
          <w:tcPr>
            <w:tcW w:w="705" w:type="pct"/>
            <w:vAlign w:val="center"/>
          </w:tcPr>
          <w:p w14:paraId="52E87ACE" w14:textId="28246C9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33,991 </w:t>
            </w:r>
          </w:p>
        </w:tc>
        <w:tc>
          <w:tcPr>
            <w:tcW w:w="683" w:type="pct"/>
            <w:vAlign w:val="bottom"/>
          </w:tcPr>
          <w:p w14:paraId="3E655D4E" w14:textId="32B6B3CA"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00A34BC0" w14:textId="69D142C4" w:rsidTr="00A67C33">
        <w:trPr>
          <w:trHeight w:val="227"/>
        </w:trPr>
        <w:tc>
          <w:tcPr>
            <w:tcW w:w="1325" w:type="pct"/>
            <w:vAlign w:val="bottom"/>
          </w:tcPr>
          <w:p w14:paraId="3B2B7268" w14:textId="167BBE28"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Restricted bank deposits</w:t>
            </w:r>
            <w:r w:rsidRPr="00E00AF4">
              <w:rPr>
                <w:rFonts w:eastAsia="Arial"/>
                <w:iCs/>
                <w:sz w:val="18"/>
                <w:szCs w:val="18"/>
              </w:rPr>
              <w:tab/>
            </w:r>
          </w:p>
        </w:tc>
        <w:tc>
          <w:tcPr>
            <w:tcW w:w="649" w:type="pct"/>
            <w:gridSpan w:val="3"/>
          </w:tcPr>
          <w:p w14:paraId="0CD0D6A0" w14:textId="52ED7EFE"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781" w:type="pct"/>
          </w:tcPr>
          <w:p w14:paraId="42C67F9B" w14:textId="03C96C2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857" w:type="pct"/>
            <w:vAlign w:val="center"/>
          </w:tcPr>
          <w:p w14:paraId="541A4216" w14:textId="7FC765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705" w:type="pct"/>
            <w:vAlign w:val="center"/>
          </w:tcPr>
          <w:p w14:paraId="0E662B99" w14:textId="5111A6A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683" w:type="pct"/>
            <w:vAlign w:val="bottom"/>
          </w:tcPr>
          <w:p w14:paraId="1BFB3751" w14:textId="261C1A16"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831911" w14:textId="294C22CC" w:rsidTr="00065BED">
        <w:trPr>
          <w:trHeight w:val="243"/>
        </w:trPr>
        <w:tc>
          <w:tcPr>
            <w:tcW w:w="1325" w:type="pct"/>
            <w:vAlign w:val="bottom"/>
          </w:tcPr>
          <w:p w14:paraId="24BAC7CE" w14:textId="19A1CC87" w:rsidR="00427639" w:rsidRPr="00E00AF4" w:rsidRDefault="00427639" w:rsidP="00427639">
            <w:pPr>
              <w:tabs>
                <w:tab w:val="right" w:leader="dot" w:pos="2805"/>
              </w:tabs>
              <w:snapToGrid w:val="0"/>
              <w:ind w:left="345" w:hanging="187"/>
              <w:contextualSpacing/>
              <w:rPr>
                <w:rFonts w:eastAsia="Arial"/>
                <w:iCs/>
                <w:sz w:val="18"/>
                <w:szCs w:val="18"/>
              </w:rPr>
            </w:pPr>
            <w:r w:rsidRPr="001B55A7">
              <w:rPr>
                <w:rFonts w:eastAsia="Arial"/>
                <w:iCs/>
                <w:sz w:val="18"/>
                <w:szCs w:val="18"/>
              </w:rPr>
              <w:t>Cash and cash equivalents</w:t>
            </w:r>
            <w:r w:rsidRPr="00E00AF4">
              <w:rPr>
                <w:rFonts w:eastAsia="Arial"/>
                <w:iCs/>
                <w:sz w:val="18"/>
                <w:szCs w:val="18"/>
              </w:rPr>
              <w:tab/>
            </w:r>
          </w:p>
        </w:tc>
        <w:tc>
          <w:tcPr>
            <w:tcW w:w="649" w:type="pct"/>
            <w:gridSpan w:val="3"/>
            <w:vAlign w:val="center"/>
          </w:tcPr>
          <w:p w14:paraId="2C8FE46E" w14:textId="47C433D9"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147,580 </w:t>
            </w:r>
          </w:p>
        </w:tc>
        <w:tc>
          <w:tcPr>
            <w:tcW w:w="781" w:type="pct"/>
            <w:vAlign w:val="center"/>
          </w:tcPr>
          <w:p w14:paraId="273B2B73" w14:textId="7925C82D"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354,931 </w:t>
            </w:r>
          </w:p>
        </w:tc>
        <w:tc>
          <w:tcPr>
            <w:tcW w:w="857" w:type="pct"/>
            <w:vAlign w:val="center"/>
          </w:tcPr>
          <w:p w14:paraId="23FEAC4D" w14:textId="1880FBAB" w:rsidR="00427639" w:rsidRPr="00E00AF4" w:rsidRDefault="00427639" w:rsidP="00427639">
            <w:pPr>
              <w:pBdr>
                <w:bottom w:val="single" w:sz="4" w:space="1" w:color="auto"/>
              </w:pBdr>
              <w:tabs>
                <w:tab w:val="decimal" w:pos="890"/>
              </w:tabs>
              <w:snapToGrid w:val="0"/>
              <w:spacing w:before="20" w:after="20"/>
              <w:ind w:firstLine="268"/>
              <w:contextualSpacing/>
              <w:jc w:val="right"/>
              <w:rPr>
                <w:iCs/>
                <w:sz w:val="18"/>
                <w:szCs w:val="18"/>
              </w:rPr>
            </w:pPr>
            <w:r>
              <w:rPr>
                <w:color w:val="000000"/>
                <w:sz w:val="18"/>
                <w:szCs w:val="18"/>
              </w:rPr>
              <w:t xml:space="preserve">566,221 </w:t>
            </w:r>
          </w:p>
        </w:tc>
        <w:tc>
          <w:tcPr>
            <w:tcW w:w="705" w:type="pct"/>
            <w:vAlign w:val="center"/>
          </w:tcPr>
          <w:p w14:paraId="7C24D16C" w14:textId="65408A6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529,176 </w:t>
            </w:r>
          </w:p>
        </w:tc>
        <w:tc>
          <w:tcPr>
            <w:tcW w:w="683" w:type="pct"/>
            <w:vAlign w:val="bottom"/>
          </w:tcPr>
          <w:p w14:paraId="68DFBAB5" w14:textId="631EA257"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sidRPr="00E00AF4">
              <w:rPr>
                <w:rFonts w:eastAsia="Arial"/>
                <w:color w:val="000000"/>
                <w:sz w:val="18"/>
                <w:szCs w:val="18"/>
              </w:rPr>
              <w:t>[●]</w:t>
            </w:r>
          </w:p>
        </w:tc>
      </w:tr>
      <w:tr w:rsidR="00427639" w:rsidRPr="00D45EC9" w14:paraId="67128E0B" w14:textId="51C3F2EE" w:rsidTr="00427639">
        <w:trPr>
          <w:trHeight w:val="349"/>
        </w:trPr>
        <w:tc>
          <w:tcPr>
            <w:tcW w:w="1325" w:type="pct"/>
            <w:vAlign w:val="bottom"/>
          </w:tcPr>
          <w:p w14:paraId="5F656C54" w14:textId="77777777" w:rsidR="00427639" w:rsidRPr="00E00AF4" w:rsidRDefault="00427639" w:rsidP="00427639">
            <w:pPr>
              <w:tabs>
                <w:tab w:val="right" w:leader="dot" w:pos="2805"/>
              </w:tabs>
              <w:snapToGrid w:val="0"/>
              <w:spacing w:before="20" w:after="20"/>
              <w:contextualSpacing/>
              <w:rPr>
                <w:rFonts w:eastAsia="Arial"/>
                <w:b/>
                <w:bCs/>
                <w:iCs/>
                <w:sz w:val="18"/>
                <w:szCs w:val="18"/>
              </w:rPr>
            </w:pPr>
            <w:r w:rsidRPr="00E00AF4">
              <w:rPr>
                <w:rFonts w:eastAsia="Arial"/>
                <w:b/>
                <w:bCs/>
                <w:iCs/>
                <w:sz w:val="18"/>
                <w:szCs w:val="18"/>
              </w:rPr>
              <w:t>Total current assets</w:t>
            </w:r>
            <w:r w:rsidRPr="00E00AF4">
              <w:rPr>
                <w:rFonts w:eastAsia="Arial"/>
                <w:b/>
                <w:bCs/>
                <w:iCs/>
                <w:sz w:val="18"/>
                <w:szCs w:val="18"/>
              </w:rPr>
              <w:tab/>
            </w:r>
          </w:p>
        </w:tc>
        <w:tc>
          <w:tcPr>
            <w:tcW w:w="649" w:type="pct"/>
            <w:gridSpan w:val="3"/>
            <w:vAlign w:val="bottom"/>
          </w:tcPr>
          <w:p w14:paraId="50F9B379" w14:textId="6639050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lang w:val="en-GB" w:eastAsia="zh-TW"/>
              </w:rPr>
              <w:t xml:space="preserve">258,080 </w:t>
            </w:r>
          </w:p>
        </w:tc>
        <w:tc>
          <w:tcPr>
            <w:tcW w:w="781" w:type="pct"/>
            <w:vAlign w:val="bottom"/>
          </w:tcPr>
          <w:p w14:paraId="16670473" w14:textId="782BB1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rPr>
              <w:t xml:space="preserve">439,615 </w:t>
            </w:r>
          </w:p>
        </w:tc>
        <w:tc>
          <w:tcPr>
            <w:tcW w:w="857" w:type="pct"/>
            <w:vAlign w:val="bottom"/>
          </w:tcPr>
          <w:p w14:paraId="09225AF1" w14:textId="4747DA60" w:rsidR="00427639" w:rsidRPr="00E00AF4" w:rsidRDefault="00427639" w:rsidP="00427639">
            <w:pPr>
              <w:pBdr>
                <w:bottom w:val="single" w:sz="4" w:space="1" w:color="auto"/>
              </w:pBdr>
              <w:tabs>
                <w:tab w:val="decimal" w:pos="890"/>
              </w:tabs>
              <w:snapToGrid w:val="0"/>
              <w:spacing w:before="20" w:after="20"/>
              <w:ind w:firstLine="268"/>
              <w:contextualSpacing/>
              <w:jc w:val="right"/>
              <w:rPr>
                <w:b/>
                <w:bCs/>
                <w:iCs/>
                <w:sz w:val="18"/>
                <w:szCs w:val="18"/>
              </w:rPr>
            </w:pPr>
            <w:r>
              <w:rPr>
                <w:b/>
                <w:bCs/>
                <w:color w:val="000000"/>
                <w:sz w:val="18"/>
                <w:szCs w:val="18"/>
              </w:rPr>
              <w:t xml:space="preserve">850,032 </w:t>
            </w:r>
          </w:p>
        </w:tc>
        <w:tc>
          <w:tcPr>
            <w:tcW w:w="705" w:type="pct"/>
            <w:vAlign w:val="bottom"/>
          </w:tcPr>
          <w:p w14:paraId="060774A5" w14:textId="27A1DC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Pr>
                <w:b/>
                <w:bCs/>
                <w:color w:val="000000"/>
                <w:sz w:val="18"/>
                <w:szCs w:val="18"/>
              </w:rPr>
              <w:t xml:space="preserve">906,264 </w:t>
            </w:r>
          </w:p>
        </w:tc>
        <w:tc>
          <w:tcPr>
            <w:tcW w:w="683" w:type="pct"/>
            <w:vAlign w:val="bottom"/>
          </w:tcPr>
          <w:p w14:paraId="654B7DBC" w14:textId="2946C1DE"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E00AF4">
              <w:rPr>
                <w:rFonts w:eastAsia="Arial"/>
                <w:color w:val="000000"/>
                <w:sz w:val="18"/>
                <w:szCs w:val="18"/>
              </w:rPr>
              <w:t>[●]</w:t>
            </w:r>
          </w:p>
        </w:tc>
      </w:tr>
      <w:tr w:rsidR="001B55A7" w:rsidRPr="00D45EC9" w14:paraId="2A217038" w14:textId="6BB214DF" w:rsidTr="00E00AF4">
        <w:trPr>
          <w:trHeight w:val="227"/>
        </w:trPr>
        <w:tc>
          <w:tcPr>
            <w:tcW w:w="1325" w:type="pct"/>
            <w:vAlign w:val="bottom"/>
          </w:tcPr>
          <w:p w14:paraId="30179A84"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p>
          <w:p w14:paraId="148F85B6"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r w:rsidRPr="00E00AF4">
              <w:rPr>
                <w:rFonts w:eastAsia="Arial"/>
                <w:b/>
                <w:bCs/>
                <w:iCs/>
                <w:sz w:val="18"/>
                <w:szCs w:val="18"/>
              </w:rPr>
              <w:t>Current liabilities</w:t>
            </w:r>
          </w:p>
        </w:tc>
        <w:tc>
          <w:tcPr>
            <w:tcW w:w="499" w:type="pct"/>
            <w:vAlign w:val="bottom"/>
          </w:tcPr>
          <w:p w14:paraId="6109483B"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124" w:type="pct"/>
            <w:vAlign w:val="bottom"/>
          </w:tcPr>
          <w:p w14:paraId="3C24EEF7"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07" w:type="pct"/>
            <w:gridSpan w:val="2"/>
            <w:vAlign w:val="bottom"/>
          </w:tcPr>
          <w:p w14:paraId="6FF04EB2"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57" w:type="pct"/>
            <w:vAlign w:val="bottom"/>
          </w:tcPr>
          <w:p w14:paraId="7108021D"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705" w:type="pct"/>
            <w:vAlign w:val="bottom"/>
          </w:tcPr>
          <w:p w14:paraId="5B4611B0"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683" w:type="pct"/>
            <w:vAlign w:val="bottom"/>
          </w:tcPr>
          <w:p w14:paraId="29D7A493"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r>
      <w:tr w:rsidR="00427639" w:rsidRPr="00D45EC9" w14:paraId="56BE28EC" w14:textId="408D8CC6" w:rsidTr="0032307A">
        <w:trPr>
          <w:trHeight w:val="227"/>
        </w:trPr>
        <w:tc>
          <w:tcPr>
            <w:tcW w:w="1325" w:type="pct"/>
            <w:vAlign w:val="bottom"/>
          </w:tcPr>
          <w:p w14:paraId="5FDAE1AB"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Trade and other payables</w:t>
            </w:r>
            <w:r w:rsidRPr="00E00AF4">
              <w:rPr>
                <w:rFonts w:eastAsia="Arial"/>
                <w:iCs/>
                <w:sz w:val="18"/>
                <w:szCs w:val="18"/>
              </w:rPr>
              <w:tab/>
            </w:r>
          </w:p>
        </w:tc>
        <w:tc>
          <w:tcPr>
            <w:tcW w:w="649" w:type="pct"/>
            <w:gridSpan w:val="3"/>
            <w:vAlign w:val="center"/>
          </w:tcPr>
          <w:p w14:paraId="6B104857" w14:textId="68839EF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8,240 </w:t>
            </w:r>
          </w:p>
        </w:tc>
        <w:tc>
          <w:tcPr>
            <w:tcW w:w="781" w:type="pct"/>
            <w:vAlign w:val="center"/>
          </w:tcPr>
          <w:p w14:paraId="6AB42F08" w14:textId="0238B0A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47,514 </w:t>
            </w:r>
          </w:p>
        </w:tc>
        <w:tc>
          <w:tcPr>
            <w:tcW w:w="857" w:type="pct"/>
            <w:vAlign w:val="center"/>
          </w:tcPr>
          <w:p w14:paraId="1D7D48CF" w14:textId="527164C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238,398 </w:t>
            </w:r>
          </w:p>
        </w:tc>
        <w:tc>
          <w:tcPr>
            <w:tcW w:w="705" w:type="pct"/>
            <w:vAlign w:val="center"/>
          </w:tcPr>
          <w:p w14:paraId="6A5EED30" w14:textId="70A4E75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295,249 </w:t>
            </w:r>
          </w:p>
        </w:tc>
        <w:tc>
          <w:tcPr>
            <w:tcW w:w="683" w:type="pct"/>
            <w:vAlign w:val="bottom"/>
          </w:tcPr>
          <w:p w14:paraId="115E5569" w14:textId="1E824FB7"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A54A08A" w14:textId="1A965AFE" w:rsidTr="00D139F4">
        <w:trPr>
          <w:trHeight w:val="227"/>
        </w:trPr>
        <w:tc>
          <w:tcPr>
            <w:tcW w:w="1325" w:type="pct"/>
            <w:vAlign w:val="bottom"/>
          </w:tcPr>
          <w:p w14:paraId="5834C172"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Contract liabilities</w:t>
            </w:r>
            <w:r w:rsidRPr="00E00AF4">
              <w:rPr>
                <w:rFonts w:eastAsia="Arial"/>
                <w:iCs/>
                <w:sz w:val="18"/>
                <w:szCs w:val="18"/>
              </w:rPr>
              <w:tab/>
            </w:r>
          </w:p>
        </w:tc>
        <w:tc>
          <w:tcPr>
            <w:tcW w:w="649" w:type="pct"/>
            <w:gridSpan w:val="3"/>
            <w:vAlign w:val="bottom"/>
          </w:tcPr>
          <w:p w14:paraId="7AEE18D6" w14:textId="3A5C7844"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1B3BD590" w14:textId="165BB7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1,094 </w:t>
            </w:r>
          </w:p>
        </w:tc>
        <w:tc>
          <w:tcPr>
            <w:tcW w:w="857" w:type="pct"/>
            <w:vAlign w:val="center"/>
          </w:tcPr>
          <w:p w14:paraId="617CA6B0" w14:textId="30FE3A1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12,974 </w:t>
            </w:r>
          </w:p>
        </w:tc>
        <w:tc>
          <w:tcPr>
            <w:tcW w:w="705" w:type="pct"/>
            <w:vAlign w:val="center"/>
          </w:tcPr>
          <w:p w14:paraId="0613A2AE" w14:textId="45C1A3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38,134 </w:t>
            </w:r>
          </w:p>
        </w:tc>
        <w:tc>
          <w:tcPr>
            <w:tcW w:w="683" w:type="pct"/>
            <w:vAlign w:val="bottom"/>
          </w:tcPr>
          <w:p w14:paraId="152D93A6" w14:textId="0838DFD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65EC391F" w14:textId="753F8940" w:rsidTr="00381FDF">
        <w:trPr>
          <w:trHeight w:val="227"/>
        </w:trPr>
        <w:tc>
          <w:tcPr>
            <w:tcW w:w="1325" w:type="pct"/>
            <w:vAlign w:val="bottom"/>
          </w:tcPr>
          <w:p w14:paraId="5B9F91DE"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Lease liabilities</w:t>
            </w:r>
            <w:r w:rsidRPr="00E00AF4">
              <w:rPr>
                <w:rFonts w:eastAsia="Arial"/>
                <w:iCs/>
                <w:sz w:val="18"/>
                <w:szCs w:val="18"/>
              </w:rPr>
              <w:tab/>
            </w:r>
          </w:p>
        </w:tc>
        <w:tc>
          <w:tcPr>
            <w:tcW w:w="649" w:type="pct"/>
            <w:gridSpan w:val="3"/>
            <w:vAlign w:val="center"/>
          </w:tcPr>
          <w:p w14:paraId="13ABD348" w14:textId="5A63DBC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2,998 </w:t>
            </w:r>
          </w:p>
        </w:tc>
        <w:tc>
          <w:tcPr>
            <w:tcW w:w="781" w:type="pct"/>
            <w:vAlign w:val="center"/>
          </w:tcPr>
          <w:p w14:paraId="41D53EA2" w14:textId="68F62D91"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107,753 </w:t>
            </w:r>
          </w:p>
        </w:tc>
        <w:tc>
          <w:tcPr>
            <w:tcW w:w="857" w:type="pct"/>
            <w:vAlign w:val="center"/>
          </w:tcPr>
          <w:p w14:paraId="2CD09FA6" w14:textId="594F3764"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96,419 </w:t>
            </w:r>
          </w:p>
        </w:tc>
        <w:tc>
          <w:tcPr>
            <w:tcW w:w="705" w:type="pct"/>
            <w:vAlign w:val="center"/>
          </w:tcPr>
          <w:p w14:paraId="5A897221" w14:textId="3E4A7C0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122,208 </w:t>
            </w:r>
          </w:p>
        </w:tc>
        <w:tc>
          <w:tcPr>
            <w:tcW w:w="683" w:type="pct"/>
            <w:vAlign w:val="bottom"/>
          </w:tcPr>
          <w:p w14:paraId="21815CAE" w14:textId="08F03C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C0D5CF6" w14:textId="11CB4DCA" w:rsidTr="005911E9">
        <w:trPr>
          <w:trHeight w:val="227"/>
        </w:trPr>
        <w:tc>
          <w:tcPr>
            <w:tcW w:w="1325" w:type="pct"/>
            <w:vAlign w:val="bottom"/>
          </w:tcPr>
          <w:p w14:paraId="32585200" w14:textId="6D37853F"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427639">
              <w:rPr>
                <w:rFonts w:eastAsia="Arial"/>
                <w:iCs/>
                <w:sz w:val="18"/>
                <w:szCs w:val="18"/>
              </w:rPr>
              <w:t>Bank borrowings</w:t>
            </w:r>
            <w:r w:rsidRPr="00E00AF4">
              <w:rPr>
                <w:rFonts w:eastAsia="Arial"/>
                <w:iCs/>
                <w:sz w:val="18"/>
                <w:szCs w:val="18"/>
              </w:rPr>
              <w:tab/>
            </w:r>
          </w:p>
        </w:tc>
        <w:tc>
          <w:tcPr>
            <w:tcW w:w="649" w:type="pct"/>
            <w:gridSpan w:val="3"/>
            <w:vAlign w:val="bottom"/>
          </w:tcPr>
          <w:p w14:paraId="014E8785" w14:textId="152F23F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3CB1B1AA" w14:textId="083A0E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32,361 </w:t>
            </w:r>
          </w:p>
        </w:tc>
        <w:tc>
          <w:tcPr>
            <w:tcW w:w="857" w:type="pct"/>
            <w:vAlign w:val="center"/>
          </w:tcPr>
          <w:p w14:paraId="07F99104" w14:textId="28EDDC0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95,123 </w:t>
            </w:r>
          </w:p>
        </w:tc>
        <w:tc>
          <w:tcPr>
            <w:tcW w:w="705" w:type="pct"/>
            <w:vAlign w:val="center"/>
          </w:tcPr>
          <w:p w14:paraId="0C3D059F" w14:textId="5E634ED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116,327 </w:t>
            </w:r>
          </w:p>
        </w:tc>
        <w:tc>
          <w:tcPr>
            <w:tcW w:w="683" w:type="pct"/>
            <w:vAlign w:val="bottom"/>
          </w:tcPr>
          <w:p w14:paraId="3F73FA7A" w14:textId="034B35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7E9E7FEE" w14:textId="4C00DC37" w:rsidTr="006E2B51">
        <w:trPr>
          <w:trHeight w:val="227"/>
        </w:trPr>
        <w:tc>
          <w:tcPr>
            <w:tcW w:w="1325" w:type="pct"/>
            <w:vAlign w:val="bottom"/>
          </w:tcPr>
          <w:p w14:paraId="47B405AF" w14:textId="0909E0D4"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427639">
              <w:rPr>
                <w:rFonts w:eastAsia="Arial"/>
                <w:iCs/>
                <w:sz w:val="18"/>
                <w:szCs w:val="18"/>
                <w:lang w:eastAsia="zh-CN"/>
              </w:rPr>
              <w:t>Deferred income</w:t>
            </w:r>
            <w:r w:rsidRPr="00E00AF4">
              <w:rPr>
                <w:rFonts w:eastAsia="Arial"/>
                <w:iCs/>
                <w:sz w:val="18"/>
                <w:szCs w:val="18"/>
                <w:lang w:eastAsia="zh-CN"/>
              </w:rPr>
              <w:tab/>
            </w:r>
          </w:p>
        </w:tc>
        <w:tc>
          <w:tcPr>
            <w:tcW w:w="649" w:type="pct"/>
            <w:gridSpan w:val="3"/>
            <w:vAlign w:val="bottom"/>
          </w:tcPr>
          <w:p w14:paraId="604AECE1" w14:textId="77777777"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356E5991" w14:textId="6FBB8BAF"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Pr>
                <w:color w:val="000000"/>
                <w:sz w:val="18"/>
                <w:szCs w:val="18"/>
              </w:rPr>
              <w:t xml:space="preserve">918 </w:t>
            </w:r>
          </w:p>
        </w:tc>
        <w:tc>
          <w:tcPr>
            <w:tcW w:w="857" w:type="pct"/>
            <w:vAlign w:val="center"/>
          </w:tcPr>
          <w:p w14:paraId="656EE3BE" w14:textId="301E57B3"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Pr>
                <w:color w:val="000000"/>
                <w:sz w:val="18"/>
                <w:szCs w:val="18"/>
              </w:rPr>
              <w:t xml:space="preserve">1,195 </w:t>
            </w:r>
          </w:p>
        </w:tc>
        <w:tc>
          <w:tcPr>
            <w:tcW w:w="705" w:type="pct"/>
            <w:vAlign w:val="bottom"/>
          </w:tcPr>
          <w:p w14:paraId="6A23E895" w14:textId="4F29BD33"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683" w:type="pct"/>
            <w:vAlign w:val="bottom"/>
          </w:tcPr>
          <w:p w14:paraId="580D06BE" w14:textId="774DA542"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66B961" w14:textId="3820969C" w:rsidTr="00AC67D0">
        <w:trPr>
          <w:trHeight w:val="161"/>
        </w:trPr>
        <w:tc>
          <w:tcPr>
            <w:tcW w:w="1325" w:type="pct"/>
            <w:vAlign w:val="bottom"/>
          </w:tcPr>
          <w:p w14:paraId="219ECB91" w14:textId="77777777" w:rsidR="00427639" w:rsidRPr="00E00AF4" w:rsidRDefault="00427639" w:rsidP="00427639">
            <w:pPr>
              <w:tabs>
                <w:tab w:val="right" w:leader="dot" w:pos="2805"/>
              </w:tabs>
              <w:snapToGrid w:val="0"/>
              <w:spacing w:before="20" w:after="20"/>
              <w:contextualSpacing/>
              <w:rPr>
                <w:rFonts w:eastAsia="Arial"/>
                <w:b/>
                <w:bCs/>
                <w:iCs/>
                <w:sz w:val="18"/>
                <w:szCs w:val="18"/>
              </w:rPr>
            </w:pPr>
            <w:r w:rsidRPr="00E00AF4">
              <w:rPr>
                <w:rFonts w:eastAsia="Arial"/>
                <w:b/>
                <w:bCs/>
                <w:iCs/>
                <w:sz w:val="18"/>
                <w:szCs w:val="18"/>
              </w:rPr>
              <w:t>Total current liabilities</w:t>
            </w:r>
            <w:r w:rsidRPr="00E00AF4">
              <w:rPr>
                <w:rFonts w:eastAsia="Arial"/>
                <w:b/>
                <w:bCs/>
                <w:iCs/>
                <w:sz w:val="18"/>
                <w:szCs w:val="18"/>
              </w:rPr>
              <w:tab/>
            </w:r>
          </w:p>
        </w:tc>
        <w:tc>
          <w:tcPr>
            <w:tcW w:w="649" w:type="pct"/>
            <w:gridSpan w:val="3"/>
            <w:vAlign w:val="center"/>
          </w:tcPr>
          <w:p w14:paraId="63F44820" w14:textId="5115EF3B" w:rsidR="00427639" w:rsidRPr="00E00AF4" w:rsidRDefault="00427639" w:rsidP="00427639">
            <w:pPr>
              <w:pBdr>
                <w:bottom w:val="single" w:sz="4" w:space="1" w:color="auto"/>
              </w:pBdr>
              <w:tabs>
                <w:tab w:val="decimal" w:pos="890"/>
              </w:tabs>
              <w:snapToGrid w:val="0"/>
              <w:spacing w:before="20" w:after="20"/>
              <w:contextualSpacing/>
              <w:jc w:val="right"/>
              <w:rPr>
                <w:rFonts w:eastAsia="Arial"/>
                <w:b/>
                <w:color w:val="000000"/>
                <w:sz w:val="18"/>
                <w:szCs w:val="18"/>
              </w:rPr>
            </w:pPr>
            <w:r>
              <w:rPr>
                <w:b/>
                <w:bCs/>
                <w:color w:val="000000"/>
                <w:sz w:val="18"/>
                <w:szCs w:val="18"/>
                <w:lang w:val="en-GB" w:eastAsia="zh-TW"/>
              </w:rPr>
              <w:t xml:space="preserve">11,238 </w:t>
            </w:r>
          </w:p>
        </w:tc>
        <w:tc>
          <w:tcPr>
            <w:tcW w:w="781" w:type="pct"/>
            <w:vAlign w:val="center"/>
          </w:tcPr>
          <w:p w14:paraId="2D7FD449" w14:textId="55C7F02A" w:rsidR="00427639" w:rsidRPr="00E00AF4" w:rsidRDefault="00427639" w:rsidP="00427639">
            <w:pPr>
              <w:pBdr>
                <w:bottom w:val="single" w:sz="4" w:space="1" w:color="auto"/>
              </w:pBdr>
              <w:tabs>
                <w:tab w:val="decimal" w:pos="890"/>
              </w:tabs>
              <w:snapToGrid w:val="0"/>
              <w:spacing w:before="20" w:after="20"/>
              <w:contextualSpacing/>
              <w:jc w:val="right"/>
              <w:rPr>
                <w:rFonts w:eastAsia="Arial"/>
                <w:b/>
                <w:color w:val="000000"/>
                <w:sz w:val="18"/>
                <w:szCs w:val="18"/>
              </w:rPr>
            </w:pPr>
            <w:r>
              <w:rPr>
                <w:b/>
                <w:bCs/>
                <w:color w:val="000000"/>
                <w:sz w:val="18"/>
                <w:szCs w:val="18"/>
              </w:rPr>
              <w:t xml:space="preserve">189,640 </w:t>
            </w:r>
          </w:p>
        </w:tc>
        <w:tc>
          <w:tcPr>
            <w:tcW w:w="857" w:type="pct"/>
            <w:vAlign w:val="center"/>
          </w:tcPr>
          <w:p w14:paraId="1BFFB423" w14:textId="4DBFDC7D" w:rsidR="00427639" w:rsidRPr="00E00AF4" w:rsidRDefault="00427639" w:rsidP="00427639">
            <w:pPr>
              <w:pBdr>
                <w:bottom w:val="single" w:sz="4" w:space="1" w:color="auto"/>
              </w:pBdr>
              <w:tabs>
                <w:tab w:val="decimal" w:pos="890"/>
              </w:tabs>
              <w:snapToGrid w:val="0"/>
              <w:spacing w:before="20" w:after="20"/>
              <w:contextualSpacing/>
              <w:jc w:val="right"/>
              <w:rPr>
                <w:b/>
                <w:bCs/>
                <w:iCs/>
                <w:color w:val="000000"/>
                <w:sz w:val="18"/>
                <w:szCs w:val="18"/>
                <w:lang w:val="en-GB"/>
              </w:rPr>
            </w:pPr>
            <w:r>
              <w:rPr>
                <w:b/>
                <w:bCs/>
                <w:color w:val="000000"/>
                <w:sz w:val="18"/>
                <w:szCs w:val="18"/>
              </w:rPr>
              <w:t xml:space="preserve">444,109 </w:t>
            </w:r>
          </w:p>
        </w:tc>
        <w:tc>
          <w:tcPr>
            <w:tcW w:w="705" w:type="pct"/>
            <w:vAlign w:val="center"/>
          </w:tcPr>
          <w:p w14:paraId="3BAE5E5C" w14:textId="7A334C20"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Pr>
                <w:b/>
                <w:bCs/>
                <w:color w:val="000000"/>
                <w:sz w:val="18"/>
                <w:szCs w:val="18"/>
              </w:rPr>
              <w:t xml:space="preserve">571,918 </w:t>
            </w:r>
          </w:p>
        </w:tc>
        <w:tc>
          <w:tcPr>
            <w:tcW w:w="683" w:type="pct"/>
            <w:vAlign w:val="bottom"/>
          </w:tcPr>
          <w:p w14:paraId="553EBA88" w14:textId="78C9CF2F"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5504E8F2" w14:textId="1192A3A3" w:rsidTr="00427639">
        <w:trPr>
          <w:trHeight w:val="227"/>
        </w:trPr>
        <w:tc>
          <w:tcPr>
            <w:tcW w:w="1325" w:type="pct"/>
            <w:vAlign w:val="bottom"/>
          </w:tcPr>
          <w:p w14:paraId="1EE27C6E" w14:textId="77777777" w:rsidR="00427639" w:rsidRPr="00E00AF4" w:rsidRDefault="00427639" w:rsidP="00427639">
            <w:pPr>
              <w:tabs>
                <w:tab w:val="right" w:leader="dot" w:pos="2805"/>
              </w:tabs>
              <w:snapToGrid w:val="0"/>
              <w:spacing w:before="20" w:after="20"/>
              <w:ind w:left="180" w:hanging="180"/>
              <w:contextualSpacing/>
              <w:rPr>
                <w:rFonts w:eastAsia="Arial"/>
                <w:b/>
                <w:bCs/>
                <w:iCs/>
                <w:sz w:val="18"/>
                <w:szCs w:val="18"/>
              </w:rPr>
            </w:pPr>
          </w:p>
          <w:p w14:paraId="71CC58A8" w14:textId="5FD05833" w:rsidR="00427639" w:rsidRPr="00E00AF4" w:rsidRDefault="00427639" w:rsidP="00427639">
            <w:pPr>
              <w:tabs>
                <w:tab w:val="right" w:leader="dot" w:pos="2805"/>
              </w:tabs>
              <w:snapToGrid w:val="0"/>
              <w:spacing w:before="20" w:after="20"/>
              <w:ind w:left="180" w:hanging="180"/>
              <w:contextualSpacing/>
              <w:rPr>
                <w:rFonts w:eastAsia="Arial"/>
                <w:b/>
                <w:bCs/>
                <w:iCs/>
                <w:sz w:val="18"/>
                <w:szCs w:val="18"/>
              </w:rPr>
            </w:pPr>
            <w:proofErr w:type="gramStart"/>
            <w:r w:rsidRPr="00E00AF4">
              <w:rPr>
                <w:rFonts w:eastAsia="Arial"/>
                <w:b/>
                <w:bCs/>
                <w:iCs/>
                <w:sz w:val="18"/>
                <w:szCs w:val="18"/>
              </w:rPr>
              <w:t>Net current</w:t>
            </w:r>
            <w:proofErr w:type="gramEnd"/>
            <w:r>
              <w:rPr>
                <w:rFonts w:eastAsiaTheme="minorEastAsia" w:hint="eastAsia"/>
                <w:b/>
                <w:bCs/>
                <w:iCs/>
                <w:sz w:val="18"/>
                <w:szCs w:val="18"/>
                <w:lang w:eastAsia="zh-CN"/>
              </w:rPr>
              <w:t xml:space="preserve"> asset</w:t>
            </w:r>
            <w:r w:rsidRPr="00E00AF4">
              <w:rPr>
                <w:rFonts w:eastAsia="Arial"/>
                <w:b/>
                <w:bCs/>
                <w:iCs/>
                <w:sz w:val="18"/>
                <w:szCs w:val="18"/>
              </w:rPr>
              <w:t>s</w:t>
            </w:r>
            <w:r w:rsidRPr="00E00AF4">
              <w:rPr>
                <w:rFonts w:eastAsia="Arial"/>
                <w:b/>
                <w:bCs/>
                <w:iCs/>
                <w:sz w:val="18"/>
                <w:szCs w:val="18"/>
              </w:rPr>
              <w:tab/>
            </w:r>
          </w:p>
        </w:tc>
        <w:tc>
          <w:tcPr>
            <w:tcW w:w="649" w:type="pct"/>
            <w:gridSpan w:val="3"/>
            <w:vAlign w:val="bottom"/>
          </w:tcPr>
          <w:p w14:paraId="477216EC" w14:textId="7F875390" w:rsidR="00427639" w:rsidRPr="00E00AF4" w:rsidRDefault="00427639" w:rsidP="00427639">
            <w:pPr>
              <w:pBdr>
                <w:bottom w:val="single" w:sz="4" w:space="1" w:color="auto"/>
              </w:pBdr>
              <w:tabs>
                <w:tab w:val="decimal" w:pos="890"/>
              </w:tabs>
              <w:snapToGrid w:val="0"/>
              <w:spacing w:before="20" w:after="20"/>
              <w:contextualSpacing/>
              <w:jc w:val="right"/>
              <w:rPr>
                <w:rFonts w:eastAsia="Arial"/>
                <w:b/>
                <w:color w:val="000000"/>
                <w:sz w:val="18"/>
                <w:szCs w:val="18"/>
              </w:rPr>
            </w:pPr>
            <w:r>
              <w:rPr>
                <w:b/>
                <w:bCs/>
                <w:color w:val="000000"/>
                <w:sz w:val="18"/>
                <w:szCs w:val="18"/>
              </w:rPr>
              <w:t xml:space="preserve">246,842 </w:t>
            </w:r>
          </w:p>
        </w:tc>
        <w:tc>
          <w:tcPr>
            <w:tcW w:w="781" w:type="pct"/>
            <w:vAlign w:val="bottom"/>
          </w:tcPr>
          <w:p w14:paraId="7EE6392B" w14:textId="0CE52316" w:rsidR="00427639" w:rsidRPr="00E00AF4" w:rsidRDefault="00427639" w:rsidP="00427639">
            <w:pPr>
              <w:pBdr>
                <w:bottom w:val="single" w:sz="4" w:space="1" w:color="auto"/>
              </w:pBdr>
              <w:tabs>
                <w:tab w:val="decimal" w:pos="890"/>
              </w:tabs>
              <w:snapToGrid w:val="0"/>
              <w:spacing w:before="20" w:after="20"/>
              <w:contextualSpacing/>
              <w:jc w:val="right"/>
              <w:rPr>
                <w:rFonts w:eastAsia="Arial"/>
                <w:b/>
                <w:color w:val="000000"/>
                <w:sz w:val="18"/>
                <w:szCs w:val="18"/>
              </w:rPr>
            </w:pPr>
            <w:r>
              <w:rPr>
                <w:b/>
                <w:bCs/>
                <w:color w:val="000000"/>
                <w:sz w:val="18"/>
                <w:szCs w:val="18"/>
              </w:rPr>
              <w:t xml:space="preserve">249,975 </w:t>
            </w:r>
          </w:p>
        </w:tc>
        <w:tc>
          <w:tcPr>
            <w:tcW w:w="857" w:type="pct"/>
            <w:vAlign w:val="bottom"/>
          </w:tcPr>
          <w:p w14:paraId="612C13DD" w14:textId="380385B5" w:rsidR="00427639" w:rsidRPr="00E00AF4" w:rsidRDefault="00427639" w:rsidP="00427639">
            <w:pPr>
              <w:pBdr>
                <w:bottom w:val="single" w:sz="4" w:space="1" w:color="auto"/>
              </w:pBdr>
              <w:tabs>
                <w:tab w:val="decimal" w:pos="890"/>
              </w:tabs>
              <w:snapToGrid w:val="0"/>
              <w:spacing w:before="20" w:after="20"/>
              <w:contextualSpacing/>
              <w:jc w:val="right"/>
              <w:rPr>
                <w:b/>
                <w:bCs/>
                <w:iCs/>
                <w:sz w:val="18"/>
                <w:szCs w:val="18"/>
              </w:rPr>
            </w:pPr>
            <w:r>
              <w:rPr>
                <w:b/>
                <w:bCs/>
                <w:color w:val="000000"/>
                <w:sz w:val="18"/>
                <w:szCs w:val="18"/>
              </w:rPr>
              <w:t xml:space="preserve">405,923 </w:t>
            </w:r>
          </w:p>
        </w:tc>
        <w:tc>
          <w:tcPr>
            <w:tcW w:w="705" w:type="pct"/>
            <w:vAlign w:val="bottom"/>
          </w:tcPr>
          <w:p w14:paraId="7302FF31" w14:textId="32F304AA" w:rsidR="00427639" w:rsidRPr="00427639"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427639">
              <w:rPr>
                <w:b/>
                <w:bCs/>
                <w:color w:val="000000"/>
                <w:sz w:val="18"/>
                <w:szCs w:val="18"/>
              </w:rPr>
              <w:t xml:space="preserve">334,346 </w:t>
            </w:r>
          </w:p>
        </w:tc>
        <w:tc>
          <w:tcPr>
            <w:tcW w:w="683" w:type="pct"/>
            <w:vAlign w:val="bottom"/>
          </w:tcPr>
          <w:p w14:paraId="419C5DAF" w14:textId="711E38BB"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6B08FBEE" w14:textId="5D794A47" w:rsidTr="00427639">
        <w:trPr>
          <w:trHeight w:val="227"/>
        </w:trPr>
        <w:tc>
          <w:tcPr>
            <w:tcW w:w="1325" w:type="pct"/>
            <w:vAlign w:val="bottom"/>
          </w:tcPr>
          <w:p w14:paraId="3869665A" w14:textId="77777777" w:rsidR="00427639" w:rsidRPr="00E00AF4" w:rsidRDefault="00427639" w:rsidP="00427639">
            <w:pPr>
              <w:tabs>
                <w:tab w:val="right" w:leader="dot" w:pos="2805"/>
              </w:tabs>
              <w:snapToGrid w:val="0"/>
              <w:spacing w:before="20" w:after="20"/>
              <w:contextualSpacing/>
              <w:rPr>
                <w:rFonts w:eastAsia="Arial"/>
                <w:b/>
                <w:bCs/>
                <w:iCs/>
                <w:sz w:val="18"/>
                <w:szCs w:val="18"/>
              </w:rPr>
            </w:pPr>
            <w:r w:rsidRPr="00E00AF4">
              <w:rPr>
                <w:rFonts w:eastAsia="Arial"/>
                <w:b/>
                <w:bCs/>
                <w:iCs/>
                <w:sz w:val="18"/>
                <w:szCs w:val="18"/>
              </w:rPr>
              <w:t xml:space="preserve">Total assets </w:t>
            </w:r>
            <w:proofErr w:type="gramStart"/>
            <w:r w:rsidRPr="00E00AF4">
              <w:rPr>
                <w:rFonts w:eastAsia="Arial"/>
                <w:b/>
                <w:bCs/>
                <w:iCs/>
                <w:sz w:val="18"/>
                <w:szCs w:val="18"/>
              </w:rPr>
              <w:t>less</w:t>
            </w:r>
            <w:proofErr w:type="gramEnd"/>
            <w:r w:rsidRPr="00E00AF4">
              <w:rPr>
                <w:rFonts w:eastAsia="Arial"/>
                <w:b/>
                <w:bCs/>
                <w:iCs/>
                <w:sz w:val="18"/>
                <w:szCs w:val="18"/>
              </w:rPr>
              <w:t xml:space="preserve"> current liabilities</w:t>
            </w:r>
            <w:r w:rsidRPr="00E00AF4">
              <w:rPr>
                <w:rFonts w:eastAsia="Arial"/>
                <w:b/>
                <w:bCs/>
                <w:iCs/>
                <w:sz w:val="18"/>
                <w:szCs w:val="18"/>
              </w:rPr>
              <w:tab/>
            </w:r>
          </w:p>
        </w:tc>
        <w:tc>
          <w:tcPr>
            <w:tcW w:w="649" w:type="pct"/>
            <w:gridSpan w:val="3"/>
            <w:vAlign w:val="bottom"/>
          </w:tcPr>
          <w:p w14:paraId="3E886DC0" w14:textId="399C7128" w:rsidR="00427639" w:rsidRPr="00E00AF4" w:rsidRDefault="00427639" w:rsidP="00427639">
            <w:pPr>
              <w:pBdr>
                <w:bottom w:val="single" w:sz="4" w:space="1" w:color="auto"/>
              </w:pBdr>
              <w:tabs>
                <w:tab w:val="decimal" w:pos="890"/>
              </w:tabs>
              <w:snapToGrid w:val="0"/>
              <w:spacing w:before="20" w:after="20"/>
              <w:contextualSpacing/>
              <w:jc w:val="right"/>
              <w:rPr>
                <w:b/>
                <w:bCs/>
                <w:iCs/>
                <w:color w:val="000000"/>
                <w:sz w:val="18"/>
                <w:szCs w:val="18"/>
                <w:lang w:val="en-GB"/>
              </w:rPr>
            </w:pPr>
            <w:r>
              <w:rPr>
                <w:b/>
                <w:bCs/>
                <w:color w:val="000000"/>
                <w:sz w:val="18"/>
                <w:szCs w:val="18"/>
              </w:rPr>
              <w:t xml:space="preserve">396,099 </w:t>
            </w:r>
          </w:p>
        </w:tc>
        <w:tc>
          <w:tcPr>
            <w:tcW w:w="781" w:type="pct"/>
            <w:vAlign w:val="bottom"/>
          </w:tcPr>
          <w:p w14:paraId="12E73D8A" w14:textId="4653CA0C" w:rsidR="00427639" w:rsidRPr="00E00AF4" w:rsidRDefault="00427639" w:rsidP="00427639">
            <w:pPr>
              <w:pBdr>
                <w:bottom w:val="single" w:sz="4" w:space="1" w:color="auto"/>
              </w:pBdr>
              <w:tabs>
                <w:tab w:val="decimal" w:pos="890"/>
              </w:tabs>
              <w:snapToGrid w:val="0"/>
              <w:spacing w:before="20" w:after="20"/>
              <w:contextualSpacing/>
              <w:jc w:val="right"/>
              <w:rPr>
                <w:b/>
                <w:bCs/>
                <w:iCs/>
                <w:color w:val="000000"/>
                <w:sz w:val="18"/>
                <w:szCs w:val="18"/>
                <w:lang w:val="en-GB"/>
              </w:rPr>
            </w:pPr>
            <w:r>
              <w:rPr>
                <w:b/>
                <w:bCs/>
                <w:color w:val="000000"/>
                <w:sz w:val="18"/>
                <w:szCs w:val="18"/>
              </w:rPr>
              <w:t xml:space="preserve">972,279 </w:t>
            </w:r>
          </w:p>
        </w:tc>
        <w:tc>
          <w:tcPr>
            <w:tcW w:w="857" w:type="pct"/>
            <w:vAlign w:val="bottom"/>
          </w:tcPr>
          <w:p w14:paraId="4C3081FE" w14:textId="66079D6C" w:rsidR="00427639" w:rsidRPr="00E00AF4" w:rsidRDefault="00427639" w:rsidP="00427639">
            <w:pPr>
              <w:pBdr>
                <w:bottom w:val="single" w:sz="4" w:space="1" w:color="auto"/>
              </w:pBdr>
              <w:tabs>
                <w:tab w:val="decimal" w:pos="890"/>
              </w:tabs>
              <w:snapToGrid w:val="0"/>
              <w:spacing w:before="20" w:after="20"/>
              <w:contextualSpacing/>
              <w:jc w:val="right"/>
              <w:rPr>
                <w:b/>
                <w:bCs/>
                <w:iCs/>
                <w:color w:val="000000"/>
                <w:sz w:val="18"/>
                <w:szCs w:val="18"/>
                <w:lang w:val="en-GB"/>
              </w:rPr>
            </w:pPr>
            <w:r>
              <w:rPr>
                <w:b/>
                <w:bCs/>
                <w:color w:val="000000"/>
                <w:sz w:val="18"/>
                <w:szCs w:val="18"/>
              </w:rPr>
              <w:t xml:space="preserve">1,038,110 </w:t>
            </w:r>
          </w:p>
        </w:tc>
        <w:tc>
          <w:tcPr>
            <w:tcW w:w="705" w:type="pct"/>
            <w:vAlign w:val="bottom"/>
          </w:tcPr>
          <w:p w14:paraId="7BF7C336" w14:textId="23CF1DD1"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Pr>
                <w:b/>
                <w:bCs/>
                <w:color w:val="000000"/>
                <w:sz w:val="18"/>
                <w:szCs w:val="18"/>
              </w:rPr>
              <w:t xml:space="preserve">979,447 </w:t>
            </w:r>
          </w:p>
        </w:tc>
        <w:tc>
          <w:tcPr>
            <w:tcW w:w="683" w:type="pct"/>
            <w:vAlign w:val="bottom"/>
          </w:tcPr>
          <w:p w14:paraId="11236AB9" w14:textId="2F73451C"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bl>
    <w:p w14:paraId="75722888" w14:textId="3CC41397" w:rsidR="00234927" w:rsidRPr="00CE6073" w:rsidRDefault="00234927" w:rsidP="00FC52C6">
      <w:pPr>
        <w:jc w:val="both"/>
        <w:rPr>
          <w:rFonts w:ascii="Times New Roman" w:hAnsi="Times New Roman" w:cs="Times New Roman"/>
          <w:iCs/>
        </w:rPr>
      </w:pPr>
    </w:p>
    <w:p w14:paraId="14C026E8" w14:textId="14AD2FBE" w:rsidR="00E30ED8" w:rsidRDefault="00E30ED8"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sidR="00FC52C6">
        <w:rPr>
          <w:rFonts w:ascii="Times New Roman" w:hAnsi="Times New Roman" w:cs="Times New Roman" w:hint="eastAsia"/>
          <w:iCs/>
        </w:rPr>
        <w:t>s</w:t>
      </w:r>
      <w:r w:rsidRPr="00CE6073">
        <w:rPr>
          <w:rFonts w:ascii="Times New Roman" w:hAnsi="Times New Roman" w:cs="Times New Roman"/>
          <w:iCs/>
        </w:rPr>
        <w:t xml:space="preserve"> [increased/</w:t>
      </w:r>
      <w:r w:rsidRPr="00131AC8">
        <w:rPr>
          <w:rFonts w:ascii="Times New Roman" w:hAnsi="Times New Roman" w:cs="Times New Roman"/>
          <w:iCs/>
        </w:rPr>
        <w:t>decreased] from RMB</w:t>
      </w:r>
      <w:r w:rsidR="00FC52C6">
        <w:rPr>
          <w:rFonts w:ascii="Times New Roman" w:hAnsi="Times New Roman" w:cs="Times New Roman" w:hint="eastAsia"/>
          <w:iCs/>
        </w:rPr>
        <w:t>334.3</w:t>
      </w:r>
      <w:r w:rsidRPr="00131AC8">
        <w:rPr>
          <w:rFonts w:ascii="Times New Roman" w:hAnsi="Times New Roman" w:cs="Times New Roman"/>
          <w:iCs/>
        </w:rPr>
        <w:t xml:space="preserve"> million as of </w:t>
      </w:r>
      <w:r w:rsidR="00131AC8" w:rsidRPr="00131AC8">
        <w:rPr>
          <w:rFonts w:ascii="Times New Roman" w:hAnsi="Times New Roman" w:cs="Times New Roman"/>
          <w:iCs/>
        </w:rPr>
        <w:t xml:space="preserve">March 31, </w:t>
      </w:r>
      <w:proofErr w:type="gramStart"/>
      <w:r w:rsidR="00131AC8" w:rsidRPr="00131AC8">
        <w:rPr>
          <w:rFonts w:ascii="Times New Roman" w:hAnsi="Times New Roman" w:cs="Times New Roman"/>
          <w:iCs/>
        </w:rPr>
        <w:t>202</w:t>
      </w:r>
      <w:r w:rsidR="00FC52C6">
        <w:rPr>
          <w:rFonts w:ascii="Times New Roman" w:hAnsi="Times New Roman" w:cs="Times New Roman" w:hint="eastAsia"/>
          <w:iCs/>
        </w:rPr>
        <w:t>6</w:t>
      </w:r>
      <w:proofErr w:type="gramEnd"/>
      <w:r w:rsidR="00131AC8" w:rsidRPr="00131AC8">
        <w:rPr>
          <w:rFonts w:ascii="Times New Roman" w:hAnsi="Times New Roman" w:cs="Times New Roman"/>
          <w:iCs/>
        </w:rPr>
        <w:t xml:space="preserve"> </w:t>
      </w:r>
      <w:r w:rsidRPr="00131AC8">
        <w:rPr>
          <w:rFonts w:ascii="Times New Roman" w:hAnsi="Times New Roman" w:cs="Times New Roman"/>
          <w:iCs/>
        </w:rPr>
        <w:t xml:space="preserve">to </w:t>
      </w:r>
      <w:proofErr w:type="gramStart"/>
      <w:r w:rsidRPr="00131AC8">
        <w:rPr>
          <w:rFonts w:ascii="Times New Roman" w:hAnsi="Times New Roman" w:cs="Times New Roman"/>
          <w:iCs/>
        </w:rPr>
        <w:t>RMB[</w:t>
      </w:r>
      <w:proofErr w:type="gramEnd"/>
      <w:r w:rsidRPr="00131AC8">
        <w:rPr>
          <w:rFonts w:ascii="Times New Roman" w:hAnsi="Times New Roman" w:cs="Times New Roman"/>
          <w:iCs/>
        </w:rPr>
        <w:t>●] million as of [</w:t>
      </w:r>
      <w:r w:rsidR="00131AC8" w:rsidRPr="00131AC8">
        <w:rPr>
          <w:rFonts w:ascii="Times New Roman" w:hAnsi="Times New Roman" w:cs="Times New Roman"/>
          <w:iCs/>
        </w:rPr>
        <w:t>●</w:t>
      </w:r>
      <w:r w:rsidRPr="00131AC8">
        <w:rPr>
          <w:rFonts w:ascii="Times New Roman" w:hAnsi="Times New Roman" w:cs="Times New Roman"/>
          <w:iCs/>
        </w:rPr>
        <w:t>], 20</w:t>
      </w:r>
      <w:r w:rsidR="00131AC8" w:rsidRPr="00131AC8">
        <w:rPr>
          <w:rFonts w:ascii="Times New Roman" w:hAnsi="Times New Roman" w:cs="Times New Roman"/>
          <w:iCs/>
        </w:rPr>
        <w:t>2</w:t>
      </w:r>
      <w:r w:rsidR="00FC52C6">
        <w:rPr>
          <w:rFonts w:ascii="Times New Roman" w:hAnsi="Times New Roman" w:cs="Times New Roman" w:hint="eastAsia"/>
          <w:iCs/>
        </w:rPr>
        <w:t>6</w:t>
      </w:r>
      <w:r w:rsidRPr="00131AC8">
        <w:rPr>
          <w:rFonts w:ascii="Times New Roman" w:hAnsi="Times New Roman" w:cs="Times New Roman"/>
          <w:iCs/>
        </w:rPr>
        <w:t>, primarily due to</w:t>
      </w:r>
      <w:r w:rsidR="00CE6073" w:rsidRPr="00131AC8">
        <w:rPr>
          <w:rFonts w:ascii="Times New Roman" w:hAnsi="Times New Roman" w:cs="Times New Roman"/>
          <w:iCs/>
        </w:rPr>
        <w:t xml:space="preserve"> [●].</w:t>
      </w:r>
    </w:p>
    <w:p w14:paraId="3D7CB404" w14:textId="45BC0390" w:rsidR="00FC52C6" w:rsidRDefault="00FC52C6"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Pr>
          <w:rFonts w:ascii="Times New Roman" w:hAnsi="Times New Roman" w:cs="Times New Roman" w:hint="eastAsia"/>
          <w:iCs/>
        </w:rPr>
        <w:t>s decreased from RMB</w:t>
      </w:r>
      <w:r w:rsidR="00EE5D5C">
        <w:rPr>
          <w:rFonts w:ascii="Times New Roman" w:hAnsi="Times New Roman" w:cs="Times New Roman" w:hint="eastAsia"/>
          <w:iCs/>
        </w:rPr>
        <w:t>405.9</w:t>
      </w:r>
      <w:r>
        <w:rPr>
          <w:rFonts w:ascii="Times New Roman" w:hAnsi="Times New Roman" w:cs="Times New Roman" w:hint="eastAsia"/>
          <w:iCs/>
        </w:rPr>
        <w:t xml:space="preserve"> million as of December 31, 2025 to </w:t>
      </w:r>
      <w:r w:rsidRPr="00131AC8">
        <w:rPr>
          <w:rFonts w:ascii="Times New Roman" w:hAnsi="Times New Roman" w:cs="Times New Roman"/>
          <w:iCs/>
        </w:rPr>
        <w:t>RMB</w:t>
      </w:r>
      <w:r w:rsidR="00EE5D5C">
        <w:rPr>
          <w:rFonts w:ascii="Times New Roman" w:hAnsi="Times New Roman" w:cs="Times New Roman" w:hint="eastAsia"/>
          <w:iCs/>
        </w:rPr>
        <w:t>334.3</w:t>
      </w:r>
      <w:r w:rsidRPr="00131AC8">
        <w:rPr>
          <w:rFonts w:ascii="Times New Roman" w:hAnsi="Times New Roman" w:cs="Times New Roman"/>
          <w:iCs/>
        </w:rPr>
        <w:t xml:space="preserve"> million as of March 31, 202</w:t>
      </w:r>
      <w:r>
        <w:rPr>
          <w:rFonts w:ascii="Times New Roman" w:hAnsi="Times New Roman" w:cs="Times New Roman" w:hint="eastAsia"/>
          <w:iCs/>
        </w:rPr>
        <w:t>6</w:t>
      </w:r>
      <w:r w:rsidRPr="00131AC8">
        <w:rPr>
          <w:rFonts w:ascii="Times New Roman" w:hAnsi="Times New Roman" w:cs="Times New Roman"/>
          <w:iCs/>
        </w:rPr>
        <w:t xml:space="preserve">, primarily due to </w:t>
      </w:r>
      <w:r w:rsidR="001F29DE">
        <w:rPr>
          <w:rFonts w:ascii="Times New Roman" w:hAnsi="Times New Roman" w:cs="Times New Roman" w:hint="eastAsia"/>
          <w:iCs/>
        </w:rPr>
        <w:t>a decrease in term deposits of RMB58.5 million, an increase in trade and other payables of RMB56.9 million and a decrease in cash and cash equivalents of RMB37.0 million, partially offset by an increase in trade and other receivables of RMB150.6 million</w:t>
      </w:r>
      <w:r w:rsidRPr="00131AC8">
        <w:rPr>
          <w:rFonts w:ascii="Times New Roman" w:hAnsi="Times New Roman" w:cs="Times New Roman"/>
          <w:iCs/>
        </w:rPr>
        <w:t>.</w:t>
      </w:r>
    </w:p>
    <w:p w14:paraId="1DB0ACB2" w14:textId="5CABA4F3" w:rsidR="00987CAF" w:rsidRDefault="00987CAF"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Pr>
          <w:rFonts w:ascii="Times New Roman" w:hAnsi="Times New Roman" w:cs="Times New Roman" w:hint="eastAsia"/>
          <w:iCs/>
        </w:rPr>
        <w:t>s increased from RMB</w:t>
      </w:r>
      <w:r w:rsidR="00EE5D5C">
        <w:rPr>
          <w:rFonts w:ascii="Times New Roman" w:hAnsi="Times New Roman" w:cs="Times New Roman" w:hint="eastAsia"/>
          <w:iCs/>
        </w:rPr>
        <w:t>250.0</w:t>
      </w:r>
      <w:r>
        <w:rPr>
          <w:rFonts w:ascii="Times New Roman" w:hAnsi="Times New Roman" w:cs="Times New Roman" w:hint="eastAsia"/>
          <w:iCs/>
        </w:rPr>
        <w:t xml:space="preserve"> million as of December 31, 2024 to RMB</w:t>
      </w:r>
      <w:r w:rsidR="00EE5D5C">
        <w:rPr>
          <w:rFonts w:ascii="Times New Roman" w:hAnsi="Times New Roman" w:cs="Times New Roman" w:hint="eastAsia"/>
          <w:iCs/>
        </w:rPr>
        <w:t>405.9</w:t>
      </w:r>
      <w:r>
        <w:rPr>
          <w:rFonts w:ascii="Times New Roman" w:hAnsi="Times New Roman" w:cs="Times New Roman" w:hint="eastAsia"/>
          <w:iCs/>
        </w:rPr>
        <w:t xml:space="preserve"> million as of December 31, 2025</w:t>
      </w:r>
      <w:r w:rsidRPr="00131AC8">
        <w:rPr>
          <w:rFonts w:ascii="Times New Roman" w:hAnsi="Times New Roman" w:cs="Times New Roman"/>
          <w:iCs/>
        </w:rPr>
        <w:t xml:space="preserve">, primarily due to </w:t>
      </w:r>
      <w:r w:rsidR="001F29DE">
        <w:rPr>
          <w:rFonts w:ascii="Times New Roman" w:hAnsi="Times New Roman" w:cs="Times New Roman" w:hint="eastAsia"/>
          <w:iCs/>
        </w:rPr>
        <w:t>an increase in cash and cash equivalents of RMB211.3 million and an increase in trade and other receivables of RMB103.3 million, partially offset by an increase in trade and other payables of RMB190.9 million</w:t>
      </w:r>
      <w:r w:rsidRPr="00131AC8">
        <w:rPr>
          <w:rFonts w:ascii="Times New Roman" w:hAnsi="Times New Roman" w:cs="Times New Roman"/>
          <w:iCs/>
        </w:rPr>
        <w:t>.</w:t>
      </w:r>
    </w:p>
    <w:p w14:paraId="26B402F2" w14:textId="0643BEFF" w:rsidR="00987CAF" w:rsidRDefault="00987CAF"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Pr>
          <w:rFonts w:ascii="Times New Roman" w:hAnsi="Times New Roman" w:cs="Times New Roman" w:hint="eastAsia"/>
          <w:iCs/>
        </w:rPr>
        <w:t xml:space="preserve">s </w:t>
      </w:r>
      <w:r w:rsidR="00EE5D5C">
        <w:rPr>
          <w:rFonts w:ascii="Times New Roman" w:hAnsi="Times New Roman" w:cs="Times New Roman"/>
          <w:iCs/>
        </w:rPr>
        <w:t>remained</w:t>
      </w:r>
      <w:r w:rsidR="00EE5D5C">
        <w:rPr>
          <w:rFonts w:ascii="Times New Roman" w:hAnsi="Times New Roman" w:cs="Times New Roman" w:hint="eastAsia"/>
          <w:iCs/>
        </w:rPr>
        <w:t xml:space="preserve"> relatively stable at RMB246.8 million as of December 31, </w:t>
      </w:r>
      <w:proofErr w:type="gramStart"/>
      <w:r w:rsidR="00EE5D5C">
        <w:rPr>
          <w:rFonts w:ascii="Times New Roman" w:hAnsi="Times New Roman" w:cs="Times New Roman" w:hint="eastAsia"/>
          <w:iCs/>
        </w:rPr>
        <w:t>2023</w:t>
      </w:r>
      <w:proofErr w:type="gramEnd"/>
      <w:r w:rsidR="00EE5D5C">
        <w:rPr>
          <w:rFonts w:ascii="Times New Roman" w:hAnsi="Times New Roman" w:cs="Times New Roman" w:hint="eastAsia"/>
          <w:iCs/>
        </w:rPr>
        <w:t xml:space="preserve"> and RMB250.0 million as of December 31, 2024</w:t>
      </w:r>
      <w:r w:rsidRPr="00131AC8">
        <w:rPr>
          <w:rFonts w:ascii="Times New Roman" w:hAnsi="Times New Roman" w:cs="Times New Roman"/>
          <w:iCs/>
        </w:rPr>
        <w:t>.</w:t>
      </w:r>
    </w:p>
    <w:p w14:paraId="0BBB4CDB" w14:textId="66210FCC" w:rsidR="008E5165" w:rsidRDefault="00CC7FC4" w:rsidP="00CC7FC4">
      <w:pPr>
        <w:jc w:val="both"/>
        <w:outlineLvl w:val="0"/>
        <w:rPr>
          <w:rFonts w:ascii="Times New Roman" w:hAnsi="Times New Roman" w:cs="Times New Roman"/>
          <w:b/>
          <w:iCs/>
        </w:rPr>
      </w:pPr>
      <w:r w:rsidRPr="00CC7FC4">
        <w:rPr>
          <w:rFonts w:ascii="Times New Roman" w:hAnsi="Times New Roman" w:cs="Times New Roman"/>
          <w:b/>
          <w:iCs/>
        </w:rPr>
        <w:t>CAPITAL EXPENDITURE</w:t>
      </w:r>
    </w:p>
    <w:p w14:paraId="3F481B9A" w14:textId="03485EB8" w:rsidR="00CC7FC4" w:rsidRPr="00641EC2" w:rsidRDefault="00CC7FC4" w:rsidP="00641EC2">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Our capital expenditures during the Track Record Period primarily related to</w:t>
      </w:r>
      <w:r w:rsidR="000A404F">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Our capital expenditure amounted to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 respectively. We plan to fund our future capital expenditure with cash at hand, cash generated from our operations, the net proceeds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 and bank and other borrowings</w:t>
      </w:r>
      <w:r w:rsidR="00641EC2">
        <w:rPr>
          <w:rFonts w:ascii="Times New Roman" w:hAnsi="Times New Roman" w:cs="Times New Roman" w:hint="eastAsia"/>
          <w:iCs/>
        </w:rPr>
        <w:t>.</w:t>
      </w:r>
    </w:p>
    <w:p w14:paraId="176D0D5E" w14:textId="77777777" w:rsidR="00CC7FC4" w:rsidRDefault="00CC7FC4" w:rsidP="00CC7FC4">
      <w:pPr>
        <w:jc w:val="both"/>
        <w:outlineLvl w:val="0"/>
        <w:rPr>
          <w:rFonts w:ascii="Times New Roman" w:hAnsi="Times New Roman" w:cs="Times New Roman"/>
          <w:b/>
          <w:iCs/>
        </w:rPr>
      </w:pPr>
      <w:r w:rsidRPr="00CC7FC4">
        <w:rPr>
          <w:rFonts w:ascii="Times New Roman" w:hAnsi="Times New Roman" w:cs="Times New Roman"/>
          <w:b/>
          <w:iCs/>
        </w:rPr>
        <w:t xml:space="preserve">CAPITAL COMMITMENTS </w:t>
      </w:r>
    </w:p>
    <w:p w14:paraId="6EC61E72" w14:textId="77777777" w:rsidR="00CC7FC4" w:rsidRPr="00CC7FC4" w:rsidRDefault="00CC7FC4" w:rsidP="00CC7FC4">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As of December 31, 2023</w:t>
      </w:r>
      <w:r>
        <w:rPr>
          <w:rFonts w:ascii="Times New Roman" w:hAnsi="Times New Roman" w:cs="Times New Roman" w:hint="eastAsia"/>
          <w:iCs/>
        </w:rPr>
        <w:t>, 2024, 2025 and March 31, 2026</w:t>
      </w:r>
      <w:r w:rsidRPr="00CC7FC4">
        <w:rPr>
          <w:rFonts w:ascii="Times New Roman" w:hAnsi="Times New Roman" w:cs="Times New Roman"/>
          <w:iCs/>
        </w:rPr>
        <w:t>, our capital commitments amounted to</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r w:rsidRPr="00CC7FC4">
        <w:rPr>
          <w:rFonts w:ascii="Times New Roman" w:hAnsi="Times New Roman" w:cs="Times New Roman"/>
          <w:iCs/>
        </w:rPr>
        <w:t>representing</w:t>
      </w:r>
      <w:r>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 xml:space="preserve">]. </w:t>
      </w:r>
      <w:r w:rsidRPr="00CC7FC4">
        <w:rPr>
          <w:rFonts w:ascii="Times New Roman" w:hAnsi="Times New Roman" w:cs="Times New Roman"/>
          <w:iCs/>
        </w:rPr>
        <w:t xml:space="preserve">We expect to satisfy our capital commitments using financial resources currently available to us and net proceeds to be received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w:t>
      </w:r>
    </w:p>
    <w:p w14:paraId="5E42E7F2" w14:textId="220020D3"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INDEBTEDNESS</w:t>
      </w:r>
    </w:p>
    <w:p w14:paraId="7FA7A5D0" w14:textId="2D90B5FA" w:rsidR="00B35281" w:rsidRPr="002D032B" w:rsidRDefault="00E94961" w:rsidP="00E94961">
      <w:pPr>
        <w:snapToGrid w:val="0"/>
        <w:spacing w:after="240" w:line="240" w:lineRule="auto"/>
        <w:ind w:firstLine="720"/>
        <w:jc w:val="both"/>
        <w:rPr>
          <w:rFonts w:ascii="Times New Roman" w:hAnsi="Times New Roman" w:cs="Times New Roman"/>
          <w:iCs/>
        </w:rPr>
      </w:pPr>
      <w:r w:rsidRPr="00E94961">
        <w:rPr>
          <w:rFonts w:ascii="Times New Roman" w:hAnsi="Times New Roman" w:cs="Times New Roman"/>
          <w:iCs/>
        </w:rPr>
        <w:t>As of December 31, 2023, 2024</w:t>
      </w:r>
      <w:r>
        <w:rPr>
          <w:rFonts w:ascii="Times New Roman" w:hAnsi="Times New Roman" w:cs="Times New Roman" w:hint="eastAsia"/>
          <w:iCs/>
        </w:rPr>
        <w:t>,</w:t>
      </w:r>
      <w:r w:rsidRPr="00E94961">
        <w:rPr>
          <w:rFonts w:ascii="Times New Roman" w:hAnsi="Times New Roman" w:cs="Times New Roman"/>
          <w:iCs/>
        </w:rPr>
        <w:t xml:space="preserve"> 2025</w:t>
      </w:r>
      <w:r>
        <w:rPr>
          <w:rFonts w:ascii="Times New Roman" w:hAnsi="Times New Roman" w:cs="Times New Roman" w:hint="eastAsia"/>
          <w:iCs/>
        </w:rPr>
        <w:t xml:space="preserve">, March 31, </w:t>
      </w:r>
      <w:proofErr w:type="gramStart"/>
      <w:r>
        <w:rPr>
          <w:rFonts w:ascii="Times New Roman" w:hAnsi="Times New Roman" w:cs="Times New Roman" w:hint="eastAsia"/>
          <w:iCs/>
        </w:rPr>
        <w:t>2026</w:t>
      </w:r>
      <w:proofErr w:type="gramEnd"/>
      <w:r w:rsidRPr="00E94961">
        <w:rPr>
          <w:rFonts w:ascii="Times New Roman" w:hAnsi="Times New Roman" w:cs="Times New Roman"/>
          <w:iCs/>
        </w:rPr>
        <w:t xml:space="preserve"> and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E94961">
        <w:rPr>
          <w:rFonts w:ascii="Times New Roman" w:hAnsi="Times New Roman" w:cs="Times New Roman"/>
          <w:iCs/>
        </w:rPr>
        <w:t>, 2026, being the most recent practicable date for determining our indebtedness, except as disclosed in the table below, we did not have any material indebtedness</w:t>
      </w:r>
      <w:r>
        <w:rPr>
          <w:rFonts w:ascii="Times New Roman" w:hAnsi="Times New Roman" w:cs="Times New Roman" w:hint="eastAsia"/>
          <w:iCs/>
        </w:rPr>
        <w:t xml:space="preserve">. </w:t>
      </w:r>
      <w:r w:rsidRPr="00E94961">
        <w:rPr>
          <w:rFonts w:ascii="Times New Roman" w:hAnsi="Times New Roman" w:cs="Times New Roman" w:hint="eastAsia"/>
          <w:b/>
          <w:bCs/>
          <w:i/>
          <w:highlight w:val="yellow"/>
        </w:rPr>
        <w:t>[DTT to advise items]</w:t>
      </w:r>
      <w:r>
        <w:rPr>
          <w:rFonts w:ascii="Times New Roman" w:hAnsi="Times New Roman" w:cs="Times New Roman" w:hint="eastAsia"/>
          <w:iCs/>
        </w:rPr>
        <w:t xml:space="preserve"> </w:t>
      </w:r>
    </w:p>
    <w:tbl>
      <w:tblPr>
        <w:tblStyle w:val="TableGrid1333"/>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1260"/>
        <w:gridCol w:w="13"/>
        <w:gridCol w:w="1184"/>
        <w:gridCol w:w="1260"/>
        <w:gridCol w:w="1260"/>
        <w:gridCol w:w="1257"/>
      </w:tblGrid>
      <w:tr w:rsidR="00E94961" w:rsidRPr="009C2EF1" w14:paraId="541D73FF" w14:textId="77777777" w:rsidTr="00E94961">
        <w:trPr>
          <w:trHeight w:val="410"/>
        </w:trPr>
        <w:tc>
          <w:tcPr>
            <w:tcW w:w="1547" w:type="pct"/>
            <w:vAlign w:val="bottom"/>
          </w:tcPr>
          <w:p w14:paraId="051369C4" w14:textId="77777777" w:rsidR="00E94961" w:rsidRPr="00E94961" w:rsidRDefault="00E94961" w:rsidP="00E45595">
            <w:pPr>
              <w:spacing w:before="20" w:after="20"/>
              <w:rPr>
                <w:rFonts w:eastAsiaTheme="minorEastAsia"/>
                <w:sz w:val="18"/>
                <w:szCs w:val="18"/>
                <w:lang w:eastAsia="zh-CN"/>
              </w:rPr>
            </w:pPr>
          </w:p>
        </w:tc>
        <w:tc>
          <w:tcPr>
            <w:tcW w:w="2059" w:type="pct"/>
            <w:gridSpan w:val="4"/>
            <w:vAlign w:val="bottom"/>
          </w:tcPr>
          <w:p w14:paraId="54CD2E63" w14:textId="77777777" w:rsidR="00E94961" w:rsidRPr="00E94961" w:rsidRDefault="00E94961" w:rsidP="00E45595">
            <w:pPr>
              <w:pBdr>
                <w:bottom w:val="single" w:sz="2" w:space="1" w:color="auto"/>
              </w:pBdr>
              <w:jc w:val="center"/>
              <w:rPr>
                <w:rFonts w:eastAsia="Arial"/>
                <w:b/>
                <w:sz w:val="18"/>
                <w:szCs w:val="18"/>
              </w:rPr>
            </w:pPr>
            <w:r w:rsidRPr="00E94961">
              <w:rPr>
                <w:rFonts w:eastAsia="Arial"/>
                <w:b/>
                <w:sz w:val="18"/>
                <w:szCs w:val="18"/>
              </w:rPr>
              <w:t xml:space="preserve">As </w:t>
            </w:r>
            <w:r w:rsidRPr="00E94961">
              <w:rPr>
                <w:rFonts w:eastAsiaTheme="minorEastAsia"/>
                <w:b/>
                <w:sz w:val="18"/>
                <w:szCs w:val="18"/>
                <w:lang w:eastAsia="zh-CN"/>
              </w:rPr>
              <w:t>of</w:t>
            </w:r>
            <w:r w:rsidRPr="00E94961">
              <w:rPr>
                <w:rFonts w:eastAsia="Arial"/>
                <w:b/>
                <w:sz w:val="18"/>
                <w:szCs w:val="18"/>
              </w:rPr>
              <w:t xml:space="preserve"> December 31,</w:t>
            </w:r>
          </w:p>
        </w:tc>
        <w:tc>
          <w:tcPr>
            <w:tcW w:w="698" w:type="pct"/>
            <w:vAlign w:val="bottom"/>
          </w:tcPr>
          <w:p w14:paraId="5E796FEB" w14:textId="29DC8268" w:rsidR="00E94961" w:rsidRPr="00E94961" w:rsidRDefault="00E94961" w:rsidP="00E45595">
            <w:pPr>
              <w:pBdr>
                <w:bottom w:val="single" w:sz="2" w:space="1" w:color="auto"/>
              </w:pBdr>
              <w:jc w:val="center"/>
              <w:rPr>
                <w:rFonts w:eastAsia="Arial"/>
                <w:b/>
                <w:iCs/>
                <w:sz w:val="18"/>
                <w:szCs w:val="18"/>
              </w:rPr>
            </w:pPr>
            <w:r w:rsidRPr="00E94961">
              <w:rPr>
                <w:rFonts w:eastAsia="Arial"/>
                <w:b/>
                <w:iCs/>
                <w:sz w:val="18"/>
                <w:szCs w:val="18"/>
              </w:rPr>
              <w:t xml:space="preserve">As of March 31, </w:t>
            </w:r>
          </w:p>
        </w:tc>
        <w:tc>
          <w:tcPr>
            <w:tcW w:w="696" w:type="pct"/>
            <w:vAlign w:val="bottom"/>
          </w:tcPr>
          <w:p w14:paraId="452268DB" w14:textId="63C18B68" w:rsidR="00E94961" w:rsidRPr="00E94961" w:rsidRDefault="00E94961" w:rsidP="00E94961">
            <w:pPr>
              <w:pBdr>
                <w:bottom w:val="single" w:sz="2" w:space="1" w:color="auto"/>
              </w:pBdr>
              <w:jc w:val="center"/>
              <w:rPr>
                <w:rFonts w:eastAsia="Arial"/>
                <w:b/>
                <w:iCs/>
                <w:sz w:val="18"/>
                <w:szCs w:val="18"/>
              </w:rPr>
            </w:pPr>
            <w:r w:rsidRPr="00E94961">
              <w:rPr>
                <w:rFonts w:eastAsia="Arial"/>
                <w:b/>
                <w:iCs/>
                <w:sz w:val="18"/>
                <w:szCs w:val="18"/>
              </w:rPr>
              <w:t>As of [●],</w:t>
            </w:r>
          </w:p>
        </w:tc>
      </w:tr>
      <w:tr w:rsidR="00E94961" w:rsidRPr="009C2EF1" w14:paraId="26BAF033" w14:textId="77777777" w:rsidTr="00E94961">
        <w:trPr>
          <w:trHeight w:val="307"/>
        </w:trPr>
        <w:tc>
          <w:tcPr>
            <w:tcW w:w="1547" w:type="pct"/>
            <w:vAlign w:val="bottom"/>
          </w:tcPr>
          <w:p w14:paraId="08F7E0B2" w14:textId="77777777" w:rsidR="00E94961" w:rsidRPr="00E94961" w:rsidRDefault="00E94961" w:rsidP="000E7BBF">
            <w:pPr>
              <w:spacing w:before="20" w:after="20"/>
              <w:rPr>
                <w:rFonts w:eastAsia="Arial"/>
                <w:sz w:val="18"/>
                <w:szCs w:val="18"/>
              </w:rPr>
            </w:pPr>
          </w:p>
        </w:tc>
        <w:tc>
          <w:tcPr>
            <w:tcW w:w="705" w:type="pct"/>
            <w:gridSpan w:val="2"/>
            <w:vAlign w:val="bottom"/>
          </w:tcPr>
          <w:p w14:paraId="2873C516" w14:textId="64C12594" w:rsidR="00E94961" w:rsidRPr="00E94961" w:rsidRDefault="00E94961" w:rsidP="000E7BBF">
            <w:pPr>
              <w:pBdr>
                <w:bottom w:val="single" w:sz="2" w:space="1" w:color="auto"/>
              </w:pBdr>
              <w:jc w:val="center"/>
              <w:rPr>
                <w:rFonts w:eastAsiaTheme="minorEastAsia"/>
                <w:b/>
                <w:sz w:val="18"/>
                <w:szCs w:val="18"/>
              </w:rPr>
            </w:pPr>
            <w:r w:rsidRPr="00E94961">
              <w:rPr>
                <w:rFonts w:eastAsia="Arial"/>
                <w:b/>
                <w:iCs/>
                <w:sz w:val="18"/>
                <w:szCs w:val="18"/>
                <w:lang w:eastAsia="zh-CN"/>
              </w:rPr>
              <w:t>202</w:t>
            </w:r>
            <w:r w:rsidRPr="00E94961">
              <w:rPr>
                <w:rFonts w:eastAsiaTheme="minorEastAsia" w:hint="eastAsia"/>
                <w:b/>
                <w:iCs/>
                <w:sz w:val="18"/>
                <w:szCs w:val="18"/>
                <w:lang w:eastAsia="zh-CN"/>
              </w:rPr>
              <w:t>3</w:t>
            </w:r>
          </w:p>
        </w:tc>
        <w:tc>
          <w:tcPr>
            <w:tcW w:w="656" w:type="pct"/>
            <w:vAlign w:val="bottom"/>
          </w:tcPr>
          <w:p w14:paraId="7C5CAE36" w14:textId="115AB145"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4</w:t>
            </w:r>
          </w:p>
        </w:tc>
        <w:tc>
          <w:tcPr>
            <w:tcW w:w="698" w:type="pct"/>
            <w:vAlign w:val="bottom"/>
          </w:tcPr>
          <w:p w14:paraId="0A9449ED" w14:textId="02AA57FD"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5</w:t>
            </w:r>
          </w:p>
        </w:tc>
        <w:tc>
          <w:tcPr>
            <w:tcW w:w="698" w:type="pct"/>
            <w:vAlign w:val="bottom"/>
          </w:tcPr>
          <w:p w14:paraId="75E4C9C2" w14:textId="3C3DCC89"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c>
          <w:tcPr>
            <w:tcW w:w="696" w:type="pct"/>
            <w:vAlign w:val="bottom"/>
          </w:tcPr>
          <w:p w14:paraId="651D0E50" w14:textId="1101E8F3"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r>
      <w:tr w:rsidR="00E94961" w:rsidRPr="009C2EF1" w14:paraId="50488C78" w14:textId="77777777" w:rsidTr="00E94961">
        <w:trPr>
          <w:cantSplit/>
          <w:trHeight w:val="227"/>
        </w:trPr>
        <w:tc>
          <w:tcPr>
            <w:tcW w:w="1547" w:type="pct"/>
            <w:vAlign w:val="bottom"/>
          </w:tcPr>
          <w:p w14:paraId="6C9DA5E6" w14:textId="77777777" w:rsidR="00E94961" w:rsidRPr="00E94961" w:rsidRDefault="00E94961" w:rsidP="00E45595">
            <w:pPr>
              <w:spacing w:before="20" w:after="20"/>
              <w:rPr>
                <w:rFonts w:eastAsia="Arial"/>
                <w:sz w:val="18"/>
                <w:szCs w:val="18"/>
              </w:rPr>
            </w:pPr>
          </w:p>
        </w:tc>
        <w:tc>
          <w:tcPr>
            <w:tcW w:w="3453" w:type="pct"/>
            <w:gridSpan w:val="6"/>
          </w:tcPr>
          <w:p w14:paraId="486B1D1C" w14:textId="49C841FA" w:rsidR="00E94961" w:rsidRPr="00E94961" w:rsidRDefault="00E94961" w:rsidP="00E94961">
            <w:pPr>
              <w:spacing w:before="20" w:after="20"/>
              <w:jc w:val="center"/>
              <w:rPr>
                <w:rFonts w:eastAsia="Arial"/>
                <w:sz w:val="18"/>
                <w:szCs w:val="18"/>
              </w:rPr>
            </w:pPr>
            <w:r w:rsidRPr="00E94961">
              <w:rPr>
                <w:rFonts w:eastAsia="Arial"/>
                <w:i/>
                <w:iCs/>
                <w:sz w:val="18"/>
                <w:szCs w:val="18"/>
              </w:rPr>
              <w:t>(RMB in thousands)</w:t>
            </w:r>
          </w:p>
        </w:tc>
      </w:tr>
      <w:tr w:rsidR="00E94961" w:rsidRPr="009C2EF1" w14:paraId="4B7C5173" w14:textId="77777777" w:rsidTr="00E94961">
        <w:trPr>
          <w:cantSplit/>
          <w:trHeight w:val="227"/>
        </w:trPr>
        <w:tc>
          <w:tcPr>
            <w:tcW w:w="2908" w:type="pct"/>
            <w:gridSpan w:val="4"/>
            <w:vAlign w:val="center"/>
          </w:tcPr>
          <w:p w14:paraId="0A41B482" w14:textId="77777777" w:rsidR="00E94961" w:rsidRPr="00E94961" w:rsidRDefault="00E94961" w:rsidP="00E45595">
            <w:pPr>
              <w:ind w:right="-71"/>
              <w:jc w:val="center"/>
              <w:rPr>
                <w:rFonts w:eastAsia="Arial"/>
                <w:sz w:val="18"/>
                <w:szCs w:val="18"/>
              </w:rPr>
            </w:pPr>
          </w:p>
        </w:tc>
        <w:tc>
          <w:tcPr>
            <w:tcW w:w="698" w:type="pct"/>
          </w:tcPr>
          <w:p w14:paraId="15B69BB2" w14:textId="77777777" w:rsidR="00E94961" w:rsidRPr="00E94961" w:rsidRDefault="00E94961" w:rsidP="00E45595">
            <w:pPr>
              <w:ind w:right="-71"/>
              <w:jc w:val="center"/>
              <w:rPr>
                <w:rFonts w:eastAsia="Arial"/>
                <w:b/>
                <w:bCs/>
                <w:sz w:val="18"/>
                <w:szCs w:val="18"/>
              </w:rPr>
            </w:pPr>
          </w:p>
        </w:tc>
        <w:tc>
          <w:tcPr>
            <w:tcW w:w="1394" w:type="pct"/>
            <w:gridSpan w:val="2"/>
            <w:vAlign w:val="bottom"/>
          </w:tcPr>
          <w:p w14:paraId="55CA4315" w14:textId="183635E5" w:rsidR="00E94961" w:rsidRPr="00E94961" w:rsidRDefault="00E94961" w:rsidP="00E94961">
            <w:pPr>
              <w:spacing w:before="20" w:after="20"/>
              <w:jc w:val="center"/>
              <w:rPr>
                <w:rFonts w:eastAsia="Arial"/>
                <w:i/>
                <w:iCs/>
                <w:sz w:val="18"/>
                <w:szCs w:val="18"/>
              </w:rPr>
            </w:pPr>
            <w:r w:rsidRPr="00E94961">
              <w:rPr>
                <w:rFonts w:eastAsia="Arial"/>
                <w:i/>
                <w:iCs/>
                <w:sz w:val="18"/>
                <w:szCs w:val="18"/>
              </w:rPr>
              <w:t>(unaudited)</w:t>
            </w:r>
          </w:p>
        </w:tc>
      </w:tr>
      <w:tr w:rsidR="003E1D71" w:rsidRPr="009C2EF1" w14:paraId="7ABFC1FB" w14:textId="77777777" w:rsidTr="00E45595">
        <w:trPr>
          <w:cantSplit/>
          <w:trHeight w:val="227"/>
        </w:trPr>
        <w:tc>
          <w:tcPr>
            <w:tcW w:w="2908" w:type="pct"/>
            <w:gridSpan w:val="4"/>
            <w:vAlign w:val="center"/>
          </w:tcPr>
          <w:p w14:paraId="50923A44" w14:textId="77777777" w:rsidR="003E1D71" w:rsidRPr="00E94961" w:rsidRDefault="003E1D71" w:rsidP="00E45595">
            <w:pPr>
              <w:ind w:right="-71"/>
              <w:jc w:val="center"/>
              <w:rPr>
                <w:rFonts w:eastAsia="Arial"/>
                <w:sz w:val="18"/>
                <w:szCs w:val="18"/>
              </w:rPr>
            </w:pPr>
          </w:p>
        </w:tc>
        <w:tc>
          <w:tcPr>
            <w:tcW w:w="698" w:type="pct"/>
          </w:tcPr>
          <w:p w14:paraId="14D23413" w14:textId="77777777" w:rsidR="003E1D71" w:rsidRPr="00E94961" w:rsidRDefault="003E1D71" w:rsidP="00E45595">
            <w:pPr>
              <w:ind w:right="-71"/>
              <w:jc w:val="center"/>
              <w:rPr>
                <w:rFonts w:eastAsia="Arial"/>
                <w:b/>
                <w:bCs/>
                <w:sz w:val="18"/>
                <w:szCs w:val="18"/>
              </w:rPr>
            </w:pPr>
          </w:p>
        </w:tc>
        <w:tc>
          <w:tcPr>
            <w:tcW w:w="698" w:type="pct"/>
            <w:vAlign w:val="bottom"/>
          </w:tcPr>
          <w:p w14:paraId="5F24698F" w14:textId="77777777" w:rsidR="003E1D71" w:rsidRPr="00E94961" w:rsidRDefault="003E1D71" w:rsidP="00E45595">
            <w:pPr>
              <w:ind w:right="-71"/>
              <w:jc w:val="center"/>
              <w:rPr>
                <w:rFonts w:eastAsia="Arial"/>
                <w:b/>
                <w:bCs/>
                <w:sz w:val="18"/>
                <w:szCs w:val="18"/>
              </w:rPr>
            </w:pPr>
          </w:p>
        </w:tc>
        <w:tc>
          <w:tcPr>
            <w:tcW w:w="696" w:type="pct"/>
          </w:tcPr>
          <w:p w14:paraId="12F276AF" w14:textId="77777777" w:rsidR="003E1D71" w:rsidRPr="00E94961" w:rsidRDefault="003E1D71" w:rsidP="00E45595">
            <w:pPr>
              <w:ind w:right="-71"/>
              <w:jc w:val="center"/>
              <w:rPr>
                <w:rFonts w:eastAsia="Arial"/>
                <w:b/>
                <w:bCs/>
                <w:sz w:val="18"/>
                <w:szCs w:val="18"/>
              </w:rPr>
            </w:pPr>
          </w:p>
        </w:tc>
      </w:tr>
      <w:tr w:rsidR="00194420" w:rsidRPr="009C2EF1" w14:paraId="29A30724" w14:textId="77777777" w:rsidTr="00E45595">
        <w:trPr>
          <w:cantSplit/>
          <w:trHeight w:val="227"/>
        </w:trPr>
        <w:tc>
          <w:tcPr>
            <w:tcW w:w="1547" w:type="pct"/>
            <w:vAlign w:val="center"/>
          </w:tcPr>
          <w:p w14:paraId="7D818C1F" w14:textId="3BAA3E5D" w:rsidR="00194420" w:rsidRPr="00194420" w:rsidRDefault="00194420" w:rsidP="00190C8F">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Current</w:t>
            </w:r>
          </w:p>
        </w:tc>
        <w:tc>
          <w:tcPr>
            <w:tcW w:w="698" w:type="pct"/>
          </w:tcPr>
          <w:p w14:paraId="6DE97E3D" w14:textId="77777777" w:rsidR="00194420" w:rsidRPr="00E94961" w:rsidRDefault="00194420" w:rsidP="00710A29">
            <w:pPr>
              <w:tabs>
                <w:tab w:val="decimal" w:pos="890"/>
              </w:tabs>
              <w:spacing w:after="20"/>
              <w:ind w:right="-71"/>
              <w:jc w:val="right"/>
              <w:rPr>
                <w:rFonts w:eastAsia="Arial"/>
                <w:sz w:val="18"/>
                <w:szCs w:val="18"/>
              </w:rPr>
            </w:pPr>
          </w:p>
        </w:tc>
        <w:tc>
          <w:tcPr>
            <w:tcW w:w="663" w:type="pct"/>
            <w:gridSpan w:val="2"/>
          </w:tcPr>
          <w:p w14:paraId="319CE977"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6BB54515"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24282214" w14:textId="77777777" w:rsidR="00194420" w:rsidRPr="00E94961" w:rsidRDefault="00194420" w:rsidP="00710A29">
            <w:pPr>
              <w:tabs>
                <w:tab w:val="decimal" w:pos="890"/>
              </w:tabs>
              <w:spacing w:after="20"/>
              <w:ind w:right="-71"/>
              <w:jc w:val="right"/>
              <w:rPr>
                <w:rFonts w:eastAsia="Arial"/>
                <w:sz w:val="18"/>
                <w:szCs w:val="18"/>
              </w:rPr>
            </w:pPr>
          </w:p>
        </w:tc>
        <w:tc>
          <w:tcPr>
            <w:tcW w:w="696" w:type="pct"/>
          </w:tcPr>
          <w:p w14:paraId="32B01F06" w14:textId="77777777" w:rsidR="00194420" w:rsidRPr="00E94961" w:rsidRDefault="00194420" w:rsidP="00710A29">
            <w:pPr>
              <w:tabs>
                <w:tab w:val="decimal" w:pos="890"/>
              </w:tabs>
              <w:spacing w:after="20"/>
              <w:ind w:right="-71"/>
              <w:jc w:val="right"/>
              <w:rPr>
                <w:rFonts w:eastAsia="Arial"/>
                <w:sz w:val="18"/>
                <w:szCs w:val="18"/>
              </w:rPr>
            </w:pPr>
          </w:p>
        </w:tc>
      </w:tr>
      <w:tr w:rsidR="00194420" w:rsidRPr="009C2EF1" w14:paraId="230AE461" w14:textId="77777777" w:rsidTr="005A431E">
        <w:trPr>
          <w:cantSplit/>
          <w:trHeight w:val="227"/>
        </w:trPr>
        <w:tc>
          <w:tcPr>
            <w:tcW w:w="1547" w:type="pct"/>
            <w:vAlign w:val="center"/>
          </w:tcPr>
          <w:p w14:paraId="1EFF67BC" w14:textId="38A7DA00" w:rsidR="00194420" w:rsidRPr="00E94961" w:rsidRDefault="00194420" w:rsidP="00194420">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473B5856" w14:textId="646B099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vAlign w:val="center"/>
          </w:tcPr>
          <w:p w14:paraId="4AB8A831" w14:textId="578CA87D"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107,753 </w:t>
            </w:r>
          </w:p>
        </w:tc>
        <w:tc>
          <w:tcPr>
            <w:tcW w:w="698" w:type="pct"/>
            <w:vAlign w:val="center"/>
          </w:tcPr>
          <w:p w14:paraId="29194E8C" w14:textId="143F2540"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96,419 </w:t>
            </w:r>
          </w:p>
        </w:tc>
        <w:tc>
          <w:tcPr>
            <w:tcW w:w="698" w:type="pct"/>
            <w:vAlign w:val="center"/>
          </w:tcPr>
          <w:p w14:paraId="4AE7162B" w14:textId="62C901B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122,208 </w:t>
            </w:r>
          </w:p>
        </w:tc>
        <w:tc>
          <w:tcPr>
            <w:tcW w:w="696" w:type="pct"/>
          </w:tcPr>
          <w:p w14:paraId="1E4A4A23" w14:textId="1F0C37F3" w:rsidR="00194420" w:rsidRPr="00E94961" w:rsidRDefault="00194420" w:rsidP="00194420">
            <w:pPr>
              <w:tabs>
                <w:tab w:val="decimal" w:pos="890"/>
              </w:tabs>
              <w:spacing w:after="20"/>
              <w:ind w:right="-71"/>
              <w:jc w:val="right"/>
              <w:rPr>
                <w:rFonts w:eastAsia="Arial"/>
                <w:sz w:val="18"/>
                <w:szCs w:val="18"/>
              </w:rPr>
            </w:pPr>
            <w:r w:rsidRPr="00E94961">
              <w:rPr>
                <w:rFonts w:eastAsia="Arial"/>
                <w:sz w:val="18"/>
                <w:szCs w:val="18"/>
              </w:rPr>
              <w:t>[●]</w:t>
            </w:r>
          </w:p>
        </w:tc>
      </w:tr>
      <w:tr w:rsidR="00194420" w:rsidRPr="009C2EF1" w14:paraId="6F6461FB" w14:textId="77777777" w:rsidTr="007E1E35">
        <w:trPr>
          <w:cantSplit/>
          <w:trHeight w:val="227"/>
        </w:trPr>
        <w:tc>
          <w:tcPr>
            <w:tcW w:w="1547" w:type="pct"/>
            <w:vAlign w:val="center"/>
          </w:tcPr>
          <w:p w14:paraId="233CF927" w14:textId="58B4D05A" w:rsidR="00194420" w:rsidRPr="00E94961" w:rsidRDefault="00194420" w:rsidP="00194420">
            <w:pPr>
              <w:tabs>
                <w:tab w:val="right" w:leader="dot" w:pos="2805"/>
              </w:tabs>
              <w:spacing w:before="20" w:after="20"/>
              <w:ind w:left="181" w:hanging="181"/>
              <w:rPr>
                <w:rFonts w:eastAsia="Arial"/>
                <w:sz w:val="18"/>
                <w:szCs w:val="18"/>
              </w:rPr>
            </w:pPr>
            <w:r>
              <w:rPr>
                <w:rFonts w:eastAsiaTheme="minorEastAsia" w:hint="eastAsia"/>
                <w:sz w:val="18"/>
                <w:szCs w:val="18"/>
                <w:lang w:eastAsia="zh-CN"/>
              </w:rPr>
              <w:t>Bank borrowings</w:t>
            </w:r>
            <w:r w:rsidRPr="00E94961">
              <w:rPr>
                <w:rFonts w:eastAsia="Arial"/>
                <w:sz w:val="18"/>
                <w:szCs w:val="18"/>
              </w:rPr>
              <w:tab/>
            </w:r>
          </w:p>
        </w:tc>
        <w:tc>
          <w:tcPr>
            <w:tcW w:w="698" w:type="pct"/>
          </w:tcPr>
          <w:p w14:paraId="752F0EE1" w14:textId="53CCED5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c>
          <w:tcPr>
            <w:tcW w:w="663" w:type="pct"/>
            <w:gridSpan w:val="2"/>
            <w:vAlign w:val="center"/>
          </w:tcPr>
          <w:p w14:paraId="295AB30B" w14:textId="205458C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32,361 </w:t>
            </w:r>
          </w:p>
        </w:tc>
        <w:tc>
          <w:tcPr>
            <w:tcW w:w="698" w:type="pct"/>
            <w:vAlign w:val="center"/>
          </w:tcPr>
          <w:p w14:paraId="179376A7" w14:textId="5EDD7678"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95,123 </w:t>
            </w:r>
          </w:p>
        </w:tc>
        <w:tc>
          <w:tcPr>
            <w:tcW w:w="698" w:type="pct"/>
            <w:vAlign w:val="center"/>
          </w:tcPr>
          <w:p w14:paraId="0F3BAD5A" w14:textId="7116C6B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116,327 </w:t>
            </w:r>
          </w:p>
        </w:tc>
        <w:tc>
          <w:tcPr>
            <w:tcW w:w="696" w:type="pct"/>
          </w:tcPr>
          <w:p w14:paraId="7F761083" w14:textId="5740243E"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746AAC5C" w14:textId="77777777" w:rsidTr="00D26F72">
        <w:trPr>
          <w:cantSplit/>
          <w:trHeight w:val="227"/>
        </w:trPr>
        <w:tc>
          <w:tcPr>
            <w:tcW w:w="1547" w:type="pct"/>
            <w:vAlign w:val="center"/>
          </w:tcPr>
          <w:p w14:paraId="7EF21C1D" w14:textId="77791261" w:rsidR="008E5165" w:rsidRPr="00194420" w:rsidRDefault="008E5165" w:rsidP="008E5165">
            <w:pPr>
              <w:tabs>
                <w:tab w:val="right" w:leader="dot" w:pos="2805"/>
              </w:tabs>
              <w:spacing w:before="20" w:after="20"/>
              <w:ind w:left="181" w:hanging="181"/>
              <w:rPr>
                <w:rFonts w:eastAsiaTheme="minorEastAsia"/>
                <w:sz w:val="18"/>
                <w:szCs w:val="18"/>
                <w:lang w:eastAsia="zh-CN"/>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292D8D6E" w14:textId="35EF5BE1" w:rsidR="008E5165" w:rsidRPr="00E94961" w:rsidRDefault="008E5165" w:rsidP="008E5165">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tcPr>
          <w:p w14:paraId="53978967" w14:textId="38DF4EB0"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140,114</w:t>
            </w:r>
          </w:p>
        </w:tc>
        <w:tc>
          <w:tcPr>
            <w:tcW w:w="698" w:type="pct"/>
          </w:tcPr>
          <w:p w14:paraId="777F2974" w14:textId="269D0376"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191,542</w:t>
            </w:r>
          </w:p>
        </w:tc>
        <w:tc>
          <w:tcPr>
            <w:tcW w:w="698" w:type="pct"/>
          </w:tcPr>
          <w:p w14:paraId="64663CB4" w14:textId="063A1B03" w:rsidR="008E5165" w:rsidRPr="008E5165"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238,535</w:t>
            </w:r>
          </w:p>
        </w:tc>
        <w:tc>
          <w:tcPr>
            <w:tcW w:w="696" w:type="pct"/>
          </w:tcPr>
          <w:p w14:paraId="41339F14" w14:textId="04796043" w:rsidR="008E5165" w:rsidRPr="00E94961" w:rsidRDefault="008E5165" w:rsidP="008E5165">
            <w:pP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55E8E7E9" w14:textId="77777777" w:rsidTr="00E45595">
        <w:trPr>
          <w:cantSplit/>
          <w:trHeight w:val="227"/>
        </w:trPr>
        <w:tc>
          <w:tcPr>
            <w:tcW w:w="1547" w:type="pct"/>
            <w:vAlign w:val="center"/>
          </w:tcPr>
          <w:p w14:paraId="421A0557" w14:textId="0497A89B" w:rsidR="008E5165" w:rsidRPr="00194420" w:rsidRDefault="008E5165" w:rsidP="008E5165">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Non-current</w:t>
            </w:r>
          </w:p>
        </w:tc>
        <w:tc>
          <w:tcPr>
            <w:tcW w:w="698" w:type="pct"/>
          </w:tcPr>
          <w:p w14:paraId="7B4BB6BA" w14:textId="77777777" w:rsidR="008E5165" w:rsidRPr="00E94961" w:rsidRDefault="008E5165" w:rsidP="008E5165">
            <w:pPr>
              <w:tabs>
                <w:tab w:val="decimal" w:pos="890"/>
              </w:tabs>
              <w:spacing w:after="20"/>
              <w:ind w:right="-71"/>
              <w:jc w:val="right"/>
              <w:rPr>
                <w:rFonts w:eastAsia="Arial"/>
                <w:sz w:val="18"/>
                <w:szCs w:val="18"/>
              </w:rPr>
            </w:pPr>
          </w:p>
        </w:tc>
        <w:tc>
          <w:tcPr>
            <w:tcW w:w="663" w:type="pct"/>
            <w:gridSpan w:val="2"/>
          </w:tcPr>
          <w:p w14:paraId="22ADF71B"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06ED9244"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6310EACE" w14:textId="77777777" w:rsidR="008E5165" w:rsidRPr="00E94961" w:rsidRDefault="008E5165" w:rsidP="008E5165">
            <w:pPr>
              <w:tabs>
                <w:tab w:val="decimal" w:pos="890"/>
              </w:tabs>
              <w:spacing w:after="20"/>
              <w:ind w:right="-71"/>
              <w:jc w:val="right"/>
              <w:rPr>
                <w:rFonts w:eastAsia="Arial"/>
                <w:sz w:val="18"/>
                <w:szCs w:val="18"/>
              </w:rPr>
            </w:pPr>
          </w:p>
        </w:tc>
        <w:tc>
          <w:tcPr>
            <w:tcW w:w="696" w:type="pct"/>
          </w:tcPr>
          <w:p w14:paraId="1B0CD234" w14:textId="77777777" w:rsidR="008E5165" w:rsidRPr="00E94961" w:rsidRDefault="008E5165" w:rsidP="008E5165">
            <w:pPr>
              <w:tabs>
                <w:tab w:val="decimal" w:pos="890"/>
              </w:tabs>
              <w:spacing w:after="20"/>
              <w:ind w:right="-71"/>
              <w:jc w:val="right"/>
              <w:rPr>
                <w:rFonts w:eastAsia="Arial"/>
                <w:sz w:val="18"/>
                <w:szCs w:val="18"/>
              </w:rPr>
            </w:pPr>
          </w:p>
        </w:tc>
      </w:tr>
      <w:tr w:rsidR="008E5165" w:rsidRPr="009C2EF1" w14:paraId="4FF56C2C" w14:textId="77777777" w:rsidTr="00347148">
        <w:trPr>
          <w:cantSplit/>
          <w:trHeight w:val="227"/>
        </w:trPr>
        <w:tc>
          <w:tcPr>
            <w:tcW w:w="1547" w:type="pct"/>
            <w:vAlign w:val="center"/>
          </w:tcPr>
          <w:p w14:paraId="3798752C" w14:textId="05D572D5" w:rsidR="008E5165" w:rsidRPr="00E94961" w:rsidRDefault="008E5165" w:rsidP="008E5165">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6ED3FA63" w14:textId="7943CABA" w:rsidR="008E5165" w:rsidRPr="00E94961" w:rsidRDefault="008E5165" w:rsidP="004F3AD8">
            <w:pPr>
              <w:ind w:right="-71"/>
              <w:jc w:val="right"/>
              <w:rPr>
                <w:rFonts w:eastAsia="Arial"/>
                <w:sz w:val="18"/>
                <w:szCs w:val="18"/>
              </w:rPr>
            </w:pPr>
            <w:r>
              <w:rPr>
                <w:color w:val="000000"/>
                <w:sz w:val="18"/>
                <w:szCs w:val="18"/>
              </w:rPr>
              <w:t xml:space="preserve">2,847 </w:t>
            </w:r>
          </w:p>
        </w:tc>
        <w:tc>
          <w:tcPr>
            <w:tcW w:w="663" w:type="pct"/>
            <w:gridSpan w:val="2"/>
            <w:vAlign w:val="center"/>
          </w:tcPr>
          <w:p w14:paraId="5539AD43" w14:textId="021A3F06" w:rsidR="008E5165" w:rsidRPr="00E94961" w:rsidDel="00F51727" w:rsidRDefault="008E5165" w:rsidP="004F3AD8">
            <w:pPr>
              <w:ind w:right="-71"/>
              <w:jc w:val="right"/>
              <w:rPr>
                <w:rFonts w:eastAsia="Arial"/>
                <w:sz w:val="18"/>
                <w:szCs w:val="18"/>
              </w:rPr>
            </w:pPr>
            <w:r>
              <w:rPr>
                <w:color w:val="000000"/>
                <w:sz w:val="18"/>
                <w:szCs w:val="18"/>
              </w:rPr>
              <w:t xml:space="preserve">409,028 </w:t>
            </w:r>
          </w:p>
        </w:tc>
        <w:tc>
          <w:tcPr>
            <w:tcW w:w="698" w:type="pct"/>
            <w:vAlign w:val="center"/>
          </w:tcPr>
          <w:p w14:paraId="20B8C293" w14:textId="7B52B18E" w:rsidR="008E5165" w:rsidRPr="00E94961" w:rsidDel="00197600" w:rsidRDefault="008E5165" w:rsidP="004F3AD8">
            <w:pPr>
              <w:ind w:right="-71"/>
              <w:jc w:val="right"/>
              <w:rPr>
                <w:rFonts w:eastAsia="Arial"/>
                <w:sz w:val="18"/>
                <w:szCs w:val="18"/>
              </w:rPr>
            </w:pPr>
            <w:r>
              <w:rPr>
                <w:color w:val="000000"/>
                <w:sz w:val="18"/>
                <w:szCs w:val="18"/>
              </w:rPr>
              <w:t xml:space="preserve">335,973 </w:t>
            </w:r>
          </w:p>
        </w:tc>
        <w:tc>
          <w:tcPr>
            <w:tcW w:w="698" w:type="pct"/>
            <w:vAlign w:val="center"/>
          </w:tcPr>
          <w:p w14:paraId="6B0D5612" w14:textId="7E60C881" w:rsidR="008E5165" w:rsidRPr="00E94961" w:rsidDel="002B67B7" w:rsidRDefault="008E5165" w:rsidP="004F3AD8">
            <w:pPr>
              <w:ind w:right="-71"/>
              <w:jc w:val="right"/>
              <w:rPr>
                <w:rFonts w:eastAsia="Arial"/>
                <w:sz w:val="18"/>
                <w:szCs w:val="18"/>
              </w:rPr>
            </w:pPr>
            <w:r>
              <w:rPr>
                <w:color w:val="000000"/>
                <w:sz w:val="18"/>
                <w:szCs w:val="18"/>
              </w:rPr>
              <w:t xml:space="preserve">346,614 </w:t>
            </w:r>
          </w:p>
        </w:tc>
        <w:tc>
          <w:tcPr>
            <w:tcW w:w="696" w:type="pct"/>
          </w:tcPr>
          <w:p w14:paraId="79ABD41E" w14:textId="66887B51" w:rsidR="008E5165" w:rsidRPr="00E94961" w:rsidRDefault="008E5165" w:rsidP="004F3AD8">
            <w:pPr>
              <w:ind w:right="-71"/>
              <w:jc w:val="right"/>
              <w:rPr>
                <w:rFonts w:eastAsia="Arial"/>
                <w:sz w:val="18"/>
                <w:szCs w:val="18"/>
              </w:rPr>
            </w:pPr>
            <w:r w:rsidRPr="00E94961">
              <w:rPr>
                <w:rFonts w:eastAsia="Arial"/>
                <w:sz w:val="18"/>
                <w:szCs w:val="18"/>
              </w:rPr>
              <w:t>[●]</w:t>
            </w:r>
          </w:p>
        </w:tc>
      </w:tr>
      <w:tr w:rsidR="004F3AD8" w:rsidRPr="009C2EF1" w14:paraId="0054A4C2" w14:textId="77777777" w:rsidTr="004F3AD8">
        <w:trPr>
          <w:cantSplit/>
          <w:trHeight w:val="227"/>
        </w:trPr>
        <w:tc>
          <w:tcPr>
            <w:tcW w:w="1547" w:type="pct"/>
            <w:vAlign w:val="bottom"/>
          </w:tcPr>
          <w:p w14:paraId="6EDACAED" w14:textId="268E5C05" w:rsidR="004F3AD8" w:rsidRPr="00E94961" w:rsidRDefault="004F3AD8" w:rsidP="004F3AD8">
            <w:pPr>
              <w:tabs>
                <w:tab w:val="right" w:leader="dot" w:pos="2805"/>
              </w:tabs>
              <w:spacing w:before="20" w:after="20"/>
              <w:ind w:left="181" w:hanging="181"/>
              <w:rPr>
                <w:rFonts w:eastAsia="Arial"/>
                <w:sz w:val="18"/>
                <w:szCs w:val="18"/>
              </w:rPr>
            </w:pPr>
            <w:r w:rsidRPr="004F3AD8">
              <w:rPr>
                <w:rFonts w:eastAsia="Arial"/>
                <w:sz w:val="18"/>
                <w:szCs w:val="18"/>
              </w:rPr>
              <w:t xml:space="preserve">Financial liabilities on </w:t>
            </w:r>
            <w:proofErr w:type="gramStart"/>
            <w:r w:rsidRPr="004F3AD8">
              <w:rPr>
                <w:rFonts w:eastAsia="Arial"/>
                <w:sz w:val="18"/>
                <w:szCs w:val="18"/>
              </w:rPr>
              <w:t>shares  with</w:t>
            </w:r>
            <w:proofErr w:type="gramEnd"/>
            <w:r w:rsidRPr="004F3AD8">
              <w:rPr>
                <w:rFonts w:eastAsia="Arial"/>
                <w:sz w:val="18"/>
                <w:szCs w:val="18"/>
              </w:rPr>
              <w:t xml:space="preserve"> preferential rights</w:t>
            </w:r>
          </w:p>
        </w:tc>
        <w:tc>
          <w:tcPr>
            <w:tcW w:w="698" w:type="pct"/>
            <w:vAlign w:val="bottom"/>
          </w:tcPr>
          <w:p w14:paraId="5AA7DD88" w14:textId="0FE7C96B" w:rsidR="004F3AD8" w:rsidRDefault="004F3AD8" w:rsidP="004F3AD8">
            <w:pPr>
              <w:pBdr>
                <w:bottom w:val="single" w:sz="4" w:space="1" w:color="auto"/>
              </w:pBdr>
              <w:ind w:right="-71"/>
              <w:jc w:val="right"/>
              <w:rPr>
                <w:color w:val="000000"/>
                <w:sz w:val="18"/>
                <w:szCs w:val="18"/>
              </w:rPr>
            </w:pPr>
            <w:r>
              <w:rPr>
                <w:color w:val="000000"/>
                <w:sz w:val="18"/>
                <w:szCs w:val="18"/>
              </w:rPr>
              <w:t xml:space="preserve">415,534 </w:t>
            </w:r>
          </w:p>
        </w:tc>
        <w:tc>
          <w:tcPr>
            <w:tcW w:w="663" w:type="pct"/>
            <w:gridSpan w:val="2"/>
            <w:vAlign w:val="bottom"/>
          </w:tcPr>
          <w:p w14:paraId="74EA98EC" w14:textId="4A26D55A" w:rsidR="004F3AD8" w:rsidRDefault="004F3AD8" w:rsidP="004F3AD8">
            <w:pPr>
              <w:pBdr>
                <w:bottom w:val="single" w:sz="4" w:space="1" w:color="auto"/>
              </w:pBdr>
              <w:ind w:right="-71"/>
              <w:jc w:val="right"/>
              <w:rPr>
                <w:color w:val="000000"/>
                <w:sz w:val="18"/>
                <w:szCs w:val="18"/>
              </w:rPr>
            </w:pPr>
            <w:r>
              <w:rPr>
                <w:color w:val="000000"/>
                <w:sz w:val="18"/>
                <w:szCs w:val="18"/>
              </w:rPr>
              <w:t xml:space="preserve">932,030 </w:t>
            </w:r>
          </w:p>
        </w:tc>
        <w:tc>
          <w:tcPr>
            <w:tcW w:w="698" w:type="pct"/>
            <w:vAlign w:val="bottom"/>
          </w:tcPr>
          <w:p w14:paraId="66F992DD" w14:textId="4ED3C279" w:rsidR="004F3AD8" w:rsidRDefault="004F3AD8" w:rsidP="004F3AD8">
            <w:pPr>
              <w:pBdr>
                <w:bottom w:val="single" w:sz="4" w:space="1" w:color="auto"/>
              </w:pBdr>
              <w:ind w:right="-71"/>
              <w:jc w:val="right"/>
              <w:rPr>
                <w:color w:val="000000"/>
                <w:sz w:val="18"/>
                <w:szCs w:val="18"/>
              </w:rPr>
            </w:pPr>
            <w:r>
              <w:rPr>
                <w:color w:val="000000"/>
                <w:sz w:val="18"/>
                <w:szCs w:val="18"/>
              </w:rPr>
              <w:t xml:space="preserve">1,608,605 </w:t>
            </w:r>
          </w:p>
        </w:tc>
        <w:tc>
          <w:tcPr>
            <w:tcW w:w="698" w:type="pct"/>
            <w:vAlign w:val="bottom"/>
          </w:tcPr>
          <w:p w14:paraId="0F840F51" w14:textId="2CD88190" w:rsidR="004F3AD8" w:rsidRDefault="004F3AD8" w:rsidP="004F3AD8">
            <w:pPr>
              <w:pBdr>
                <w:bottom w:val="single" w:sz="4" w:space="1" w:color="auto"/>
              </w:pBdr>
              <w:ind w:right="-71"/>
              <w:jc w:val="right"/>
              <w:rPr>
                <w:color w:val="000000"/>
                <w:sz w:val="18"/>
                <w:szCs w:val="18"/>
              </w:rPr>
            </w:pPr>
            <w:r>
              <w:rPr>
                <w:color w:val="000000"/>
                <w:sz w:val="18"/>
                <w:szCs w:val="18"/>
              </w:rPr>
              <w:t xml:space="preserve">1,648,269 </w:t>
            </w:r>
          </w:p>
        </w:tc>
        <w:tc>
          <w:tcPr>
            <w:tcW w:w="696" w:type="pct"/>
            <w:vAlign w:val="bottom"/>
          </w:tcPr>
          <w:p w14:paraId="584C4089" w14:textId="46850BCD"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77B7D35E" w14:textId="77777777" w:rsidTr="008D79E9">
        <w:trPr>
          <w:cantSplit/>
          <w:trHeight w:val="227"/>
        </w:trPr>
        <w:tc>
          <w:tcPr>
            <w:tcW w:w="1547" w:type="pct"/>
            <w:vAlign w:val="center"/>
          </w:tcPr>
          <w:p w14:paraId="68ACD312" w14:textId="276937D6" w:rsidR="004F3AD8" w:rsidRPr="00E94961" w:rsidRDefault="004F3AD8" w:rsidP="004F3AD8">
            <w:pPr>
              <w:tabs>
                <w:tab w:val="right" w:leader="dot" w:pos="2805"/>
              </w:tabs>
              <w:spacing w:before="20" w:after="20"/>
              <w:ind w:left="181" w:hanging="181"/>
              <w:rPr>
                <w:rFonts w:eastAsia="Arial"/>
                <w:sz w:val="18"/>
                <w:szCs w:val="18"/>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492A5565" w14:textId="507C1FC2" w:rsidR="004F3AD8" w:rsidRPr="00E94961" w:rsidRDefault="004F3AD8" w:rsidP="004F3AD8">
            <w:pPr>
              <w:pBdr>
                <w:bottom w:val="single" w:sz="4" w:space="1" w:color="auto"/>
              </w:pBdr>
              <w:ind w:right="-71"/>
              <w:jc w:val="right"/>
              <w:rPr>
                <w:rFonts w:eastAsia="Arial"/>
                <w:sz w:val="18"/>
                <w:szCs w:val="18"/>
              </w:rPr>
            </w:pPr>
            <w:r>
              <w:rPr>
                <w:color w:val="000000"/>
                <w:sz w:val="18"/>
                <w:szCs w:val="18"/>
              </w:rPr>
              <w:t>418,381</w:t>
            </w:r>
          </w:p>
        </w:tc>
        <w:tc>
          <w:tcPr>
            <w:tcW w:w="663" w:type="pct"/>
            <w:gridSpan w:val="2"/>
            <w:vAlign w:val="center"/>
          </w:tcPr>
          <w:p w14:paraId="781AE731" w14:textId="2606BB5E" w:rsidR="004F3AD8" w:rsidRPr="00E94961" w:rsidRDefault="004F3AD8" w:rsidP="004F3AD8">
            <w:pPr>
              <w:pBdr>
                <w:bottom w:val="single" w:sz="4" w:space="1" w:color="auto"/>
              </w:pBdr>
              <w:ind w:right="-71"/>
              <w:jc w:val="right"/>
              <w:rPr>
                <w:rFonts w:eastAsia="Arial"/>
                <w:sz w:val="18"/>
                <w:szCs w:val="18"/>
              </w:rPr>
            </w:pPr>
            <w:r>
              <w:rPr>
                <w:color w:val="000000"/>
                <w:sz w:val="18"/>
                <w:szCs w:val="18"/>
              </w:rPr>
              <w:t>1,341,058</w:t>
            </w:r>
          </w:p>
        </w:tc>
        <w:tc>
          <w:tcPr>
            <w:tcW w:w="698" w:type="pct"/>
            <w:vAlign w:val="center"/>
          </w:tcPr>
          <w:p w14:paraId="3B244B65" w14:textId="4BC4C1F8" w:rsidR="004F3AD8" w:rsidRPr="00E94961" w:rsidRDefault="004F3AD8" w:rsidP="004F3AD8">
            <w:pPr>
              <w:pBdr>
                <w:bottom w:val="single" w:sz="4" w:space="1" w:color="auto"/>
              </w:pBdr>
              <w:ind w:right="-71"/>
              <w:jc w:val="right"/>
              <w:rPr>
                <w:rFonts w:eastAsia="Arial"/>
                <w:sz w:val="18"/>
                <w:szCs w:val="18"/>
              </w:rPr>
            </w:pPr>
            <w:r>
              <w:rPr>
                <w:color w:val="000000"/>
                <w:sz w:val="18"/>
                <w:szCs w:val="18"/>
              </w:rPr>
              <w:t>1,944,578</w:t>
            </w:r>
          </w:p>
        </w:tc>
        <w:tc>
          <w:tcPr>
            <w:tcW w:w="698" w:type="pct"/>
            <w:vAlign w:val="center"/>
          </w:tcPr>
          <w:p w14:paraId="7A6D409F" w14:textId="29922DCE" w:rsidR="004F3AD8" w:rsidRPr="00E94961" w:rsidRDefault="004F3AD8" w:rsidP="004F3AD8">
            <w:pPr>
              <w:pBdr>
                <w:bottom w:val="single" w:sz="4" w:space="1" w:color="auto"/>
              </w:pBdr>
              <w:ind w:right="-71"/>
              <w:jc w:val="right"/>
              <w:rPr>
                <w:rFonts w:eastAsia="Arial"/>
                <w:sz w:val="18"/>
                <w:szCs w:val="18"/>
              </w:rPr>
            </w:pPr>
            <w:r>
              <w:rPr>
                <w:color w:val="000000"/>
                <w:sz w:val="18"/>
                <w:szCs w:val="18"/>
              </w:rPr>
              <w:t>1,994,883</w:t>
            </w:r>
          </w:p>
        </w:tc>
        <w:tc>
          <w:tcPr>
            <w:tcW w:w="696" w:type="pct"/>
          </w:tcPr>
          <w:p w14:paraId="4C551949" w14:textId="372328F8"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5EA97355" w14:textId="77777777" w:rsidTr="00ED4BD1">
        <w:trPr>
          <w:cantSplit/>
          <w:trHeight w:val="227"/>
        </w:trPr>
        <w:tc>
          <w:tcPr>
            <w:tcW w:w="1547" w:type="pct"/>
            <w:vAlign w:val="bottom"/>
          </w:tcPr>
          <w:p w14:paraId="73E81189" w14:textId="77777777" w:rsidR="004F3AD8" w:rsidRPr="00E94961" w:rsidRDefault="004F3AD8" w:rsidP="004F3AD8">
            <w:pPr>
              <w:tabs>
                <w:tab w:val="right" w:leader="dot" w:pos="2805"/>
              </w:tabs>
              <w:spacing w:before="20" w:after="20"/>
              <w:ind w:left="181" w:hanging="181"/>
              <w:rPr>
                <w:rFonts w:eastAsia="Arial"/>
                <w:b/>
                <w:sz w:val="18"/>
                <w:szCs w:val="18"/>
              </w:rPr>
            </w:pPr>
            <w:r w:rsidRPr="00E94961">
              <w:rPr>
                <w:rFonts w:eastAsia="Arial"/>
                <w:b/>
                <w:sz w:val="18"/>
                <w:szCs w:val="18"/>
              </w:rPr>
              <w:t>Total</w:t>
            </w:r>
            <w:r w:rsidRPr="00E94961">
              <w:rPr>
                <w:rFonts w:eastAsia="Arial"/>
                <w:b/>
                <w:sz w:val="18"/>
                <w:szCs w:val="18"/>
              </w:rPr>
              <w:tab/>
            </w:r>
          </w:p>
        </w:tc>
        <w:tc>
          <w:tcPr>
            <w:tcW w:w="698" w:type="pct"/>
            <w:vAlign w:val="center"/>
          </w:tcPr>
          <w:p w14:paraId="28F5ACBB" w14:textId="1831B8B7" w:rsidR="004F3AD8" w:rsidRPr="004F3AD8" w:rsidRDefault="004F3AD8" w:rsidP="004F3AD8">
            <w:pPr>
              <w:pBdr>
                <w:bottom w:val="double" w:sz="4" w:space="1" w:color="auto"/>
              </w:pBdr>
              <w:ind w:right="-71"/>
              <w:jc w:val="right"/>
              <w:rPr>
                <w:rFonts w:eastAsiaTheme="minorEastAsia"/>
                <w:b/>
                <w:bCs/>
                <w:sz w:val="18"/>
                <w:szCs w:val="18"/>
                <w:lang w:eastAsia="zh-CN"/>
              </w:rPr>
            </w:pPr>
            <w:r w:rsidRPr="004F3AD8">
              <w:rPr>
                <w:b/>
                <w:bCs/>
                <w:color w:val="000000"/>
                <w:sz w:val="18"/>
                <w:szCs w:val="18"/>
              </w:rPr>
              <w:t>421,379</w:t>
            </w:r>
          </w:p>
        </w:tc>
        <w:tc>
          <w:tcPr>
            <w:tcW w:w="663" w:type="pct"/>
            <w:gridSpan w:val="2"/>
            <w:vAlign w:val="center"/>
          </w:tcPr>
          <w:p w14:paraId="73F0546D" w14:textId="68EFC74B"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1,481,172</w:t>
            </w:r>
          </w:p>
        </w:tc>
        <w:tc>
          <w:tcPr>
            <w:tcW w:w="698" w:type="pct"/>
            <w:vAlign w:val="center"/>
          </w:tcPr>
          <w:p w14:paraId="65E3D946" w14:textId="6F22B5B5"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2,136,120</w:t>
            </w:r>
          </w:p>
        </w:tc>
        <w:tc>
          <w:tcPr>
            <w:tcW w:w="698" w:type="pct"/>
            <w:vAlign w:val="center"/>
          </w:tcPr>
          <w:p w14:paraId="7113400C" w14:textId="55AB1D84"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2,233,418</w:t>
            </w:r>
          </w:p>
        </w:tc>
        <w:tc>
          <w:tcPr>
            <w:tcW w:w="696" w:type="pct"/>
          </w:tcPr>
          <w:p w14:paraId="0A8D029A" w14:textId="375B94F0"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rFonts w:eastAsia="Arial"/>
                <w:b/>
                <w:bCs/>
                <w:sz w:val="18"/>
                <w:szCs w:val="18"/>
              </w:rPr>
              <w:t>[●]</w:t>
            </w:r>
          </w:p>
        </w:tc>
      </w:tr>
    </w:tbl>
    <w:p w14:paraId="74DC6E50" w14:textId="00082044" w:rsidR="008E5165" w:rsidRPr="002D032B" w:rsidRDefault="008E5165" w:rsidP="00740237">
      <w:pPr>
        <w:jc w:val="both"/>
        <w:outlineLvl w:val="0"/>
        <w:rPr>
          <w:rFonts w:ascii="Times New Roman" w:hAnsi="Times New Roman" w:cs="Times New Roman"/>
          <w:b/>
          <w:iCs/>
        </w:rPr>
      </w:pPr>
      <w:r>
        <w:rPr>
          <w:rFonts w:ascii="Times New Roman" w:hAnsi="Times New Roman" w:cs="Times New Roman" w:hint="eastAsia"/>
          <w:b/>
          <w:iCs/>
        </w:rPr>
        <w:t>Lease Liabilitie</w:t>
      </w:r>
      <w:r w:rsidRPr="002D032B">
        <w:rPr>
          <w:rFonts w:ascii="Times New Roman" w:hAnsi="Times New Roman" w:cs="Times New Roman"/>
          <w:b/>
          <w:iCs/>
        </w:rPr>
        <w:t>s</w:t>
      </w:r>
    </w:p>
    <w:p w14:paraId="509C0F23" w14:textId="2FD233CE" w:rsidR="008E5165" w:rsidRDefault="008E5165" w:rsidP="005B5AD4">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During the Track Record Period, our lease liabilities primarily related to</w:t>
      </w:r>
      <w:r>
        <w:rPr>
          <w:rFonts w:ascii="Times New Roman" w:hAnsi="Times New Roman" w:cs="Times New Roman" w:hint="eastAsia"/>
          <w:iCs/>
        </w:rPr>
        <w:t xml:space="preserve"> </w:t>
      </w:r>
      <w:r w:rsidRPr="00795B39">
        <w:rPr>
          <w:rFonts w:ascii="Times New Roman" w:hAnsi="Times New Roman" w:cs="Times New Roman"/>
        </w:rPr>
        <w:t>[●]</w:t>
      </w:r>
      <w:r>
        <w:rPr>
          <w:rFonts w:ascii="Times New Roman" w:hAnsi="Times New Roman" w:cs="Times New Roman" w:hint="eastAsia"/>
        </w:rPr>
        <w:t xml:space="preserve">. Our lease liabilities </w:t>
      </w:r>
      <w:r w:rsidR="004F3AD8">
        <w:rPr>
          <w:rFonts w:ascii="Times New Roman" w:hAnsi="Times New Roman" w:cs="Times New Roman" w:hint="eastAsia"/>
        </w:rPr>
        <w:t xml:space="preserve">increased from RMB5.8 million as of December 31, </w:t>
      </w:r>
      <w:proofErr w:type="gramStart"/>
      <w:r w:rsidR="004F3AD8">
        <w:rPr>
          <w:rFonts w:ascii="Times New Roman" w:hAnsi="Times New Roman" w:cs="Times New Roman" w:hint="eastAsia"/>
        </w:rPr>
        <w:t>2023</w:t>
      </w:r>
      <w:proofErr w:type="gramEnd"/>
      <w:r w:rsidR="004F3AD8">
        <w:rPr>
          <w:rFonts w:ascii="Times New Roman" w:hAnsi="Times New Roman" w:cs="Times New Roman" w:hint="eastAsia"/>
        </w:rPr>
        <w:t xml:space="preserve"> to RMB516.8 million as of December 2024, as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decreased to RMB432.4 million as of December 31, 2025, primarily due to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increased to RMB468.8 million as of March 31, 2026, since </w:t>
      </w:r>
      <w:r w:rsidR="004F3AD8" w:rsidRPr="00795B39">
        <w:rPr>
          <w:rFonts w:ascii="Times New Roman" w:hAnsi="Times New Roman" w:cs="Times New Roman"/>
        </w:rPr>
        <w:t>[●]</w:t>
      </w:r>
      <w:r w:rsidR="004F3AD8">
        <w:rPr>
          <w:rFonts w:ascii="Times New Roman" w:hAnsi="Times New Roman" w:cs="Times New Roman" w:hint="eastAsia"/>
        </w:rPr>
        <w:t xml:space="preserve">. </w:t>
      </w:r>
    </w:p>
    <w:p w14:paraId="3E7727CC" w14:textId="5856B722" w:rsidR="008E5165" w:rsidRDefault="008E5165" w:rsidP="00740237">
      <w:pPr>
        <w:jc w:val="both"/>
        <w:outlineLvl w:val="0"/>
        <w:rPr>
          <w:rFonts w:ascii="Times New Roman" w:hAnsi="Times New Roman" w:cs="Times New Roman"/>
          <w:b/>
          <w:iCs/>
        </w:rPr>
      </w:pPr>
      <w:r>
        <w:rPr>
          <w:rFonts w:ascii="Times New Roman" w:hAnsi="Times New Roman" w:cs="Times New Roman" w:hint="eastAsia"/>
          <w:b/>
          <w:iCs/>
        </w:rPr>
        <w:t>Bank Borrowing</w:t>
      </w:r>
      <w:r w:rsidRPr="002D032B">
        <w:rPr>
          <w:rFonts w:ascii="Times New Roman" w:hAnsi="Times New Roman" w:cs="Times New Roman"/>
          <w:b/>
          <w:iCs/>
        </w:rPr>
        <w:t>s</w:t>
      </w:r>
    </w:p>
    <w:p w14:paraId="084B2414" w14:textId="37862E32" w:rsidR="005B5AD4" w:rsidRDefault="005B5AD4" w:rsidP="005B5AD4">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 xml:space="preserve">Our bank borrowings increased from nil as of December 31, </w:t>
      </w:r>
      <w:proofErr w:type="gramStart"/>
      <w:r>
        <w:rPr>
          <w:rFonts w:ascii="Times New Roman" w:hAnsi="Times New Roman" w:cs="Times New Roman" w:hint="eastAsia"/>
        </w:rPr>
        <w:t>2023</w:t>
      </w:r>
      <w:proofErr w:type="gramEnd"/>
      <w:r>
        <w:rPr>
          <w:rFonts w:ascii="Times New Roman" w:hAnsi="Times New Roman" w:cs="Times New Roman" w:hint="eastAsia"/>
        </w:rPr>
        <w:t xml:space="preserve"> to RMB32.4 million as of December 2024 and RMB95.1 million as of December 31, 2025, and further to RMB116.3 million as </w:t>
      </w:r>
      <w:r>
        <w:rPr>
          <w:rFonts w:ascii="Times New Roman" w:hAnsi="Times New Roman" w:cs="Times New Roman" w:hint="eastAsia"/>
        </w:rPr>
        <w:t xml:space="preserve">of March 31, 2026, since </w:t>
      </w:r>
      <w:r w:rsidRPr="00795B39">
        <w:rPr>
          <w:rFonts w:ascii="Times New Roman" w:hAnsi="Times New Roman" w:cs="Times New Roman"/>
        </w:rPr>
        <w:t>[●]</w:t>
      </w:r>
      <w:r>
        <w:rPr>
          <w:rFonts w:ascii="Times New Roman" w:hAnsi="Times New Roman" w:cs="Times New Roman" w:hint="eastAsia"/>
        </w:rPr>
        <w:t xml:space="preserve">. As of </w:t>
      </w:r>
      <w:r w:rsidRPr="00795B39">
        <w:rPr>
          <w:rFonts w:ascii="Times New Roman" w:hAnsi="Times New Roman" w:cs="Times New Roman"/>
        </w:rPr>
        <w:t>[●]</w:t>
      </w:r>
      <w:r>
        <w:rPr>
          <w:rFonts w:ascii="Times New Roman" w:hAnsi="Times New Roman" w:cs="Times New Roman" w:hint="eastAsia"/>
        </w:rPr>
        <w:t xml:space="preserve">, 2026, </w:t>
      </w:r>
      <w:r w:rsidRPr="005B5AD4">
        <w:rPr>
          <w:rFonts w:ascii="Times New Roman" w:hAnsi="Times New Roman" w:cs="Times New Roman"/>
        </w:rPr>
        <w:t>we had committed unutilized banking facilities of</w:t>
      </w:r>
      <w:r>
        <w:rPr>
          <w:rFonts w:ascii="Times New Roman" w:hAnsi="Times New Roman" w:cs="Times New Roman" w:hint="eastAsia"/>
        </w:rPr>
        <w:t xml:space="preserve"> </w:t>
      </w:r>
      <w:proofErr w:type="gramStart"/>
      <w:r>
        <w:rPr>
          <w:rFonts w:ascii="Times New Roman" w:hAnsi="Times New Roman" w:cs="Times New Roman" w:hint="eastAsia"/>
        </w:rPr>
        <w:t>RMB</w:t>
      </w:r>
      <w:r w:rsidRPr="00795B39">
        <w:rPr>
          <w:rFonts w:ascii="Times New Roman" w:hAnsi="Times New Roman" w:cs="Times New Roman"/>
        </w:rPr>
        <w:t>[</w:t>
      </w:r>
      <w:proofErr w:type="gramEnd"/>
      <w:r w:rsidRPr="00795B39">
        <w:rPr>
          <w:rFonts w:ascii="Times New Roman" w:hAnsi="Times New Roman" w:cs="Times New Roman"/>
        </w:rPr>
        <w:t>●]</w:t>
      </w:r>
      <w:r>
        <w:rPr>
          <w:rFonts w:ascii="Times New Roman" w:hAnsi="Times New Roman" w:cs="Times New Roman" w:hint="eastAsia"/>
        </w:rPr>
        <w:t xml:space="preserve"> million. </w:t>
      </w:r>
    </w:p>
    <w:p w14:paraId="3E5128CC" w14:textId="35067D55" w:rsidR="004F3AD8"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During the Track Record Period, our bank loans came from commercial banks and financial institutions bearing effective interest rates in the range of 2.</w:t>
      </w:r>
      <w:r>
        <w:rPr>
          <w:rFonts w:ascii="Times New Roman" w:hAnsi="Times New Roman" w:cs="Times New Roman" w:hint="eastAsia"/>
        </w:rPr>
        <w:t>18</w:t>
      </w:r>
      <w:r w:rsidRPr="005B5AD4">
        <w:rPr>
          <w:rFonts w:ascii="Times New Roman" w:hAnsi="Times New Roman" w:cs="Times New Roman"/>
        </w:rPr>
        <w:t xml:space="preserve">% to </w:t>
      </w:r>
      <w:r>
        <w:rPr>
          <w:rFonts w:ascii="Times New Roman" w:hAnsi="Times New Roman" w:cs="Times New Roman" w:hint="eastAsia"/>
        </w:rPr>
        <w:t>2.40</w:t>
      </w:r>
      <w:r w:rsidRPr="005B5AD4">
        <w:rPr>
          <w:rFonts w:ascii="Times New Roman" w:hAnsi="Times New Roman" w:cs="Times New Roman"/>
        </w:rPr>
        <w:t>% per annum.</w:t>
      </w:r>
    </w:p>
    <w:p w14:paraId="6FFEFD2B" w14:textId="50F50D20" w:rsidR="005B5AD4" w:rsidRPr="005B5AD4"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 xml:space="preserve">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as </w:t>
      </w:r>
      <w:proofErr w:type="gramStart"/>
      <w:r w:rsidRPr="005B5AD4">
        <w:rPr>
          <w:rFonts w:ascii="Times New Roman" w:hAnsi="Times New Roman" w:cs="Times New Roman"/>
        </w:rPr>
        <w:t>of</w:t>
      </w:r>
      <w:proofErr w:type="gramEnd"/>
      <w:r w:rsidRPr="005B5AD4">
        <w:rPr>
          <w:rFonts w:ascii="Times New Roman" w:hAnsi="Times New Roman" w:cs="Times New Roman"/>
        </w:rPr>
        <w:t xml:space="preserve"> the Latest Practicable Date, the agreements under our borrowings did not contain any covenants that would have a material and adverse effect on our ability to obtain additional borrowings or issue debt or equity securities in the future.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further confirm that we had no </w:t>
      </w:r>
      <w:proofErr w:type="gramStart"/>
      <w:r w:rsidRPr="005B5AD4">
        <w:rPr>
          <w:rFonts w:ascii="Times New Roman" w:hAnsi="Times New Roman" w:cs="Times New Roman"/>
        </w:rPr>
        <w:t>defaults</w:t>
      </w:r>
      <w:proofErr w:type="gramEnd"/>
      <w:r w:rsidRPr="005B5AD4">
        <w:rPr>
          <w:rFonts w:ascii="Times New Roman" w:hAnsi="Times New Roman" w:cs="Times New Roman"/>
        </w:rPr>
        <w:t xml:space="preserve"> in bank and other borrowings, nor did we breach any covenants during the Track Record Period and up to the Latest Practicable Date. Additionally,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during the Track Record Period and up to the Latest Practicable Date, we did not experience any difficulties in obtaining credit facilities, nor any withdrawal of facilities or requests for early repayment.</w:t>
      </w:r>
      <w:r>
        <w:rPr>
          <w:rFonts w:ascii="Times New Roman" w:hAnsi="Times New Roman" w:cs="Times New Roman" w:hint="eastAsia"/>
        </w:rPr>
        <w:t xml:space="preserve"> </w:t>
      </w:r>
      <w:r w:rsidRPr="005B5AD4">
        <w:rPr>
          <w:rFonts w:ascii="Times New Roman" w:hAnsi="Times New Roman" w:cs="Times New Roman" w:hint="eastAsia"/>
          <w:b/>
          <w:bCs/>
          <w:i/>
          <w:iCs/>
          <w:highlight w:val="yellow"/>
        </w:rPr>
        <w:t>[Company to confirm]</w:t>
      </w:r>
    </w:p>
    <w:p w14:paraId="3D5307A8" w14:textId="2070039C" w:rsidR="004F3AD8" w:rsidRPr="002D032B" w:rsidRDefault="004F3AD8" w:rsidP="00740237">
      <w:pPr>
        <w:jc w:val="both"/>
        <w:outlineLvl w:val="0"/>
        <w:rPr>
          <w:rFonts w:ascii="Times New Roman" w:hAnsi="Times New Roman" w:cs="Times New Roman"/>
          <w:b/>
          <w:iCs/>
        </w:rPr>
      </w:pPr>
      <w:r>
        <w:rPr>
          <w:rFonts w:ascii="Times New Roman" w:hAnsi="Times New Roman" w:cs="Times New Roman" w:hint="eastAsia"/>
          <w:b/>
          <w:iCs/>
        </w:rPr>
        <w:t>Financial Liabilities on Shares with Preferential Rights</w:t>
      </w:r>
    </w:p>
    <w:p w14:paraId="6BA9C7AA" w14:textId="0E9629B4" w:rsidR="004F3AD8" w:rsidRPr="00CC7FC4" w:rsidRDefault="00CC7FC4" w:rsidP="00CC7FC4">
      <w:pPr>
        <w:snapToGrid w:val="0"/>
        <w:spacing w:after="240" w:line="240" w:lineRule="auto"/>
        <w:ind w:firstLine="720"/>
        <w:jc w:val="both"/>
        <w:rPr>
          <w:rFonts w:ascii="Times New Roman" w:hAnsi="Times New Roman" w:cs="Times New Roman"/>
        </w:rPr>
      </w:pPr>
      <w:commentRangeStart w:id="45"/>
      <w:r w:rsidRPr="00CC7FC4">
        <w:rPr>
          <w:rFonts w:ascii="Times New Roman" w:hAnsi="Times New Roman" w:cs="Times New Roman"/>
        </w:rPr>
        <w:t>We recorded financial liabilities on shares with preferential rights of RMB</w:t>
      </w:r>
      <w:r>
        <w:rPr>
          <w:rFonts w:ascii="Times New Roman" w:hAnsi="Times New Roman" w:cs="Times New Roman" w:hint="eastAsia"/>
        </w:rPr>
        <w:t xml:space="preserve">415.5 million, RMB932.0 million. RMB1,608.6 million and RMB1,648.3 million as of December 31, 2023, 2024, 2025 and March 31, 2026, respectively. The increase was primarily attributable to </w:t>
      </w:r>
      <w:r w:rsidRPr="00795B39">
        <w:rPr>
          <w:rFonts w:ascii="Times New Roman" w:hAnsi="Times New Roman" w:cs="Times New Roman"/>
        </w:rPr>
        <w:t>[●]</w:t>
      </w:r>
      <w:r>
        <w:rPr>
          <w:rFonts w:ascii="Times New Roman" w:hAnsi="Times New Roman" w:cs="Times New Roman" w:hint="eastAsia"/>
        </w:rPr>
        <w:t>.</w:t>
      </w:r>
      <w:commentRangeEnd w:id="45"/>
      <w:r w:rsidR="0020753A">
        <w:rPr>
          <w:rStyle w:val="CommentReference"/>
          <w:rFonts w:ascii="Times New Roman" w:eastAsia="SimSun" w:hAnsi="Times New Roman" w:cs="Times New Roman"/>
        </w:rPr>
      </w:r>
    </w:p>
    <w:p w14:paraId="6404363B" w14:textId="5EF1572A" w:rsidR="00B42981" w:rsidRPr="002D032B" w:rsidRDefault="008E5165" w:rsidP="008E5165">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 xml:space="preserve">Except as discussed above, we did not have any bank loans or any loan capital issued and outstanding or agreed to be issued, bank overdraft, borrowing or similar indebtedness, liabilities under acceptance (other than normal trade bills) or acceptance credits, debentures, mortgages, charges, hire purchases, or finance lease commitments, guarantees or other material contingent liabilities as of </w:t>
      </w:r>
      <w:r w:rsidRPr="00795B39">
        <w:rPr>
          <w:rFonts w:ascii="Times New Roman" w:hAnsi="Times New Roman" w:cs="Times New Roman"/>
        </w:rPr>
        <w:t>[●]</w:t>
      </w:r>
      <w:r w:rsidRPr="008E5165">
        <w:rPr>
          <w:rFonts w:ascii="Times New Roman" w:hAnsi="Times New Roman" w:cs="Times New Roman"/>
          <w:iCs/>
        </w:rPr>
        <w:t xml:space="preserve">, being the most recent practicable date for determining our indebtedness. Our </w:t>
      </w:r>
      <w:proofErr w:type="gramStart"/>
      <w:r w:rsidRPr="008E5165">
        <w:rPr>
          <w:rFonts w:ascii="Times New Roman" w:hAnsi="Times New Roman" w:cs="Times New Roman"/>
          <w:iCs/>
        </w:rPr>
        <w:t>Directors</w:t>
      </w:r>
      <w:proofErr w:type="gramEnd"/>
      <w:r w:rsidRPr="008E5165">
        <w:rPr>
          <w:rFonts w:ascii="Times New Roman" w:hAnsi="Times New Roman" w:cs="Times New Roman"/>
          <w:iCs/>
        </w:rPr>
        <w:t xml:space="preserve"> confirm that there have been no material changes in our indebtedness since </w:t>
      </w:r>
      <w:r w:rsidRPr="00795B39">
        <w:rPr>
          <w:rFonts w:ascii="Times New Roman" w:hAnsi="Times New Roman" w:cs="Times New Roman"/>
        </w:rPr>
        <w:t>[●]</w:t>
      </w:r>
      <w:r w:rsidRPr="008E5165">
        <w:rPr>
          <w:rFonts w:ascii="Times New Roman" w:hAnsi="Times New Roman" w:cs="Times New Roman"/>
          <w:iCs/>
        </w:rPr>
        <w:t>, 2026, and up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4F36CC4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RELATED PARTY TRANSACTIONS</w:t>
      </w:r>
    </w:p>
    <w:p w14:paraId="5E00119D" w14:textId="3FA403C9" w:rsidR="00591E1C" w:rsidRPr="00B42981" w:rsidRDefault="00B42981" w:rsidP="00B42981">
      <w:pPr>
        <w:snapToGrid w:val="0"/>
        <w:spacing w:after="240" w:line="240" w:lineRule="auto"/>
        <w:ind w:firstLine="720"/>
        <w:jc w:val="both"/>
        <w:rPr>
          <w:rFonts w:ascii="Times New Roman" w:hAnsi="Times New Roman" w:cs="Times New Roman"/>
        </w:rPr>
      </w:pPr>
      <w:r w:rsidRPr="00B42981">
        <w:rPr>
          <w:rFonts w:ascii="Times New Roman" w:hAnsi="Times New Roman" w:cs="Times New Roman"/>
          <w:iCs/>
        </w:rPr>
        <w:t xml:space="preserve">We may </w:t>
      </w:r>
      <w:proofErr w:type="gramStart"/>
      <w:r w:rsidRPr="00B42981">
        <w:rPr>
          <w:rFonts w:ascii="Times New Roman" w:hAnsi="Times New Roman" w:cs="Times New Roman"/>
          <w:iCs/>
        </w:rPr>
        <w:t>enter into</w:t>
      </w:r>
      <w:proofErr w:type="gramEnd"/>
      <w:r w:rsidRPr="00B42981">
        <w:rPr>
          <w:rFonts w:ascii="Times New Roman" w:hAnsi="Times New Roman" w:cs="Times New Roman"/>
          <w:iCs/>
        </w:rPr>
        <w:t xml:space="preserve"> transactions with our related parties from time to time. For details of our related party transactions, see Note </w:t>
      </w:r>
      <w:r w:rsidRPr="00795B39">
        <w:rPr>
          <w:rFonts w:ascii="Times New Roman" w:hAnsi="Times New Roman" w:cs="Times New Roman"/>
        </w:rPr>
        <w:t>[●]</w:t>
      </w:r>
      <w:r w:rsidRPr="00B42981">
        <w:rPr>
          <w:rFonts w:ascii="Times New Roman" w:hAnsi="Times New Roman" w:cs="Times New Roman"/>
          <w:iCs/>
        </w:rPr>
        <w:t xml:space="preserve"> to the Accountants’ Report set out in Appendix I to this prospectus.</w:t>
      </w:r>
    </w:p>
    <w:p w14:paraId="75EF1F33" w14:textId="77777777" w:rsidR="00B42981" w:rsidRPr="00B42981" w:rsidRDefault="00B42981" w:rsidP="00B42981">
      <w:pPr>
        <w:spacing w:before="240" w:after="240" w:line="240" w:lineRule="auto"/>
        <w:jc w:val="both"/>
        <w:outlineLvl w:val="0"/>
        <w:rPr>
          <w:rFonts w:ascii="Times New Roman" w:hAnsi="Times New Roman" w:cs="Times New Roman"/>
          <w:b/>
          <w:iCs/>
        </w:rPr>
      </w:pPr>
      <w:r w:rsidRPr="00B42981">
        <w:rPr>
          <w:rFonts w:ascii="Times New Roman" w:hAnsi="Times New Roman" w:cs="Times New Roman"/>
          <w:b/>
          <w:iCs/>
        </w:rPr>
        <w:t xml:space="preserve">CONTINGENT LIABILITIES </w:t>
      </w:r>
    </w:p>
    <w:p w14:paraId="6619A996" w14:textId="4F6BDBEF" w:rsidR="00591E1C" w:rsidRPr="002D032B" w:rsidRDefault="00B42981" w:rsidP="00B42981">
      <w:pPr>
        <w:snapToGrid w:val="0"/>
        <w:spacing w:before="240" w:after="240" w:line="240" w:lineRule="auto"/>
        <w:ind w:firstLine="720"/>
        <w:jc w:val="both"/>
        <w:rPr>
          <w:rFonts w:ascii="Times New Roman" w:hAnsi="Times New Roman" w:cs="Times New Roman"/>
          <w:iCs/>
        </w:rPr>
      </w:pPr>
      <w:r w:rsidRPr="00B42981">
        <w:rPr>
          <w:rFonts w:ascii="Times New Roman" w:hAnsi="Times New Roman" w:cs="Times New Roman"/>
          <w:iCs/>
        </w:rPr>
        <w:t>As of December 31, 2023, 2024</w:t>
      </w:r>
      <w:r>
        <w:rPr>
          <w:rFonts w:ascii="Times New Roman" w:hAnsi="Times New Roman" w:cs="Times New Roman" w:hint="eastAsia"/>
          <w:iCs/>
        </w:rPr>
        <w:t>,</w:t>
      </w:r>
      <w:r w:rsidRPr="00B42981">
        <w:rPr>
          <w:rFonts w:ascii="Times New Roman" w:hAnsi="Times New Roman" w:cs="Times New Roman"/>
          <w:iCs/>
        </w:rPr>
        <w:t xml:space="preserve"> 2025</w:t>
      </w:r>
      <w:r>
        <w:rPr>
          <w:rFonts w:ascii="Times New Roman" w:hAnsi="Times New Roman" w:cs="Times New Roman" w:hint="eastAsia"/>
          <w:iCs/>
        </w:rPr>
        <w:t xml:space="preserve"> and March 31, 2026, </w:t>
      </w:r>
      <w:r w:rsidRPr="00B42981">
        <w:rPr>
          <w:rFonts w:ascii="Times New Roman" w:hAnsi="Times New Roman" w:cs="Times New Roman"/>
          <w:iCs/>
        </w:rPr>
        <w:t xml:space="preserve">we did not have any material contingent liabilities. Our </w:t>
      </w:r>
      <w:proofErr w:type="gramStart"/>
      <w:r w:rsidRPr="00B42981">
        <w:rPr>
          <w:rFonts w:ascii="Times New Roman" w:hAnsi="Times New Roman" w:cs="Times New Roman"/>
          <w:iCs/>
        </w:rPr>
        <w:t>Directors</w:t>
      </w:r>
      <w:proofErr w:type="gramEnd"/>
      <w:r w:rsidRPr="00B42981">
        <w:rPr>
          <w:rFonts w:ascii="Times New Roman" w:hAnsi="Times New Roman" w:cs="Times New Roman"/>
          <w:iCs/>
        </w:rPr>
        <w:t xml:space="preserve"> confirm that there has been no material change in our contingent liabilities since </w:t>
      </w:r>
      <w:r>
        <w:rPr>
          <w:rFonts w:ascii="Times New Roman" w:hAnsi="Times New Roman" w:cs="Times New Roman" w:hint="eastAsia"/>
          <w:iCs/>
        </w:rPr>
        <w:t xml:space="preserve">March 31, </w:t>
      </w:r>
      <w:proofErr w:type="gramStart"/>
      <w:r>
        <w:rPr>
          <w:rFonts w:ascii="Times New Roman" w:hAnsi="Times New Roman" w:cs="Times New Roman" w:hint="eastAsia"/>
          <w:iCs/>
        </w:rPr>
        <w:t>2026</w:t>
      </w:r>
      <w:proofErr w:type="gramEnd"/>
      <w:r w:rsidRPr="00B42981">
        <w:rPr>
          <w:rFonts w:ascii="Times New Roman" w:hAnsi="Times New Roman" w:cs="Times New Roman"/>
          <w:iCs/>
        </w:rPr>
        <w:t xml:space="preserve">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793C900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OFF-BALANCE SHEET COMMITMENTS AND ARRANGEMENTS</w:t>
      </w:r>
    </w:p>
    <w:p w14:paraId="236ED023" w14:textId="61E2D501" w:rsidR="000F537F" w:rsidRPr="00B42981" w:rsidRDefault="00591E1C" w:rsidP="00591E1C">
      <w:pPr>
        <w:snapToGrid w:val="0"/>
        <w:spacing w:before="240" w:after="240" w:line="240" w:lineRule="auto"/>
        <w:ind w:firstLine="720"/>
        <w:jc w:val="both"/>
        <w:rPr>
          <w:rFonts w:ascii="Times New Roman" w:hAnsi="Times New Roman" w:cs="Times New Roman"/>
          <w:iCs/>
        </w:rPr>
      </w:pPr>
      <w:r w:rsidRPr="00591E1C">
        <w:rPr>
          <w:rFonts w:ascii="Times New Roman" w:eastAsia="Arial" w:hAnsi="Times New Roman" w:cs="Times New Roman"/>
          <w:iCs/>
          <w:lang w:eastAsia="en-US"/>
        </w:rPr>
        <w:t xml:space="preserve">As </w:t>
      </w:r>
      <w:proofErr w:type="gramStart"/>
      <w:r w:rsidRPr="00591E1C">
        <w:rPr>
          <w:rFonts w:ascii="Times New Roman" w:eastAsia="Arial" w:hAnsi="Times New Roman" w:cs="Times New Roman"/>
          <w:iCs/>
          <w:lang w:eastAsia="en-US"/>
        </w:rPr>
        <w:t>of</w:t>
      </w:r>
      <w:proofErr w:type="gramEnd"/>
      <w:r w:rsidRPr="00591E1C">
        <w:rPr>
          <w:rFonts w:ascii="Times New Roman" w:eastAsia="Arial" w:hAnsi="Times New Roman" w:cs="Times New Roman"/>
          <w:iCs/>
          <w:lang w:eastAsia="en-US"/>
        </w:rPr>
        <w:t xml:space="preserve"> the Latest Practicable </w:t>
      </w:r>
      <w:r w:rsidR="004D22EF" w:rsidRPr="004D22EF">
        <w:rPr>
          <w:rFonts w:ascii="Times New Roman" w:eastAsia="Arial" w:hAnsi="Times New Roman" w:cs="Times New Roman" w:hint="eastAsia"/>
          <w:iCs/>
          <w:lang w:eastAsia="en-US"/>
        </w:rPr>
        <w:t>D</w:t>
      </w:r>
      <w:r w:rsidRPr="00591E1C">
        <w:rPr>
          <w:rFonts w:ascii="Times New Roman" w:eastAsia="Arial" w:hAnsi="Times New Roman" w:cs="Times New Roman"/>
          <w:iCs/>
          <w:lang w:eastAsia="en-US"/>
        </w:rPr>
        <w:t xml:space="preserve">ate, we had not </w:t>
      </w:r>
      <w:proofErr w:type="gramStart"/>
      <w:r w:rsidRPr="00591E1C">
        <w:rPr>
          <w:rFonts w:ascii="Times New Roman" w:eastAsia="Arial" w:hAnsi="Times New Roman" w:cs="Times New Roman"/>
          <w:iCs/>
          <w:lang w:eastAsia="en-US"/>
        </w:rPr>
        <w:t>entered into</w:t>
      </w:r>
      <w:proofErr w:type="gramEnd"/>
      <w:r w:rsidRPr="00591E1C">
        <w:rPr>
          <w:rFonts w:ascii="Times New Roman" w:eastAsia="Arial" w:hAnsi="Times New Roman" w:cs="Times New Roman"/>
          <w:iCs/>
          <w:lang w:eastAsia="en-US"/>
        </w:rPr>
        <w:t xml:space="preserve"> any off-balance sheet transactions</w:t>
      </w:r>
      <w:r w:rsidR="00B42981">
        <w:rPr>
          <w:rFonts w:ascii="Times New Roman" w:hAnsi="Times New Roman" w:cs="Times New Roman" w:hint="eastAsia"/>
          <w:iCs/>
        </w:rPr>
        <w:t xml:space="preserve">. </w:t>
      </w:r>
      <w:r w:rsidR="00B42981" w:rsidRPr="000B63C5">
        <w:rPr>
          <w:rFonts w:ascii="Times New Roman" w:eastAsia="Arial" w:hAnsi="Times New Roman" w:cs="Times New Roman"/>
          <w:b/>
          <w:bCs/>
          <w:i/>
          <w:highlight w:val="yellow"/>
        </w:rPr>
        <w:t>[Company to confirm]</w:t>
      </w:r>
    </w:p>
    <w:p w14:paraId="4B8E400C" w14:textId="4E813D3C" w:rsidR="00AA7A77" w:rsidRPr="002D032B" w:rsidRDefault="00AA7A77" w:rsidP="00AA7A77">
      <w:pPr>
        <w:jc w:val="both"/>
        <w:outlineLvl w:val="0"/>
        <w:rPr>
          <w:rFonts w:ascii="Times New Roman" w:hAnsi="Times New Roman" w:cs="Times New Roman"/>
          <w:b/>
          <w:iCs/>
        </w:rPr>
      </w:pPr>
      <w:r w:rsidRPr="002D032B">
        <w:rPr>
          <w:rFonts w:ascii="Times New Roman" w:hAnsi="Times New Roman" w:cs="Times New Roman"/>
          <w:b/>
          <w:iCs/>
        </w:rPr>
        <w:t>KEY FINANCIAL RATIOS</w:t>
      </w:r>
      <w:r>
        <w:rPr>
          <w:rFonts w:ascii="Times New Roman" w:hAnsi="Times New Roman" w:cs="Times New Roman"/>
          <w:b/>
          <w:iCs/>
        </w:rPr>
        <w:t xml:space="preserve"> </w:t>
      </w:r>
      <w:r w:rsidRPr="00AA7A77">
        <w:rPr>
          <w:rFonts w:ascii="Times New Roman" w:hAnsi="Times New Roman" w:cs="Times New Roman"/>
          <w:b/>
          <w:i/>
          <w:highlight w:val="yellow"/>
        </w:rPr>
        <w:t>[Sponsors to advise metrics]</w:t>
      </w:r>
      <w:r w:rsidRPr="002D032B">
        <w:rPr>
          <w:rFonts w:ascii="Times New Roman" w:hAnsi="Times New Roman" w:cs="Times New Roman"/>
          <w:b/>
          <w:iCs/>
        </w:rPr>
        <w:t xml:space="preserve"> </w:t>
      </w:r>
    </w:p>
    <w:tbl>
      <w:tblPr>
        <w:tblStyle w:val="TableGrid133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1415"/>
        <w:gridCol w:w="1415"/>
        <w:gridCol w:w="1415"/>
        <w:gridCol w:w="1220"/>
        <w:gridCol w:w="1414"/>
      </w:tblGrid>
      <w:tr w:rsidR="00AA7A77" w:rsidRPr="007969A2" w14:paraId="70C52870" w14:textId="77777777" w:rsidTr="00AA7A77">
        <w:trPr>
          <w:trHeight w:val="612"/>
        </w:trPr>
        <w:tc>
          <w:tcPr>
            <w:tcW w:w="1189" w:type="pct"/>
          </w:tcPr>
          <w:p w14:paraId="2B3BDC89" w14:textId="77777777" w:rsidR="00AA7A77" w:rsidRPr="007969A2" w:rsidRDefault="00AA7A77" w:rsidP="002306B6">
            <w:pPr>
              <w:keepNext/>
              <w:keepLines/>
              <w:spacing w:before="20" w:after="20"/>
              <w:rPr>
                <w:rFonts w:eastAsia="Arial"/>
                <w:sz w:val="18"/>
                <w:szCs w:val="18"/>
              </w:rPr>
            </w:pPr>
          </w:p>
        </w:tc>
        <w:tc>
          <w:tcPr>
            <w:tcW w:w="2351" w:type="pct"/>
            <w:gridSpan w:val="3"/>
            <w:vAlign w:val="bottom"/>
          </w:tcPr>
          <w:p w14:paraId="328834E2"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As of/for the year ended December 31,</w:t>
            </w:r>
          </w:p>
        </w:tc>
        <w:tc>
          <w:tcPr>
            <w:tcW w:w="1460" w:type="pct"/>
            <w:gridSpan w:val="2"/>
            <w:vAlign w:val="bottom"/>
          </w:tcPr>
          <w:p w14:paraId="2E619606"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 xml:space="preserve">As of/for the three months ended March 31, </w:t>
            </w:r>
          </w:p>
        </w:tc>
      </w:tr>
      <w:tr w:rsidR="00AA7A77" w:rsidRPr="007969A2" w14:paraId="66EBCAC6" w14:textId="77777777" w:rsidTr="00AA7A77">
        <w:trPr>
          <w:trHeight w:val="342"/>
        </w:trPr>
        <w:tc>
          <w:tcPr>
            <w:tcW w:w="1189" w:type="pct"/>
          </w:tcPr>
          <w:p w14:paraId="56AD3CBC"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vAlign w:val="bottom"/>
          </w:tcPr>
          <w:p w14:paraId="4EFFCF70" w14:textId="42AB05ED"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lang w:eastAsia="zh-CN"/>
              </w:rPr>
              <w:t>2023</w:t>
            </w:r>
          </w:p>
        </w:tc>
        <w:tc>
          <w:tcPr>
            <w:tcW w:w="784" w:type="pct"/>
            <w:vAlign w:val="bottom"/>
          </w:tcPr>
          <w:p w14:paraId="46C5DF0B" w14:textId="01010DEC"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rPr>
              <w:t>2024</w:t>
            </w:r>
          </w:p>
        </w:tc>
        <w:tc>
          <w:tcPr>
            <w:tcW w:w="784" w:type="pct"/>
            <w:vAlign w:val="bottom"/>
          </w:tcPr>
          <w:p w14:paraId="300A7D4B" w14:textId="6101B0D9" w:rsidR="00AA7A77" w:rsidRPr="007969A2" w:rsidRDefault="00AA7A77" w:rsidP="002306B6">
            <w:pPr>
              <w:keepNext/>
              <w:keepLines/>
              <w:pBdr>
                <w:bottom w:val="single" w:sz="2" w:space="1" w:color="auto"/>
              </w:pBdr>
              <w:spacing w:before="20" w:after="20"/>
              <w:jc w:val="center"/>
              <w:rPr>
                <w:b/>
                <w:sz w:val="18"/>
                <w:szCs w:val="18"/>
              </w:rPr>
            </w:pPr>
            <w:r w:rsidRPr="007969A2">
              <w:rPr>
                <w:rFonts w:eastAsia="Arial"/>
                <w:b/>
                <w:iCs/>
                <w:sz w:val="18"/>
                <w:szCs w:val="18"/>
              </w:rPr>
              <w:t>2025</w:t>
            </w:r>
          </w:p>
        </w:tc>
        <w:tc>
          <w:tcPr>
            <w:tcW w:w="676" w:type="pct"/>
          </w:tcPr>
          <w:p w14:paraId="1D7566FD" w14:textId="4157996C"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2025</w:t>
            </w:r>
          </w:p>
        </w:tc>
        <w:tc>
          <w:tcPr>
            <w:tcW w:w="784" w:type="pct"/>
          </w:tcPr>
          <w:p w14:paraId="3BFCA8FD" w14:textId="6446953A"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2026</w:t>
            </w:r>
          </w:p>
        </w:tc>
      </w:tr>
      <w:tr w:rsidR="00AA7A77" w:rsidRPr="007969A2" w14:paraId="5F5C5C27" w14:textId="77777777" w:rsidTr="00AA7A77">
        <w:trPr>
          <w:trHeight w:val="280"/>
        </w:trPr>
        <w:tc>
          <w:tcPr>
            <w:tcW w:w="1189" w:type="pct"/>
          </w:tcPr>
          <w:p w14:paraId="7ECEF819"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tcPr>
          <w:p w14:paraId="6510E60B" w14:textId="77777777" w:rsidR="00AA7A77" w:rsidRPr="007969A2" w:rsidRDefault="00AA7A77" w:rsidP="002306B6">
            <w:pPr>
              <w:keepNext/>
              <w:keepLines/>
              <w:spacing w:before="20"/>
              <w:jc w:val="center"/>
              <w:rPr>
                <w:rFonts w:eastAsia="Arial"/>
                <w:b/>
                <w:sz w:val="18"/>
                <w:szCs w:val="18"/>
              </w:rPr>
            </w:pPr>
          </w:p>
        </w:tc>
        <w:tc>
          <w:tcPr>
            <w:tcW w:w="784" w:type="pct"/>
          </w:tcPr>
          <w:p w14:paraId="545623B7" w14:textId="77777777" w:rsidR="00AA7A77" w:rsidRPr="007969A2" w:rsidRDefault="00AA7A77" w:rsidP="002306B6">
            <w:pPr>
              <w:keepNext/>
              <w:keepLines/>
              <w:spacing w:before="20"/>
              <w:jc w:val="center"/>
              <w:rPr>
                <w:rFonts w:eastAsia="Arial"/>
                <w:b/>
                <w:sz w:val="18"/>
                <w:szCs w:val="18"/>
              </w:rPr>
            </w:pPr>
          </w:p>
        </w:tc>
        <w:tc>
          <w:tcPr>
            <w:tcW w:w="784" w:type="pct"/>
          </w:tcPr>
          <w:p w14:paraId="07A4F6A8" w14:textId="77777777" w:rsidR="00AA7A77" w:rsidRPr="007969A2" w:rsidRDefault="00AA7A77" w:rsidP="002306B6">
            <w:pPr>
              <w:keepNext/>
              <w:keepLines/>
              <w:spacing w:before="20"/>
              <w:jc w:val="center"/>
              <w:rPr>
                <w:rFonts w:eastAsia="Arial"/>
                <w:b/>
                <w:sz w:val="18"/>
                <w:szCs w:val="18"/>
              </w:rPr>
            </w:pPr>
          </w:p>
        </w:tc>
        <w:tc>
          <w:tcPr>
            <w:tcW w:w="676" w:type="pct"/>
          </w:tcPr>
          <w:p w14:paraId="5E972FF8" w14:textId="77777777" w:rsidR="00AA7A77" w:rsidRPr="007969A2" w:rsidRDefault="00AA7A77" w:rsidP="002306B6">
            <w:pPr>
              <w:keepNext/>
              <w:keepLines/>
              <w:spacing w:before="20"/>
              <w:jc w:val="center"/>
              <w:rPr>
                <w:rFonts w:eastAsia="Arial"/>
                <w:b/>
                <w:sz w:val="18"/>
                <w:szCs w:val="18"/>
              </w:rPr>
            </w:pPr>
          </w:p>
        </w:tc>
        <w:tc>
          <w:tcPr>
            <w:tcW w:w="784" w:type="pct"/>
          </w:tcPr>
          <w:p w14:paraId="69182BFC" w14:textId="77777777" w:rsidR="00AA7A77" w:rsidRPr="007969A2" w:rsidRDefault="00AA7A77" w:rsidP="002306B6">
            <w:pPr>
              <w:keepNext/>
              <w:keepLines/>
              <w:spacing w:before="20"/>
              <w:jc w:val="center"/>
              <w:rPr>
                <w:rFonts w:eastAsia="Arial"/>
                <w:b/>
                <w:sz w:val="18"/>
                <w:szCs w:val="18"/>
              </w:rPr>
            </w:pPr>
          </w:p>
        </w:tc>
      </w:tr>
      <w:tr w:rsidR="00FD41AA" w:rsidRPr="007969A2" w14:paraId="057C1A89" w14:textId="77777777" w:rsidTr="00AA7A77">
        <w:tc>
          <w:tcPr>
            <w:tcW w:w="1189" w:type="pct"/>
          </w:tcPr>
          <w:p w14:paraId="5E4EFB64" w14:textId="77777777" w:rsidR="00FD41AA" w:rsidRPr="007969A2" w:rsidRDefault="00FD41AA" w:rsidP="00FD41AA">
            <w:pPr>
              <w:tabs>
                <w:tab w:val="right" w:leader="dot" w:pos="2805"/>
              </w:tabs>
              <w:spacing w:before="20" w:after="20"/>
              <w:ind w:left="181" w:hanging="181"/>
              <w:rPr>
                <w:rFonts w:eastAsia="Arial"/>
                <w:sz w:val="18"/>
                <w:szCs w:val="18"/>
              </w:rPr>
            </w:pPr>
            <w:r w:rsidRPr="007969A2">
              <w:rPr>
                <w:rFonts w:eastAsia="Arial"/>
                <w:sz w:val="18"/>
                <w:szCs w:val="18"/>
              </w:rPr>
              <w:t xml:space="preserve">Gross profit </w:t>
            </w:r>
            <w:proofErr w:type="gramStart"/>
            <w:r w:rsidRPr="007969A2">
              <w:rPr>
                <w:rFonts w:eastAsia="Arial"/>
                <w:sz w:val="18"/>
                <w:szCs w:val="18"/>
              </w:rPr>
              <w:t>margin</w:t>
            </w:r>
            <w:r w:rsidRPr="007969A2">
              <w:rPr>
                <w:rFonts w:eastAsia="Arial"/>
                <w:sz w:val="18"/>
                <w:szCs w:val="18"/>
                <w:vertAlign w:val="superscript"/>
              </w:rPr>
              <w:t>(</w:t>
            </w:r>
            <w:proofErr w:type="gramEnd"/>
            <w:r w:rsidRPr="007969A2">
              <w:rPr>
                <w:rFonts w:eastAsia="Arial"/>
                <w:sz w:val="18"/>
                <w:szCs w:val="18"/>
                <w:vertAlign w:val="superscript"/>
              </w:rPr>
              <w:t>1)</w:t>
            </w:r>
            <w:r w:rsidRPr="007969A2">
              <w:rPr>
                <w:rFonts w:eastAsia="Arial"/>
                <w:sz w:val="18"/>
                <w:szCs w:val="18"/>
              </w:rPr>
              <w:tab/>
            </w:r>
          </w:p>
        </w:tc>
        <w:tc>
          <w:tcPr>
            <w:tcW w:w="784" w:type="pct"/>
          </w:tcPr>
          <w:p w14:paraId="170F0565" w14:textId="1ED08C1A" w:rsidR="00FD41AA" w:rsidRPr="007969A2" w:rsidRDefault="00FD41AA" w:rsidP="00FD41AA">
            <w:pPr>
              <w:keepNext/>
              <w:keepLines/>
              <w:tabs>
                <w:tab w:val="decimal" w:pos="882"/>
              </w:tabs>
              <w:jc w:val="right"/>
              <w:rPr>
                <w:rFonts w:eastAsiaTheme="minorEastAsia"/>
                <w:sz w:val="18"/>
                <w:szCs w:val="18"/>
                <w:lang w:eastAsia="zh-CN"/>
              </w:rPr>
            </w:pPr>
            <w:r w:rsidRPr="007969A2">
              <w:rPr>
                <w:rFonts w:asciiTheme="minorEastAsia" w:eastAsiaTheme="minorEastAsia" w:hAnsiTheme="minorEastAsia" w:hint="eastAsia"/>
                <w:sz w:val="18"/>
                <w:szCs w:val="18"/>
                <w:lang w:eastAsia="zh-CN"/>
              </w:rPr>
              <w:t>—</w:t>
            </w:r>
          </w:p>
        </w:tc>
        <w:tc>
          <w:tcPr>
            <w:tcW w:w="784" w:type="pct"/>
          </w:tcPr>
          <w:p w14:paraId="364EB3E8" w14:textId="3713BFD8" w:rsidR="00FD41AA" w:rsidRPr="007969A2" w:rsidRDefault="00FD41AA" w:rsidP="00FD41AA">
            <w:pPr>
              <w:keepNext/>
              <w:keepLines/>
              <w:tabs>
                <w:tab w:val="decimal" w:pos="882"/>
              </w:tabs>
              <w:jc w:val="right"/>
              <w:rPr>
                <w:rFonts w:eastAsia="Arial"/>
                <w:sz w:val="18"/>
                <w:szCs w:val="18"/>
              </w:rPr>
            </w:pPr>
            <w:r w:rsidRPr="007969A2">
              <w:rPr>
                <w:rFonts w:eastAsiaTheme="minorEastAsia" w:hint="eastAsia"/>
                <w:sz w:val="18"/>
                <w:szCs w:val="18"/>
                <w:lang w:eastAsia="zh-CN"/>
              </w:rPr>
              <w:t>77.7</w:t>
            </w:r>
            <w:r w:rsidRPr="007969A2">
              <w:rPr>
                <w:rFonts w:eastAsia="Arial"/>
                <w:sz w:val="18"/>
                <w:szCs w:val="18"/>
              </w:rPr>
              <w:t>%</w:t>
            </w:r>
          </w:p>
        </w:tc>
        <w:tc>
          <w:tcPr>
            <w:tcW w:w="784" w:type="pct"/>
          </w:tcPr>
          <w:p w14:paraId="04589850" w14:textId="1B24E137" w:rsidR="00FD41AA" w:rsidRPr="007969A2" w:rsidRDefault="00FD41AA" w:rsidP="00FD41AA">
            <w:pPr>
              <w:keepNext/>
              <w:keepLines/>
              <w:tabs>
                <w:tab w:val="decimal" w:pos="882"/>
              </w:tabs>
              <w:jc w:val="right"/>
              <w:rPr>
                <w:rFonts w:eastAsia="Arial"/>
                <w:sz w:val="18"/>
                <w:szCs w:val="18"/>
              </w:rPr>
            </w:pPr>
            <w:r w:rsidRPr="007969A2">
              <w:rPr>
                <w:rFonts w:eastAsiaTheme="minorEastAsia" w:hint="eastAsia"/>
                <w:sz w:val="18"/>
                <w:szCs w:val="18"/>
                <w:lang w:eastAsia="zh-CN"/>
              </w:rPr>
              <w:t>55.2</w:t>
            </w:r>
            <w:r w:rsidRPr="007969A2">
              <w:rPr>
                <w:rFonts w:eastAsia="Arial"/>
                <w:sz w:val="18"/>
                <w:szCs w:val="18"/>
              </w:rPr>
              <w:t>%</w:t>
            </w:r>
          </w:p>
        </w:tc>
        <w:tc>
          <w:tcPr>
            <w:tcW w:w="676" w:type="pct"/>
          </w:tcPr>
          <w:p w14:paraId="55D7DE0C" w14:textId="77777777" w:rsidR="00FD41AA" w:rsidRPr="007969A2" w:rsidRDefault="00FD41AA" w:rsidP="00FD41AA">
            <w:pPr>
              <w:keepNext/>
              <w:keepLines/>
              <w:tabs>
                <w:tab w:val="decimal" w:pos="882"/>
              </w:tabs>
              <w:jc w:val="right"/>
              <w:rPr>
                <w:rFonts w:eastAsia="Arial"/>
                <w:sz w:val="18"/>
                <w:szCs w:val="18"/>
              </w:rPr>
            </w:pPr>
            <w:r w:rsidRPr="007969A2">
              <w:rPr>
                <w:rFonts w:eastAsia="Arial"/>
                <w:sz w:val="18"/>
                <w:szCs w:val="18"/>
              </w:rPr>
              <w:t>[●]%</w:t>
            </w:r>
          </w:p>
        </w:tc>
        <w:tc>
          <w:tcPr>
            <w:tcW w:w="784" w:type="pct"/>
          </w:tcPr>
          <w:p w14:paraId="556E59E9" w14:textId="79603559" w:rsidR="00FD41AA" w:rsidRPr="007969A2" w:rsidRDefault="00FD41AA" w:rsidP="00FD41AA">
            <w:pPr>
              <w:keepNext/>
              <w:keepLines/>
              <w:tabs>
                <w:tab w:val="decimal" w:pos="882"/>
              </w:tabs>
              <w:jc w:val="right"/>
              <w:rPr>
                <w:rFonts w:eastAsia="Arial"/>
                <w:sz w:val="18"/>
                <w:szCs w:val="18"/>
              </w:rPr>
            </w:pPr>
            <w:r w:rsidRPr="007969A2">
              <w:rPr>
                <w:rFonts w:eastAsiaTheme="minorEastAsia" w:hint="eastAsia"/>
                <w:sz w:val="18"/>
                <w:szCs w:val="18"/>
                <w:lang w:eastAsia="zh-CN"/>
              </w:rPr>
              <w:t>20.6</w:t>
            </w:r>
            <w:r w:rsidRPr="007969A2">
              <w:rPr>
                <w:rFonts w:eastAsia="Arial"/>
                <w:sz w:val="18"/>
                <w:szCs w:val="18"/>
              </w:rPr>
              <w:t>%</w:t>
            </w:r>
          </w:p>
        </w:tc>
      </w:tr>
      <w:tr w:rsidR="00FD41AA" w:rsidRPr="007969A2" w14:paraId="4DD6FD80" w14:textId="77777777" w:rsidTr="00AA7A77">
        <w:tc>
          <w:tcPr>
            <w:tcW w:w="1189" w:type="pct"/>
          </w:tcPr>
          <w:p w14:paraId="0512B9E9" w14:textId="01A8DE0E" w:rsidR="00FD41AA" w:rsidRPr="007969A2" w:rsidRDefault="00FD41AA" w:rsidP="00FD41AA">
            <w:pPr>
              <w:tabs>
                <w:tab w:val="right" w:leader="dot" w:pos="2805"/>
              </w:tabs>
              <w:spacing w:before="20" w:after="20"/>
              <w:ind w:left="181" w:hanging="181"/>
              <w:rPr>
                <w:rFonts w:eastAsia="Arial"/>
                <w:sz w:val="18"/>
                <w:szCs w:val="18"/>
              </w:rPr>
            </w:pPr>
            <w:r w:rsidRPr="007969A2">
              <w:rPr>
                <w:rFonts w:eastAsia="Arial"/>
                <w:sz w:val="18"/>
                <w:szCs w:val="18"/>
              </w:rPr>
              <w:t xml:space="preserve">Current </w:t>
            </w:r>
            <w:proofErr w:type="gramStart"/>
            <w:r w:rsidRPr="007969A2">
              <w:rPr>
                <w:rFonts w:eastAsia="Arial"/>
                <w:sz w:val="18"/>
                <w:szCs w:val="18"/>
              </w:rPr>
              <w:t>ratio</w:t>
            </w:r>
            <w:r w:rsidRPr="007969A2">
              <w:rPr>
                <w:rFonts w:eastAsia="Arial"/>
                <w:sz w:val="18"/>
                <w:szCs w:val="18"/>
                <w:vertAlign w:val="superscript"/>
              </w:rPr>
              <w:t>(</w:t>
            </w:r>
            <w:proofErr w:type="gramEnd"/>
            <w:r w:rsidRPr="007969A2">
              <w:rPr>
                <w:rFonts w:eastAsia="Arial"/>
                <w:sz w:val="18"/>
                <w:szCs w:val="18"/>
                <w:vertAlign w:val="superscript"/>
              </w:rPr>
              <w:t>2)</w:t>
            </w:r>
            <w:r w:rsidRPr="007969A2">
              <w:rPr>
                <w:rFonts w:eastAsia="Arial"/>
                <w:sz w:val="18"/>
                <w:szCs w:val="18"/>
              </w:rPr>
              <w:tab/>
            </w:r>
          </w:p>
        </w:tc>
        <w:tc>
          <w:tcPr>
            <w:tcW w:w="784" w:type="pct"/>
          </w:tcPr>
          <w:p w14:paraId="3A72E5B4" w14:textId="2E6BF8B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23.0</w:t>
            </w:r>
          </w:p>
        </w:tc>
        <w:tc>
          <w:tcPr>
            <w:tcW w:w="784" w:type="pct"/>
          </w:tcPr>
          <w:p w14:paraId="64E2FDDC" w14:textId="2D8D6CF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w:t>
            </w:r>
          </w:p>
        </w:tc>
        <w:tc>
          <w:tcPr>
            <w:tcW w:w="784" w:type="pct"/>
          </w:tcPr>
          <w:p w14:paraId="7331C818" w14:textId="259A882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1.9</w:t>
            </w:r>
          </w:p>
        </w:tc>
        <w:tc>
          <w:tcPr>
            <w:tcW w:w="676" w:type="pct"/>
          </w:tcPr>
          <w:p w14:paraId="57D6457E" w14:textId="346688D4" w:rsidR="00FD41AA" w:rsidRPr="007969A2" w:rsidRDefault="00FD41AA" w:rsidP="00FD41AA">
            <w:pPr>
              <w:keepNext/>
              <w:keepLines/>
              <w:tabs>
                <w:tab w:val="decimal" w:pos="882"/>
              </w:tabs>
              <w:jc w:val="right"/>
              <w:rPr>
                <w:rFonts w:eastAsiaTheme="minorEastAsia"/>
                <w:sz w:val="18"/>
                <w:szCs w:val="18"/>
                <w:lang w:eastAsia="zh-CN"/>
              </w:rPr>
            </w:pPr>
            <w:r w:rsidRPr="007969A2">
              <w:rPr>
                <w:rFonts w:eastAsia="Arial"/>
                <w:sz w:val="18"/>
                <w:szCs w:val="18"/>
              </w:rPr>
              <w:t>[●]</w:t>
            </w:r>
          </w:p>
        </w:tc>
        <w:tc>
          <w:tcPr>
            <w:tcW w:w="784" w:type="pct"/>
          </w:tcPr>
          <w:p w14:paraId="5234C784" w14:textId="5C9BF120"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1.6</w:t>
            </w:r>
          </w:p>
        </w:tc>
      </w:tr>
    </w:tbl>
    <w:p w14:paraId="60D186D9" w14:textId="77777777" w:rsidR="00AA7A77" w:rsidRPr="007969A2" w:rsidRDefault="00AA7A77" w:rsidP="00AA7A77">
      <w:pPr>
        <w:spacing w:after="240" w:line="240" w:lineRule="auto"/>
        <w:jc w:val="both"/>
        <w:rPr>
          <w:rFonts w:ascii="Times New Roman" w:hAnsi="Times New Roman" w:cs="Times New Roman"/>
          <w:bCs/>
          <w:iCs/>
          <w:sz w:val="18"/>
          <w:szCs w:val="18"/>
          <w:u w:val="single"/>
        </w:rPr>
      </w:pPr>
      <w:r w:rsidRPr="007969A2">
        <w:rPr>
          <w:rFonts w:ascii="Times New Roman" w:hAnsi="Times New Roman" w:cs="Times New Roman"/>
          <w:bCs/>
          <w:iCs/>
          <w:sz w:val="18"/>
          <w:szCs w:val="18"/>
          <w:u w:val="single"/>
        </w:rPr>
        <w:tab/>
      </w:r>
      <w:r w:rsidRPr="007969A2">
        <w:rPr>
          <w:rFonts w:ascii="Times New Roman" w:hAnsi="Times New Roman" w:cs="Times New Roman"/>
          <w:bCs/>
          <w:iCs/>
          <w:sz w:val="18"/>
          <w:szCs w:val="18"/>
          <w:u w:val="single"/>
        </w:rPr>
        <w:tab/>
      </w:r>
    </w:p>
    <w:p w14:paraId="612F2A0B" w14:textId="34ECD90D" w:rsidR="00AA7A77" w:rsidRPr="007969A2" w:rsidRDefault="00FD41AA" w:rsidP="00AA7A77">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Gross profit margin is calculated by dividing gross profit by our revenue for the period/year indicated.</w:t>
      </w:r>
    </w:p>
    <w:p w14:paraId="696CC175" w14:textId="4A0052BC" w:rsidR="00AA7A77" w:rsidRPr="007969A2" w:rsidRDefault="00FD41AA" w:rsidP="00FD41AA">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Current ratio is calculated by dividing current assets by current liabilities as of the date indicated.</w:t>
      </w:r>
    </w:p>
    <w:p w14:paraId="00D94198" w14:textId="0547F072" w:rsidR="00AA7A77" w:rsidRPr="002D032B" w:rsidDel="0020753A" w:rsidRDefault="00AA7A77" w:rsidP="00740237">
      <w:pPr>
        <w:jc w:val="both"/>
        <w:outlineLvl w:val="0"/>
        <w:rPr>
          <w:del w:id="46" w:author="Liang, Yan" w:date="2026-05-28T00:53:00Z" w16du:dateUtc="2026-05-27T16:53:00Z"/>
          <w:rFonts w:ascii="Times New Roman" w:hAnsi="Times New Roman" w:cs="Times New Roman"/>
          <w:b/>
          <w:iCs/>
        </w:rPr>
      </w:pPr>
      <w:del w:id="47" w:author="Liang, Yan" w:date="2026-05-28T00:53:00Z" w16du:dateUtc="2026-05-27T16:53:00Z">
        <w:r w:rsidRPr="002D032B" w:rsidDel="0020753A">
          <w:rPr>
            <w:rFonts w:ascii="Times New Roman" w:hAnsi="Times New Roman" w:cs="Times New Roman"/>
            <w:b/>
            <w:iCs/>
          </w:rPr>
          <w:delText>Analysis of Key Financial Ratios</w:delText>
        </w:r>
      </w:del>
    </w:p>
    <w:p w14:paraId="29B61560" w14:textId="024595B6" w:rsidR="00AA7A77" w:rsidRPr="000834A2" w:rsidDel="0020753A" w:rsidRDefault="00AA7A77" w:rsidP="00AA7A77">
      <w:pPr>
        <w:snapToGrid w:val="0"/>
        <w:spacing w:before="240" w:after="240" w:line="240" w:lineRule="auto"/>
        <w:jc w:val="both"/>
        <w:outlineLvl w:val="0"/>
        <w:rPr>
          <w:del w:id="48" w:author="Liang, Yan" w:date="2026-05-28T00:53:00Z" w16du:dateUtc="2026-05-27T16:53:00Z"/>
          <w:rFonts w:ascii="Times New Roman" w:eastAsia="Arial" w:hAnsi="Times New Roman" w:cs="Times New Roman"/>
          <w:b/>
          <w:i/>
          <w:lang w:eastAsia="en-US"/>
        </w:rPr>
      </w:pPr>
      <w:del w:id="49" w:author="Liang, Yan" w:date="2026-05-28T00:53:00Z" w16du:dateUtc="2026-05-27T16:53:00Z">
        <w:r w:rsidRPr="000834A2" w:rsidDel="0020753A">
          <w:rPr>
            <w:rFonts w:ascii="Times New Roman" w:eastAsia="Arial" w:hAnsi="Times New Roman" w:cs="Times New Roman"/>
            <w:b/>
            <w:i/>
            <w:lang w:eastAsia="en-US"/>
          </w:rPr>
          <w:delText xml:space="preserve">Gross </w:delText>
        </w:r>
        <w:r w:rsidDel="0020753A">
          <w:rPr>
            <w:rFonts w:ascii="Times New Roman" w:eastAsia="Arial" w:hAnsi="Times New Roman" w:cs="Times New Roman"/>
            <w:b/>
            <w:i/>
            <w:lang w:eastAsia="en-US"/>
          </w:rPr>
          <w:delText>P</w:delText>
        </w:r>
        <w:r w:rsidRPr="000834A2" w:rsidDel="0020753A">
          <w:rPr>
            <w:rFonts w:ascii="Times New Roman" w:eastAsia="Arial" w:hAnsi="Times New Roman" w:cs="Times New Roman"/>
            <w:b/>
            <w:i/>
            <w:lang w:eastAsia="en-US"/>
          </w:rPr>
          <w:delText xml:space="preserve">rofit </w:delText>
        </w:r>
        <w:r w:rsidDel="0020753A">
          <w:rPr>
            <w:rFonts w:ascii="Times New Roman" w:eastAsia="Arial" w:hAnsi="Times New Roman" w:cs="Times New Roman"/>
            <w:b/>
            <w:i/>
            <w:lang w:eastAsia="en-US"/>
          </w:rPr>
          <w:delText>M</w:delText>
        </w:r>
        <w:r w:rsidRPr="000834A2" w:rsidDel="0020753A">
          <w:rPr>
            <w:rFonts w:ascii="Times New Roman" w:eastAsia="Arial" w:hAnsi="Times New Roman" w:cs="Times New Roman"/>
            <w:b/>
            <w:i/>
            <w:lang w:eastAsia="en-US"/>
          </w:rPr>
          <w:delText>argin</w:delText>
        </w:r>
      </w:del>
    </w:p>
    <w:p w14:paraId="3538E27F" w14:textId="6B773116" w:rsidR="00FD41AA" w:rsidRPr="00FD41AA" w:rsidDel="0020753A" w:rsidRDefault="00FD41AA" w:rsidP="00FD41AA">
      <w:pPr>
        <w:snapToGrid w:val="0"/>
        <w:spacing w:before="240" w:after="240" w:line="240" w:lineRule="auto"/>
        <w:ind w:firstLine="720"/>
        <w:jc w:val="both"/>
        <w:rPr>
          <w:del w:id="50" w:author="Liang, Yan" w:date="2026-05-28T00:53:00Z" w16du:dateUtc="2026-05-27T16:53:00Z"/>
          <w:rFonts w:ascii="Times New Roman" w:eastAsia="Arial" w:hAnsi="Times New Roman" w:cs="Times New Roman"/>
          <w:iCs/>
          <w:lang w:eastAsia="en-US"/>
        </w:rPr>
      </w:pPr>
      <w:del w:id="51" w:author="Liang, Yan" w:date="2026-05-28T00:53:00Z" w16du:dateUtc="2026-05-27T16:53:00Z">
        <w:r w:rsidRPr="00FD41AA" w:rsidDel="0020753A">
          <w:rPr>
            <w:rFonts w:ascii="Times New Roman" w:eastAsia="Arial" w:hAnsi="Times New Roman" w:cs="Times New Roman"/>
            <w:iCs/>
            <w:lang w:eastAsia="en-US"/>
          </w:rPr>
          <w:delText xml:space="preserve">See “— </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-to-</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 xml:space="preserve"> Comparison of Results of Operations” for a discussion of the factors affecting our gross profit margin during the Track Record Period.</w:delText>
        </w:r>
      </w:del>
    </w:p>
    <w:p w14:paraId="42833EDC" w14:textId="37D09FF7" w:rsidR="00AA7A77" w:rsidRPr="001F21CB" w:rsidDel="0020753A" w:rsidRDefault="00AA7A77" w:rsidP="00AA7A77">
      <w:pPr>
        <w:snapToGrid w:val="0"/>
        <w:spacing w:before="240" w:after="240" w:line="240" w:lineRule="auto"/>
        <w:jc w:val="both"/>
        <w:outlineLvl w:val="0"/>
        <w:rPr>
          <w:del w:id="52" w:author="Liang, Yan" w:date="2026-05-28T00:53:00Z" w16du:dateUtc="2026-05-27T16:53:00Z"/>
          <w:rFonts w:ascii="Times New Roman" w:hAnsi="Times New Roman" w:cs="Times New Roman"/>
          <w:b/>
          <w:i/>
        </w:rPr>
      </w:pPr>
      <w:del w:id="53" w:author="Liang, Yan" w:date="2026-05-28T00:53:00Z" w16du:dateUtc="2026-05-27T16:53:00Z">
        <w:r w:rsidRPr="00AA5B7E" w:rsidDel="0020753A">
          <w:rPr>
            <w:rFonts w:ascii="Times New Roman" w:eastAsia="Arial" w:hAnsi="Times New Roman" w:cs="Times New Roman"/>
            <w:b/>
            <w:i/>
            <w:lang w:eastAsia="en-US"/>
          </w:rPr>
          <w:delText>Current</w:delText>
        </w:r>
        <w:r w:rsidR="001F21CB" w:rsidDel="0020753A">
          <w:rPr>
            <w:rFonts w:ascii="Times New Roman" w:hAnsi="Times New Roman" w:cs="Times New Roman" w:hint="eastAsia"/>
            <w:b/>
            <w:i/>
          </w:rPr>
          <w:delText xml:space="preserve"> </w:delText>
        </w:r>
        <w:r w:rsidRPr="00AA5B7E" w:rsidDel="0020753A">
          <w:rPr>
            <w:rFonts w:ascii="Times New Roman" w:eastAsia="Arial" w:hAnsi="Times New Roman" w:cs="Times New Roman"/>
            <w:b/>
            <w:i/>
            <w:lang w:eastAsia="en-US"/>
          </w:rPr>
          <w:delText>Ratio</w:delText>
        </w:r>
      </w:del>
    </w:p>
    <w:p w14:paraId="783AE017" w14:textId="740C6040" w:rsidR="00AA7A77" w:rsidRPr="001F21CB" w:rsidDel="0020753A" w:rsidRDefault="001F21CB" w:rsidP="001F21CB">
      <w:pPr>
        <w:snapToGrid w:val="0"/>
        <w:spacing w:before="240" w:after="240" w:line="240" w:lineRule="auto"/>
        <w:ind w:firstLine="720"/>
        <w:jc w:val="both"/>
        <w:rPr>
          <w:del w:id="54" w:author="Liang, Yan" w:date="2026-05-28T00:53:00Z" w16du:dateUtc="2026-05-27T16:53:00Z"/>
          <w:rFonts w:ascii="Times New Roman" w:hAnsi="Times New Roman" w:cs="Times New Roman"/>
          <w:iCs/>
        </w:rPr>
      </w:pPr>
      <w:del w:id="55" w:author="Liang, Yan" w:date="2026-05-28T00:53:00Z" w16du:dateUtc="2026-05-27T16:53:00Z">
        <w:r w:rsidRPr="001F21CB" w:rsidDel="0020753A">
          <w:rPr>
            <w:rFonts w:ascii="Times New Roman" w:eastAsia="Arial" w:hAnsi="Times New Roman" w:cs="Times New Roman"/>
            <w:iCs/>
            <w:lang w:eastAsia="en-US"/>
          </w:rPr>
          <w:delText xml:space="preserve">Our current ratio </w:delText>
        </w:r>
        <w:r w:rsidDel="0020753A">
          <w:rPr>
            <w:rFonts w:ascii="Times New Roman" w:hAnsi="Times New Roman" w:cs="Times New Roman" w:hint="eastAsia"/>
            <w:iCs/>
          </w:rPr>
          <w:delText>de</w:delText>
        </w:r>
        <w:r w:rsidRPr="001F21CB" w:rsidDel="0020753A">
          <w:rPr>
            <w:rFonts w:ascii="Times New Roman" w:eastAsia="Arial" w:hAnsi="Times New Roman" w:cs="Times New Roman"/>
            <w:iCs/>
            <w:lang w:eastAsia="en-US"/>
          </w:rPr>
          <w:delText xml:space="preserve">creased from </w:delText>
        </w:r>
        <w:r w:rsidDel="0020753A">
          <w:rPr>
            <w:rFonts w:ascii="Times New Roman" w:hAnsi="Times New Roman" w:cs="Times New Roman" w:hint="eastAsia"/>
            <w:iCs/>
          </w:rPr>
          <w:delText>23.0</w:delText>
        </w:r>
        <w:r w:rsidRPr="001F21CB" w:rsidDel="0020753A">
          <w:rPr>
            <w:rFonts w:ascii="Times New Roman" w:eastAsia="Arial" w:hAnsi="Times New Roman" w:cs="Times New Roman"/>
            <w:iCs/>
            <w:lang w:eastAsia="en-US"/>
          </w:rPr>
          <w:delText xml:space="preserve"> as of December 31, 2023 to 2.</w:delText>
        </w:r>
        <w:r w:rsidDel="0020753A">
          <w:rPr>
            <w:rFonts w:ascii="Times New Roman" w:hAnsi="Times New Roman" w:cs="Times New Roman" w:hint="eastAsia"/>
            <w:iCs/>
          </w:rPr>
          <w:delText>3</w:delText>
        </w:r>
        <w:r w:rsidRPr="001F21CB" w:rsidDel="0020753A">
          <w:rPr>
            <w:rFonts w:ascii="Times New Roman" w:eastAsia="Arial" w:hAnsi="Times New Roman" w:cs="Times New Roman"/>
            <w:iCs/>
            <w:lang w:eastAsia="en-US"/>
          </w:rPr>
          <w:delText xml:space="preserve"> as of December 31, 2024</w:delText>
        </w:r>
        <w:r w:rsidDel="0020753A">
          <w:rPr>
            <w:rFonts w:ascii="Times New Roman" w:hAnsi="Times New Roman" w:cs="Times New Roman" w:hint="eastAsia"/>
            <w:iCs/>
          </w:rPr>
          <w:delText xml:space="preserve"> and 1.9 as of December 31, 2025, and further to 1.6 as of March 31, 2026, primarily due to the increase in trade and other payables. </w:delText>
        </w:r>
      </w:del>
    </w:p>
    <w:p w14:paraId="7908B6D9" w14:textId="1DDE675A"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QUANTITATIVE AND QUALITATIVE DISCLOSURES ABOUT MARKET RISK</w:t>
      </w:r>
      <w:r w:rsidR="00CF48B5" w:rsidRPr="002D032B">
        <w:rPr>
          <w:rFonts w:ascii="Times New Roman" w:hAnsi="Times New Roman" w:cs="Times New Roman"/>
          <w:b/>
          <w:iCs/>
        </w:rPr>
        <w:t>S</w:t>
      </w:r>
      <w:r w:rsidR="001C7523">
        <w:rPr>
          <w:rFonts w:ascii="Times New Roman" w:hAnsi="Times New Roman" w:cs="Times New Roman"/>
          <w:b/>
          <w:iCs/>
        </w:rPr>
        <w:t xml:space="preserve"> </w:t>
      </w:r>
      <w:r w:rsidR="001C7523">
        <w:rPr>
          <w:rFonts w:ascii="Times New Roman" w:hAnsi="Times New Roman" w:cs="Times New Roman"/>
          <w:iCs/>
        </w:rPr>
        <w:t>[</w:t>
      </w:r>
      <w:r w:rsidR="001C7523" w:rsidRPr="008B1A88">
        <w:rPr>
          <w:rFonts w:ascii="Times New Roman" w:hAnsi="Times New Roman" w:cs="Times New Roman"/>
          <w:b/>
          <w:bCs/>
          <w:i/>
          <w:highlight w:val="yellow"/>
        </w:rPr>
        <w:t>Pending Accountants’ Report</w:t>
      </w:r>
      <w:r w:rsidR="001C7523">
        <w:rPr>
          <w:rFonts w:ascii="Times New Roman" w:hAnsi="Times New Roman" w:cs="Times New Roman"/>
          <w:iCs/>
        </w:rPr>
        <w:t>]</w:t>
      </w:r>
    </w:p>
    <w:p w14:paraId="0A498ECD" w14:textId="6E899881" w:rsidR="004F16D8" w:rsidRDefault="00795B39" w:rsidP="00795B39">
      <w:pPr>
        <w:snapToGrid w:val="0"/>
        <w:spacing w:after="240" w:line="240" w:lineRule="auto"/>
        <w:ind w:firstLine="720"/>
        <w:jc w:val="both"/>
        <w:rPr>
          <w:rFonts w:ascii="Times New Roman" w:hAnsi="Times New Roman" w:cs="Times New Roman"/>
          <w:lang w:val="x-none"/>
        </w:rPr>
      </w:pPr>
      <w:r w:rsidRPr="00795B39">
        <w:rPr>
          <w:rFonts w:ascii="Times New Roman" w:hAnsi="Times New Roman" w:cs="Times New Roman"/>
        </w:rPr>
        <w:t>We are exposed to a variety of market and other financial risks, including</w:t>
      </w:r>
      <w:r>
        <w:rPr>
          <w:rFonts w:ascii="Times New Roman" w:hAnsi="Times New Roman" w:cs="Times New Roman"/>
        </w:rPr>
        <w:t xml:space="preserve"> [currency risk, credit risk, liquidity risk and interest rate risk].</w:t>
      </w:r>
      <w:r w:rsidR="00BC08EE">
        <w:rPr>
          <w:rFonts w:ascii="Times New Roman" w:hAnsi="Times New Roman" w:cs="Times New Roman"/>
          <w:lang w:val="x-none"/>
        </w:rPr>
        <w:t xml:space="preserve"> </w:t>
      </w:r>
      <w:r w:rsidRPr="00795B39">
        <w:rPr>
          <w:rFonts w:ascii="Times New Roman" w:hAnsi="Times New Roman" w:cs="Times New Roman"/>
        </w:rPr>
        <w:t xml:space="preserve">We manage and monitor these exposures to ensure that appropriate measures are implemented </w:t>
      </w:r>
      <w:r w:rsidR="0041418E">
        <w:rPr>
          <w:rFonts w:ascii="Times New Roman" w:hAnsi="Times New Roman" w:cs="Times New Roman" w:hint="eastAsia"/>
        </w:rPr>
        <w:t>i</w:t>
      </w:r>
      <w:r w:rsidRPr="00795B39">
        <w:rPr>
          <w:rFonts w:ascii="Times New Roman" w:hAnsi="Times New Roman" w:cs="Times New Roman"/>
        </w:rPr>
        <w:t>n a timely and effective manner.</w:t>
      </w:r>
    </w:p>
    <w:p w14:paraId="07EDFF48" w14:textId="39DFB813" w:rsidR="00034320" w:rsidRPr="00795B39" w:rsidRDefault="00795B39" w:rsidP="00795B39">
      <w:pPr>
        <w:snapToGrid w:val="0"/>
        <w:spacing w:after="240" w:line="240" w:lineRule="auto"/>
        <w:ind w:firstLine="720"/>
        <w:jc w:val="both"/>
        <w:rPr>
          <w:rFonts w:ascii="Times New Roman" w:hAnsi="Times New Roman" w:cs="Times New Roman"/>
        </w:rPr>
      </w:pPr>
      <w:commentRangeStart w:id="56"/>
      <w:r w:rsidRPr="00795B39">
        <w:rPr>
          <w:rFonts w:ascii="Times New Roman" w:hAnsi="Times New Roman" w:cs="Times New Roman"/>
        </w:rPr>
        <w:t>[●]</w:t>
      </w:r>
      <w:commentRangeEnd w:id="56"/>
      <w:r w:rsidR="0020753A">
        <w:rPr>
          <w:rStyle w:val="CommentReference"/>
          <w:rFonts w:ascii="Times New Roman" w:eastAsia="SimSun" w:hAnsi="Times New Roman" w:cs="Times New Roman"/>
        </w:rPr>
      </w:r>
    </w:p>
    <w:p w14:paraId="5EEC0A37" w14:textId="1B1EBC05" w:rsidR="00FD49AF" w:rsidRPr="002D032B" w:rsidRDefault="00FD49AF" w:rsidP="00FD49AF">
      <w:pPr>
        <w:jc w:val="both"/>
        <w:outlineLvl w:val="0"/>
        <w:rPr>
          <w:rFonts w:ascii="Times New Roman" w:hAnsi="Times New Roman" w:cs="Times New Roman"/>
          <w:b/>
          <w:iCs/>
        </w:rPr>
      </w:pPr>
      <w:r w:rsidRPr="002D032B">
        <w:rPr>
          <w:rFonts w:ascii="Times New Roman" w:hAnsi="Times New Roman" w:cs="Times New Roman"/>
          <w:b/>
          <w:iCs/>
        </w:rPr>
        <w:t xml:space="preserve">DIVIDEND </w:t>
      </w:r>
    </w:p>
    <w:p w14:paraId="63ED90C0" w14:textId="31B39750" w:rsidR="00B72F78" w:rsidRDefault="007B330D" w:rsidP="007B330D">
      <w:pPr>
        <w:snapToGrid w:val="0"/>
        <w:spacing w:before="240" w:after="240" w:line="240" w:lineRule="auto"/>
        <w:ind w:firstLine="720"/>
        <w:jc w:val="both"/>
        <w:rPr>
          <w:rFonts w:ascii="Times New Roman" w:hAnsi="Times New Roman" w:cs="Times New Roman"/>
          <w:iCs/>
        </w:rPr>
      </w:pPr>
      <w:r w:rsidRPr="007B330D">
        <w:rPr>
          <w:rFonts w:ascii="Times New Roman" w:hAnsi="Times New Roman" w:cs="Times New Roman"/>
          <w:iCs/>
        </w:rPr>
        <w:t xml:space="preserve">We did not declare or pay dividends on our H Shares during the Track Record Period. We currently expect to retain all future earnings for use in operation and expansion of our business, and do not anticipate paying cash dividends in the foreseeable future. The declaration and payment of any dividends in the future will be determined by our Board of Directors and subject to our Articles of Association and the PRC Company Law, and will depend on </w:t>
      </w:r>
      <w:proofErr w:type="gramStart"/>
      <w:r w:rsidRPr="007B330D">
        <w:rPr>
          <w:rFonts w:ascii="Times New Roman" w:hAnsi="Times New Roman" w:cs="Times New Roman"/>
          <w:iCs/>
        </w:rPr>
        <w:t>a number of</w:t>
      </w:r>
      <w:proofErr w:type="gramEnd"/>
      <w:r w:rsidRPr="007B330D">
        <w:rPr>
          <w:rFonts w:ascii="Times New Roman" w:hAnsi="Times New Roman" w:cs="Times New Roman"/>
          <w:iCs/>
        </w:rPr>
        <w:t xml:space="preserve"> factors, including the successful commercialization of our products as well as our earnings, capital requirements, overall financial condition and contractual restrictions. Currently, we do not have a dividend policy or pre-determined dividend payout ratio in place. </w:t>
      </w:r>
      <w:r>
        <w:rPr>
          <w:rFonts w:ascii="Times New Roman" w:hAnsi="Times New Roman" w:cs="Times New Roman"/>
          <w:iCs/>
        </w:rPr>
        <w:t>[</w:t>
      </w:r>
      <w:r w:rsidRPr="007B330D">
        <w:rPr>
          <w:rFonts w:ascii="Times New Roman" w:hAnsi="Times New Roman" w:cs="Times New Roman"/>
          <w:iCs/>
        </w:rPr>
        <w:t>As confirmed by our PRC Legal Advisors, any future net profit that we make will have to be applied to make up for our historically accumulated losses in accordance with the PRC laws, after which we will be obliged to allocate 10% of our profit to our statutory common reserve fund until such fund has reached more than 50% of our registered capital. We will therefore only be able to declare dividends after (</w:t>
      </w:r>
      <w:proofErr w:type="spellStart"/>
      <w:r w:rsidRPr="007B330D">
        <w:rPr>
          <w:rFonts w:ascii="Times New Roman" w:hAnsi="Times New Roman" w:cs="Times New Roman"/>
          <w:iCs/>
        </w:rPr>
        <w:t>i</w:t>
      </w:r>
      <w:proofErr w:type="spellEnd"/>
      <w:r w:rsidRPr="007B330D">
        <w:rPr>
          <w:rFonts w:ascii="Times New Roman" w:hAnsi="Times New Roman" w:cs="Times New Roman"/>
          <w:iCs/>
        </w:rPr>
        <w:t>) all our historically accumulated losses have been made up for; and (ii) we have allocated sufficient profit to our statutory common reserve fund as described above.</w:t>
      </w:r>
      <w:r>
        <w:rPr>
          <w:rFonts w:ascii="Times New Roman" w:hAnsi="Times New Roman" w:cs="Times New Roman"/>
          <w:iCs/>
        </w:rPr>
        <w:t xml:space="preserve">] </w:t>
      </w:r>
      <w:r w:rsidRPr="007B330D">
        <w:rPr>
          <w:rFonts w:ascii="Times New Roman" w:hAnsi="Times New Roman" w:cs="Times New Roman"/>
          <w:b/>
          <w:bCs/>
          <w:i/>
          <w:highlight w:val="yellow"/>
        </w:rPr>
        <w:t>[CM to review]</w:t>
      </w:r>
    </w:p>
    <w:p w14:paraId="02802980" w14:textId="77777777" w:rsidR="00FD49AF" w:rsidRPr="002D032B" w:rsidRDefault="00FD49A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DISTRIBUTABLE RESERVES</w:t>
      </w:r>
    </w:p>
    <w:p w14:paraId="45CA71E5" w14:textId="0A3F9020" w:rsidR="00FD49AF" w:rsidRPr="002D032B"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 xml:space="preserve">As of </w:t>
      </w:r>
      <w:r>
        <w:rPr>
          <w:rFonts w:ascii="Times New Roman" w:eastAsia="Arial" w:hAnsi="Times New Roman" w:cs="Times New Roman"/>
          <w:iCs/>
        </w:rPr>
        <w:t>March 31, 2026</w:t>
      </w:r>
      <w:r w:rsidRPr="007B330D">
        <w:rPr>
          <w:rFonts w:ascii="Times New Roman" w:eastAsia="Arial" w:hAnsi="Times New Roman" w:cs="Times New Roman"/>
          <w:iCs/>
        </w:rPr>
        <w:t>, the Company did not have any reserves available for distribution to our</w:t>
      </w:r>
      <w:r>
        <w:rPr>
          <w:rFonts w:ascii="Times New Roman" w:eastAsia="Arial" w:hAnsi="Times New Roman" w:cs="Times New Roman"/>
          <w:iCs/>
        </w:rPr>
        <w:t xml:space="preserve"> </w:t>
      </w:r>
      <w:r w:rsidRPr="007B330D">
        <w:rPr>
          <w:rFonts w:ascii="Times New Roman" w:eastAsia="Arial" w:hAnsi="Times New Roman" w:cs="Times New Roman"/>
          <w:iCs/>
        </w:rPr>
        <w:t>Shareholders.</w:t>
      </w:r>
      <w:r w:rsidR="00FD49AF" w:rsidRPr="002D032B">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7B14D32D" w14:textId="491FD82E" w:rsidR="007B330D" w:rsidRPr="002D032B" w:rsidRDefault="007B330D" w:rsidP="007B330D">
      <w:pPr>
        <w:spacing w:before="240" w:after="240" w:line="240" w:lineRule="auto"/>
        <w:jc w:val="both"/>
        <w:outlineLvl w:val="0"/>
        <w:rPr>
          <w:rFonts w:ascii="Times New Roman" w:hAnsi="Times New Roman" w:cs="Times New Roman"/>
          <w:b/>
          <w:iCs/>
        </w:rPr>
      </w:pPr>
      <w:r>
        <w:rPr>
          <w:rFonts w:ascii="Times New Roman" w:hAnsi="Times New Roman" w:cs="Times New Roman"/>
          <w:b/>
          <w:iCs/>
        </w:rPr>
        <w:t>LISTING EXPENSES</w:t>
      </w:r>
    </w:p>
    <w:p w14:paraId="2455F3AF" w14:textId="29C48CA6" w:rsidR="007B330D" w:rsidRPr="007B330D"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Listing expenses to be borne by us are estimated to be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(assuming an Offer Price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being the mid-point of the indicative Offer Price range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to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representing approximately </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of the estimate</w:t>
      </w:r>
      <w:r w:rsidR="004D22EF" w:rsidRPr="004D22EF">
        <w:rPr>
          <w:rFonts w:ascii="Times New Roman" w:eastAsia="Arial" w:hAnsi="Times New Roman" w:cs="Times New Roman" w:hint="eastAsia"/>
          <w:iCs/>
        </w:rPr>
        <w:t>d</w:t>
      </w:r>
      <w:r w:rsidRPr="007B330D">
        <w:rPr>
          <w:rFonts w:ascii="Times New Roman" w:eastAsia="Arial" w:hAnsi="Times New Roman" w:cs="Times New Roman"/>
          <w:iCs/>
        </w:rPr>
        <w:t xml:space="preserve"> gross proceeds from the Global Offering assuming no Shares are issued pursuant to the Over-allotment Option. The listing expenses consist of (</w:t>
      </w:r>
      <w:proofErr w:type="spellStart"/>
      <w:r w:rsidRPr="007B330D">
        <w:rPr>
          <w:rFonts w:ascii="Times New Roman" w:eastAsia="Arial" w:hAnsi="Times New Roman" w:cs="Times New Roman"/>
          <w:iCs/>
        </w:rPr>
        <w:t>i</w:t>
      </w:r>
      <w:proofErr w:type="spellEnd"/>
      <w:r w:rsidRPr="007B330D">
        <w:rPr>
          <w:rFonts w:ascii="Times New Roman" w:eastAsia="Arial" w:hAnsi="Times New Roman" w:cs="Times New Roman"/>
          <w:iCs/>
        </w:rPr>
        <w:t>) underwriting-related expenses, including underwriting commission,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(ii) non-underwriting-related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t>
      </w:r>
      <w:r w:rsidRPr="007B330D">
        <w:rPr>
          <w:rFonts w:ascii="Times New Roman" w:eastAsia="Arial" w:hAnsi="Times New Roman" w:cs="Times New Roman"/>
          <w:iCs/>
        </w:rPr>
        <w:t>comprising (a) fees and expenses of our legal advisors and reporting accountants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(b) other fees and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Among the total listing expenses,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will be directly attributable to the issue of our Shares, which will be deducted from equity upon the completion of the Global Offering, and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has been expensed during the Track Record Period, and the remaining amount of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is expected to be expensed upon the Listing. We do not believe any of the above fees or expenses are material or are unusually high to us</w:t>
      </w:r>
      <w:r w:rsidR="00150530" w:rsidRPr="007B330D">
        <w:rPr>
          <w:rFonts w:ascii="Times New Roman" w:eastAsia="Arial" w:hAnsi="Times New Roman" w:cs="Times New Roman"/>
          <w:iCs/>
        </w:rPr>
        <w:t>.</w:t>
      </w:r>
      <w:r w:rsidRPr="007B330D">
        <w:rPr>
          <w:rFonts w:ascii="Times New Roman" w:eastAsia="Arial" w:hAnsi="Times New Roman" w:cs="Times New Roman"/>
          <w:iCs/>
        </w:rPr>
        <w:t xml:space="preserve"> The listing expenses above are the latest practicable estimate for reference only, and the actual amount may differ from this estimate</w:t>
      </w:r>
    </w:p>
    <w:p w14:paraId="2DA0C4EA" w14:textId="744208BB" w:rsidR="00FD49AF" w:rsidRPr="002D032B" w:rsidRDefault="000B63C5"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UNAUDITED PRO FORMA ADJUSTED CONSOLIDATED NET TANGIBLE ASSETS</w:t>
      </w:r>
    </w:p>
    <w:p w14:paraId="0BAF0500" w14:textId="7B789DB3" w:rsidR="00FD49AF" w:rsidRDefault="000B63C5" w:rsidP="000B63C5">
      <w:pPr>
        <w:snapToGrid w:val="0"/>
        <w:spacing w:before="240" w:after="240" w:line="240" w:lineRule="auto"/>
        <w:ind w:firstLine="720"/>
        <w:jc w:val="both"/>
        <w:rPr>
          <w:rFonts w:ascii="Times New Roman" w:eastAsia="Arial" w:hAnsi="Times New Roman" w:cs="Times New Roman"/>
          <w:iCs/>
          <w:lang w:eastAsia="en-US"/>
        </w:rPr>
      </w:pPr>
      <w:r w:rsidRPr="000B63C5">
        <w:rPr>
          <w:rFonts w:ascii="Times New Roman" w:eastAsia="Arial" w:hAnsi="Times New Roman" w:cs="Times New Roman"/>
          <w:iCs/>
          <w:lang w:eastAsia="en-US"/>
        </w:rPr>
        <w:t>See “Appendix II — Unaudited Pro Forma Financial Information.”</w:t>
      </w:r>
    </w:p>
    <w:p w14:paraId="52909E13" w14:textId="77777777" w:rsidR="00622AA5" w:rsidRPr="002D032B" w:rsidRDefault="00622AA5" w:rsidP="00622AA5">
      <w:pPr>
        <w:jc w:val="both"/>
        <w:outlineLvl w:val="0"/>
        <w:rPr>
          <w:rFonts w:ascii="Times New Roman" w:hAnsi="Times New Roman" w:cs="Times New Roman"/>
          <w:b/>
          <w:iCs/>
        </w:rPr>
      </w:pPr>
      <w:r w:rsidRPr="002D032B">
        <w:rPr>
          <w:rFonts w:ascii="Times New Roman" w:hAnsi="Times New Roman" w:cs="Times New Roman"/>
          <w:b/>
          <w:iCs/>
        </w:rPr>
        <w:t>NO MATERIAL ADVERSE CHANGE</w:t>
      </w:r>
    </w:p>
    <w:p w14:paraId="75EE2491" w14:textId="78C69743" w:rsidR="00187F9E" w:rsidRPr="002D032B"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Directors confirm that, as of the date of this prospectus, there has been no material adverse change in our financial or trading position or prospects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being the end date of the periods reported in Appendix I to this prospectus</w:t>
      </w:r>
      <w:r>
        <w:rPr>
          <w:rFonts w:ascii="Times New Roman" w:eastAsia="Arial" w:hAnsi="Times New Roman" w:cs="Times New Roman"/>
          <w:iCs/>
        </w:rPr>
        <w:t>,</w:t>
      </w:r>
      <w:r w:rsidRPr="000B63C5">
        <w:rPr>
          <w:rFonts w:ascii="Times New Roman" w:eastAsia="Arial" w:hAnsi="Times New Roman" w:cs="Times New Roman"/>
          <w:iCs/>
        </w:rPr>
        <w:t xml:space="preserve"> and there was no event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xml:space="preserve"> that would materially affect the information as set out in the Accountants’ Report included in Appendix I to this prospectus.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20A373CA" w14:textId="3E585019" w:rsidR="000B63C5" w:rsidRDefault="000B63C5" w:rsidP="000B63C5">
      <w:pPr>
        <w:jc w:val="both"/>
        <w:outlineLvl w:val="0"/>
        <w:rPr>
          <w:rFonts w:ascii="Times New Roman" w:hAnsi="Times New Roman" w:cs="Times New Roman"/>
          <w:b/>
          <w:iCs/>
        </w:rPr>
      </w:pPr>
      <w:r w:rsidRPr="000B63C5">
        <w:rPr>
          <w:rFonts w:ascii="Times New Roman" w:hAnsi="Times New Roman" w:cs="Times New Roman"/>
          <w:b/>
          <w:iCs/>
        </w:rPr>
        <w:t>DISCLOSURE UNDER RULES 13.13 TO 13.19 OF THE LISTING RULES</w:t>
      </w:r>
    </w:p>
    <w:p w14:paraId="6D19DBB8" w14:textId="5B4D581E" w:rsidR="000B63C5" w:rsidRPr="000B63C5"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w:t>
      </w:r>
      <w:proofErr w:type="gramStart"/>
      <w:r w:rsidRPr="000B63C5">
        <w:rPr>
          <w:rFonts w:ascii="Times New Roman" w:eastAsia="Arial" w:hAnsi="Times New Roman" w:cs="Times New Roman"/>
          <w:iCs/>
        </w:rPr>
        <w:t>Directors</w:t>
      </w:r>
      <w:proofErr w:type="gramEnd"/>
      <w:r w:rsidRPr="000B63C5">
        <w:rPr>
          <w:rFonts w:ascii="Times New Roman" w:eastAsia="Arial" w:hAnsi="Times New Roman" w:cs="Times New Roman"/>
          <w:iCs/>
        </w:rPr>
        <w:t xml:space="preserve"> confirm that, as </w:t>
      </w:r>
      <w:proofErr w:type="gramStart"/>
      <w:r w:rsidRPr="000B63C5">
        <w:rPr>
          <w:rFonts w:ascii="Times New Roman" w:eastAsia="Arial" w:hAnsi="Times New Roman" w:cs="Times New Roman"/>
          <w:iCs/>
        </w:rPr>
        <w:t>of</w:t>
      </w:r>
      <w:proofErr w:type="gramEnd"/>
      <w:r w:rsidRPr="000B63C5">
        <w:rPr>
          <w:rFonts w:ascii="Times New Roman" w:eastAsia="Arial" w:hAnsi="Times New Roman" w:cs="Times New Roman"/>
          <w:iCs/>
        </w:rPr>
        <w:t xml:space="preserve"> the Latest Practicable Date, they were not aware of any circumstance that would give rise to a disclosure requirement under Rules 13.13 to 13.19 of the Listing Rules.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1E7A4DCD" w14:textId="7C448BF5" w:rsidR="00C00B84" w:rsidRPr="00B92633" w:rsidRDefault="00C00B84" w:rsidP="00C00B84">
      <w:pPr>
        <w:snapToGrid w:val="0"/>
        <w:spacing w:after="240" w:line="240" w:lineRule="auto"/>
        <w:jc w:val="both"/>
        <w:rPr>
          <w:rFonts w:ascii="Times New Roman" w:hAnsi="Times New Roman" w:cs="Times New Roman"/>
          <w:b/>
          <w:i/>
        </w:rPr>
      </w:pPr>
    </w:p>
    <w:p w14:paraId="0F16A65E" w14:textId="77777777" w:rsidR="000B7010" w:rsidRPr="00E30706" w:rsidRDefault="000B7010" w:rsidP="00C00B84">
      <w:pPr>
        <w:snapToGrid w:val="0"/>
        <w:spacing w:after="240" w:line="240" w:lineRule="auto"/>
        <w:jc w:val="both"/>
        <w:rPr>
          <w:rFonts w:ascii="Times New Roman" w:hAnsi="Times New Roman" w:cs="Times New Roman"/>
          <w:iCs/>
        </w:rPr>
      </w:pPr>
    </w:p>
    <w:sectPr w:rsidR="000B7010" w:rsidRPr="00E30706" w:rsidSect="005F2E23">
      <w:headerReference w:type="default" r:id="rId13"/>
      <w:footerReference w:type="even" r:id="rId14"/>
      <w:footerReference w:type="default" r:id="rId15"/>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ng, Yan" w:date="2026-05-28T00:32:00Z" w:initials="YL">
    <w:p w14:paraId="76934E32" w14:textId="04511060" w:rsidR="00BA1B08" w:rsidRDefault="00BA1B08">
      <w:pPr>
        <w:pStyle w:val="CommentText"/>
        <w:rPr>
          <w:rFonts w:hint="eastAsia"/>
        </w:rPr>
      </w:pPr>
      <w:r>
        <w:rPr>
          <w:rStyle w:val="CommentReference"/>
        </w:rPr>
        <w:annotationRef/>
      </w:r>
      <w:r>
        <w:rPr>
          <w:rFonts w:hint="eastAsia"/>
        </w:rPr>
        <w:t>Pls check format throughout the document. Paragraphs need to be justified.</w:t>
      </w:r>
    </w:p>
  </w:comment>
  <w:comment w:id="2" w:author="Kirkland" w:date="2026-05-20T17:10:00Z" w:initials="Kirkland">
    <w:p w14:paraId="4FED9EAF" w14:textId="23B677BE" w:rsidR="00E45FD8" w:rsidRDefault="00E45FD8">
      <w:pPr>
        <w:pStyle w:val="CommentText"/>
      </w:pPr>
      <w:r>
        <w:rPr>
          <w:rStyle w:val="CommentReference"/>
        </w:rPr>
        <w:annotationRef/>
      </w:r>
      <w:r w:rsidR="00307E21">
        <w:rPr>
          <w:rFonts w:hint="eastAsia"/>
        </w:rPr>
        <w:t>23</w:t>
      </w:r>
      <w:r w:rsidR="00307E21">
        <w:rPr>
          <w:rFonts w:hint="eastAsia"/>
        </w:rPr>
        <w:t>非全年</w:t>
      </w:r>
      <w:r>
        <w:rPr>
          <w:rFonts w:hint="eastAsia"/>
        </w:rPr>
        <w:t>，后续表头可能还得改一下，先跟着审计报告这样写了</w:t>
      </w:r>
    </w:p>
  </w:comment>
  <w:comment w:id="5" w:author="Liang, Yan" w:date="2026-05-28T00:33:00Z" w:initials="YL">
    <w:p w14:paraId="712AD1F8" w14:textId="386A9C1E" w:rsidR="00BA1B08" w:rsidRDefault="00BA1B08">
      <w:pPr>
        <w:pStyle w:val="CommentText"/>
        <w:rPr>
          <w:rFonts w:hint="eastAsia"/>
        </w:rPr>
      </w:pPr>
      <w:r>
        <w:rPr>
          <w:rStyle w:val="CommentReference"/>
        </w:rPr>
        <w:annotationRef/>
      </w:r>
      <w:r>
        <w:rPr>
          <w:rFonts w:hint="eastAsia"/>
        </w:rPr>
        <w:t>Let</w:t>
      </w:r>
      <w:r>
        <w:t>’</w:t>
      </w:r>
      <w:r>
        <w:rPr>
          <w:rFonts w:hint="eastAsia"/>
        </w:rPr>
        <w:t xml:space="preserve">s change these to </w:t>
      </w:r>
      <w:proofErr w:type="spellStart"/>
      <w:r>
        <w:rPr>
          <w:rFonts w:hint="eastAsia"/>
        </w:rPr>
        <w:t>em</w:t>
      </w:r>
      <w:proofErr w:type="spellEnd"/>
      <w:r>
        <w:rPr>
          <w:rFonts w:hint="eastAsia"/>
        </w:rPr>
        <w:t xml:space="preserve"> dash globally</w:t>
      </w:r>
    </w:p>
  </w:comment>
  <w:comment w:id="10" w:author="Liang, Yan" w:date="2026-05-28T00:36:00Z" w:initials="YL">
    <w:p w14:paraId="3308C043" w14:textId="5A940DEC" w:rsidR="00BA1B08" w:rsidRDefault="00BA1B08">
      <w:pPr>
        <w:pStyle w:val="CommentText"/>
        <w:rPr>
          <w:rFonts w:hint="eastAsia"/>
        </w:rPr>
      </w:pPr>
      <w:r>
        <w:rPr>
          <w:rStyle w:val="CommentReference"/>
        </w:rPr>
        <w:annotationRef/>
      </w:r>
      <w:r>
        <w:rPr>
          <w:rFonts w:hint="eastAsia"/>
        </w:rPr>
        <w:t>Let</w:t>
      </w:r>
      <w:r>
        <w:t>’</w:t>
      </w:r>
      <w:r>
        <w:rPr>
          <w:rFonts w:hint="eastAsia"/>
        </w:rPr>
        <w:t>s spell it out when it first time appears in the section</w:t>
      </w:r>
    </w:p>
  </w:comment>
  <w:comment w:id="11" w:author="Liang, Yan" w:date="2026-05-28T00:37:00Z" w:initials="YL">
    <w:p w14:paraId="1636F098" w14:textId="0E2B5434" w:rsidR="00BA1B08" w:rsidRDefault="00BA1B08">
      <w:pPr>
        <w:pStyle w:val="CommentText"/>
        <w:rPr>
          <w:rFonts w:hint="eastAsia"/>
        </w:rPr>
      </w:pPr>
      <w:r>
        <w:rPr>
          <w:rStyle w:val="CommentReference"/>
        </w:rPr>
        <w:annotationRef/>
      </w:r>
      <w:r>
        <w:t>L</w:t>
      </w:r>
      <w:r>
        <w:rPr>
          <w:rFonts w:hint="eastAsia"/>
        </w:rPr>
        <w:t>et</w:t>
      </w:r>
      <w:r>
        <w:t>’</w:t>
      </w:r>
      <w:r>
        <w:rPr>
          <w:rFonts w:hint="eastAsia"/>
        </w:rPr>
        <w:t>s add percentage of the total revenue here. Same for R&amp;D and admin expenses</w:t>
      </w:r>
    </w:p>
  </w:comment>
  <w:comment w:id="16" w:author="Liang, Yan" w:date="2026-05-28T00:38:00Z" w:initials="YL">
    <w:p w14:paraId="1A36877D" w14:textId="1E7BF2A6" w:rsidR="00BA1B08" w:rsidRDefault="00BA1B08">
      <w:pPr>
        <w:pStyle w:val="CommentText"/>
        <w:rPr>
          <w:rFonts w:hint="eastAsia"/>
        </w:rPr>
      </w:pPr>
      <w:r>
        <w:rPr>
          <w:rStyle w:val="CommentReference"/>
        </w:rPr>
        <w:annotationRef/>
      </w:r>
      <w:r>
        <w:rPr>
          <w:rFonts w:hint="eastAsia"/>
        </w:rPr>
        <w:t>Please global change.</w:t>
      </w:r>
    </w:p>
  </w:comment>
  <w:comment w:id="18" w:author="Liang, Yan" w:date="2026-05-28T00:39:00Z" w:initials="YL">
    <w:p w14:paraId="61F3A46B" w14:textId="2F5A34F5" w:rsidR="00034442" w:rsidRDefault="00034442">
      <w:pPr>
        <w:pStyle w:val="CommentText"/>
        <w:rPr>
          <w:rFonts w:hint="eastAsia"/>
        </w:rPr>
      </w:pPr>
      <w:r>
        <w:rPr>
          <w:rStyle w:val="CommentReference"/>
        </w:rPr>
        <w:annotationRef/>
      </w:r>
      <w:r>
        <w:t>L</w:t>
      </w:r>
      <w:r>
        <w:rPr>
          <w:rFonts w:hint="eastAsia"/>
        </w:rPr>
        <w:t>et</w:t>
      </w:r>
      <w:r>
        <w:t>’</w:t>
      </w:r>
      <w:r>
        <w:rPr>
          <w:rFonts w:hint="eastAsia"/>
        </w:rPr>
        <w:t>s review to RMBXX thousand</w:t>
      </w:r>
    </w:p>
  </w:comment>
  <w:comment w:id="24" w:author="Liang, Yan" w:date="2026-05-28T00:40:00Z" w:initials="YL">
    <w:p w14:paraId="08BB5890" w14:textId="0C70A998" w:rsidR="00034442" w:rsidRDefault="00034442">
      <w:pPr>
        <w:pStyle w:val="CommentText"/>
        <w:rPr>
          <w:rFonts w:hint="eastAsia"/>
        </w:rPr>
      </w:pPr>
      <w:r>
        <w:rPr>
          <w:rStyle w:val="CommentReference"/>
        </w:rPr>
        <w:annotationRef/>
      </w:r>
      <w:r>
        <w:rPr>
          <w:rFonts w:hint="eastAsia"/>
        </w:rPr>
        <w:t xml:space="preserve">When supplementing analysis per FDD, please also refer to the tone in </w:t>
      </w:r>
      <w:proofErr w:type="spellStart"/>
      <w:r>
        <w:rPr>
          <w:rFonts w:hint="eastAsia"/>
        </w:rPr>
        <w:t>Infrawaves</w:t>
      </w:r>
      <w:proofErr w:type="spellEnd"/>
    </w:p>
  </w:comment>
  <w:comment w:id="30" w:author="Kirkland" w:date="2026-05-20T16:49:00Z" w:initials="Kirkland">
    <w:p w14:paraId="70FD3135" w14:textId="6877C3E6" w:rsidR="004B5D08" w:rsidRDefault="004B5D08">
      <w:pPr>
        <w:pStyle w:val="CommentText"/>
      </w:pPr>
      <w:r>
        <w:rPr>
          <w:rStyle w:val="CommentReference"/>
        </w:rPr>
        <w:annotationRef/>
      </w:r>
      <w:r>
        <w:rPr>
          <w:rFonts w:hint="eastAsia"/>
        </w:rPr>
        <w:t>23-25 AR</w:t>
      </w:r>
      <w:r>
        <w:rPr>
          <w:rFonts w:hint="eastAsia"/>
        </w:rPr>
        <w:t>没</w:t>
      </w:r>
      <w:r w:rsidR="00CF1F3E">
        <w:rPr>
          <w:rFonts w:hint="eastAsia"/>
        </w:rPr>
        <w:t>有</w:t>
      </w:r>
      <w:r>
        <w:rPr>
          <w:rFonts w:hint="eastAsia"/>
        </w:rPr>
        <w:t>inventories</w:t>
      </w:r>
      <w:r w:rsidR="00CF1F3E">
        <w:rPr>
          <w:rFonts w:hint="eastAsia"/>
        </w:rPr>
        <w:t>这个</w:t>
      </w:r>
      <w:r w:rsidR="00CF1F3E">
        <w:rPr>
          <w:rFonts w:hint="eastAsia"/>
        </w:rPr>
        <w:t>item</w:t>
      </w:r>
      <w:r>
        <w:rPr>
          <w:rFonts w:hint="eastAsia"/>
        </w:rPr>
        <w:t>，不确定是不是</w:t>
      </w:r>
      <w:r>
        <w:rPr>
          <w:rFonts w:hint="eastAsia"/>
        </w:rPr>
        <w:t>nil</w:t>
      </w:r>
    </w:p>
  </w:comment>
  <w:comment w:id="29" w:author="Liang, Yan" w:date="2026-05-28T00:42:00Z" w:initials="YL">
    <w:p w14:paraId="7E1749FE" w14:textId="3B00B046" w:rsidR="00034442" w:rsidRDefault="00034442">
      <w:pPr>
        <w:pStyle w:val="CommentText"/>
        <w:rPr>
          <w:rFonts w:hint="eastAsia"/>
        </w:rPr>
      </w:pPr>
      <w:r>
        <w:rPr>
          <w:rStyle w:val="CommentReference"/>
        </w:rPr>
        <w:annotationRef/>
      </w:r>
      <w:r>
        <w:rPr>
          <w:rFonts w:hint="eastAsia"/>
        </w:rPr>
        <w:t>Let</w:t>
      </w:r>
      <w:r>
        <w:t>’</w:t>
      </w:r>
      <w:r>
        <w:rPr>
          <w:rFonts w:hint="eastAsia"/>
        </w:rPr>
        <w:t xml:space="preserve">s put </w:t>
      </w:r>
      <w:proofErr w:type="spellStart"/>
      <w:r>
        <w:rPr>
          <w:rFonts w:hint="eastAsia"/>
        </w:rPr>
        <w:t>em</w:t>
      </w:r>
      <w:proofErr w:type="spellEnd"/>
      <w:r>
        <w:rPr>
          <w:rFonts w:hint="eastAsia"/>
        </w:rPr>
        <w:t xml:space="preserve"> dash here first</w:t>
      </w:r>
    </w:p>
  </w:comment>
  <w:comment w:id="32" w:author="Kirkland" w:date="2026-05-20T16:50:00Z" w:initials="Kirkland">
    <w:p w14:paraId="0FBE074E" w14:textId="0FB45D8F" w:rsidR="004B5D08" w:rsidRDefault="004B5D08">
      <w:pPr>
        <w:pStyle w:val="CommentText"/>
      </w:pPr>
      <w:r>
        <w:rPr>
          <w:rStyle w:val="CommentReference"/>
        </w:rPr>
        <w:annotationRef/>
      </w:r>
      <w:r>
        <w:rPr>
          <w:rFonts w:hint="eastAsia"/>
        </w:rPr>
        <w:t>26</w:t>
      </w:r>
      <w:r>
        <w:rPr>
          <w:rFonts w:hint="eastAsia"/>
        </w:rPr>
        <w:t>主表</w:t>
      </w:r>
      <w:r w:rsidR="00CF1F3E">
        <w:rPr>
          <w:rFonts w:hint="eastAsia"/>
        </w:rPr>
        <w:t>没有</w:t>
      </w:r>
      <w:r>
        <w:rPr>
          <w:rFonts w:hint="eastAsia"/>
        </w:rPr>
        <w:t>contract costs</w:t>
      </w:r>
      <w:r w:rsidR="00CF1F3E">
        <w:rPr>
          <w:rFonts w:hint="eastAsia"/>
        </w:rPr>
        <w:t>这个</w:t>
      </w:r>
      <w:r w:rsidR="00CF1F3E">
        <w:rPr>
          <w:rFonts w:hint="eastAsia"/>
        </w:rPr>
        <w:t>item</w:t>
      </w:r>
      <w:r>
        <w:rPr>
          <w:rFonts w:hint="eastAsia"/>
        </w:rPr>
        <w:t>，不确定是不是</w:t>
      </w:r>
      <w:r>
        <w:rPr>
          <w:rFonts w:hint="eastAsia"/>
        </w:rPr>
        <w:t>nil</w:t>
      </w:r>
      <w:r w:rsidR="00CF1F3E">
        <w:t xml:space="preserve">. </w:t>
      </w:r>
    </w:p>
  </w:comment>
  <w:comment w:id="33" w:author="Liang, Yan" w:date="2026-05-28T00:43:00Z" w:initials="YL">
    <w:p w14:paraId="03DD35CE" w14:textId="073D4B84" w:rsidR="00034442" w:rsidRDefault="00034442">
      <w:pPr>
        <w:pStyle w:val="CommentText"/>
        <w:rPr>
          <w:rFonts w:hint="eastAsia"/>
        </w:rPr>
      </w:pPr>
      <w:r>
        <w:rPr>
          <w:rStyle w:val="CommentReference"/>
        </w:rPr>
        <w:annotationRef/>
      </w:r>
      <w:r>
        <w:rPr>
          <w:rFonts w:hint="eastAsia"/>
        </w:rPr>
        <w:t>Same as above</w:t>
      </w:r>
    </w:p>
  </w:comment>
  <w:comment w:id="37" w:author="Liang, Yan" w:date="2026-05-28T00:44:00Z" w:initials="YL">
    <w:p w14:paraId="2CDE7818" w14:textId="77777777" w:rsidR="002956B5" w:rsidRDefault="002956B5">
      <w:pPr>
        <w:pStyle w:val="CommentText"/>
      </w:pPr>
      <w:r>
        <w:rPr>
          <w:rStyle w:val="CommentReference"/>
        </w:rPr>
        <w:annotationRef/>
      </w:r>
      <w:r>
        <w:rPr>
          <w:rFonts w:hint="eastAsia"/>
        </w:rPr>
        <w:t>The highlighted items need to be discussed below.</w:t>
      </w:r>
    </w:p>
    <w:p w14:paraId="222DC33A" w14:textId="77777777" w:rsidR="002956B5" w:rsidRDefault="002956B5">
      <w:pPr>
        <w:pStyle w:val="CommentText"/>
      </w:pPr>
    </w:p>
    <w:p w14:paraId="52C42421" w14:textId="40424467" w:rsidR="002956B5" w:rsidRDefault="002956B5">
      <w:pPr>
        <w:pStyle w:val="CommentText"/>
        <w:rPr>
          <w:rFonts w:hint="eastAsia"/>
        </w:rPr>
      </w:pPr>
      <w:r>
        <w:rPr>
          <w:rFonts w:hint="eastAsia"/>
        </w:rPr>
        <w:t>For lease liabilities and financial liabilities on shares with preferential rights, let</w:t>
      </w:r>
      <w:r>
        <w:t>’</w:t>
      </w:r>
      <w:r>
        <w:rPr>
          <w:rFonts w:hint="eastAsia"/>
        </w:rPr>
        <w:t>s put the discussion in Indebtedness.</w:t>
      </w:r>
    </w:p>
  </w:comment>
  <w:comment w:id="38" w:author="Liang, Yan" w:date="2026-05-28T00:45:00Z" w:initials="YL">
    <w:p w14:paraId="6F8BC1CA" w14:textId="508EAB56" w:rsidR="002956B5" w:rsidRDefault="002956B5">
      <w:pPr>
        <w:pStyle w:val="CommentText"/>
        <w:rPr>
          <w:rFonts w:hint="eastAsia"/>
        </w:rPr>
      </w:pPr>
      <w:r>
        <w:rPr>
          <w:rStyle w:val="CommentReference"/>
        </w:rPr>
        <w:annotationRef/>
      </w:r>
      <w:r>
        <w:rPr>
          <w:rFonts w:hint="eastAsia"/>
        </w:rPr>
        <w:t>Let</w:t>
      </w:r>
      <w:r>
        <w:t>’</w:t>
      </w:r>
      <w:r>
        <w:rPr>
          <w:rFonts w:hint="eastAsia"/>
        </w:rPr>
        <w:t>s add elaboration on what electronic equipment the company has</w:t>
      </w:r>
    </w:p>
  </w:comment>
  <w:comment w:id="39" w:author="Liang, Yan" w:date="2026-05-28T00:45:00Z" w:initials="YL">
    <w:p w14:paraId="0D52B6A3" w14:textId="52E94A30" w:rsidR="002956B5" w:rsidRDefault="002956B5">
      <w:pPr>
        <w:pStyle w:val="CommentText"/>
        <w:rPr>
          <w:rFonts w:hint="eastAsia"/>
        </w:rPr>
      </w:pPr>
      <w:r>
        <w:rPr>
          <w:rStyle w:val="CommentReference"/>
        </w:rPr>
        <w:annotationRef/>
      </w:r>
      <w:r>
        <w:rPr>
          <w:rFonts w:hint="eastAsia"/>
        </w:rPr>
        <w:t>Let</w:t>
      </w:r>
      <w:r>
        <w:t>’</w:t>
      </w:r>
      <w:r>
        <w:rPr>
          <w:rFonts w:hint="eastAsia"/>
        </w:rPr>
        <w:t>s elaborate</w:t>
      </w:r>
    </w:p>
  </w:comment>
  <w:comment w:id="41" w:author="Kirkland" w:date="2026-05-20T17:09:00Z" w:initials="Kirkland">
    <w:p w14:paraId="6E7ABC32" w14:textId="05A96E00" w:rsidR="00E45FD8" w:rsidRDefault="00E45FD8">
      <w:pPr>
        <w:pStyle w:val="CommentText"/>
      </w:pPr>
      <w:r>
        <w:rPr>
          <w:rStyle w:val="CommentReference"/>
        </w:rPr>
        <w:annotationRef/>
      </w:r>
      <w:r>
        <w:rPr>
          <w:rFonts w:hint="eastAsia"/>
        </w:rPr>
        <w:t>23</w:t>
      </w:r>
      <w:r>
        <w:rPr>
          <w:rFonts w:hint="eastAsia"/>
        </w:rPr>
        <w:t>年非全年</w:t>
      </w:r>
    </w:p>
  </w:comment>
  <w:comment w:id="42" w:author="Liang, Yan" w:date="2026-05-28T00:47:00Z" w:initials="YL">
    <w:p w14:paraId="584C2B5F" w14:textId="774D3DA3" w:rsidR="002956B5" w:rsidRDefault="002956B5">
      <w:pPr>
        <w:pStyle w:val="CommentText"/>
        <w:rPr>
          <w:rFonts w:hint="eastAsia"/>
        </w:rPr>
      </w:pPr>
      <w:r>
        <w:rPr>
          <w:rStyle w:val="CommentReference"/>
        </w:rPr>
        <w:annotationRef/>
      </w:r>
      <w:r>
        <w:rPr>
          <w:rFonts w:hint="eastAsia"/>
        </w:rPr>
        <w:t>Let</w:t>
      </w:r>
      <w:r>
        <w:t>’</w:t>
      </w:r>
      <w:r>
        <w:rPr>
          <w:rFonts w:hint="eastAsia"/>
        </w:rPr>
        <w:t>s add typical credit terms granted to customers</w:t>
      </w:r>
    </w:p>
  </w:comment>
  <w:comment w:id="43" w:author="Liang, Yan" w:date="2026-05-28T00:48:00Z" w:initials="YL">
    <w:p w14:paraId="0D17F534" w14:textId="213579C1" w:rsidR="002956B5" w:rsidRDefault="002956B5">
      <w:pPr>
        <w:pStyle w:val="CommentText"/>
        <w:rPr>
          <w:rFonts w:hint="eastAsia"/>
        </w:rPr>
      </w:pPr>
      <w:r>
        <w:rPr>
          <w:rStyle w:val="CommentReference"/>
        </w:rPr>
        <w:annotationRef/>
      </w:r>
      <w:r>
        <w:rPr>
          <w:rFonts w:hint="eastAsia"/>
        </w:rPr>
        <w:t xml:space="preserve">We need to elaborate on the nature of each item. Please refer to </w:t>
      </w:r>
      <w:proofErr w:type="spellStart"/>
      <w:r>
        <w:rPr>
          <w:rFonts w:hint="eastAsia"/>
        </w:rPr>
        <w:t>Infrawaves</w:t>
      </w:r>
      <w:proofErr w:type="spellEnd"/>
      <w:r>
        <w:rPr>
          <w:rFonts w:hint="eastAsia"/>
        </w:rPr>
        <w:t xml:space="preserve"> and Wuxi XDC</w:t>
      </w:r>
    </w:p>
  </w:comment>
  <w:comment w:id="44" w:author="Liang, Yan" w:date="2026-05-28T00:48:00Z" w:initials="YL">
    <w:p w14:paraId="273802C8" w14:textId="04F2B6D7" w:rsidR="002956B5" w:rsidRDefault="002956B5">
      <w:pPr>
        <w:pStyle w:val="CommentText"/>
        <w:rPr>
          <w:rFonts w:hint="eastAsia"/>
        </w:rPr>
      </w:pPr>
      <w:r>
        <w:rPr>
          <w:rStyle w:val="CommentReference"/>
        </w:rPr>
        <w:annotationRef/>
      </w:r>
      <w:r>
        <w:rPr>
          <w:rFonts w:hint="eastAsia"/>
        </w:rPr>
        <w:t>Please add typical credit term granted by suppliers</w:t>
      </w:r>
    </w:p>
  </w:comment>
  <w:comment w:id="45" w:author="Liang, Yan" w:date="2026-05-28T00:50:00Z" w:initials="YL">
    <w:p w14:paraId="00B4BC75" w14:textId="557BA1EB" w:rsidR="0020753A" w:rsidRDefault="0020753A">
      <w:pPr>
        <w:pStyle w:val="CommentText"/>
        <w:rPr>
          <w:rFonts w:hint="eastAsia"/>
        </w:rPr>
      </w:pPr>
      <w:r>
        <w:rPr>
          <w:rStyle w:val="CommentReference"/>
        </w:rPr>
        <w:annotationRef/>
      </w:r>
      <w:r>
        <w:rPr>
          <w:rFonts w:hint="eastAsia"/>
        </w:rPr>
        <w:t xml:space="preserve">We need to add the nature of this item, how the financial liabilities are valued, as well as the statement that this will convert to equity upon listing. Please see </w:t>
      </w:r>
      <w:proofErr w:type="spellStart"/>
      <w:r>
        <w:rPr>
          <w:rFonts w:hint="eastAsia"/>
        </w:rPr>
        <w:t>Infrawaves</w:t>
      </w:r>
      <w:proofErr w:type="spellEnd"/>
    </w:p>
  </w:comment>
  <w:comment w:id="56" w:author="Liang, Yan" w:date="2026-05-28T00:52:00Z" w:initials="YL">
    <w:p w14:paraId="4E24BD82" w14:textId="74164BF9" w:rsidR="0020753A" w:rsidRDefault="0020753A">
      <w:pPr>
        <w:pStyle w:val="CommentText"/>
        <w:rPr>
          <w:rFonts w:hint="eastAsia"/>
        </w:rPr>
      </w:pPr>
      <w:r>
        <w:rPr>
          <w:rStyle w:val="CommentReference"/>
        </w:rPr>
        <w:annotationRef/>
      </w:r>
      <w:r>
        <w:rPr>
          <w:rFonts w:hint="eastAsia"/>
        </w:rPr>
        <w:t>Let</w:t>
      </w:r>
      <w:r>
        <w:t>’</w:t>
      </w:r>
      <w:r>
        <w:rPr>
          <w:rFonts w:hint="eastAsia"/>
        </w:rPr>
        <w:t>s refer to accountants</w:t>
      </w:r>
      <w:r>
        <w:t>’</w:t>
      </w:r>
      <w:r>
        <w:rPr>
          <w:rFonts w:hint="eastAsia"/>
        </w:rPr>
        <w:t xml:space="preserve"> report like most projects.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34E32" w15:done="0"/>
  <w15:commentEx w15:paraId="4FED9EAF" w15:done="1"/>
  <w15:commentEx w15:paraId="712AD1F8" w15:done="0"/>
  <w15:commentEx w15:paraId="3308C043" w15:done="0"/>
  <w15:commentEx w15:paraId="1636F098" w15:done="0"/>
  <w15:commentEx w15:paraId="1A36877D" w15:done="0"/>
  <w15:commentEx w15:paraId="61F3A46B" w15:done="0"/>
  <w15:commentEx w15:paraId="08BB5890" w15:done="0"/>
  <w15:commentEx w15:paraId="70FD3135" w15:done="0"/>
  <w15:commentEx w15:paraId="7E1749FE" w15:paraIdParent="70FD3135" w15:done="0"/>
  <w15:commentEx w15:paraId="0FBE074E" w15:done="0"/>
  <w15:commentEx w15:paraId="03DD35CE" w15:paraIdParent="0FBE074E" w15:done="0"/>
  <w15:commentEx w15:paraId="52C42421" w15:done="0"/>
  <w15:commentEx w15:paraId="6F8BC1CA" w15:done="0"/>
  <w15:commentEx w15:paraId="0D52B6A3" w15:done="0"/>
  <w15:commentEx w15:paraId="6E7ABC32" w15:done="0"/>
  <w15:commentEx w15:paraId="584C2B5F" w15:done="0"/>
  <w15:commentEx w15:paraId="0D17F534" w15:done="0"/>
  <w15:commentEx w15:paraId="273802C8" w15:done="0"/>
  <w15:commentEx w15:paraId="00B4BC75" w15:done="0"/>
  <w15:commentEx w15:paraId="4E24BD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97347" w16cex:dateUtc="2026-05-27T16:32:00Z"/>
  <w16cex:commentExtensible w16cex:durableId="77B85102" w16cex:dateUtc="2026-05-20T09:10:00Z"/>
  <w16cex:commentExtensible w16cex:durableId="505A3A5B" w16cex:dateUtc="2026-05-27T16:33:00Z"/>
  <w16cex:commentExtensible w16cex:durableId="5D7D896F" w16cex:dateUtc="2026-05-27T16:36:00Z"/>
  <w16cex:commentExtensible w16cex:durableId="702CC0EC" w16cex:dateUtc="2026-05-27T16:37:00Z"/>
  <w16cex:commentExtensible w16cex:durableId="13936C54" w16cex:dateUtc="2026-05-27T16:38:00Z"/>
  <w16cex:commentExtensible w16cex:durableId="5514914E" w16cex:dateUtc="2026-05-27T16:39:00Z"/>
  <w16cex:commentExtensible w16cex:durableId="7AB7BD62" w16cex:dateUtc="2026-05-27T16:40:00Z"/>
  <w16cex:commentExtensible w16cex:durableId="1C31ED0C" w16cex:dateUtc="2026-05-20T08:49:00Z"/>
  <w16cex:commentExtensible w16cex:durableId="5CC64318" w16cex:dateUtc="2026-05-27T16:42:00Z"/>
  <w16cex:commentExtensible w16cex:durableId="311653BA" w16cex:dateUtc="2026-05-20T08:50:00Z"/>
  <w16cex:commentExtensible w16cex:durableId="15D2018B" w16cex:dateUtc="2026-05-27T16:43:00Z"/>
  <w16cex:commentExtensible w16cex:durableId="0BD8B1B2" w16cex:dateUtc="2026-05-27T16:44:00Z"/>
  <w16cex:commentExtensible w16cex:durableId="30592756" w16cex:dateUtc="2026-05-27T16:45:00Z"/>
  <w16cex:commentExtensible w16cex:durableId="17BFDE8A" w16cex:dateUtc="2026-05-27T16:45:00Z"/>
  <w16cex:commentExtensible w16cex:durableId="25F449B8" w16cex:dateUtc="2026-05-20T09:09:00Z"/>
  <w16cex:commentExtensible w16cex:durableId="7F7D3AC6" w16cex:dateUtc="2026-05-27T16:47:00Z"/>
  <w16cex:commentExtensible w16cex:durableId="1F7D9FE0" w16cex:dateUtc="2026-05-27T16:48:00Z"/>
  <w16cex:commentExtensible w16cex:durableId="7693D644" w16cex:dateUtc="2026-05-27T16:48:00Z"/>
  <w16cex:commentExtensible w16cex:durableId="712A9A37" w16cex:dateUtc="2026-05-27T16:50:00Z"/>
  <w16cex:commentExtensible w16cex:durableId="787E36C5" w16cex:dateUtc="2026-05-27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34E32" w16cid:durableId="1DC97347"/>
  <w16cid:commentId w16cid:paraId="4FED9EAF" w16cid:durableId="77B85102"/>
  <w16cid:commentId w16cid:paraId="712AD1F8" w16cid:durableId="505A3A5B"/>
  <w16cid:commentId w16cid:paraId="3308C043" w16cid:durableId="5D7D896F"/>
  <w16cid:commentId w16cid:paraId="1636F098" w16cid:durableId="702CC0EC"/>
  <w16cid:commentId w16cid:paraId="1A36877D" w16cid:durableId="13936C54"/>
  <w16cid:commentId w16cid:paraId="61F3A46B" w16cid:durableId="5514914E"/>
  <w16cid:commentId w16cid:paraId="08BB5890" w16cid:durableId="7AB7BD62"/>
  <w16cid:commentId w16cid:paraId="70FD3135" w16cid:durableId="1C31ED0C"/>
  <w16cid:commentId w16cid:paraId="7E1749FE" w16cid:durableId="5CC64318"/>
  <w16cid:commentId w16cid:paraId="0FBE074E" w16cid:durableId="311653BA"/>
  <w16cid:commentId w16cid:paraId="03DD35CE" w16cid:durableId="15D2018B"/>
  <w16cid:commentId w16cid:paraId="52C42421" w16cid:durableId="0BD8B1B2"/>
  <w16cid:commentId w16cid:paraId="6F8BC1CA" w16cid:durableId="30592756"/>
  <w16cid:commentId w16cid:paraId="0D52B6A3" w16cid:durableId="17BFDE8A"/>
  <w16cid:commentId w16cid:paraId="6E7ABC32" w16cid:durableId="25F449B8"/>
  <w16cid:commentId w16cid:paraId="584C2B5F" w16cid:durableId="7F7D3AC6"/>
  <w16cid:commentId w16cid:paraId="0D17F534" w16cid:durableId="1F7D9FE0"/>
  <w16cid:commentId w16cid:paraId="273802C8" w16cid:durableId="7693D644"/>
  <w16cid:commentId w16cid:paraId="00B4BC75" w16cid:durableId="712A9A37"/>
  <w16cid:commentId w16cid:paraId="4E24BD82" w16cid:durableId="787E36C5"/>
</w16cid:commentsIds>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BAGcAcgBlAGUAbQBlAG4AdAAgADEA" wne:acdName="acd0" wne:fciIndexBasedOn="0065"/>
    <wne:acd wne:argValue="AgBBAGcAcgBlAGUAbQBlAG4AdAAgADIA" wne:acdName="acd1" wne:fciIndexBasedOn="0065"/>
    <wne:acd wne:argValue="AgBBAGcAcgBlAGUAbQBlAG4AdAAgADMA" wne:acdName="acd2" wne:fciIndexBasedOn="0065"/>
    <wne:acd wne:argValue="AgBBAGcAcgBlAGUAbQBlAG4AdAAgADQA" wne:acdName="acd3" wne:fciIndexBasedOn="0065"/>
    <wne:acd wne:argValue="AgBBAGcAcgBlAGUAbQBlAG4AdAAgADUA" wne:acdName="acd4" wne:fciIndexBasedOn="0065"/>
    <wne:acd wne:argValue="AgBBAGcAcgBlAGUAbQBlAG4AdAAgADYA" wne:acdName="acd5" wne:fciIndexBasedOn="0065"/>
    <wne:acd wne:argValue="AgBBAGcAcgBlAGUAbQBlAG4AdAAgADcA" wne:acdName="acd6" wne:fciIndexBasedOn="0065"/>
    <wne:acd wne:argValue="AgBBAGcAcgBlAGUAbQBlAG4AdAAgADgA" wne:acdName="acd7" wne:fciIndexBasedOn="0065"/>
    <wne:acd wne:argValue="AgBBAGcAcgBlAGUAbQBlAG4AdAAgAD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5EA5" w14:textId="77777777" w:rsidR="00A47F4C" w:rsidRDefault="00A47F4C" w:rsidP="003078F3">
      <w:pPr>
        <w:spacing w:after="0" w:line="240" w:lineRule="auto"/>
      </w:pPr>
      <w:r>
        <w:separator/>
      </w:r>
    </w:p>
  </w:endnote>
  <w:endnote w:type="continuationSeparator" w:id="0">
    <w:p w14:paraId="255F1B27" w14:textId="77777777" w:rsidR="00A47F4C" w:rsidRDefault="00A47F4C" w:rsidP="003078F3">
      <w:pPr>
        <w:spacing w:after="0" w:line="240" w:lineRule="auto"/>
      </w:pPr>
      <w:r>
        <w:continuationSeparator/>
      </w:r>
    </w:p>
  </w:endnote>
  <w:endnote w:type="continuationNotice" w:id="1">
    <w:p w14:paraId="669AB80B" w14:textId="77777777" w:rsidR="00A47F4C" w:rsidRDefault="00A47F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EngravrsRoman BT">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dvP640B">
    <w:altName w:val="Arial"/>
    <w:panose1 w:val="00000000000000000000"/>
    <w:charset w:val="00"/>
    <w:family w:val="swiss"/>
    <w:notTrueType/>
    <w:pitch w:val="default"/>
    <w:sig w:usb0="00000003" w:usb1="00000000" w:usb2="00000000" w:usb3="00000000" w:csb0="00000001" w:csb1="00000000"/>
  </w:font>
  <w:font w:name="Simplified Arabic">
    <w:charset w:val="B2"/>
    <w:family w:val="roman"/>
    <w:pitch w:val="variable"/>
    <w:sig w:usb0="00002003" w:usb1="80000000" w:usb2="00000008" w:usb3="00000000" w:csb0="00000041" w:csb1="00000000"/>
  </w:font>
  <w:font w:name="Frutiger 45 Light">
    <w:altName w:val="Arial"/>
    <w:charset w:val="00"/>
    <w:family w:val="swiss"/>
    <w:pitch w:val="variable"/>
    <w:sig w:usb0="A00000AF" w:usb1="5000205B" w:usb2="00000000" w:usb3="00000000" w:csb0="00000193" w:csb1="00000000"/>
  </w:font>
  <w:font w:name="STKaiti">
    <w:charset w:val="86"/>
    <w:family w:val="auto"/>
    <w:pitch w:val="variable"/>
    <w:sig w:usb0="00000287" w:usb1="080F0000" w:usb2="00000010" w:usb3="00000000" w:csb0="0004009F" w:csb1="00000000"/>
  </w:font>
  <w:font w:name="MS PGothic">
    <w:panose1 w:val="020B0600070205080204"/>
    <w:charset w:val="80"/>
    <w:family w:val="swiss"/>
    <w:pitch w:val="variable"/>
    <w:sig w:usb0="E00002FF" w:usb1="6AC7FDFB" w:usb2="08000012" w:usb3="00000000" w:csb0="0002009F" w:csb1="00000000"/>
  </w:font>
  <w:font w:name="Arrus BT">
    <w:altName w:val="Times New Roman"/>
    <w:panose1 w:val="00000000000000000000"/>
    <w:charset w:val="00"/>
    <w:family w:val="roman"/>
    <w:notTrueType/>
    <w:pitch w:val="variable"/>
    <w:sig w:usb0="00000003" w:usb1="00000000" w:usb2="00000000" w:usb3="00000000" w:csb0="00000001" w:csb1="00000000"/>
  </w:font>
  <w:font w:name="CG Omega">
    <w:altName w:val="Segoe UI"/>
    <w:charset w:val="00"/>
    <w:family w:val="swiss"/>
    <w:pitch w:val="default"/>
    <w:sig w:usb0="00000001" w:usb1="00000000" w:usb2="00000000" w:usb3="00000000" w:csb0="00000093"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AOAG C+ Helvetica LT Std">
    <w:altName w:val="??¡§??"/>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5F5F" w14:textId="77777777" w:rsidR="00BD54E0" w:rsidRDefault="00BD54E0" w:rsidP="0091490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3FD83C" w14:textId="77777777" w:rsidR="00BD54E0" w:rsidRDefault="00BD54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96BB" w14:textId="77777777" w:rsidR="00BD54E0" w:rsidRPr="00E03F74" w:rsidRDefault="00BD54E0" w:rsidP="00E03F74">
    <w:pPr>
      <w:pStyle w:val="Footer"/>
      <w:framePr w:wrap="none" w:vAnchor="text" w:hAnchor="margin" w:xAlign="center" w:yAlign="bottom"/>
      <w:rPr>
        <w:rStyle w:val="PageNumber"/>
        <w:rFonts w:ascii="Times New Roman" w:hAnsi="Times New Roman" w:cs="Times New Roman"/>
      </w:rPr>
    </w:pPr>
    <w:r w:rsidRPr="00E03F74">
      <w:rPr>
        <w:rStyle w:val="PageNumber"/>
        <w:rFonts w:ascii="Times New Roman" w:hAnsi="Times New Roman" w:cs="Times New Roman"/>
      </w:rPr>
      <w:fldChar w:fldCharType="begin"/>
    </w:r>
    <w:r w:rsidRPr="00E03F74">
      <w:rPr>
        <w:rStyle w:val="PageNumber"/>
        <w:rFonts w:ascii="Times New Roman" w:hAnsi="Times New Roman" w:cs="Times New Roman"/>
      </w:rPr>
      <w:instrText xml:space="preserve">PAGE  </w:instrText>
    </w:r>
    <w:r w:rsidRPr="00E03F74">
      <w:rPr>
        <w:rStyle w:val="PageNumber"/>
        <w:rFonts w:ascii="Times New Roman" w:hAnsi="Times New Roman" w:cs="Times New Roman"/>
      </w:rPr>
      <w:fldChar w:fldCharType="separate"/>
    </w:r>
    <w:r>
      <w:rPr>
        <w:rStyle w:val="PageNumber"/>
        <w:rFonts w:ascii="Times New Roman" w:hAnsi="Times New Roman" w:cs="Times New Roman"/>
        <w:noProof/>
      </w:rPr>
      <w:t>39</w:t>
    </w:r>
    <w:r w:rsidRPr="00E03F74">
      <w:rPr>
        <w:rStyle w:val="PageNumber"/>
        <w:rFonts w:ascii="Times New Roman" w:hAnsi="Times New Roman" w:cs="Times New Roman"/>
      </w:rPr>
      <w:fldChar w:fldCharType="end"/>
    </w:r>
  </w:p>
  <w:p w14:paraId="7C0C536D" w14:textId="5ACCF806" w:rsidR="00BD54E0" w:rsidRPr="0002285F" w:rsidRDefault="00BD54E0" w:rsidP="004D29A2">
    <w:pPr>
      <w:pStyle w:val="Footer"/>
      <w:jc w:val="center"/>
      <w:rPr>
        <w:rFonts w:ascii="Times New Roman" w:eastAsia="STKaiti" w:hAnsi="Times New Roman" w:cs="Times New Roman"/>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A168" w14:textId="77777777" w:rsidR="00A47F4C" w:rsidRDefault="00A47F4C" w:rsidP="003078F3">
      <w:pPr>
        <w:spacing w:after="0" w:line="240" w:lineRule="auto"/>
      </w:pPr>
      <w:r>
        <w:separator/>
      </w:r>
    </w:p>
  </w:footnote>
  <w:footnote w:type="continuationSeparator" w:id="0">
    <w:p w14:paraId="6613B891" w14:textId="77777777" w:rsidR="00A47F4C" w:rsidRDefault="00A47F4C" w:rsidP="003078F3">
      <w:pPr>
        <w:spacing w:after="0" w:line="240" w:lineRule="auto"/>
      </w:pPr>
      <w:r>
        <w:continuationSeparator/>
      </w:r>
    </w:p>
  </w:footnote>
  <w:footnote w:type="continuationNotice" w:id="1">
    <w:p w14:paraId="153B12C8" w14:textId="77777777" w:rsidR="00A47F4C" w:rsidRDefault="00A47F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BE11" w14:textId="3AB69D4D" w:rsidR="00BD54E0" w:rsidRDefault="00BD54E0" w:rsidP="002F77CA">
    <w:pPr>
      <w:pStyle w:val="Header"/>
      <w:pBdr>
        <w:top w:val="single" w:sz="4" w:space="4" w:color="auto"/>
        <w:bottom w:val="single" w:sz="4" w:space="4" w:color="auto"/>
      </w:pBdr>
      <w:tabs>
        <w:tab w:val="clear" w:pos="9360"/>
        <w:tab w:val="right" w:pos="9000"/>
      </w:tabs>
      <w:jc w:val="center"/>
      <w:rPr>
        <w:rFonts w:ascii="Times New Roman" w:hAnsi="Times New Roman" w:cs="Times New Roman"/>
        <w:b/>
        <w:sz w:val="24"/>
      </w:rPr>
    </w:pPr>
    <w:r>
      <w:rPr>
        <w:rFonts w:ascii="Times New Roman" w:hAnsi="Times New Roman" w:cs="Times New Roman"/>
        <w:b/>
        <w:spacing w:val="2"/>
      </w:rPr>
      <w:t>FINANCIAL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607"/>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BE0965"/>
    <w:multiLevelType w:val="hybridMultilevel"/>
    <w:tmpl w:val="A85A121C"/>
    <w:lvl w:ilvl="0" w:tplc="5D8423D2">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E3530"/>
    <w:multiLevelType w:val="hybridMultilevel"/>
    <w:tmpl w:val="464C61C0"/>
    <w:lvl w:ilvl="0" w:tplc="AFF6E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C2412"/>
    <w:multiLevelType w:val="hybridMultilevel"/>
    <w:tmpl w:val="869EE266"/>
    <w:lvl w:ilvl="0" w:tplc="E0E68C6C">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37FD6"/>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8E0CCF"/>
    <w:multiLevelType w:val="hybridMultilevel"/>
    <w:tmpl w:val="C37260F0"/>
    <w:lvl w:ilvl="0" w:tplc="AE0C71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1447AD"/>
    <w:multiLevelType w:val="singleLevel"/>
    <w:tmpl w:val="F2542A62"/>
    <w:name w:val="O-Bullet ()"/>
    <w:lvl w:ilvl="0">
      <w:start w:val="1"/>
      <w:numFmt w:val="bullet"/>
      <w:pStyle w:val="O-Bullet"/>
      <w:lvlText w:val=""/>
      <w:lvlJc w:val="left"/>
      <w:pPr>
        <w:tabs>
          <w:tab w:val="num" w:pos="360"/>
        </w:tabs>
        <w:ind w:left="360" w:hanging="360"/>
      </w:pPr>
      <w:rPr>
        <w:rFonts w:ascii="Symbol" w:hAnsi="Symbol" w:hint="default"/>
      </w:rPr>
    </w:lvl>
  </w:abstractNum>
  <w:abstractNum w:abstractNumId="7" w15:restartNumberingAfterBreak="0">
    <w:nsid w:val="1E402B7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FF41E9D"/>
    <w:multiLevelType w:val="multilevel"/>
    <w:tmpl w:val="A4364218"/>
    <w:name w:val="AlphaBrackets"/>
    <w:lvl w:ilvl="0">
      <w:start w:val="1"/>
      <w:numFmt w:val="upperLetter"/>
      <w:pStyle w:val="Alpha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52E21C6"/>
    <w:multiLevelType w:val="hybridMultilevel"/>
    <w:tmpl w:val="0BECD0BE"/>
    <w:name w:val="O-Bullet 1&quot;"/>
    <w:lvl w:ilvl="0" w:tplc="834ED54C">
      <w:start w:val="1"/>
      <w:numFmt w:val="bullet"/>
      <w:pStyle w:val="O-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350943"/>
    <w:multiLevelType w:val="hybridMultilevel"/>
    <w:tmpl w:val="82D6BDF4"/>
    <w:name w:val="O Resume Sidebar Bullet"/>
    <w:lvl w:ilvl="0" w:tplc="836AEF58">
      <w:start w:val="1"/>
      <w:numFmt w:val="bullet"/>
      <w:pStyle w:val="OResumeSidebarBullet"/>
      <w:lvlText w:val=""/>
      <w:lvlJc w:val="left"/>
      <w:pPr>
        <w:tabs>
          <w:tab w:val="num" w:pos="180"/>
        </w:tabs>
        <w:ind w:left="180" w:hanging="18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612427"/>
    <w:multiLevelType w:val="hybridMultilevel"/>
    <w:tmpl w:val="E1D8AD6C"/>
    <w:lvl w:ilvl="0" w:tplc="DF401CB0">
      <w:start w:val="9"/>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2A30402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FB72E5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FF761A9"/>
    <w:multiLevelType w:val="multilevel"/>
    <w:tmpl w:val="7DBAD696"/>
    <w:name w:val="NumericBrackets"/>
    <w:lvl w:ilvl="0">
      <w:start w:val="1"/>
      <w:numFmt w:val="decimal"/>
      <w:pStyle w:val="Numeric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0D52997"/>
    <w:multiLevelType w:val="hybridMultilevel"/>
    <w:tmpl w:val="8304C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36857"/>
    <w:multiLevelType w:val="hybridMultilevel"/>
    <w:tmpl w:val="B614974E"/>
    <w:name w:val="O-Bullet .5&quot;"/>
    <w:lvl w:ilvl="0" w:tplc="CDFCE2FC">
      <w:start w:val="1"/>
      <w:numFmt w:val="bullet"/>
      <w:pStyle w:val="O-Bullet5"/>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7330F3"/>
    <w:multiLevelType w:val="hybridMultilevel"/>
    <w:tmpl w:val="9EEEA8D0"/>
    <w:lvl w:ilvl="0" w:tplc="6B54D3B0">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EF7815"/>
    <w:multiLevelType w:val="multilevel"/>
    <w:tmpl w:val="5A969EA4"/>
    <w:name w:val="Alpha"/>
    <w:lvl w:ilvl="0">
      <w:start w:val="1"/>
      <w:numFmt w:val="upperLetter"/>
      <w:pStyle w:val="Alpha"/>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AFE7104"/>
    <w:multiLevelType w:val="hybridMultilevel"/>
    <w:tmpl w:val="9FB801D4"/>
    <w:name w:val="Signature"/>
    <w:lvl w:ilvl="0" w:tplc="E836FE1C">
      <w:start w:val="1"/>
      <w:numFmt w:val="lowerRoman"/>
      <w:pStyle w:val="Signature"/>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CF1398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5A56E0"/>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F0C6E77"/>
    <w:multiLevelType w:val="multilevel"/>
    <w:tmpl w:val="177073B2"/>
    <w:name w:val="Numeric"/>
    <w:lvl w:ilvl="0">
      <w:start w:val="1"/>
      <w:numFmt w:val="decimal"/>
      <w:pStyle w:val="Numeric"/>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427002C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6277EAD"/>
    <w:multiLevelType w:val="multilevel"/>
    <w:tmpl w:val="1EEA618A"/>
    <w:name w:val="Schedule Part"/>
    <w:lvl w:ilvl="0">
      <w:start w:val="1"/>
      <w:numFmt w:val="upperLetter"/>
      <w:pStyle w:val="SchedulePart"/>
      <w:suff w:val="nothing"/>
      <w:lvlText w:val="Part %1"/>
      <w:lvlJc w:val="center"/>
      <w:pPr>
        <w:ind w:left="0" w:firstLine="28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7402F23"/>
    <w:multiLevelType w:val="hybridMultilevel"/>
    <w:tmpl w:val="CCB257F6"/>
    <w:lvl w:ilvl="0" w:tplc="FFFFFFFF">
      <w:start w:val="1"/>
      <w:numFmt w:val="decimal"/>
      <w:lvlText w:val="(%1)"/>
      <w:lvlJc w:val="left"/>
      <w:pPr>
        <w:ind w:left="1080" w:hanging="720"/>
      </w:pPr>
      <w:rPr>
        <w:rFonts w:ascii="Times New Roman" w:eastAsiaTheme="minorEastAsia" w:hAnsi="Times New Roman" w:cs="Times New Roman"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0F78FD"/>
    <w:multiLevelType w:val="hybridMultilevel"/>
    <w:tmpl w:val="464C61C0"/>
    <w:lvl w:ilvl="0" w:tplc="AFF6EC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22312B"/>
    <w:multiLevelType w:val="multilevel"/>
    <w:tmpl w:val="553EA018"/>
    <w:name w:val="Schedule Title"/>
    <w:lvl w:ilvl="0">
      <w:start w:val="1"/>
      <w:numFmt w:val="decimal"/>
      <w:pStyle w:val="ScheduleTitle"/>
      <w:suff w:val="nothing"/>
      <w:lvlText w:val="Schedu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557127F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8D93DEC"/>
    <w:multiLevelType w:val="multilevel"/>
    <w:tmpl w:val="3B908AF0"/>
    <w:name w:val="Appendix Heading"/>
    <w:lvl w:ilvl="0">
      <w:start w:val="1"/>
      <w:numFmt w:val="decimal"/>
      <w:pStyle w:val="AppendixHeading"/>
      <w:suff w:val="nothing"/>
      <w:lvlText w:val="Appendix %1"/>
      <w:lvlJc w:val="left"/>
      <w:pPr>
        <w:ind w:left="0" w:firstLine="0"/>
      </w:pPr>
      <w:rPr>
        <w:rFonts w:hint="default"/>
      </w:rPr>
    </w:lvl>
    <w:lvl w:ilvl="1">
      <w:start w:val="1"/>
      <w:numFmt w:val="none"/>
      <w:suff w:val="nothing"/>
      <w:lvlText w:val=""/>
      <w:lvlJc w:val="left"/>
      <w:pPr>
        <w:ind w:left="709" w:firstLine="0"/>
      </w:pPr>
      <w:rPr>
        <w:rFonts w:hint="default"/>
      </w:rPr>
    </w:lvl>
    <w:lvl w:ilvl="2">
      <w:start w:val="1"/>
      <w:numFmt w:val="none"/>
      <w:suff w:val="nothing"/>
      <w:lvlText w:val=""/>
      <w:lvlJc w:val="left"/>
      <w:pPr>
        <w:ind w:left="709" w:firstLine="0"/>
      </w:pPr>
      <w:rPr>
        <w:rFonts w:hint="default"/>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hanging="32767"/>
      </w:pPr>
      <w:rPr>
        <w:rFonts w:hint="default"/>
      </w:rPr>
    </w:lvl>
    <w:lvl w:ilvl="6">
      <w:start w:val="1"/>
      <w:numFmt w:val="none"/>
      <w:suff w:val="nothing"/>
      <w:lvlText w:val=""/>
      <w:lvlJc w:val="left"/>
      <w:pPr>
        <w:ind w:left="709" w:hanging="32767"/>
      </w:pPr>
      <w:rPr>
        <w:rFonts w:hint="default"/>
      </w:rPr>
    </w:lvl>
    <w:lvl w:ilvl="7">
      <w:start w:val="1"/>
      <w:numFmt w:val="none"/>
      <w:suff w:val="nothing"/>
      <w:lvlText w:val=""/>
      <w:lvlJc w:val="left"/>
      <w:pPr>
        <w:ind w:left="709" w:hanging="32767"/>
      </w:pPr>
      <w:rPr>
        <w:rFonts w:hint="default"/>
      </w:rPr>
    </w:lvl>
    <w:lvl w:ilvl="8">
      <w:start w:val="1"/>
      <w:numFmt w:val="none"/>
      <w:suff w:val="nothing"/>
      <w:lvlText w:val=""/>
      <w:lvlJc w:val="left"/>
      <w:pPr>
        <w:ind w:left="709" w:hanging="32767"/>
      </w:pPr>
      <w:rPr>
        <w:rFonts w:hint="default"/>
      </w:rPr>
    </w:lvl>
  </w:abstractNum>
  <w:abstractNum w:abstractNumId="30" w15:restartNumberingAfterBreak="0">
    <w:nsid w:val="5B8430B9"/>
    <w:multiLevelType w:val="multilevel"/>
    <w:tmpl w:val="672A323E"/>
    <w:name w:val="Agreement"/>
    <w:lvl w:ilvl="0">
      <w:start w:val="1"/>
      <w:numFmt w:val="decimal"/>
      <w:pStyle w:val="Agreement1"/>
      <w:lvlText w:val="%1"/>
      <w:lvlJc w:val="left"/>
      <w:pPr>
        <w:ind w:left="720" w:hanging="720"/>
      </w:pPr>
      <w:rPr>
        <w:rFonts w:ascii="Times New Roman" w:hAnsi="Times New Roman" w:cs="Times New Roman"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greement2"/>
      <w:isLgl/>
      <w:lvlText w:val="%1.%2"/>
      <w:lvlJc w:val="left"/>
      <w:pPr>
        <w:ind w:left="72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greement3"/>
      <w:lvlText w:val="(%3)"/>
      <w:lvlJc w:val="left"/>
      <w:pPr>
        <w:ind w:left="144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greement4"/>
      <w:lvlText w:val="(%4)"/>
      <w:lvlJc w:val="left"/>
      <w:pPr>
        <w:ind w:left="216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greement5"/>
      <w:lvlText w:val="(%5)"/>
      <w:lvlJc w:val="left"/>
      <w:pPr>
        <w:ind w:left="288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Agreement6"/>
      <w:suff w:val="nothing"/>
      <w:lvlText w:val=""/>
      <w:lvlJc w:val="left"/>
      <w:pPr>
        <w:ind w:left="0" w:firstLine="0"/>
      </w:pPr>
      <w:rPr>
        <w:rFonts w:ascii="Arial" w:hAnsi="Arial"/>
        <w:b w:val="0"/>
        <w:i w:val="0"/>
        <w:caps w:val="0"/>
        <w:strike w:val="0"/>
        <w:dstrike w:val="0"/>
        <w:vanish w:val="0"/>
        <w:color w:val="auto"/>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Agreement7"/>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Agreement8"/>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Agreement9"/>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5C920792"/>
    <w:multiLevelType w:val="hybridMultilevel"/>
    <w:tmpl w:val="CCB257F6"/>
    <w:lvl w:ilvl="0" w:tplc="B5505B60">
      <w:start w:val="1"/>
      <w:numFmt w:val="decimal"/>
      <w:lvlText w:val="(%1)"/>
      <w:lvlJc w:val="left"/>
      <w:pPr>
        <w:ind w:left="1080" w:hanging="720"/>
      </w:pPr>
      <w:rPr>
        <w:rFonts w:ascii="Times New Roman" w:eastAsiaTheme="minorEastAsia"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4829D3"/>
    <w:multiLevelType w:val="hybridMultilevel"/>
    <w:tmpl w:val="F4B2F3DC"/>
    <w:name w:val="Background"/>
    <w:lvl w:ilvl="0" w:tplc="F46C5CF8">
      <w:start w:val="1"/>
      <w:numFmt w:val="upperLetter"/>
      <w:pStyle w:val="Background"/>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655079"/>
    <w:multiLevelType w:val="hybridMultilevel"/>
    <w:tmpl w:val="4BC096B2"/>
    <w:lvl w:ilvl="0" w:tplc="451E202A">
      <w:start w:val="4"/>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4" w15:restartNumberingAfterBreak="0">
    <w:nsid w:val="68A960A6"/>
    <w:multiLevelType w:val="hybridMultilevel"/>
    <w:tmpl w:val="F26C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436C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023438"/>
    <w:multiLevelType w:val="hybridMultilevel"/>
    <w:tmpl w:val="1FF457E6"/>
    <w:lvl w:ilvl="0" w:tplc="4F886DC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D4948BC"/>
    <w:multiLevelType w:val="hybridMultilevel"/>
    <w:tmpl w:val="9E384B64"/>
    <w:lvl w:ilvl="0" w:tplc="32FC56CE">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A20BF"/>
    <w:multiLevelType w:val="hybridMultilevel"/>
    <w:tmpl w:val="CEECDDFA"/>
    <w:name w:val="Parties"/>
    <w:lvl w:ilvl="0" w:tplc="0658B644">
      <w:start w:val="1"/>
      <w:numFmt w:val="decimal"/>
      <w:pStyle w:val="Parties"/>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A80CB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BF131D7"/>
    <w:multiLevelType w:val="multilevel"/>
    <w:tmpl w:val="57AE45C4"/>
    <w:name w:val="Legal2"/>
    <w:lvl w:ilvl="0">
      <w:start w:val="1"/>
      <w:numFmt w:val="decimal"/>
      <w:pStyle w:val="Legal2L1"/>
      <w:lvlText w:val="%1."/>
      <w:lvlJc w:val="left"/>
      <w:pPr>
        <w:tabs>
          <w:tab w:val="num" w:pos="720"/>
        </w:tabs>
        <w:ind w:left="0" w:firstLine="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7DA86F0C"/>
    <w:multiLevelType w:val="hybridMultilevel"/>
    <w:tmpl w:val="F21A9204"/>
    <w:name w:val="O Resume Articles Bullets"/>
    <w:lvl w:ilvl="0" w:tplc="268C1102">
      <w:start w:val="1"/>
      <w:numFmt w:val="bullet"/>
      <w:pStyle w:val="OResumeArticle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794573">
    <w:abstractNumId w:val="6"/>
  </w:num>
  <w:num w:numId="2" w16cid:durableId="346057527">
    <w:abstractNumId w:val="16"/>
  </w:num>
  <w:num w:numId="3" w16cid:durableId="2118477034">
    <w:abstractNumId w:val="9"/>
  </w:num>
  <w:num w:numId="4" w16cid:durableId="651176337">
    <w:abstractNumId w:val="38"/>
  </w:num>
  <w:num w:numId="5" w16cid:durableId="628629408">
    <w:abstractNumId w:val="32"/>
  </w:num>
  <w:num w:numId="6" w16cid:durableId="2112897937">
    <w:abstractNumId w:val="41"/>
  </w:num>
  <w:num w:numId="7" w16cid:durableId="1536192893">
    <w:abstractNumId w:val="10"/>
  </w:num>
  <w:num w:numId="8" w16cid:durableId="220214545">
    <w:abstractNumId w:val="19"/>
  </w:num>
  <w:num w:numId="9" w16cid:durableId="1754083494">
    <w:abstractNumId w:val="40"/>
  </w:num>
  <w:num w:numId="10" w16cid:durableId="25184426">
    <w:abstractNumId w:val="8"/>
  </w:num>
  <w:num w:numId="11" w16cid:durableId="1044981638">
    <w:abstractNumId w:val="14"/>
  </w:num>
  <w:num w:numId="12" w16cid:durableId="588152671">
    <w:abstractNumId w:val="18"/>
  </w:num>
  <w:num w:numId="13" w16cid:durableId="929316118">
    <w:abstractNumId w:val="22"/>
  </w:num>
  <w:num w:numId="14" w16cid:durableId="260797162">
    <w:abstractNumId w:val="29"/>
  </w:num>
  <w:num w:numId="15" w16cid:durableId="1572958349">
    <w:abstractNumId w:val="27"/>
  </w:num>
  <w:num w:numId="16" w16cid:durableId="2032759345">
    <w:abstractNumId w:val="24"/>
  </w:num>
  <w:num w:numId="17" w16cid:durableId="1488134941">
    <w:abstractNumId w:val="30"/>
  </w:num>
  <w:num w:numId="18" w16cid:durableId="769544324">
    <w:abstractNumId w:val="2"/>
  </w:num>
  <w:num w:numId="19" w16cid:durableId="662010373">
    <w:abstractNumId w:val="26"/>
  </w:num>
  <w:num w:numId="20" w16cid:durableId="1395203041">
    <w:abstractNumId w:val="36"/>
  </w:num>
  <w:num w:numId="21" w16cid:durableId="1103112800">
    <w:abstractNumId w:val="15"/>
  </w:num>
  <w:num w:numId="22" w16cid:durableId="2020964282">
    <w:abstractNumId w:val="11"/>
  </w:num>
  <w:num w:numId="23" w16cid:durableId="1436558443">
    <w:abstractNumId w:val="31"/>
  </w:num>
  <w:num w:numId="24" w16cid:durableId="1362707267">
    <w:abstractNumId w:val="33"/>
  </w:num>
  <w:num w:numId="25" w16cid:durableId="497620758">
    <w:abstractNumId w:val="5"/>
  </w:num>
  <w:num w:numId="26" w16cid:durableId="760369034">
    <w:abstractNumId w:val="35"/>
  </w:num>
  <w:num w:numId="27" w16cid:durableId="1982031491">
    <w:abstractNumId w:val="39"/>
  </w:num>
  <w:num w:numId="28" w16cid:durableId="812601454">
    <w:abstractNumId w:val="20"/>
  </w:num>
  <w:num w:numId="29" w16cid:durableId="1647389429">
    <w:abstractNumId w:val="4"/>
  </w:num>
  <w:num w:numId="30" w16cid:durableId="433869015">
    <w:abstractNumId w:val="17"/>
  </w:num>
  <w:num w:numId="31" w16cid:durableId="926772823">
    <w:abstractNumId w:val="1"/>
  </w:num>
  <w:num w:numId="32" w16cid:durableId="885146007">
    <w:abstractNumId w:val="37"/>
  </w:num>
  <w:num w:numId="33" w16cid:durableId="1100564863">
    <w:abstractNumId w:val="3"/>
  </w:num>
  <w:num w:numId="34" w16cid:durableId="26033388">
    <w:abstractNumId w:val="25"/>
  </w:num>
  <w:num w:numId="35" w16cid:durableId="1684551651">
    <w:abstractNumId w:val="0"/>
  </w:num>
  <w:num w:numId="36" w16cid:durableId="1299259103">
    <w:abstractNumId w:val="28"/>
  </w:num>
  <w:num w:numId="37" w16cid:durableId="2012104233">
    <w:abstractNumId w:val="34"/>
  </w:num>
  <w:num w:numId="38" w16cid:durableId="552619996">
    <w:abstractNumId w:val="23"/>
  </w:num>
  <w:num w:numId="39" w16cid:durableId="1317875393">
    <w:abstractNumId w:val="13"/>
  </w:num>
  <w:num w:numId="40" w16cid:durableId="500005566">
    <w:abstractNumId w:val="21"/>
  </w:num>
  <w:num w:numId="41" w16cid:durableId="1349528668">
    <w:abstractNumId w:val="12"/>
  </w:num>
  <w:num w:numId="42" w16cid:durableId="620501341">
    <w:abstractNumId w:val="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g, Yan">
    <w15:presenceInfo w15:providerId="AD" w15:userId="S::yan.liang@kirkland.cn::57c6f68e-1112-43a7-bc0a-45fe4adda14e"/>
  </w15:person>
  <w15:person w15:author="Kirkland">
    <w15:presenceInfo w15:providerId="None" w15:userId="Kirkla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EOutsideDoc" w:val="True"/>
  </w:docVars>
  <w:rsids>
    <w:rsidRoot w:val="003078F3"/>
    <w:rsid w:val="0000053A"/>
    <w:rsid w:val="00000592"/>
    <w:rsid w:val="00000A86"/>
    <w:rsid w:val="0000163B"/>
    <w:rsid w:val="0000187D"/>
    <w:rsid w:val="00001B83"/>
    <w:rsid w:val="00001C42"/>
    <w:rsid w:val="00001E8C"/>
    <w:rsid w:val="00001FA0"/>
    <w:rsid w:val="00002103"/>
    <w:rsid w:val="0000214D"/>
    <w:rsid w:val="00002168"/>
    <w:rsid w:val="00002541"/>
    <w:rsid w:val="0000272F"/>
    <w:rsid w:val="000027DB"/>
    <w:rsid w:val="00002AF6"/>
    <w:rsid w:val="00002F77"/>
    <w:rsid w:val="000034AD"/>
    <w:rsid w:val="00003A1B"/>
    <w:rsid w:val="00003E27"/>
    <w:rsid w:val="00003F82"/>
    <w:rsid w:val="00003FFB"/>
    <w:rsid w:val="00004083"/>
    <w:rsid w:val="00004546"/>
    <w:rsid w:val="0000458B"/>
    <w:rsid w:val="00004806"/>
    <w:rsid w:val="00004844"/>
    <w:rsid w:val="00004CD3"/>
    <w:rsid w:val="00004D70"/>
    <w:rsid w:val="00004DF9"/>
    <w:rsid w:val="0000533B"/>
    <w:rsid w:val="0000547B"/>
    <w:rsid w:val="00005667"/>
    <w:rsid w:val="00005E75"/>
    <w:rsid w:val="00005EA4"/>
    <w:rsid w:val="00005FBA"/>
    <w:rsid w:val="000060A6"/>
    <w:rsid w:val="000060F2"/>
    <w:rsid w:val="00006132"/>
    <w:rsid w:val="000063A9"/>
    <w:rsid w:val="000063D9"/>
    <w:rsid w:val="000069FE"/>
    <w:rsid w:val="00006B7C"/>
    <w:rsid w:val="00006D51"/>
    <w:rsid w:val="00006E99"/>
    <w:rsid w:val="00007163"/>
    <w:rsid w:val="0000785D"/>
    <w:rsid w:val="0000786F"/>
    <w:rsid w:val="00007D26"/>
    <w:rsid w:val="00007F77"/>
    <w:rsid w:val="00010281"/>
    <w:rsid w:val="000102D5"/>
    <w:rsid w:val="000102E1"/>
    <w:rsid w:val="000103A9"/>
    <w:rsid w:val="000103D4"/>
    <w:rsid w:val="000106D0"/>
    <w:rsid w:val="000107BC"/>
    <w:rsid w:val="000107D6"/>
    <w:rsid w:val="000108CF"/>
    <w:rsid w:val="000109DB"/>
    <w:rsid w:val="00010AAF"/>
    <w:rsid w:val="00011102"/>
    <w:rsid w:val="0001132C"/>
    <w:rsid w:val="000113A3"/>
    <w:rsid w:val="00011549"/>
    <w:rsid w:val="0001164B"/>
    <w:rsid w:val="0001167C"/>
    <w:rsid w:val="00011889"/>
    <w:rsid w:val="00011A71"/>
    <w:rsid w:val="00011AD7"/>
    <w:rsid w:val="00011BCC"/>
    <w:rsid w:val="00011E90"/>
    <w:rsid w:val="0001218F"/>
    <w:rsid w:val="0001242D"/>
    <w:rsid w:val="00012453"/>
    <w:rsid w:val="0001254E"/>
    <w:rsid w:val="00012720"/>
    <w:rsid w:val="00012868"/>
    <w:rsid w:val="00012B75"/>
    <w:rsid w:val="00012E45"/>
    <w:rsid w:val="00012F7A"/>
    <w:rsid w:val="00012F81"/>
    <w:rsid w:val="000132D1"/>
    <w:rsid w:val="00013390"/>
    <w:rsid w:val="000136DC"/>
    <w:rsid w:val="000136E6"/>
    <w:rsid w:val="000139DF"/>
    <w:rsid w:val="00013A7D"/>
    <w:rsid w:val="00013BA8"/>
    <w:rsid w:val="00013E3D"/>
    <w:rsid w:val="00013F44"/>
    <w:rsid w:val="00014239"/>
    <w:rsid w:val="00014505"/>
    <w:rsid w:val="00014714"/>
    <w:rsid w:val="00014830"/>
    <w:rsid w:val="00014938"/>
    <w:rsid w:val="00014BC0"/>
    <w:rsid w:val="00014F48"/>
    <w:rsid w:val="00014F9F"/>
    <w:rsid w:val="000153E1"/>
    <w:rsid w:val="00015B75"/>
    <w:rsid w:val="00015D41"/>
    <w:rsid w:val="00015D8B"/>
    <w:rsid w:val="000163A6"/>
    <w:rsid w:val="00016485"/>
    <w:rsid w:val="00016525"/>
    <w:rsid w:val="000165A0"/>
    <w:rsid w:val="00017284"/>
    <w:rsid w:val="00017AB3"/>
    <w:rsid w:val="00017D71"/>
    <w:rsid w:val="00017EAD"/>
    <w:rsid w:val="000201BB"/>
    <w:rsid w:val="000201E5"/>
    <w:rsid w:val="0002035D"/>
    <w:rsid w:val="000203DF"/>
    <w:rsid w:val="0002049B"/>
    <w:rsid w:val="0002054A"/>
    <w:rsid w:val="00020950"/>
    <w:rsid w:val="00020A8F"/>
    <w:rsid w:val="00020F5F"/>
    <w:rsid w:val="00021257"/>
    <w:rsid w:val="00021746"/>
    <w:rsid w:val="000217BF"/>
    <w:rsid w:val="000218B2"/>
    <w:rsid w:val="000219E6"/>
    <w:rsid w:val="00021FBE"/>
    <w:rsid w:val="00021FE9"/>
    <w:rsid w:val="0002207B"/>
    <w:rsid w:val="00022634"/>
    <w:rsid w:val="0002285F"/>
    <w:rsid w:val="00023279"/>
    <w:rsid w:val="00023333"/>
    <w:rsid w:val="000233CA"/>
    <w:rsid w:val="000235AB"/>
    <w:rsid w:val="00023728"/>
    <w:rsid w:val="0002378E"/>
    <w:rsid w:val="00023802"/>
    <w:rsid w:val="0002383B"/>
    <w:rsid w:val="00023841"/>
    <w:rsid w:val="00023915"/>
    <w:rsid w:val="00023C2C"/>
    <w:rsid w:val="00023DA3"/>
    <w:rsid w:val="00023FAE"/>
    <w:rsid w:val="00024098"/>
    <w:rsid w:val="00024546"/>
    <w:rsid w:val="00024604"/>
    <w:rsid w:val="0002469E"/>
    <w:rsid w:val="000250D4"/>
    <w:rsid w:val="000254DC"/>
    <w:rsid w:val="000254E9"/>
    <w:rsid w:val="00025A65"/>
    <w:rsid w:val="00025C0B"/>
    <w:rsid w:val="00025DB2"/>
    <w:rsid w:val="00025EEE"/>
    <w:rsid w:val="00025F71"/>
    <w:rsid w:val="000262E1"/>
    <w:rsid w:val="00026388"/>
    <w:rsid w:val="00026AF5"/>
    <w:rsid w:val="00026B7A"/>
    <w:rsid w:val="00026FF7"/>
    <w:rsid w:val="0002705F"/>
    <w:rsid w:val="0002712D"/>
    <w:rsid w:val="000272AB"/>
    <w:rsid w:val="000278AB"/>
    <w:rsid w:val="00027B31"/>
    <w:rsid w:val="00027D38"/>
    <w:rsid w:val="00027EF9"/>
    <w:rsid w:val="00027FC7"/>
    <w:rsid w:val="000300F5"/>
    <w:rsid w:val="00030246"/>
    <w:rsid w:val="000302CE"/>
    <w:rsid w:val="0003030D"/>
    <w:rsid w:val="000303DE"/>
    <w:rsid w:val="000304C8"/>
    <w:rsid w:val="000307CE"/>
    <w:rsid w:val="00030804"/>
    <w:rsid w:val="00030D5E"/>
    <w:rsid w:val="00030EF7"/>
    <w:rsid w:val="00030FA7"/>
    <w:rsid w:val="000311CC"/>
    <w:rsid w:val="00031486"/>
    <w:rsid w:val="000317EC"/>
    <w:rsid w:val="0003181E"/>
    <w:rsid w:val="000319A4"/>
    <w:rsid w:val="00031D8A"/>
    <w:rsid w:val="00031EC1"/>
    <w:rsid w:val="00032419"/>
    <w:rsid w:val="000329DD"/>
    <w:rsid w:val="00032B4A"/>
    <w:rsid w:val="00033882"/>
    <w:rsid w:val="0003398E"/>
    <w:rsid w:val="00033B5D"/>
    <w:rsid w:val="00034320"/>
    <w:rsid w:val="00034442"/>
    <w:rsid w:val="00034893"/>
    <w:rsid w:val="00035000"/>
    <w:rsid w:val="000352FC"/>
    <w:rsid w:val="000355FA"/>
    <w:rsid w:val="0003560B"/>
    <w:rsid w:val="00035EC7"/>
    <w:rsid w:val="000366C6"/>
    <w:rsid w:val="00036783"/>
    <w:rsid w:val="00036809"/>
    <w:rsid w:val="000368BF"/>
    <w:rsid w:val="00036A66"/>
    <w:rsid w:val="00036B5D"/>
    <w:rsid w:val="00036DD5"/>
    <w:rsid w:val="00036F70"/>
    <w:rsid w:val="00036FF1"/>
    <w:rsid w:val="000372CF"/>
    <w:rsid w:val="0003764D"/>
    <w:rsid w:val="00037ADD"/>
    <w:rsid w:val="00037F72"/>
    <w:rsid w:val="00037F94"/>
    <w:rsid w:val="000401EB"/>
    <w:rsid w:val="00040919"/>
    <w:rsid w:val="000409E3"/>
    <w:rsid w:val="00040CB0"/>
    <w:rsid w:val="00040DD0"/>
    <w:rsid w:val="00040F8A"/>
    <w:rsid w:val="00041282"/>
    <w:rsid w:val="0004173D"/>
    <w:rsid w:val="00041A72"/>
    <w:rsid w:val="00041B29"/>
    <w:rsid w:val="00041F6E"/>
    <w:rsid w:val="00042086"/>
    <w:rsid w:val="000426B0"/>
    <w:rsid w:val="00042A78"/>
    <w:rsid w:val="00042AC2"/>
    <w:rsid w:val="00042F93"/>
    <w:rsid w:val="000432E2"/>
    <w:rsid w:val="000435FA"/>
    <w:rsid w:val="00043685"/>
    <w:rsid w:val="00043954"/>
    <w:rsid w:val="00043A84"/>
    <w:rsid w:val="00043D4C"/>
    <w:rsid w:val="000442DE"/>
    <w:rsid w:val="0004431D"/>
    <w:rsid w:val="000448A6"/>
    <w:rsid w:val="00044E64"/>
    <w:rsid w:val="000450B2"/>
    <w:rsid w:val="0004568E"/>
    <w:rsid w:val="00045754"/>
    <w:rsid w:val="0004593D"/>
    <w:rsid w:val="00045FC0"/>
    <w:rsid w:val="0004628E"/>
    <w:rsid w:val="0004667E"/>
    <w:rsid w:val="00046D04"/>
    <w:rsid w:val="00046DC0"/>
    <w:rsid w:val="00046E12"/>
    <w:rsid w:val="00047477"/>
    <w:rsid w:val="00047B1E"/>
    <w:rsid w:val="00047B4D"/>
    <w:rsid w:val="00047BDC"/>
    <w:rsid w:val="00047C95"/>
    <w:rsid w:val="0005025A"/>
    <w:rsid w:val="00050270"/>
    <w:rsid w:val="000503A0"/>
    <w:rsid w:val="000507D3"/>
    <w:rsid w:val="00050959"/>
    <w:rsid w:val="00050A4D"/>
    <w:rsid w:val="00050AAB"/>
    <w:rsid w:val="00051655"/>
    <w:rsid w:val="000516E4"/>
    <w:rsid w:val="000517EC"/>
    <w:rsid w:val="00052022"/>
    <w:rsid w:val="0005224D"/>
    <w:rsid w:val="000523E6"/>
    <w:rsid w:val="000527C4"/>
    <w:rsid w:val="0005286C"/>
    <w:rsid w:val="00052BD0"/>
    <w:rsid w:val="00052EA3"/>
    <w:rsid w:val="000533DA"/>
    <w:rsid w:val="000533E2"/>
    <w:rsid w:val="00053865"/>
    <w:rsid w:val="00053E99"/>
    <w:rsid w:val="00054026"/>
    <w:rsid w:val="000541B0"/>
    <w:rsid w:val="000541EB"/>
    <w:rsid w:val="0005486B"/>
    <w:rsid w:val="00055335"/>
    <w:rsid w:val="000555DE"/>
    <w:rsid w:val="00055872"/>
    <w:rsid w:val="00055916"/>
    <w:rsid w:val="00055967"/>
    <w:rsid w:val="00055AAD"/>
    <w:rsid w:val="00056093"/>
    <w:rsid w:val="0005635E"/>
    <w:rsid w:val="00056362"/>
    <w:rsid w:val="000564A7"/>
    <w:rsid w:val="00056BB0"/>
    <w:rsid w:val="00056DA9"/>
    <w:rsid w:val="00056DC6"/>
    <w:rsid w:val="00056DE4"/>
    <w:rsid w:val="00056EDB"/>
    <w:rsid w:val="00056F39"/>
    <w:rsid w:val="00056FFB"/>
    <w:rsid w:val="000576FD"/>
    <w:rsid w:val="0005780F"/>
    <w:rsid w:val="00057938"/>
    <w:rsid w:val="00057AAE"/>
    <w:rsid w:val="00057B3F"/>
    <w:rsid w:val="00057E9B"/>
    <w:rsid w:val="000600DB"/>
    <w:rsid w:val="000603C6"/>
    <w:rsid w:val="000603C9"/>
    <w:rsid w:val="0006047F"/>
    <w:rsid w:val="000604DB"/>
    <w:rsid w:val="00060954"/>
    <w:rsid w:val="000609D9"/>
    <w:rsid w:val="00060C96"/>
    <w:rsid w:val="00060D51"/>
    <w:rsid w:val="00060D53"/>
    <w:rsid w:val="00061436"/>
    <w:rsid w:val="000614B5"/>
    <w:rsid w:val="000615A1"/>
    <w:rsid w:val="000616C1"/>
    <w:rsid w:val="000618BA"/>
    <w:rsid w:val="00061A34"/>
    <w:rsid w:val="00061C19"/>
    <w:rsid w:val="00061FBB"/>
    <w:rsid w:val="00061FC8"/>
    <w:rsid w:val="0006202C"/>
    <w:rsid w:val="0006202E"/>
    <w:rsid w:val="0006208E"/>
    <w:rsid w:val="0006213D"/>
    <w:rsid w:val="000622EE"/>
    <w:rsid w:val="000624C4"/>
    <w:rsid w:val="00062580"/>
    <w:rsid w:val="00062B7C"/>
    <w:rsid w:val="00062C1A"/>
    <w:rsid w:val="0006338A"/>
    <w:rsid w:val="00063712"/>
    <w:rsid w:val="000639EC"/>
    <w:rsid w:val="00063ABE"/>
    <w:rsid w:val="00063B11"/>
    <w:rsid w:val="00063B24"/>
    <w:rsid w:val="000645D8"/>
    <w:rsid w:val="00064777"/>
    <w:rsid w:val="00064910"/>
    <w:rsid w:val="00064B8D"/>
    <w:rsid w:val="00064D04"/>
    <w:rsid w:val="00065558"/>
    <w:rsid w:val="00065680"/>
    <w:rsid w:val="0006588E"/>
    <w:rsid w:val="0006595F"/>
    <w:rsid w:val="000659DF"/>
    <w:rsid w:val="000665B0"/>
    <w:rsid w:val="00066743"/>
    <w:rsid w:val="0006790F"/>
    <w:rsid w:val="00067B69"/>
    <w:rsid w:val="00067D6C"/>
    <w:rsid w:val="00067DBF"/>
    <w:rsid w:val="00070172"/>
    <w:rsid w:val="0007052F"/>
    <w:rsid w:val="0007066E"/>
    <w:rsid w:val="000708BB"/>
    <w:rsid w:val="00070D22"/>
    <w:rsid w:val="00070D2F"/>
    <w:rsid w:val="00070E4D"/>
    <w:rsid w:val="0007106E"/>
    <w:rsid w:val="000712C3"/>
    <w:rsid w:val="000713B8"/>
    <w:rsid w:val="000715CE"/>
    <w:rsid w:val="00071C71"/>
    <w:rsid w:val="00071FE4"/>
    <w:rsid w:val="00072387"/>
    <w:rsid w:val="000725AF"/>
    <w:rsid w:val="00072697"/>
    <w:rsid w:val="000726E2"/>
    <w:rsid w:val="0007285E"/>
    <w:rsid w:val="000729E0"/>
    <w:rsid w:val="000729F4"/>
    <w:rsid w:val="00072A1C"/>
    <w:rsid w:val="000734B5"/>
    <w:rsid w:val="00073793"/>
    <w:rsid w:val="00073E57"/>
    <w:rsid w:val="00074342"/>
    <w:rsid w:val="000747EF"/>
    <w:rsid w:val="0007495B"/>
    <w:rsid w:val="000749AB"/>
    <w:rsid w:val="000749E2"/>
    <w:rsid w:val="00074DF0"/>
    <w:rsid w:val="00075152"/>
    <w:rsid w:val="00075307"/>
    <w:rsid w:val="0007548C"/>
    <w:rsid w:val="00075863"/>
    <w:rsid w:val="000759A9"/>
    <w:rsid w:val="00075A21"/>
    <w:rsid w:val="00075B7D"/>
    <w:rsid w:val="00075D1A"/>
    <w:rsid w:val="00075E4E"/>
    <w:rsid w:val="0007611E"/>
    <w:rsid w:val="00076157"/>
    <w:rsid w:val="000764B8"/>
    <w:rsid w:val="000768CC"/>
    <w:rsid w:val="00076B1C"/>
    <w:rsid w:val="00076D70"/>
    <w:rsid w:val="0007781E"/>
    <w:rsid w:val="00077D63"/>
    <w:rsid w:val="00077F14"/>
    <w:rsid w:val="0008053D"/>
    <w:rsid w:val="00080889"/>
    <w:rsid w:val="00080F9A"/>
    <w:rsid w:val="0008101F"/>
    <w:rsid w:val="00081175"/>
    <w:rsid w:val="000811F3"/>
    <w:rsid w:val="00081824"/>
    <w:rsid w:val="000819FA"/>
    <w:rsid w:val="00081AF9"/>
    <w:rsid w:val="00081E28"/>
    <w:rsid w:val="00081E66"/>
    <w:rsid w:val="00082178"/>
    <w:rsid w:val="000821DB"/>
    <w:rsid w:val="00082300"/>
    <w:rsid w:val="0008246C"/>
    <w:rsid w:val="000825B0"/>
    <w:rsid w:val="00082A51"/>
    <w:rsid w:val="00082AE8"/>
    <w:rsid w:val="00082E1C"/>
    <w:rsid w:val="00082E37"/>
    <w:rsid w:val="00083103"/>
    <w:rsid w:val="000834A2"/>
    <w:rsid w:val="000836A9"/>
    <w:rsid w:val="00083E81"/>
    <w:rsid w:val="00083EE4"/>
    <w:rsid w:val="00083F95"/>
    <w:rsid w:val="00084102"/>
    <w:rsid w:val="00084125"/>
    <w:rsid w:val="00084205"/>
    <w:rsid w:val="0008451C"/>
    <w:rsid w:val="000845B2"/>
    <w:rsid w:val="00084779"/>
    <w:rsid w:val="000848A8"/>
    <w:rsid w:val="00084AFB"/>
    <w:rsid w:val="00084C9D"/>
    <w:rsid w:val="00084D50"/>
    <w:rsid w:val="00084E4B"/>
    <w:rsid w:val="00084F42"/>
    <w:rsid w:val="000850AE"/>
    <w:rsid w:val="0008521E"/>
    <w:rsid w:val="0008532E"/>
    <w:rsid w:val="0008598F"/>
    <w:rsid w:val="00085A78"/>
    <w:rsid w:val="00085BD5"/>
    <w:rsid w:val="00085C25"/>
    <w:rsid w:val="00085D54"/>
    <w:rsid w:val="00085E98"/>
    <w:rsid w:val="00085F55"/>
    <w:rsid w:val="00086013"/>
    <w:rsid w:val="0008614D"/>
    <w:rsid w:val="00086508"/>
    <w:rsid w:val="000869CE"/>
    <w:rsid w:val="00086AF5"/>
    <w:rsid w:val="00086B00"/>
    <w:rsid w:val="00086C86"/>
    <w:rsid w:val="00087711"/>
    <w:rsid w:val="00087738"/>
    <w:rsid w:val="000877E9"/>
    <w:rsid w:val="00087CB7"/>
    <w:rsid w:val="00087D10"/>
    <w:rsid w:val="000907C1"/>
    <w:rsid w:val="0009096A"/>
    <w:rsid w:val="000909CD"/>
    <w:rsid w:val="00090A20"/>
    <w:rsid w:val="000910BF"/>
    <w:rsid w:val="00091396"/>
    <w:rsid w:val="0009169B"/>
    <w:rsid w:val="0009199A"/>
    <w:rsid w:val="00091A2C"/>
    <w:rsid w:val="00091A5D"/>
    <w:rsid w:val="00091C7F"/>
    <w:rsid w:val="00091E02"/>
    <w:rsid w:val="00091E63"/>
    <w:rsid w:val="00091E75"/>
    <w:rsid w:val="00091FF2"/>
    <w:rsid w:val="00092102"/>
    <w:rsid w:val="00092129"/>
    <w:rsid w:val="0009226E"/>
    <w:rsid w:val="000923E6"/>
    <w:rsid w:val="0009252A"/>
    <w:rsid w:val="00092820"/>
    <w:rsid w:val="00092B3B"/>
    <w:rsid w:val="00092F9E"/>
    <w:rsid w:val="0009329C"/>
    <w:rsid w:val="00093793"/>
    <w:rsid w:val="00093A91"/>
    <w:rsid w:val="00093F1D"/>
    <w:rsid w:val="00094142"/>
    <w:rsid w:val="000943C9"/>
    <w:rsid w:val="0009484B"/>
    <w:rsid w:val="00094B98"/>
    <w:rsid w:val="00094CD2"/>
    <w:rsid w:val="00094EA0"/>
    <w:rsid w:val="0009518C"/>
    <w:rsid w:val="00095462"/>
    <w:rsid w:val="00095BEB"/>
    <w:rsid w:val="00095D67"/>
    <w:rsid w:val="0009604E"/>
    <w:rsid w:val="00096100"/>
    <w:rsid w:val="000962A0"/>
    <w:rsid w:val="0009640B"/>
    <w:rsid w:val="000964F4"/>
    <w:rsid w:val="00096500"/>
    <w:rsid w:val="00096624"/>
    <w:rsid w:val="000967D7"/>
    <w:rsid w:val="00096813"/>
    <w:rsid w:val="00096844"/>
    <w:rsid w:val="00096CA9"/>
    <w:rsid w:val="00097198"/>
    <w:rsid w:val="000971BC"/>
    <w:rsid w:val="00097573"/>
    <w:rsid w:val="00097598"/>
    <w:rsid w:val="0009771F"/>
    <w:rsid w:val="00097FA1"/>
    <w:rsid w:val="000A005A"/>
    <w:rsid w:val="000A00AF"/>
    <w:rsid w:val="000A014D"/>
    <w:rsid w:val="000A0175"/>
    <w:rsid w:val="000A04AF"/>
    <w:rsid w:val="000A06ED"/>
    <w:rsid w:val="000A0FA5"/>
    <w:rsid w:val="000A10C7"/>
    <w:rsid w:val="000A1AB7"/>
    <w:rsid w:val="000A21BC"/>
    <w:rsid w:val="000A23B7"/>
    <w:rsid w:val="000A2731"/>
    <w:rsid w:val="000A283B"/>
    <w:rsid w:val="000A31D5"/>
    <w:rsid w:val="000A3259"/>
    <w:rsid w:val="000A3599"/>
    <w:rsid w:val="000A3853"/>
    <w:rsid w:val="000A39D9"/>
    <w:rsid w:val="000A404F"/>
    <w:rsid w:val="000A4296"/>
    <w:rsid w:val="000A438E"/>
    <w:rsid w:val="000A464C"/>
    <w:rsid w:val="000A46FA"/>
    <w:rsid w:val="000A4BEE"/>
    <w:rsid w:val="000A5022"/>
    <w:rsid w:val="000A525B"/>
    <w:rsid w:val="000A54E8"/>
    <w:rsid w:val="000A5C14"/>
    <w:rsid w:val="000A5FA4"/>
    <w:rsid w:val="000A60B9"/>
    <w:rsid w:val="000A62FB"/>
    <w:rsid w:val="000A65EE"/>
    <w:rsid w:val="000A6619"/>
    <w:rsid w:val="000A6768"/>
    <w:rsid w:val="000A682D"/>
    <w:rsid w:val="000A6A0D"/>
    <w:rsid w:val="000A6D23"/>
    <w:rsid w:val="000A6EB8"/>
    <w:rsid w:val="000A7D58"/>
    <w:rsid w:val="000A7DE2"/>
    <w:rsid w:val="000B0029"/>
    <w:rsid w:val="000B051F"/>
    <w:rsid w:val="000B0BE6"/>
    <w:rsid w:val="000B111B"/>
    <w:rsid w:val="000B1532"/>
    <w:rsid w:val="000B1623"/>
    <w:rsid w:val="000B1940"/>
    <w:rsid w:val="000B1953"/>
    <w:rsid w:val="000B1E80"/>
    <w:rsid w:val="000B1EC6"/>
    <w:rsid w:val="000B22BA"/>
    <w:rsid w:val="000B267C"/>
    <w:rsid w:val="000B268C"/>
    <w:rsid w:val="000B285A"/>
    <w:rsid w:val="000B2871"/>
    <w:rsid w:val="000B2B57"/>
    <w:rsid w:val="000B2BA1"/>
    <w:rsid w:val="000B3287"/>
    <w:rsid w:val="000B33A9"/>
    <w:rsid w:val="000B33E7"/>
    <w:rsid w:val="000B35F8"/>
    <w:rsid w:val="000B3E46"/>
    <w:rsid w:val="000B3FC0"/>
    <w:rsid w:val="000B3FD1"/>
    <w:rsid w:val="000B401D"/>
    <w:rsid w:val="000B430F"/>
    <w:rsid w:val="000B4345"/>
    <w:rsid w:val="000B456C"/>
    <w:rsid w:val="000B4D78"/>
    <w:rsid w:val="000B57F4"/>
    <w:rsid w:val="000B582C"/>
    <w:rsid w:val="000B5948"/>
    <w:rsid w:val="000B5E75"/>
    <w:rsid w:val="000B60E2"/>
    <w:rsid w:val="000B61E2"/>
    <w:rsid w:val="000B63C5"/>
    <w:rsid w:val="000B64BC"/>
    <w:rsid w:val="000B65BB"/>
    <w:rsid w:val="000B6A5F"/>
    <w:rsid w:val="000B6C3B"/>
    <w:rsid w:val="000B6F8A"/>
    <w:rsid w:val="000B7010"/>
    <w:rsid w:val="000B7324"/>
    <w:rsid w:val="000B7891"/>
    <w:rsid w:val="000B79EF"/>
    <w:rsid w:val="000B7D8F"/>
    <w:rsid w:val="000C0154"/>
    <w:rsid w:val="000C02D2"/>
    <w:rsid w:val="000C05EF"/>
    <w:rsid w:val="000C0B07"/>
    <w:rsid w:val="000C10F9"/>
    <w:rsid w:val="000C1515"/>
    <w:rsid w:val="000C1604"/>
    <w:rsid w:val="000C18EE"/>
    <w:rsid w:val="000C19C9"/>
    <w:rsid w:val="000C1A0E"/>
    <w:rsid w:val="000C1D78"/>
    <w:rsid w:val="000C228A"/>
    <w:rsid w:val="000C22E0"/>
    <w:rsid w:val="000C22F8"/>
    <w:rsid w:val="000C26C6"/>
    <w:rsid w:val="000C2B05"/>
    <w:rsid w:val="000C2CEF"/>
    <w:rsid w:val="000C2F6F"/>
    <w:rsid w:val="000C2F87"/>
    <w:rsid w:val="000C2F8C"/>
    <w:rsid w:val="000C30F0"/>
    <w:rsid w:val="000C3241"/>
    <w:rsid w:val="000C396A"/>
    <w:rsid w:val="000C39BE"/>
    <w:rsid w:val="000C3D7F"/>
    <w:rsid w:val="000C45E7"/>
    <w:rsid w:val="000C4627"/>
    <w:rsid w:val="000C4A49"/>
    <w:rsid w:val="000C4C7A"/>
    <w:rsid w:val="000C5399"/>
    <w:rsid w:val="000C546C"/>
    <w:rsid w:val="000C5664"/>
    <w:rsid w:val="000C576D"/>
    <w:rsid w:val="000C577A"/>
    <w:rsid w:val="000C5782"/>
    <w:rsid w:val="000C5E23"/>
    <w:rsid w:val="000C60DB"/>
    <w:rsid w:val="000C60F0"/>
    <w:rsid w:val="000C6411"/>
    <w:rsid w:val="000C65C1"/>
    <w:rsid w:val="000C686F"/>
    <w:rsid w:val="000C69C4"/>
    <w:rsid w:val="000C6A40"/>
    <w:rsid w:val="000C6B63"/>
    <w:rsid w:val="000C6C7F"/>
    <w:rsid w:val="000C6D1B"/>
    <w:rsid w:val="000C6DEF"/>
    <w:rsid w:val="000C74E2"/>
    <w:rsid w:val="000C787E"/>
    <w:rsid w:val="000C7BF9"/>
    <w:rsid w:val="000C7C22"/>
    <w:rsid w:val="000C7CCB"/>
    <w:rsid w:val="000D01BA"/>
    <w:rsid w:val="000D01C4"/>
    <w:rsid w:val="000D0733"/>
    <w:rsid w:val="000D081D"/>
    <w:rsid w:val="000D0D13"/>
    <w:rsid w:val="000D0F3C"/>
    <w:rsid w:val="000D0FBB"/>
    <w:rsid w:val="000D131C"/>
    <w:rsid w:val="000D1439"/>
    <w:rsid w:val="000D144F"/>
    <w:rsid w:val="000D14D5"/>
    <w:rsid w:val="000D17AC"/>
    <w:rsid w:val="000D287E"/>
    <w:rsid w:val="000D2A72"/>
    <w:rsid w:val="000D2FAC"/>
    <w:rsid w:val="000D2FE1"/>
    <w:rsid w:val="000D3142"/>
    <w:rsid w:val="000D3191"/>
    <w:rsid w:val="000D33F1"/>
    <w:rsid w:val="000D342A"/>
    <w:rsid w:val="000D344D"/>
    <w:rsid w:val="000D37B8"/>
    <w:rsid w:val="000D38FA"/>
    <w:rsid w:val="000D39A5"/>
    <w:rsid w:val="000D39AF"/>
    <w:rsid w:val="000D3C25"/>
    <w:rsid w:val="000D3E4D"/>
    <w:rsid w:val="000D4036"/>
    <w:rsid w:val="000D4265"/>
    <w:rsid w:val="000D4359"/>
    <w:rsid w:val="000D48A3"/>
    <w:rsid w:val="000D4AFA"/>
    <w:rsid w:val="000D4DF4"/>
    <w:rsid w:val="000D4E23"/>
    <w:rsid w:val="000D533A"/>
    <w:rsid w:val="000D541B"/>
    <w:rsid w:val="000D5441"/>
    <w:rsid w:val="000D56A8"/>
    <w:rsid w:val="000D572A"/>
    <w:rsid w:val="000D5AE6"/>
    <w:rsid w:val="000D5C2D"/>
    <w:rsid w:val="000D5D80"/>
    <w:rsid w:val="000D5DF6"/>
    <w:rsid w:val="000D6427"/>
    <w:rsid w:val="000D67F5"/>
    <w:rsid w:val="000D68B7"/>
    <w:rsid w:val="000D69FA"/>
    <w:rsid w:val="000D6A96"/>
    <w:rsid w:val="000D6BDD"/>
    <w:rsid w:val="000D6C77"/>
    <w:rsid w:val="000D729C"/>
    <w:rsid w:val="000D7723"/>
    <w:rsid w:val="000D787E"/>
    <w:rsid w:val="000D7D00"/>
    <w:rsid w:val="000D7EB3"/>
    <w:rsid w:val="000E0357"/>
    <w:rsid w:val="000E0A99"/>
    <w:rsid w:val="000E0FE1"/>
    <w:rsid w:val="000E15C6"/>
    <w:rsid w:val="000E16C0"/>
    <w:rsid w:val="000E1796"/>
    <w:rsid w:val="000E1914"/>
    <w:rsid w:val="000E1CA6"/>
    <w:rsid w:val="000E1E48"/>
    <w:rsid w:val="000E1F72"/>
    <w:rsid w:val="000E1FE8"/>
    <w:rsid w:val="000E244D"/>
    <w:rsid w:val="000E26A3"/>
    <w:rsid w:val="000E29D5"/>
    <w:rsid w:val="000E2CFD"/>
    <w:rsid w:val="000E2D88"/>
    <w:rsid w:val="000E2E7C"/>
    <w:rsid w:val="000E2EF8"/>
    <w:rsid w:val="000E2F0F"/>
    <w:rsid w:val="000E3013"/>
    <w:rsid w:val="000E3061"/>
    <w:rsid w:val="000E317A"/>
    <w:rsid w:val="000E3503"/>
    <w:rsid w:val="000E3B93"/>
    <w:rsid w:val="000E3BA4"/>
    <w:rsid w:val="000E3F9B"/>
    <w:rsid w:val="000E4558"/>
    <w:rsid w:val="000E47B0"/>
    <w:rsid w:val="000E47BD"/>
    <w:rsid w:val="000E5162"/>
    <w:rsid w:val="000E5175"/>
    <w:rsid w:val="000E52A1"/>
    <w:rsid w:val="000E5386"/>
    <w:rsid w:val="000E54D2"/>
    <w:rsid w:val="000E56FE"/>
    <w:rsid w:val="000E57F4"/>
    <w:rsid w:val="000E5872"/>
    <w:rsid w:val="000E5B72"/>
    <w:rsid w:val="000E6166"/>
    <w:rsid w:val="000E633C"/>
    <w:rsid w:val="000E6352"/>
    <w:rsid w:val="000E66C7"/>
    <w:rsid w:val="000E680B"/>
    <w:rsid w:val="000E6B53"/>
    <w:rsid w:val="000E6D7D"/>
    <w:rsid w:val="000E6DBE"/>
    <w:rsid w:val="000E700E"/>
    <w:rsid w:val="000E76BA"/>
    <w:rsid w:val="000E76EA"/>
    <w:rsid w:val="000E791C"/>
    <w:rsid w:val="000E7927"/>
    <w:rsid w:val="000E79AE"/>
    <w:rsid w:val="000E7BBF"/>
    <w:rsid w:val="000E7BEE"/>
    <w:rsid w:val="000E7C20"/>
    <w:rsid w:val="000E7E1A"/>
    <w:rsid w:val="000F069C"/>
    <w:rsid w:val="000F0AC7"/>
    <w:rsid w:val="000F0AE0"/>
    <w:rsid w:val="000F0BFA"/>
    <w:rsid w:val="000F149F"/>
    <w:rsid w:val="000F1506"/>
    <w:rsid w:val="000F15FF"/>
    <w:rsid w:val="000F1846"/>
    <w:rsid w:val="000F1A7F"/>
    <w:rsid w:val="000F1C28"/>
    <w:rsid w:val="000F22D1"/>
    <w:rsid w:val="000F2619"/>
    <w:rsid w:val="000F2DBA"/>
    <w:rsid w:val="000F2F37"/>
    <w:rsid w:val="000F3133"/>
    <w:rsid w:val="000F36BB"/>
    <w:rsid w:val="000F3747"/>
    <w:rsid w:val="000F3758"/>
    <w:rsid w:val="000F388A"/>
    <w:rsid w:val="000F3894"/>
    <w:rsid w:val="000F3A7B"/>
    <w:rsid w:val="000F3D74"/>
    <w:rsid w:val="000F3F81"/>
    <w:rsid w:val="000F42AC"/>
    <w:rsid w:val="000F444A"/>
    <w:rsid w:val="000F4464"/>
    <w:rsid w:val="000F44DC"/>
    <w:rsid w:val="000F48CE"/>
    <w:rsid w:val="000F48F7"/>
    <w:rsid w:val="000F4A1B"/>
    <w:rsid w:val="000F4F87"/>
    <w:rsid w:val="000F4FE2"/>
    <w:rsid w:val="000F537F"/>
    <w:rsid w:val="000F5B01"/>
    <w:rsid w:val="000F5C75"/>
    <w:rsid w:val="000F621A"/>
    <w:rsid w:val="000F6AA9"/>
    <w:rsid w:val="000F71CF"/>
    <w:rsid w:val="000F7315"/>
    <w:rsid w:val="000F743A"/>
    <w:rsid w:val="000F7A69"/>
    <w:rsid w:val="000F7B64"/>
    <w:rsid w:val="000F7BD1"/>
    <w:rsid w:val="000F7E43"/>
    <w:rsid w:val="00100103"/>
    <w:rsid w:val="001002DD"/>
    <w:rsid w:val="001002E8"/>
    <w:rsid w:val="001003A4"/>
    <w:rsid w:val="00100468"/>
    <w:rsid w:val="0010062B"/>
    <w:rsid w:val="00100825"/>
    <w:rsid w:val="00100A19"/>
    <w:rsid w:val="00100CB6"/>
    <w:rsid w:val="00100EF0"/>
    <w:rsid w:val="0010116A"/>
    <w:rsid w:val="00101179"/>
    <w:rsid w:val="0010120E"/>
    <w:rsid w:val="001013FF"/>
    <w:rsid w:val="001015AD"/>
    <w:rsid w:val="00101810"/>
    <w:rsid w:val="00101DC6"/>
    <w:rsid w:val="00101EAE"/>
    <w:rsid w:val="001025F2"/>
    <w:rsid w:val="00102D5E"/>
    <w:rsid w:val="00103180"/>
    <w:rsid w:val="001031AD"/>
    <w:rsid w:val="00103210"/>
    <w:rsid w:val="001032DF"/>
    <w:rsid w:val="001032F5"/>
    <w:rsid w:val="001037BE"/>
    <w:rsid w:val="00103A24"/>
    <w:rsid w:val="00103A82"/>
    <w:rsid w:val="00103B03"/>
    <w:rsid w:val="00103DD1"/>
    <w:rsid w:val="00103F24"/>
    <w:rsid w:val="00104736"/>
    <w:rsid w:val="00104FE4"/>
    <w:rsid w:val="001051AE"/>
    <w:rsid w:val="0010544B"/>
    <w:rsid w:val="001054C3"/>
    <w:rsid w:val="0010578B"/>
    <w:rsid w:val="001059B2"/>
    <w:rsid w:val="00105A46"/>
    <w:rsid w:val="00105BB5"/>
    <w:rsid w:val="00105C6A"/>
    <w:rsid w:val="00105D57"/>
    <w:rsid w:val="001060DD"/>
    <w:rsid w:val="001062D8"/>
    <w:rsid w:val="00106474"/>
    <w:rsid w:val="001067BC"/>
    <w:rsid w:val="001067FE"/>
    <w:rsid w:val="00106CF0"/>
    <w:rsid w:val="00107236"/>
    <w:rsid w:val="001077E4"/>
    <w:rsid w:val="00107827"/>
    <w:rsid w:val="00107A5C"/>
    <w:rsid w:val="00107B1A"/>
    <w:rsid w:val="00107BA5"/>
    <w:rsid w:val="00107FA7"/>
    <w:rsid w:val="00110095"/>
    <w:rsid w:val="00110157"/>
    <w:rsid w:val="0011017F"/>
    <w:rsid w:val="00110356"/>
    <w:rsid w:val="001103B4"/>
    <w:rsid w:val="001103F7"/>
    <w:rsid w:val="00110491"/>
    <w:rsid w:val="001106FA"/>
    <w:rsid w:val="00110824"/>
    <w:rsid w:val="00110871"/>
    <w:rsid w:val="001108A7"/>
    <w:rsid w:val="00110C11"/>
    <w:rsid w:val="00110CB7"/>
    <w:rsid w:val="00110DA5"/>
    <w:rsid w:val="00110DF3"/>
    <w:rsid w:val="00110FAC"/>
    <w:rsid w:val="001110B3"/>
    <w:rsid w:val="00111347"/>
    <w:rsid w:val="001114B5"/>
    <w:rsid w:val="001117A0"/>
    <w:rsid w:val="001117AB"/>
    <w:rsid w:val="00111C01"/>
    <w:rsid w:val="00111C7E"/>
    <w:rsid w:val="00112203"/>
    <w:rsid w:val="0011279D"/>
    <w:rsid w:val="001127CE"/>
    <w:rsid w:val="00112833"/>
    <w:rsid w:val="001129F5"/>
    <w:rsid w:val="00112A97"/>
    <w:rsid w:val="001130C9"/>
    <w:rsid w:val="00113875"/>
    <w:rsid w:val="00113B91"/>
    <w:rsid w:val="00113E92"/>
    <w:rsid w:val="00113F13"/>
    <w:rsid w:val="00114012"/>
    <w:rsid w:val="00114246"/>
    <w:rsid w:val="001144B7"/>
    <w:rsid w:val="00114A83"/>
    <w:rsid w:val="00114AA9"/>
    <w:rsid w:val="00114CE3"/>
    <w:rsid w:val="00114DAC"/>
    <w:rsid w:val="00114DD5"/>
    <w:rsid w:val="00114EC1"/>
    <w:rsid w:val="00114FF2"/>
    <w:rsid w:val="00115066"/>
    <w:rsid w:val="00115144"/>
    <w:rsid w:val="0011528A"/>
    <w:rsid w:val="0011551C"/>
    <w:rsid w:val="00115715"/>
    <w:rsid w:val="0011585D"/>
    <w:rsid w:val="00115CDE"/>
    <w:rsid w:val="00116052"/>
    <w:rsid w:val="0011634D"/>
    <w:rsid w:val="00116820"/>
    <w:rsid w:val="001168BB"/>
    <w:rsid w:val="00116C94"/>
    <w:rsid w:val="001170B9"/>
    <w:rsid w:val="00117334"/>
    <w:rsid w:val="00117750"/>
    <w:rsid w:val="00117768"/>
    <w:rsid w:val="00117F67"/>
    <w:rsid w:val="00117FD1"/>
    <w:rsid w:val="001201ED"/>
    <w:rsid w:val="001202FD"/>
    <w:rsid w:val="00120491"/>
    <w:rsid w:val="001205E6"/>
    <w:rsid w:val="00120A46"/>
    <w:rsid w:val="00120BD9"/>
    <w:rsid w:val="00120C1A"/>
    <w:rsid w:val="00120C72"/>
    <w:rsid w:val="00120EBC"/>
    <w:rsid w:val="00121362"/>
    <w:rsid w:val="00121642"/>
    <w:rsid w:val="001216A9"/>
    <w:rsid w:val="00121899"/>
    <w:rsid w:val="00121CA1"/>
    <w:rsid w:val="00121E22"/>
    <w:rsid w:val="00121E92"/>
    <w:rsid w:val="00122129"/>
    <w:rsid w:val="00122219"/>
    <w:rsid w:val="001223F6"/>
    <w:rsid w:val="00122494"/>
    <w:rsid w:val="0012254E"/>
    <w:rsid w:val="001226E7"/>
    <w:rsid w:val="0012287F"/>
    <w:rsid w:val="001229B6"/>
    <w:rsid w:val="00122A0E"/>
    <w:rsid w:val="00122C16"/>
    <w:rsid w:val="00123218"/>
    <w:rsid w:val="00123319"/>
    <w:rsid w:val="00123526"/>
    <w:rsid w:val="00123603"/>
    <w:rsid w:val="00123671"/>
    <w:rsid w:val="00123E1E"/>
    <w:rsid w:val="00123E8E"/>
    <w:rsid w:val="001240B1"/>
    <w:rsid w:val="00124106"/>
    <w:rsid w:val="00124326"/>
    <w:rsid w:val="00124C95"/>
    <w:rsid w:val="00124D46"/>
    <w:rsid w:val="00125176"/>
    <w:rsid w:val="001257EA"/>
    <w:rsid w:val="00125858"/>
    <w:rsid w:val="00125D25"/>
    <w:rsid w:val="00125E87"/>
    <w:rsid w:val="0012611B"/>
    <w:rsid w:val="001264B5"/>
    <w:rsid w:val="001264CE"/>
    <w:rsid w:val="001264E9"/>
    <w:rsid w:val="00126552"/>
    <w:rsid w:val="0012678D"/>
    <w:rsid w:val="0012691C"/>
    <w:rsid w:val="00126A94"/>
    <w:rsid w:val="00126AE5"/>
    <w:rsid w:val="00126C0C"/>
    <w:rsid w:val="001270A8"/>
    <w:rsid w:val="00127506"/>
    <w:rsid w:val="00127631"/>
    <w:rsid w:val="00127847"/>
    <w:rsid w:val="0012795E"/>
    <w:rsid w:val="001301ED"/>
    <w:rsid w:val="001302CA"/>
    <w:rsid w:val="00130352"/>
    <w:rsid w:val="00130438"/>
    <w:rsid w:val="001304A9"/>
    <w:rsid w:val="00130669"/>
    <w:rsid w:val="0013066C"/>
    <w:rsid w:val="0013071F"/>
    <w:rsid w:val="00130966"/>
    <w:rsid w:val="0013098A"/>
    <w:rsid w:val="001309D3"/>
    <w:rsid w:val="00130BE4"/>
    <w:rsid w:val="00130FEB"/>
    <w:rsid w:val="00131124"/>
    <w:rsid w:val="00131329"/>
    <w:rsid w:val="001314C5"/>
    <w:rsid w:val="0013176A"/>
    <w:rsid w:val="00131AC8"/>
    <w:rsid w:val="00131DE6"/>
    <w:rsid w:val="0013214F"/>
    <w:rsid w:val="001321D0"/>
    <w:rsid w:val="001324A7"/>
    <w:rsid w:val="00132647"/>
    <w:rsid w:val="00132CE3"/>
    <w:rsid w:val="00132EAD"/>
    <w:rsid w:val="00132FA6"/>
    <w:rsid w:val="0013315D"/>
    <w:rsid w:val="00133659"/>
    <w:rsid w:val="001336B7"/>
    <w:rsid w:val="00133B37"/>
    <w:rsid w:val="001340F0"/>
    <w:rsid w:val="0013468A"/>
    <w:rsid w:val="0013496F"/>
    <w:rsid w:val="00134C59"/>
    <w:rsid w:val="00134F91"/>
    <w:rsid w:val="00135122"/>
    <w:rsid w:val="001355B4"/>
    <w:rsid w:val="00135DA1"/>
    <w:rsid w:val="00135E09"/>
    <w:rsid w:val="00136181"/>
    <w:rsid w:val="0013642C"/>
    <w:rsid w:val="001364EC"/>
    <w:rsid w:val="0013657D"/>
    <w:rsid w:val="00136CA1"/>
    <w:rsid w:val="0013756A"/>
    <w:rsid w:val="00137AC7"/>
    <w:rsid w:val="00137AC9"/>
    <w:rsid w:val="00137D14"/>
    <w:rsid w:val="00140469"/>
    <w:rsid w:val="00140721"/>
    <w:rsid w:val="00140A30"/>
    <w:rsid w:val="00140C80"/>
    <w:rsid w:val="00140DB4"/>
    <w:rsid w:val="00140E4B"/>
    <w:rsid w:val="00141419"/>
    <w:rsid w:val="0014156F"/>
    <w:rsid w:val="0014160F"/>
    <w:rsid w:val="0014166A"/>
    <w:rsid w:val="001416E4"/>
    <w:rsid w:val="0014176D"/>
    <w:rsid w:val="00141783"/>
    <w:rsid w:val="001418EA"/>
    <w:rsid w:val="00141AD6"/>
    <w:rsid w:val="00141B37"/>
    <w:rsid w:val="00141B8A"/>
    <w:rsid w:val="00141D6C"/>
    <w:rsid w:val="00141E26"/>
    <w:rsid w:val="0014234E"/>
    <w:rsid w:val="001429BC"/>
    <w:rsid w:val="001429C2"/>
    <w:rsid w:val="00142CA0"/>
    <w:rsid w:val="00142F90"/>
    <w:rsid w:val="00143074"/>
    <w:rsid w:val="0014343D"/>
    <w:rsid w:val="001434CF"/>
    <w:rsid w:val="00143C55"/>
    <w:rsid w:val="00143D83"/>
    <w:rsid w:val="00143D9E"/>
    <w:rsid w:val="00143E96"/>
    <w:rsid w:val="001441C1"/>
    <w:rsid w:val="00144972"/>
    <w:rsid w:val="00144A8A"/>
    <w:rsid w:val="00144B32"/>
    <w:rsid w:val="00144C74"/>
    <w:rsid w:val="00144C90"/>
    <w:rsid w:val="00144D60"/>
    <w:rsid w:val="001450E0"/>
    <w:rsid w:val="0014523F"/>
    <w:rsid w:val="001453DD"/>
    <w:rsid w:val="00145A40"/>
    <w:rsid w:val="00145FC2"/>
    <w:rsid w:val="00146113"/>
    <w:rsid w:val="00146413"/>
    <w:rsid w:val="0014687A"/>
    <w:rsid w:val="001468C5"/>
    <w:rsid w:val="00146AC7"/>
    <w:rsid w:val="001471EE"/>
    <w:rsid w:val="00147842"/>
    <w:rsid w:val="00147985"/>
    <w:rsid w:val="00147F14"/>
    <w:rsid w:val="0015019A"/>
    <w:rsid w:val="001501B1"/>
    <w:rsid w:val="0015026A"/>
    <w:rsid w:val="001504E8"/>
    <w:rsid w:val="00150512"/>
    <w:rsid w:val="00150530"/>
    <w:rsid w:val="00150918"/>
    <w:rsid w:val="00150984"/>
    <w:rsid w:val="00150E9F"/>
    <w:rsid w:val="00150F9E"/>
    <w:rsid w:val="00151301"/>
    <w:rsid w:val="00151320"/>
    <w:rsid w:val="0015148B"/>
    <w:rsid w:val="001515BF"/>
    <w:rsid w:val="00151684"/>
    <w:rsid w:val="0015170B"/>
    <w:rsid w:val="001517AE"/>
    <w:rsid w:val="00151818"/>
    <w:rsid w:val="00151FCB"/>
    <w:rsid w:val="00152110"/>
    <w:rsid w:val="00152534"/>
    <w:rsid w:val="00152E9E"/>
    <w:rsid w:val="00153220"/>
    <w:rsid w:val="00153627"/>
    <w:rsid w:val="0015362C"/>
    <w:rsid w:val="0015394F"/>
    <w:rsid w:val="00153A1B"/>
    <w:rsid w:val="00153A97"/>
    <w:rsid w:val="00153ACF"/>
    <w:rsid w:val="00153C0E"/>
    <w:rsid w:val="00153D07"/>
    <w:rsid w:val="0015413A"/>
    <w:rsid w:val="0015442A"/>
    <w:rsid w:val="00154450"/>
    <w:rsid w:val="001546C9"/>
    <w:rsid w:val="001548A3"/>
    <w:rsid w:val="00154C4F"/>
    <w:rsid w:val="001551FF"/>
    <w:rsid w:val="00155296"/>
    <w:rsid w:val="0015563B"/>
    <w:rsid w:val="00155868"/>
    <w:rsid w:val="001559E5"/>
    <w:rsid w:val="00155B42"/>
    <w:rsid w:val="00155D43"/>
    <w:rsid w:val="00155E98"/>
    <w:rsid w:val="0015661F"/>
    <w:rsid w:val="00156775"/>
    <w:rsid w:val="00156785"/>
    <w:rsid w:val="00156C74"/>
    <w:rsid w:val="00157385"/>
    <w:rsid w:val="0015767D"/>
    <w:rsid w:val="00157ED0"/>
    <w:rsid w:val="0016001F"/>
    <w:rsid w:val="00160146"/>
    <w:rsid w:val="0016021B"/>
    <w:rsid w:val="00160264"/>
    <w:rsid w:val="00160322"/>
    <w:rsid w:val="00160354"/>
    <w:rsid w:val="00160738"/>
    <w:rsid w:val="00160C18"/>
    <w:rsid w:val="00160C8C"/>
    <w:rsid w:val="00161193"/>
    <w:rsid w:val="001612A5"/>
    <w:rsid w:val="001612D6"/>
    <w:rsid w:val="001612E9"/>
    <w:rsid w:val="00161305"/>
    <w:rsid w:val="0016175E"/>
    <w:rsid w:val="0016183C"/>
    <w:rsid w:val="0016190E"/>
    <w:rsid w:val="00161A8B"/>
    <w:rsid w:val="00161C62"/>
    <w:rsid w:val="00161EDC"/>
    <w:rsid w:val="0016238C"/>
    <w:rsid w:val="0016245D"/>
    <w:rsid w:val="001624D4"/>
    <w:rsid w:val="0016251D"/>
    <w:rsid w:val="00162578"/>
    <w:rsid w:val="0016265A"/>
    <w:rsid w:val="00162721"/>
    <w:rsid w:val="00162B33"/>
    <w:rsid w:val="00162DDC"/>
    <w:rsid w:val="00162E7A"/>
    <w:rsid w:val="00163030"/>
    <w:rsid w:val="001631A9"/>
    <w:rsid w:val="001635CC"/>
    <w:rsid w:val="00163856"/>
    <w:rsid w:val="00163964"/>
    <w:rsid w:val="001639D4"/>
    <w:rsid w:val="00163A80"/>
    <w:rsid w:val="00163AA7"/>
    <w:rsid w:val="00163D2D"/>
    <w:rsid w:val="00163F6E"/>
    <w:rsid w:val="00164205"/>
    <w:rsid w:val="00164344"/>
    <w:rsid w:val="00164B79"/>
    <w:rsid w:val="00164DE1"/>
    <w:rsid w:val="00164E30"/>
    <w:rsid w:val="00164EDE"/>
    <w:rsid w:val="00165201"/>
    <w:rsid w:val="001655D8"/>
    <w:rsid w:val="00165B0F"/>
    <w:rsid w:val="00165C3B"/>
    <w:rsid w:val="00166156"/>
    <w:rsid w:val="00166170"/>
    <w:rsid w:val="0016640E"/>
    <w:rsid w:val="00166549"/>
    <w:rsid w:val="0016662B"/>
    <w:rsid w:val="00166693"/>
    <w:rsid w:val="0016677A"/>
    <w:rsid w:val="00166941"/>
    <w:rsid w:val="00166A61"/>
    <w:rsid w:val="00166DB0"/>
    <w:rsid w:val="00166EF4"/>
    <w:rsid w:val="00167280"/>
    <w:rsid w:val="001678F6"/>
    <w:rsid w:val="00167ACE"/>
    <w:rsid w:val="00167BDF"/>
    <w:rsid w:val="00167F16"/>
    <w:rsid w:val="00167FF8"/>
    <w:rsid w:val="0017010E"/>
    <w:rsid w:val="0017026A"/>
    <w:rsid w:val="001707C6"/>
    <w:rsid w:val="00170BF9"/>
    <w:rsid w:val="00170CA2"/>
    <w:rsid w:val="00170CDE"/>
    <w:rsid w:val="00170D84"/>
    <w:rsid w:val="0017140F"/>
    <w:rsid w:val="001721EA"/>
    <w:rsid w:val="001723E4"/>
    <w:rsid w:val="0017282A"/>
    <w:rsid w:val="0017284D"/>
    <w:rsid w:val="00172916"/>
    <w:rsid w:val="00172AB7"/>
    <w:rsid w:val="00172B3E"/>
    <w:rsid w:val="00172E32"/>
    <w:rsid w:val="001732F6"/>
    <w:rsid w:val="00173641"/>
    <w:rsid w:val="001739AB"/>
    <w:rsid w:val="00173CDA"/>
    <w:rsid w:val="00173F33"/>
    <w:rsid w:val="00174836"/>
    <w:rsid w:val="00174B6C"/>
    <w:rsid w:val="00174DD7"/>
    <w:rsid w:val="001756A2"/>
    <w:rsid w:val="0017576D"/>
    <w:rsid w:val="00175A97"/>
    <w:rsid w:val="00176013"/>
    <w:rsid w:val="00176183"/>
    <w:rsid w:val="00176611"/>
    <w:rsid w:val="00176C62"/>
    <w:rsid w:val="00176D61"/>
    <w:rsid w:val="00176E55"/>
    <w:rsid w:val="00176ED8"/>
    <w:rsid w:val="001773F0"/>
    <w:rsid w:val="00177956"/>
    <w:rsid w:val="00177958"/>
    <w:rsid w:val="00177984"/>
    <w:rsid w:val="00177A37"/>
    <w:rsid w:val="00177C71"/>
    <w:rsid w:val="00177D4B"/>
    <w:rsid w:val="001802CD"/>
    <w:rsid w:val="00180742"/>
    <w:rsid w:val="00180E11"/>
    <w:rsid w:val="00181184"/>
    <w:rsid w:val="00181215"/>
    <w:rsid w:val="0018176F"/>
    <w:rsid w:val="001817B1"/>
    <w:rsid w:val="00181C8C"/>
    <w:rsid w:val="00181CB1"/>
    <w:rsid w:val="00181EA7"/>
    <w:rsid w:val="00181FF5"/>
    <w:rsid w:val="001822ED"/>
    <w:rsid w:val="00182744"/>
    <w:rsid w:val="001828AA"/>
    <w:rsid w:val="00182AE2"/>
    <w:rsid w:val="00182E3D"/>
    <w:rsid w:val="00183003"/>
    <w:rsid w:val="001831BF"/>
    <w:rsid w:val="001831C1"/>
    <w:rsid w:val="00183247"/>
    <w:rsid w:val="00183BC2"/>
    <w:rsid w:val="00183DCE"/>
    <w:rsid w:val="00183E6B"/>
    <w:rsid w:val="001844B1"/>
    <w:rsid w:val="0018450E"/>
    <w:rsid w:val="00184521"/>
    <w:rsid w:val="001845E7"/>
    <w:rsid w:val="00184771"/>
    <w:rsid w:val="001848BE"/>
    <w:rsid w:val="00184A2A"/>
    <w:rsid w:val="00184A42"/>
    <w:rsid w:val="00185289"/>
    <w:rsid w:val="001855F7"/>
    <w:rsid w:val="0018566D"/>
    <w:rsid w:val="00185766"/>
    <w:rsid w:val="00186745"/>
    <w:rsid w:val="00187228"/>
    <w:rsid w:val="001872D6"/>
    <w:rsid w:val="001874C5"/>
    <w:rsid w:val="00187F9E"/>
    <w:rsid w:val="00190983"/>
    <w:rsid w:val="00190C62"/>
    <w:rsid w:val="00190C8F"/>
    <w:rsid w:val="00190D59"/>
    <w:rsid w:val="0019104F"/>
    <w:rsid w:val="001913BF"/>
    <w:rsid w:val="00191431"/>
    <w:rsid w:val="00191913"/>
    <w:rsid w:val="00192025"/>
    <w:rsid w:val="001921EC"/>
    <w:rsid w:val="00192343"/>
    <w:rsid w:val="00192346"/>
    <w:rsid w:val="001924B9"/>
    <w:rsid w:val="001927F6"/>
    <w:rsid w:val="00192B11"/>
    <w:rsid w:val="00192B24"/>
    <w:rsid w:val="00192B35"/>
    <w:rsid w:val="00192B81"/>
    <w:rsid w:val="00192B88"/>
    <w:rsid w:val="00192CEE"/>
    <w:rsid w:val="00192D2F"/>
    <w:rsid w:val="00192E61"/>
    <w:rsid w:val="00193279"/>
    <w:rsid w:val="00193A0A"/>
    <w:rsid w:val="00193B14"/>
    <w:rsid w:val="00193C1F"/>
    <w:rsid w:val="00193D7E"/>
    <w:rsid w:val="00193D7F"/>
    <w:rsid w:val="001940D1"/>
    <w:rsid w:val="001941BB"/>
    <w:rsid w:val="00194331"/>
    <w:rsid w:val="00194409"/>
    <w:rsid w:val="00194416"/>
    <w:rsid w:val="00194420"/>
    <w:rsid w:val="001949E7"/>
    <w:rsid w:val="00194AF3"/>
    <w:rsid w:val="001950DF"/>
    <w:rsid w:val="00195780"/>
    <w:rsid w:val="00195827"/>
    <w:rsid w:val="0019596E"/>
    <w:rsid w:val="00195CE6"/>
    <w:rsid w:val="00195D81"/>
    <w:rsid w:val="00195DD5"/>
    <w:rsid w:val="00195F5F"/>
    <w:rsid w:val="00195FAA"/>
    <w:rsid w:val="00196588"/>
    <w:rsid w:val="00196A3E"/>
    <w:rsid w:val="00196BDC"/>
    <w:rsid w:val="00196BEC"/>
    <w:rsid w:val="00197489"/>
    <w:rsid w:val="00197519"/>
    <w:rsid w:val="00197600"/>
    <w:rsid w:val="001976EA"/>
    <w:rsid w:val="001978FB"/>
    <w:rsid w:val="0019797B"/>
    <w:rsid w:val="00197ECA"/>
    <w:rsid w:val="001A0871"/>
    <w:rsid w:val="001A0C2F"/>
    <w:rsid w:val="001A0D19"/>
    <w:rsid w:val="001A0D9A"/>
    <w:rsid w:val="001A0E0D"/>
    <w:rsid w:val="001A1033"/>
    <w:rsid w:val="001A157B"/>
    <w:rsid w:val="001A1972"/>
    <w:rsid w:val="001A1A1E"/>
    <w:rsid w:val="001A1BB8"/>
    <w:rsid w:val="001A1C8A"/>
    <w:rsid w:val="001A2085"/>
    <w:rsid w:val="001A214E"/>
    <w:rsid w:val="001A2301"/>
    <w:rsid w:val="001A2550"/>
    <w:rsid w:val="001A274A"/>
    <w:rsid w:val="001A2AA2"/>
    <w:rsid w:val="001A2C00"/>
    <w:rsid w:val="001A2C19"/>
    <w:rsid w:val="001A2FB3"/>
    <w:rsid w:val="001A30C0"/>
    <w:rsid w:val="001A4064"/>
    <w:rsid w:val="001A4620"/>
    <w:rsid w:val="001A4950"/>
    <w:rsid w:val="001A4A4F"/>
    <w:rsid w:val="001A4AB1"/>
    <w:rsid w:val="001A4C00"/>
    <w:rsid w:val="001A4F49"/>
    <w:rsid w:val="001A5183"/>
    <w:rsid w:val="001A52A2"/>
    <w:rsid w:val="001A550D"/>
    <w:rsid w:val="001A55B2"/>
    <w:rsid w:val="001A55F3"/>
    <w:rsid w:val="001A578A"/>
    <w:rsid w:val="001A59A2"/>
    <w:rsid w:val="001A5A6C"/>
    <w:rsid w:val="001A5AD3"/>
    <w:rsid w:val="001A5AF2"/>
    <w:rsid w:val="001A5CD4"/>
    <w:rsid w:val="001A5CE7"/>
    <w:rsid w:val="001A5D91"/>
    <w:rsid w:val="001A5E4F"/>
    <w:rsid w:val="001A609B"/>
    <w:rsid w:val="001A618D"/>
    <w:rsid w:val="001A6C3F"/>
    <w:rsid w:val="001A7193"/>
    <w:rsid w:val="001A75A4"/>
    <w:rsid w:val="001A75DA"/>
    <w:rsid w:val="001A7841"/>
    <w:rsid w:val="001A7F8B"/>
    <w:rsid w:val="001B0168"/>
    <w:rsid w:val="001B0380"/>
    <w:rsid w:val="001B0561"/>
    <w:rsid w:val="001B0689"/>
    <w:rsid w:val="001B07B4"/>
    <w:rsid w:val="001B09FF"/>
    <w:rsid w:val="001B0A7D"/>
    <w:rsid w:val="001B0B63"/>
    <w:rsid w:val="001B0B8B"/>
    <w:rsid w:val="001B0C2C"/>
    <w:rsid w:val="001B0C5E"/>
    <w:rsid w:val="001B0E3F"/>
    <w:rsid w:val="001B0FE8"/>
    <w:rsid w:val="001B119F"/>
    <w:rsid w:val="001B1226"/>
    <w:rsid w:val="001B1A9C"/>
    <w:rsid w:val="001B1C4F"/>
    <w:rsid w:val="001B1D21"/>
    <w:rsid w:val="001B1D55"/>
    <w:rsid w:val="001B2435"/>
    <w:rsid w:val="001B2666"/>
    <w:rsid w:val="001B2B4A"/>
    <w:rsid w:val="001B2B66"/>
    <w:rsid w:val="001B3497"/>
    <w:rsid w:val="001B34FE"/>
    <w:rsid w:val="001B3770"/>
    <w:rsid w:val="001B3D73"/>
    <w:rsid w:val="001B3EF8"/>
    <w:rsid w:val="001B401D"/>
    <w:rsid w:val="001B43E1"/>
    <w:rsid w:val="001B4524"/>
    <w:rsid w:val="001B4953"/>
    <w:rsid w:val="001B4C29"/>
    <w:rsid w:val="001B4D0B"/>
    <w:rsid w:val="001B55A7"/>
    <w:rsid w:val="001B58BF"/>
    <w:rsid w:val="001B5A9E"/>
    <w:rsid w:val="001B5ACE"/>
    <w:rsid w:val="001B5AEF"/>
    <w:rsid w:val="001B5B26"/>
    <w:rsid w:val="001B5F1A"/>
    <w:rsid w:val="001B6130"/>
    <w:rsid w:val="001B61AA"/>
    <w:rsid w:val="001B6662"/>
    <w:rsid w:val="001B69BD"/>
    <w:rsid w:val="001B714C"/>
    <w:rsid w:val="001B76E0"/>
    <w:rsid w:val="001B7701"/>
    <w:rsid w:val="001B796C"/>
    <w:rsid w:val="001B7C0B"/>
    <w:rsid w:val="001B7E6F"/>
    <w:rsid w:val="001C0155"/>
    <w:rsid w:val="001C07A8"/>
    <w:rsid w:val="001C08C4"/>
    <w:rsid w:val="001C0A63"/>
    <w:rsid w:val="001C0AEA"/>
    <w:rsid w:val="001C0BA9"/>
    <w:rsid w:val="001C0DA2"/>
    <w:rsid w:val="001C1351"/>
    <w:rsid w:val="001C13C9"/>
    <w:rsid w:val="001C1818"/>
    <w:rsid w:val="001C1A90"/>
    <w:rsid w:val="001C1ACC"/>
    <w:rsid w:val="001C1BB6"/>
    <w:rsid w:val="001C1C02"/>
    <w:rsid w:val="001C1CE8"/>
    <w:rsid w:val="001C1DC7"/>
    <w:rsid w:val="001C293A"/>
    <w:rsid w:val="001C2940"/>
    <w:rsid w:val="001C295B"/>
    <w:rsid w:val="001C2C81"/>
    <w:rsid w:val="001C2CDE"/>
    <w:rsid w:val="001C2D26"/>
    <w:rsid w:val="001C2E74"/>
    <w:rsid w:val="001C2FCD"/>
    <w:rsid w:val="001C300A"/>
    <w:rsid w:val="001C30C7"/>
    <w:rsid w:val="001C30F6"/>
    <w:rsid w:val="001C31F8"/>
    <w:rsid w:val="001C3227"/>
    <w:rsid w:val="001C325D"/>
    <w:rsid w:val="001C3823"/>
    <w:rsid w:val="001C3B38"/>
    <w:rsid w:val="001C3BC2"/>
    <w:rsid w:val="001C3DCE"/>
    <w:rsid w:val="001C4126"/>
    <w:rsid w:val="001C4209"/>
    <w:rsid w:val="001C45A5"/>
    <w:rsid w:val="001C4736"/>
    <w:rsid w:val="001C4769"/>
    <w:rsid w:val="001C493E"/>
    <w:rsid w:val="001C494E"/>
    <w:rsid w:val="001C4AF8"/>
    <w:rsid w:val="001C4D93"/>
    <w:rsid w:val="001C4F90"/>
    <w:rsid w:val="001C548E"/>
    <w:rsid w:val="001C5743"/>
    <w:rsid w:val="001C5828"/>
    <w:rsid w:val="001C6317"/>
    <w:rsid w:val="001C6623"/>
    <w:rsid w:val="001C6626"/>
    <w:rsid w:val="001C68D0"/>
    <w:rsid w:val="001C6ACA"/>
    <w:rsid w:val="001C6B15"/>
    <w:rsid w:val="001C6E9E"/>
    <w:rsid w:val="001C71B1"/>
    <w:rsid w:val="001C7376"/>
    <w:rsid w:val="001C7523"/>
    <w:rsid w:val="001C754F"/>
    <w:rsid w:val="001C75D1"/>
    <w:rsid w:val="001C765A"/>
    <w:rsid w:val="001C7934"/>
    <w:rsid w:val="001C7CB1"/>
    <w:rsid w:val="001D07FE"/>
    <w:rsid w:val="001D0982"/>
    <w:rsid w:val="001D0B76"/>
    <w:rsid w:val="001D118B"/>
    <w:rsid w:val="001D11EC"/>
    <w:rsid w:val="001D12F4"/>
    <w:rsid w:val="001D168F"/>
    <w:rsid w:val="001D186F"/>
    <w:rsid w:val="001D1A0D"/>
    <w:rsid w:val="001D1CA4"/>
    <w:rsid w:val="001D1E9C"/>
    <w:rsid w:val="001D1F14"/>
    <w:rsid w:val="001D227F"/>
    <w:rsid w:val="001D2519"/>
    <w:rsid w:val="001D27BE"/>
    <w:rsid w:val="001D28B3"/>
    <w:rsid w:val="001D2CDC"/>
    <w:rsid w:val="001D2D44"/>
    <w:rsid w:val="001D2F31"/>
    <w:rsid w:val="001D3FE9"/>
    <w:rsid w:val="001D432C"/>
    <w:rsid w:val="001D435A"/>
    <w:rsid w:val="001D4475"/>
    <w:rsid w:val="001D44D7"/>
    <w:rsid w:val="001D4737"/>
    <w:rsid w:val="001D47C0"/>
    <w:rsid w:val="001D4BC3"/>
    <w:rsid w:val="001D4E25"/>
    <w:rsid w:val="001D4E26"/>
    <w:rsid w:val="001D4ECB"/>
    <w:rsid w:val="001D576F"/>
    <w:rsid w:val="001D5804"/>
    <w:rsid w:val="001D586F"/>
    <w:rsid w:val="001D5937"/>
    <w:rsid w:val="001D59C2"/>
    <w:rsid w:val="001D5CE9"/>
    <w:rsid w:val="001D5EDE"/>
    <w:rsid w:val="001D5F30"/>
    <w:rsid w:val="001D601D"/>
    <w:rsid w:val="001D604A"/>
    <w:rsid w:val="001D6100"/>
    <w:rsid w:val="001D6522"/>
    <w:rsid w:val="001D65BA"/>
    <w:rsid w:val="001D6721"/>
    <w:rsid w:val="001D6A87"/>
    <w:rsid w:val="001D6BF2"/>
    <w:rsid w:val="001D6CE5"/>
    <w:rsid w:val="001D71F0"/>
    <w:rsid w:val="001D75D5"/>
    <w:rsid w:val="001D79CB"/>
    <w:rsid w:val="001D7F08"/>
    <w:rsid w:val="001D7F36"/>
    <w:rsid w:val="001D7FEF"/>
    <w:rsid w:val="001E0B27"/>
    <w:rsid w:val="001E0B58"/>
    <w:rsid w:val="001E0BFC"/>
    <w:rsid w:val="001E1410"/>
    <w:rsid w:val="001E153B"/>
    <w:rsid w:val="001E1E51"/>
    <w:rsid w:val="001E224A"/>
    <w:rsid w:val="001E225A"/>
    <w:rsid w:val="001E293F"/>
    <w:rsid w:val="001E297E"/>
    <w:rsid w:val="001E2A24"/>
    <w:rsid w:val="001E2AC5"/>
    <w:rsid w:val="001E2B3E"/>
    <w:rsid w:val="001E2CBD"/>
    <w:rsid w:val="001E2D06"/>
    <w:rsid w:val="001E2D23"/>
    <w:rsid w:val="001E2E85"/>
    <w:rsid w:val="001E31CF"/>
    <w:rsid w:val="001E351C"/>
    <w:rsid w:val="001E3A3D"/>
    <w:rsid w:val="001E3D2F"/>
    <w:rsid w:val="001E3DFD"/>
    <w:rsid w:val="001E4CE8"/>
    <w:rsid w:val="001E4CF3"/>
    <w:rsid w:val="001E4EBD"/>
    <w:rsid w:val="001E5032"/>
    <w:rsid w:val="001E53FE"/>
    <w:rsid w:val="001E54E5"/>
    <w:rsid w:val="001E5827"/>
    <w:rsid w:val="001E5898"/>
    <w:rsid w:val="001E58CC"/>
    <w:rsid w:val="001E597E"/>
    <w:rsid w:val="001E5EEB"/>
    <w:rsid w:val="001E65D4"/>
    <w:rsid w:val="001E6AB8"/>
    <w:rsid w:val="001E6DAF"/>
    <w:rsid w:val="001E7129"/>
    <w:rsid w:val="001E7204"/>
    <w:rsid w:val="001E7487"/>
    <w:rsid w:val="001E7678"/>
    <w:rsid w:val="001E7758"/>
    <w:rsid w:val="001E7B17"/>
    <w:rsid w:val="001E7EFF"/>
    <w:rsid w:val="001F0108"/>
    <w:rsid w:val="001F027E"/>
    <w:rsid w:val="001F07C1"/>
    <w:rsid w:val="001F09E6"/>
    <w:rsid w:val="001F0AB5"/>
    <w:rsid w:val="001F0C81"/>
    <w:rsid w:val="001F0CF9"/>
    <w:rsid w:val="001F0E92"/>
    <w:rsid w:val="001F112B"/>
    <w:rsid w:val="001F1357"/>
    <w:rsid w:val="001F1533"/>
    <w:rsid w:val="001F1728"/>
    <w:rsid w:val="001F1864"/>
    <w:rsid w:val="001F1B35"/>
    <w:rsid w:val="001F1C31"/>
    <w:rsid w:val="001F1E81"/>
    <w:rsid w:val="001F1E9E"/>
    <w:rsid w:val="001F210F"/>
    <w:rsid w:val="001F21CB"/>
    <w:rsid w:val="001F22FE"/>
    <w:rsid w:val="001F24AD"/>
    <w:rsid w:val="001F2615"/>
    <w:rsid w:val="001F290B"/>
    <w:rsid w:val="001F29DE"/>
    <w:rsid w:val="001F2EA1"/>
    <w:rsid w:val="001F304A"/>
    <w:rsid w:val="001F3332"/>
    <w:rsid w:val="001F3495"/>
    <w:rsid w:val="001F34D4"/>
    <w:rsid w:val="001F363E"/>
    <w:rsid w:val="001F3897"/>
    <w:rsid w:val="001F392D"/>
    <w:rsid w:val="001F3C8B"/>
    <w:rsid w:val="001F3FC6"/>
    <w:rsid w:val="001F4006"/>
    <w:rsid w:val="001F4236"/>
    <w:rsid w:val="001F4268"/>
    <w:rsid w:val="001F4269"/>
    <w:rsid w:val="001F4418"/>
    <w:rsid w:val="001F44C1"/>
    <w:rsid w:val="001F4651"/>
    <w:rsid w:val="001F48DA"/>
    <w:rsid w:val="001F4B4B"/>
    <w:rsid w:val="001F4F95"/>
    <w:rsid w:val="001F507E"/>
    <w:rsid w:val="001F5578"/>
    <w:rsid w:val="001F55C2"/>
    <w:rsid w:val="001F55E9"/>
    <w:rsid w:val="001F56C3"/>
    <w:rsid w:val="001F5D8E"/>
    <w:rsid w:val="001F5FA5"/>
    <w:rsid w:val="001F6211"/>
    <w:rsid w:val="001F6536"/>
    <w:rsid w:val="001F669F"/>
    <w:rsid w:val="001F6722"/>
    <w:rsid w:val="001F6870"/>
    <w:rsid w:val="001F69FF"/>
    <w:rsid w:val="001F6A6D"/>
    <w:rsid w:val="001F6C9B"/>
    <w:rsid w:val="001F6D9B"/>
    <w:rsid w:val="001F7E49"/>
    <w:rsid w:val="001F7F5A"/>
    <w:rsid w:val="002000E7"/>
    <w:rsid w:val="00200138"/>
    <w:rsid w:val="00200196"/>
    <w:rsid w:val="00200236"/>
    <w:rsid w:val="0020027D"/>
    <w:rsid w:val="00200348"/>
    <w:rsid w:val="00200FCE"/>
    <w:rsid w:val="002010C7"/>
    <w:rsid w:val="00201246"/>
    <w:rsid w:val="002012BE"/>
    <w:rsid w:val="00201307"/>
    <w:rsid w:val="0020164F"/>
    <w:rsid w:val="002016B1"/>
    <w:rsid w:val="00201A0C"/>
    <w:rsid w:val="00201CAE"/>
    <w:rsid w:val="00201D4C"/>
    <w:rsid w:val="0020239D"/>
    <w:rsid w:val="00202F26"/>
    <w:rsid w:val="00202FCB"/>
    <w:rsid w:val="0020300E"/>
    <w:rsid w:val="002033BD"/>
    <w:rsid w:val="00203A1F"/>
    <w:rsid w:val="00203BF2"/>
    <w:rsid w:val="00203C53"/>
    <w:rsid w:val="0020479F"/>
    <w:rsid w:val="00204883"/>
    <w:rsid w:val="0020494E"/>
    <w:rsid w:val="00204972"/>
    <w:rsid w:val="00204A03"/>
    <w:rsid w:val="00204B30"/>
    <w:rsid w:val="00204B6E"/>
    <w:rsid w:val="00204C8E"/>
    <w:rsid w:val="00205075"/>
    <w:rsid w:val="00205390"/>
    <w:rsid w:val="00205515"/>
    <w:rsid w:val="002059EC"/>
    <w:rsid w:val="00205C17"/>
    <w:rsid w:val="00205C5C"/>
    <w:rsid w:val="00205D68"/>
    <w:rsid w:val="002061E5"/>
    <w:rsid w:val="0020637C"/>
    <w:rsid w:val="002064B5"/>
    <w:rsid w:val="002067D4"/>
    <w:rsid w:val="0020683C"/>
    <w:rsid w:val="00206A18"/>
    <w:rsid w:val="00206CF0"/>
    <w:rsid w:val="00207019"/>
    <w:rsid w:val="00207178"/>
    <w:rsid w:val="00207411"/>
    <w:rsid w:val="002074A3"/>
    <w:rsid w:val="0020753A"/>
    <w:rsid w:val="00207AF4"/>
    <w:rsid w:val="00207C0D"/>
    <w:rsid w:val="00207E2E"/>
    <w:rsid w:val="002109F9"/>
    <w:rsid w:val="00210BF0"/>
    <w:rsid w:val="00210F01"/>
    <w:rsid w:val="00210FB1"/>
    <w:rsid w:val="00211448"/>
    <w:rsid w:val="0021168E"/>
    <w:rsid w:val="00211813"/>
    <w:rsid w:val="00211A71"/>
    <w:rsid w:val="00212801"/>
    <w:rsid w:val="002129C1"/>
    <w:rsid w:val="00212D72"/>
    <w:rsid w:val="00213362"/>
    <w:rsid w:val="0021390E"/>
    <w:rsid w:val="00213A0E"/>
    <w:rsid w:val="00213DEC"/>
    <w:rsid w:val="0021414A"/>
    <w:rsid w:val="00214315"/>
    <w:rsid w:val="002144CF"/>
    <w:rsid w:val="002149A0"/>
    <w:rsid w:val="00214E60"/>
    <w:rsid w:val="00215052"/>
    <w:rsid w:val="00215216"/>
    <w:rsid w:val="0021538F"/>
    <w:rsid w:val="002157B5"/>
    <w:rsid w:val="00215EED"/>
    <w:rsid w:val="0021645C"/>
    <w:rsid w:val="00216A9E"/>
    <w:rsid w:val="00217085"/>
    <w:rsid w:val="00217461"/>
    <w:rsid w:val="00217733"/>
    <w:rsid w:val="002178F1"/>
    <w:rsid w:val="0021792F"/>
    <w:rsid w:val="00217A3E"/>
    <w:rsid w:val="00217CDB"/>
    <w:rsid w:val="00217F55"/>
    <w:rsid w:val="0022010E"/>
    <w:rsid w:val="002202D0"/>
    <w:rsid w:val="002204F2"/>
    <w:rsid w:val="002205C7"/>
    <w:rsid w:val="0022080B"/>
    <w:rsid w:val="00220AD2"/>
    <w:rsid w:val="00220B9A"/>
    <w:rsid w:val="00220CD2"/>
    <w:rsid w:val="00220D74"/>
    <w:rsid w:val="00220DB7"/>
    <w:rsid w:val="0022109F"/>
    <w:rsid w:val="0022118A"/>
    <w:rsid w:val="002211CC"/>
    <w:rsid w:val="002212CD"/>
    <w:rsid w:val="0022135F"/>
    <w:rsid w:val="002213DC"/>
    <w:rsid w:val="00221738"/>
    <w:rsid w:val="002217C6"/>
    <w:rsid w:val="00221B76"/>
    <w:rsid w:val="00221CAC"/>
    <w:rsid w:val="00221F51"/>
    <w:rsid w:val="00221FB4"/>
    <w:rsid w:val="00222116"/>
    <w:rsid w:val="00222A47"/>
    <w:rsid w:val="00222B0E"/>
    <w:rsid w:val="00222C0E"/>
    <w:rsid w:val="00222E11"/>
    <w:rsid w:val="00222E7A"/>
    <w:rsid w:val="00223209"/>
    <w:rsid w:val="0022335D"/>
    <w:rsid w:val="0022383A"/>
    <w:rsid w:val="00223953"/>
    <w:rsid w:val="00223B76"/>
    <w:rsid w:val="00223EBE"/>
    <w:rsid w:val="00223EEF"/>
    <w:rsid w:val="002241DC"/>
    <w:rsid w:val="002245EC"/>
    <w:rsid w:val="0022486D"/>
    <w:rsid w:val="00224945"/>
    <w:rsid w:val="00224E8C"/>
    <w:rsid w:val="002250DB"/>
    <w:rsid w:val="00225423"/>
    <w:rsid w:val="00225541"/>
    <w:rsid w:val="0022566F"/>
    <w:rsid w:val="00225C6A"/>
    <w:rsid w:val="00225DA7"/>
    <w:rsid w:val="0022670E"/>
    <w:rsid w:val="00226C7F"/>
    <w:rsid w:val="00226DD0"/>
    <w:rsid w:val="00226F1D"/>
    <w:rsid w:val="00226F2D"/>
    <w:rsid w:val="002272FF"/>
    <w:rsid w:val="002301B0"/>
    <w:rsid w:val="002301EB"/>
    <w:rsid w:val="00230251"/>
    <w:rsid w:val="002303E6"/>
    <w:rsid w:val="0023054B"/>
    <w:rsid w:val="0023082B"/>
    <w:rsid w:val="00230919"/>
    <w:rsid w:val="002309CB"/>
    <w:rsid w:val="00230B3C"/>
    <w:rsid w:val="00230C1A"/>
    <w:rsid w:val="00230E60"/>
    <w:rsid w:val="00230FA5"/>
    <w:rsid w:val="0023123C"/>
    <w:rsid w:val="00231372"/>
    <w:rsid w:val="00231841"/>
    <w:rsid w:val="0023197E"/>
    <w:rsid w:val="00231F58"/>
    <w:rsid w:val="00231FAC"/>
    <w:rsid w:val="0023205D"/>
    <w:rsid w:val="002321F7"/>
    <w:rsid w:val="002323FA"/>
    <w:rsid w:val="00232915"/>
    <w:rsid w:val="0023294C"/>
    <w:rsid w:val="002329E8"/>
    <w:rsid w:val="00232AA1"/>
    <w:rsid w:val="00232B0D"/>
    <w:rsid w:val="00232C18"/>
    <w:rsid w:val="00232F6E"/>
    <w:rsid w:val="00233166"/>
    <w:rsid w:val="00233711"/>
    <w:rsid w:val="002337A1"/>
    <w:rsid w:val="00233878"/>
    <w:rsid w:val="00234138"/>
    <w:rsid w:val="0023477D"/>
    <w:rsid w:val="00234927"/>
    <w:rsid w:val="0023499E"/>
    <w:rsid w:val="00234C3F"/>
    <w:rsid w:val="00235301"/>
    <w:rsid w:val="002353A3"/>
    <w:rsid w:val="00235A44"/>
    <w:rsid w:val="00235BF3"/>
    <w:rsid w:val="00235F7C"/>
    <w:rsid w:val="002361A1"/>
    <w:rsid w:val="00236623"/>
    <w:rsid w:val="00236763"/>
    <w:rsid w:val="00236805"/>
    <w:rsid w:val="002369A0"/>
    <w:rsid w:val="00236C2F"/>
    <w:rsid w:val="00236D48"/>
    <w:rsid w:val="002371D6"/>
    <w:rsid w:val="0023722E"/>
    <w:rsid w:val="00237331"/>
    <w:rsid w:val="002375D1"/>
    <w:rsid w:val="00237CA6"/>
    <w:rsid w:val="00237DCF"/>
    <w:rsid w:val="00237E64"/>
    <w:rsid w:val="00237FE4"/>
    <w:rsid w:val="00240334"/>
    <w:rsid w:val="002403E7"/>
    <w:rsid w:val="0024041B"/>
    <w:rsid w:val="00240586"/>
    <w:rsid w:val="0024058A"/>
    <w:rsid w:val="00240B11"/>
    <w:rsid w:val="00240B19"/>
    <w:rsid w:val="00241575"/>
    <w:rsid w:val="00241580"/>
    <w:rsid w:val="0024167D"/>
    <w:rsid w:val="0024180A"/>
    <w:rsid w:val="00241BC5"/>
    <w:rsid w:val="00241D51"/>
    <w:rsid w:val="00242049"/>
    <w:rsid w:val="00242370"/>
    <w:rsid w:val="002423D8"/>
    <w:rsid w:val="0024282D"/>
    <w:rsid w:val="0024286E"/>
    <w:rsid w:val="00242975"/>
    <w:rsid w:val="0024297B"/>
    <w:rsid w:val="00242F13"/>
    <w:rsid w:val="0024335C"/>
    <w:rsid w:val="00243498"/>
    <w:rsid w:val="002435AC"/>
    <w:rsid w:val="00243823"/>
    <w:rsid w:val="00243A6B"/>
    <w:rsid w:val="00243C8E"/>
    <w:rsid w:val="00244175"/>
    <w:rsid w:val="0024429A"/>
    <w:rsid w:val="00244F9D"/>
    <w:rsid w:val="002452E9"/>
    <w:rsid w:val="00245477"/>
    <w:rsid w:val="00245853"/>
    <w:rsid w:val="00245B9F"/>
    <w:rsid w:val="00245FBF"/>
    <w:rsid w:val="00246453"/>
    <w:rsid w:val="0024673F"/>
    <w:rsid w:val="002469C9"/>
    <w:rsid w:val="00246A1A"/>
    <w:rsid w:val="00246C4E"/>
    <w:rsid w:val="00246CA9"/>
    <w:rsid w:val="00246E30"/>
    <w:rsid w:val="00246E4D"/>
    <w:rsid w:val="0024700E"/>
    <w:rsid w:val="00247882"/>
    <w:rsid w:val="002479E4"/>
    <w:rsid w:val="00247BDA"/>
    <w:rsid w:val="00247C28"/>
    <w:rsid w:val="00247C7E"/>
    <w:rsid w:val="00247D76"/>
    <w:rsid w:val="00247E1D"/>
    <w:rsid w:val="00247F8B"/>
    <w:rsid w:val="00250115"/>
    <w:rsid w:val="002503F5"/>
    <w:rsid w:val="002504ED"/>
    <w:rsid w:val="002506E2"/>
    <w:rsid w:val="00250DC1"/>
    <w:rsid w:val="00250E27"/>
    <w:rsid w:val="002512CE"/>
    <w:rsid w:val="00251606"/>
    <w:rsid w:val="00251891"/>
    <w:rsid w:val="00251A21"/>
    <w:rsid w:val="002523E5"/>
    <w:rsid w:val="00252760"/>
    <w:rsid w:val="002529F3"/>
    <w:rsid w:val="00252B52"/>
    <w:rsid w:val="00252FA9"/>
    <w:rsid w:val="002530C1"/>
    <w:rsid w:val="002532C7"/>
    <w:rsid w:val="00253330"/>
    <w:rsid w:val="0025357C"/>
    <w:rsid w:val="0025362D"/>
    <w:rsid w:val="00253841"/>
    <w:rsid w:val="00253AAE"/>
    <w:rsid w:val="00253D62"/>
    <w:rsid w:val="00253F66"/>
    <w:rsid w:val="00253F6A"/>
    <w:rsid w:val="00253F86"/>
    <w:rsid w:val="00253F87"/>
    <w:rsid w:val="00254785"/>
    <w:rsid w:val="0025482E"/>
    <w:rsid w:val="00254DA9"/>
    <w:rsid w:val="00254E87"/>
    <w:rsid w:val="0025539F"/>
    <w:rsid w:val="002553EE"/>
    <w:rsid w:val="00255541"/>
    <w:rsid w:val="00255568"/>
    <w:rsid w:val="00255581"/>
    <w:rsid w:val="0025585F"/>
    <w:rsid w:val="002558B7"/>
    <w:rsid w:val="00255EBF"/>
    <w:rsid w:val="00255F56"/>
    <w:rsid w:val="002560C9"/>
    <w:rsid w:val="0025614F"/>
    <w:rsid w:val="002564EE"/>
    <w:rsid w:val="002565C2"/>
    <w:rsid w:val="00256C43"/>
    <w:rsid w:val="00256EE8"/>
    <w:rsid w:val="002573C8"/>
    <w:rsid w:val="002577C0"/>
    <w:rsid w:val="00257AB0"/>
    <w:rsid w:val="00257DA4"/>
    <w:rsid w:val="00260241"/>
    <w:rsid w:val="00260398"/>
    <w:rsid w:val="00260529"/>
    <w:rsid w:val="002608F0"/>
    <w:rsid w:val="002609AF"/>
    <w:rsid w:val="00260A0F"/>
    <w:rsid w:val="00260ABF"/>
    <w:rsid w:val="00260BD0"/>
    <w:rsid w:val="00260C76"/>
    <w:rsid w:val="00260CD3"/>
    <w:rsid w:val="002610C8"/>
    <w:rsid w:val="00261108"/>
    <w:rsid w:val="00261460"/>
    <w:rsid w:val="00261635"/>
    <w:rsid w:val="00261997"/>
    <w:rsid w:val="00261B21"/>
    <w:rsid w:val="00261B5C"/>
    <w:rsid w:val="0026200C"/>
    <w:rsid w:val="0026253F"/>
    <w:rsid w:val="00262927"/>
    <w:rsid w:val="00262BEF"/>
    <w:rsid w:val="00262D28"/>
    <w:rsid w:val="00262E41"/>
    <w:rsid w:val="00262F28"/>
    <w:rsid w:val="00262FF7"/>
    <w:rsid w:val="00263148"/>
    <w:rsid w:val="002639C0"/>
    <w:rsid w:val="002639D7"/>
    <w:rsid w:val="00264162"/>
    <w:rsid w:val="0026421B"/>
    <w:rsid w:val="0026447B"/>
    <w:rsid w:val="00264574"/>
    <w:rsid w:val="00264844"/>
    <w:rsid w:val="00264C6F"/>
    <w:rsid w:val="00264DE3"/>
    <w:rsid w:val="00264FFC"/>
    <w:rsid w:val="00265368"/>
    <w:rsid w:val="002654DB"/>
    <w:rsid w:val="002656E0"/>
    <w:rsid w:val="00265798"/>
    <w:rsid w:val="00265805"/>
    <w:rsid w:val="0026587F"/>
    <w:rsid w:val="00265B26"/>
    <w:rsid w:val="00265B53"/>
    <w:rsid w:val="00265D11"/>
    <w:rsid w:val="00265E53"/>
    <w:rsid w:val="00265E76"/>
    <w:rsid w:val="0026615A"/>
    <w:rsid w:val="002662DD"/>
    <w:rsid w:val="00266526"/>
    <w:rsid w:val="00266799"/>
    <w:rsid w:val="002668AC"/>
    <w:rsid w:val="00266EB5"/>
    <w:rsid w:val="002674F4"/>
    <w:rsid w:val="00267650"/>
    <w:rsid w:val="002676D8"/>
    <w:rsid w:val="00267A84"/>
    <w:rsid w:val="00267FF0"/>
    <w:rsid w:val="002701B5"/>
    <w:rsid w:val="002701D0"/>
    <w:rsid w:val="00270495"/>
    <w:rsid w:val="002705F4"/>
    <w:rsid w:val="00270942"/>
    <w:rsid w:val="00270AB5"/>
    <w:rsid w:val="00270DB4"/>
    <w:rsid w:val="002715DA"/>
    <w:rsid w:val="00271901"/>
    <w:rsid w:val="00271E9D"/>
    <w:rsid w:val="00272179"/>
    <w:rsid w:val="0027263D"/>
    <w:rsid w:val="002728EC"/>
    <w:rsid w:val="00272A20"/>
    <w:rsid w:val="00272F0D"/>
    <w:rsid w:val="00272F78"/>
    <w:rsid w:val="00273596"/>
    <w:rsid w:val="00273E38"/>
    <w:rsid w:val="00273EDE"/>
    <w:rsid w:val="002740D8"/>
    <w:rsid w:val="0027421A"/>
    <w:rsid w:val="00274326"/>
    <w:rsid w:val="00274328"/>
    <w:rsid w:val="00274467"/>
    <w:rsid w:val="002746C6"/>
    <w:rsid w:val="0027474E"/>
    <w:rsid w:val="002747BF"/>
    <w:rsid w:val="00274D1C"/>
    <w:rsid w:val="00274D1F"/>
    <w:rsid w:val="00274D45"/>
    <w:rsid w:val="00274E0D"/>
    <w:rsid w:val="002754FA"/>
    <w:rsid w:val="002755BA"/>
    <w:rsid w:val="0027597F"/>
    <w:rsid w:val="00275DD1"/>
    <w:rsid w:val="00276355"/>
    <w:rsid w:val="00276EF9"/>
    <w:rsid w:val="0027705A"/>
    <w:rsid w:val="002770C2"/>
    <w:rsid w:val="002770DB"/>
    <w:rsid w:val="00277152"/>
    <w:rsid w:val="00277252"/>
    <w:rsid w:val="00277263"/>
    <w:rsid w:val="002772CF"/>
    <w:rsid w:val="00277587"/>
    <w:rsid w:val="002776BA"/>
    <w:rsid w:val="002777D8"/>
    <w:rsid w:val="00277CD2"/>
    <w:rsid w:val="00277D69"/>
    <w:rsid w:val="00277D96"/>
    <w:rsid w:val="00277E40"/>
    <w:rsid w:val="00280020"/>
    <w:rsid w:val="0028041F"/>
    <w:rsid w:val="002804EE"/>
    <w:rsid w:val="0028072A"/>
    <w:rsid w:val="00280773"/>
    <w:rsid w:val="00280834"/>
    <w:rsid w:val="00280C70"/>
    <w:rsid w:val="00280E18"/>
    <w:rsid w:val="00280F26"/>
    <w:rsid w:val="00281044"/>
    <w:rsid w:val="0028163C"/>
    <w:rsid w:val="00281A70"/>
    <w:rsid w:val="00281F53"/>
    <w:rsid w:val="0028237C"/>
    <w:rsid w:val="0028264A"/>
    <w:rsid w:val="0028267C"/>
    <w:rsid w:val="0028294B"/>
    <w:rsid w:val="00282959"/>
    <w:rsid w:val="00282968"/>
    <w:rsid w:val="00282CC0"/>
    <w:rsid w:val="00283098"/>
    <w:rsid w:val="00283335"/>
    <w:rsid w:val="00283AFA"/>
    <w:rsid w:val="00283F7F"/>
    <w:rsid w:val="002840D5"/>
    <w:rsid w:val="00284118"/>
    <w:rsid w:val="00284442"/>
    <w:rsid w:val="00284580"/>
    <w:rsid w:val="00284813"/>
    <w:rsid w:val="00284A27"/>
    <w:rsid w:val="00284A98"/>
    <w:rsid w:val="00284CF4"/>
    <w:rsid w:val="00284E53"/>
    <w:rsid w:val="00285110"/>
    <w:rsid w:val="00285338"/>
    <w:rsid w:val="002854FD"/>
    <w:rsid w:val="00285745"/>
    <w:rsid w:val="00286580"/>
    <w:rsid w:val="00286A31"/>
    <w:rsid w:val="00286AF2"/>
    <w:rsid w:val="0028740A"/>
    <w:rsid w:val="002874BF"/>
    <w:rsid w:val="00287967"/>
    <w:rsid w:val="00287B99"/>
    <w:rsid w:val="0029010E"/>
    <w:rsid w:val="00290360"/>
    <w:rsid w:val="002904F1"/>
    <w:rsid w:val="00290BA3"/>
    <w:rsid w:val="00290C1D"/>
    <w:rsid w:val="00290EC0"/>
    <w:rsid w:val="0029111D"/>
    <w:rsid w:val="00291196"/>
    <w:rsid w:val="0029150F"/>
    <w:rsid w:val="0029171D"/>
    <w:rsid w:val="002917DC"/>
    <w:rsid w:val="002918DC"/>
    <w:rsid w:val="00291C46"/>
    <w:rsid w:val="00291D31"/>
    <w:rsid w:val="002925C4"/>
    <w:rsid w:val="00292B4A"/>
    <w:rsid w:val="00292C13"/>
    <w:rsid w:val="00292CCD"/>
    <w:rsid w:val="002930D2"/>
    <w:rsid w:val="0029348A"/>
    <w:rsid w:val="00293581"/>
    <w:rsid w:val="002935EC"/>
    <w:rsid w:val="0029363E"/>
    <w:rsid w:val="0029375C"/>
    <w:rsid w:val="0029394C"/>
    <w:rsid w:val="0029395E"/>
    <w:rsid w:val="00293CD7"/>
    <w:rsid w:val="00294016"/>
    <w:rsid w:val="00294604"/>
    <w:rsid w:val="00294CC8"/>
    <w:rsid w:val="00294CFA"/>
    <w:rsid w:val="00294F2D"/>
    <w:rsid w:val="00295683"/>
    <w:rsid w:val="002956AB"/>
    <w:rsid w:val="002956B5"/>
    <w:rsid w:val="00295CA6"/>
    <w:rsid w:val="00295CD0"/>
    <w:rsid w:val="002962D1"/>
    <w:rsid w:val="0029630B"/>
    <w:rsid w:val="00296616"/>
    <w:rsid w:val="00296878"/>
    <w:rsid w:val="00296C4B"/>
    <w:rsid w:val="00296CBB"/>
    <w:rsid w:val="00296D78"/>
    <w:rsid w:val="00296DD6"/>
    <w:rsid w:val="0029707E"/>
    <w:rsid w:val="00297280"/>
    <w:rsid w:val="002974C9"/>
    <w:rsid w:val="00297BB5"/>
    <w:rsid w:val="00297D00"/>
    <w:rsid w:val="00297F0D"/>
    <w:rsid w:val="002A00BB"/>
    <w:rsid w:val="002A07D2"/>
    <w:rsid w:val="002A0860"/>
    <w:rsid w:val="002A0E63"/>
    <w:rsid w:val="002A127E"/>
    <w:rsid w:val="002A12AA"/>
    <w:rsid w:val="002A15B8"/>
    <w:rsid w:val="002A1820"/>
    <w:rsid w:val="002A1993"/>
    <w:rsid w:val="002A1AD0"/>
    <w:rsid w:val="002A1AF6"/>
    <w:rsid w:val="002A1C95"/>
    <w:rsid w:val="002A1CD7"/>
    <w:rsid w:val="002A223C"/>
    <w:rsid w:val="002A26F7"/>
    <w:rsid w:val="002A2815"/>
    <w:rsid w:val="002A2880"/>
    <w:rsid w:val="002A2A77"/>
    <w:rsid w:val="002A2C08"/>
    <w:rsid w:val="002A2DE6"/>
    <w:rsid w:val="002A327C"/>
    <w:rsid w:val="002A32B3"/>
    <w:rsid w:val="002A32EF"/>
    <w:rsid w:val="002A35DB"/>
    <w:rsid w:val="002A3653"/>
    <w:rsid w:val="002A395D"/>
    <w:rsid w:val="002A3E66"/>
    <w:rsid w:val="002A3E8E"/>
    <w:rsid w:val="002A434B"/>
    <w:rsid w:val="002A4359"/>
    <w:rsid w:val="002A43FC"/>
    <w:rsid w:val="002A440E"/>
    <w:rsid w:val="002A470A"/>
    <w:rsid w:val="002A474E"/>
    <w:rsid w:val="002A4A1C"/>
    <w:rsid w:val="002A4EC9"/>
    <w:rsid w:val="002A5265"/>
    <w:rsid w:val="002A5278"/>
    <w:rsid w:val="002A55C5"/>
    <w:rsid w:val="002A5693"/>
    <w:rsid w:val="002A56E9"/>
    <w:rsid w:val="002A5A6B"/>
    <w:rsid w:val="002A60FF"/>
    <w:rsid w:val="002A639A"/>
    <w:rsid w:val="002A64B6"/>
    <w:rsid w:val="002A653C"/>
    <w:rsid w:val="002A65B6"/>
    <w:rsid w:val="002A6976"/>
    <w:rsid w:val="002A6B03"/>
    <w:rsid w:val="002A6CE9"/>
    <w:rsid w:val="002A6DFF"/>
    <w:rsid w:val="002A6E4C"/>
    <w:rsid w:val="002A72BE"/>
    <w:rsid w:val="002A762D"/>
    <w:rsid w:val="002A775A"/>
    <w:rsid w:val="002A7A12"/>
    <w:rsid w:val="002A7B0D"/>
    <w:rsid w:val="002A7B64"/>
    <w:rsid w:val="002A7BC0"/>
    <w:rsid w:val="002A7C9D"/>
    <w:rsid w:val="002A7EDA"/>
    <w:rsid w:val="002B005F"/>
    <w:rsid w:val="002B049B"/>
    <w:rsid w:val="002B0725"/>
    <w:rsid w:val="002B085D"/>
    <w:rsid w:val="002B094F"/>
    <w:rsid w:val="002B0B3F"/>
    <w:rsid w:val="002B0B46"/>
    <w:rsid w:val="002B0CFC"/>
    <w:rsid w:val="002B0E9A"/>
    <w:rsid w:val="002B115E"/>
    <w:rsid w:val="002B13B6"/>
    <w:rsid w:val="002B1710"/>
    <w:rsid w:val="002B1905"/>
    <w:rsid w:val="002B1B85"/>
    <w:rsid w:val="002B1C6C"/>
    <w:rsid w:val="002B1E59"/>
    <w:rsid w:val="002B23DA"/>
    <w:rsid w:val="002B2633"/>
    <w:rsid w:val="002B2689"/>
    <w:rsid w:val="002B27B6"/>
    <w:rsid w:val="002B27DD"/>
    <w:rsid w:val="002B2D35"/>
    <w:rsid w:val="002B31AF"/>
    <w:rsid w:val="002B369B"/>
    <w:rsid w:val="002B38D2"/>
    <w:rsid w:val="002B42AC"/>
    <w:rsid w:val="002B4594"/>
    <w:rsid w:val="002B4871"/>
    <w:rsid w:val="002B4983"/>
    <w:rsid w:val="002B4F53"/>
    <w:rsid w:val="002B5620"/>
    <w:rsid w:val="002B5724"/>
    <w:rsid w:val="002B5A82"/>
    <w:rsid w:val="002B5D36"/>
    <w:rsid w:val="002B5E29"/>
    <w:rsid w:val="002B5E81"/>
    <w:rsid w:val="002B61AC"/>
    <w:rsid w:val="002B65F1"/>
    <w:rsid w:val="002B6661"/>
    <w:rsid w:val="002B66DF"/>
    <w:rsid w:val="002B67B7"/>
    <w:rsid w:val="002B6B15"/>
    <w:rsid w:val="002B6D6D"/>
    <w:rsid w:val="002B7642"/>
    <w:rsid w:val="002B7B39"/>
    <w:rsid w:val="002C0193"/>
    <w:rsid w:val="002C0312"/>
    <w:rsid w:val="002C0646"/>
    <w:rsid w:val="002C0842"/>
    <w:rsid w:val="002C09BB"/>
    <w:rsid w:val="002C0AD8"/>
    <w:rsid w:val="002C0B89"/>
    <w:rsid w:val="002C0BA6"/>
    <w:rsid w:val="002C163C"/>
    <w:rsid w:val="002C16BE"/>
    <w:rsid w:val="002C1785"/>
    <w:rsid w:val="002C17C2"/>
    <w:rsid w:val="002C20A9"/>
    <w:rsid w:val="002C216D"/>
    <w:rsid w:val="002C22CF"/>
    <w:rsid w:val="002C240E"/>
    <w:rsid w:val="002C2606"/>
    <w:rsid w:val="002C294D"/>
    <w:rsid w:val="002C3033"/>
    <w:rsid w:val="002C3205"/>
    <w:rsid w:val="002C365B"/>
    <w:rsid w:val="002C36B0"/>
    <w:rsid w:val="002C3CFE"/>
    <w:rsid w:val="002C3D06"/>
    <w:rsid w:val="002C3F9B"/>
    <w:rsid w:val="002C45B2"/>
    <w:rsid w:val="002C467E"/>
    <w:rsid w:val="002C48A1"/>
    <w:rsid w:val="002C4C5B"/>
    <w:rsid w:val="002C4DB5"/>
    <w:rsid w:val="002C51A0"/>
    <w:rsid w:val="002C5242"/>
    <w:rsid w:val="002C52AE"/>
    <w:rsid w:val="002C5399"/>
    <w:rsid w:val="002C57D7"/>
    <w:rsid w:val="002C5869"/>
    <w:rsid w:val="002C59CA"/>
    <w:rsid w:val="002C5AEB"/>
    <w:rsid w:val="002C5B0A"/>
    <w:rsid w:val="002C5C24"/>
    <w:rsid w:val="002C5ED4"/>
    <w:rsid w:val="002C5F0E"/>
    <w:rsid w:val="002C5F30"/>
    <w:rsid w:val="002C6265"/>
    <w:rsid w:val="002C6493"/>
    <w:rsid w:val="002C65F1"/>
    <w:rsid w:val="002C665E"/>
    <w:rsid w:val="002C68BC"/>
    <w:rsid w:val="002C69D1"/>
    <w:rsid w:val="002C6C4E"/>
    <w:rsid w:val="002C6EE8"/>
    <w:rsid w:val="002C7104"/>
    <w:rsid w:val="002C76EE"/>
    <w:rsid w:val="002C7B4E"/>
    <w:rsid w:val="002C7CBA"/>
    <w:rsid w:val="002D001E"/>
    <w:rsid w:val="002D032B"/>
    <w:rsid w:val="002D1574"/>
    <w:rsid w:val="002D15C0"/>
    <w:rsid w:val="002D1FA6"/>
    <w:rsid w:val="002D2524"/>
    <w:rsid w:val="002D25F3"/>
    <w:rsid w:val="002D267D"/>
    <w:rsid w:val="002D26D8"/>
    <w:rsid w:val="002D2723"/>
    <w:rsid w:val="002D290D"/>
    <w:rsid w:val="002D2C41"/>
    <w:rsid w:val="002D2D3B"/>
    <w:rsid w:val="002D3000"/>
    <w:rsid w:val="002D3178"/>
    <w:rsid w:val="002D35A6"/>
    <w:rsid w:val="002D3789"/>
    <w:rsid w:val="002D38BA"/>
    <w:rsid w:val="002D3B25"/>
    <w:rsid w:val="002D3D22"/>
    <w:rsid w:val="002D3E67"/>
    <w:rsid w:val="002D4028"/>
    <w:rsid w:val="002D413D"/>
    <w:rsid w:val="002D46E7"/>
    <w:rsid w:val="002D49B5"/>
    <w:rsid w:val="002D4B3F"/>
    <w:rsid w:val="002D4CBB"/>
    <w:rsid w:val="002D56B5"/>
    <w:rsid w:val="002D56CF"/>
    <w:rsid w:val="002D571D"/>
    <w:rsid w:val="002D5965"/>
    <w:rsid w:val="002D5A5B"/>
    <w:rsid w:val="002D5AB4"/>
    <w:rsid w:val="002D60F7"/>
    <w:rsid w:val="002D64F6"/>
    <w:rsid w:val="002D65EC"/>
    <w:rsid w:val="002D68B2"/>
    <w:rsid w:val="002D6B67"/>
    <w:rsid w:val="002D6C21"/>
    <w:rsid w:val="002D7519"/>
    <w:rsid w:val="002D79A6"/>
    <w:rsid w:val="002D7C55"/>
    <w:rsid w:val="002D7E23"/>
    <w:rsid w:val="002D7EEA"/>
    <w:rsid w:val="002E04E9"/>
    <w:rsid w:val="002E0804"/>
    <w:rsid w:val="002E0A2B"/>
    <w:rsid w:val="002E1521"/>
    <w:rsid w:val="002E1604"/>
    <w:rsid w:val="002E1665"/>
    <w:rsid w:val="002E19A5"/>
    <w:rsid w:val="002E1A50"/>
    <w:rsid w:val="002E1CE7"/>
    <w:rsid w:val="002E1D59"/>
    <w:rsid w:val="002E1D8E"/>
    <w:rsid w:val="002E1ED7"/>
    <w:rsid w:val="002E2040"/>
    <w:rsid w:val="002E20E0"/>
    <w:rsid w:val="002E2179"/>
    <w:rsid w:val="002E229E"/>
    <w:rsid w:val="002E234D"/>
    <w:rsid w:val="002E26B2"/>
    <w:rsid w:val="002E295E"/>
    <w:rsid w:val="002E2CFB"/>
    <w:rsid w:val="002E2D8B"/>
    <w:rsid w:val="002E2E24"/>
    <w:rsid w:val="002E2F26"/>
    <w:rsid w:val="002E32F5"/>
    <w:rsid w:val="002E3A5E"/>
    <w:rsid w:val="002E3ADE"/>
    <w:rsid w:val="002E3B43"/>
    <w:rsid w:val="002E3C6E"/>
    <w:rsid w:val="002E3E16"/>
    <w:rsid w:val="002E4039"/>
    <w:rsid w:val="002E43F9"/>
    <w:rsid w:val="002E49CF"/>
    <w:rsid w:val="002E4C27"/>
    <w:rsid w:val="002E4C5D"/>
    <w:rsid w:val="002E51AE"/>
    <w:rsid w:val="002E5248"/>
    <w:rsid w:val="002E58A2"/>
    <w:rsid w:val="002E5C5A"/>
    <w:rsid w:val="002E5FDF"/>
    <w:rsid w:val="002E60DC"/>
    <w:rsid w:val="002E6CA5"/>
    <w:rsid w:val="002E6CF4"/>
    <w:rsid w:val="002E6F9E"/>
    <w:rsid w:val="002E7DA0"/>
    <w:rsid w:val="002F044B"/>
    <w:rsid w:val="002F138A"/>
    <w:rsid w:val="002F14DF"/>
    <w:rsid w:val="002F172C"/>
    <w:rsid w:val="002F1765"/>
    <w:rsid w:val="002F1EB4"/>
    <w:rsid w:val="002F236D"/>
    <w:rsid w:val="002F274D"/>
    <w:rsid w:val="002F27AA"/>
    <w:rsid w:val="002F28A8"/>
    <w:rsid w:val="002F28E2"/>
    <w:rsid w:val="002F294A"/>
    <w:rsid w:val="002F29F7"/>
    <w:rsid w:val="002F2BC4"/>
    <w:rsid w:val="002F3024"/>
    <w:rsid w:val="002F3041"/>
    <w:rsid w:val="002F33EE"/>
    <w:rsid w:val="002F3424"/>
    <w:rsid w:val="002F3521"/>
    <w:rsid w:val="002F3744"/>
    <w:rsid w:val="002F3CA1"/>
    <w:rsid w:val="002F40E9"/>
    <w:rsid w:val="002F486C"/>
    <w:rsid w:val="002F4A5F"/>
    <w:rsid w:val="002F4A7C"/>
    <w:rsid w:val="002F4DC6"/>
    <w:rsid w:val="002F4FAB"/>
    <w:rsid w:val="002F5189"/>
    <w:rsid w:val="002F5439"/>
    <w:rsid w:val="002F56F4"/>
    <w:rsid w:val="002F598E"/>
    <w:rsid w:val="002F5BCA"/>
    <w:rsid w:val="002F5D5F"/>
    <w:rsid w:val="002F6311"/>
    <w:rsid w:val="002F635C"/>
    <w:rsid w:val="002F6380"/>
    <w:rsid w:val="002F6561"/>
    <w:rsid w:val="002F689F"/>
    <w:rsid w:val="002F6924"/>
    <w:rsid w:val="002F6961"/>
    <w:rsid w:val="002F6FA3"/>
    <w:rsid w:val="002F70F0"/>
    <w:rsid w:val="002F77CA"/>
    <w:rsid w:val="002F7D69"/>
    <w:rsid w:val="002F7FAA"/>
    <w:rsid w:val="002F7FFE"/>
    <w:rsid w:val="00300238"/>
    <w:rsid w:val="0030024A"/>
    <w:rsid w:val="00300A62"/>
    <w:rsid w:val="00300FA8"/>
    <w:rsid w:val="0030170F"/>
    <w:rsid w:val="003017E0"/>
    <w:rsid w:val="003019E1"/>
    <w:rsid w:val="003019F5"/>
    <w:rsid w:val="00302188"/>
    <w:rsid w:val="00302274"/>
    <w:rsid w:val="00302864"/>
    <w:rsid w:val="00302B90"/>
    <w:rsid w:val="00302E47"/>
    <w:rsid w:val="00303052"/>
    <w:rsid w:val="00303411"/>
    <w:rsid w:val="00303468"/>
    <w:rsid w:val="003036A9"/>
    <w:rsid w:val="003037CD"/>
    <w:rsid w:val="003039D0"/>
    <w:rsid w:val="00303B6E"/>
    <w:rsid w:val="00303D03"/>
    <w:rsid w:val="00303D42"/>
    <w:rsid w:val="00304089"/>
    <w:rsid w:val="00304558"/>
    <w:rsid w:val="00304727"/>
    <w:rsid w:val="0030485F"/>
    <w:rsid w:val="00304CAF"/>
    <w:rsid w:val="00304EFF"/>
    <w:rsid w:val="00304FD7"/>
    <w:rsid w:val="00304FF4"/>
    <w:rsid w:val="00304FF6"/>
    <w:rsid w:val="0030502E"/>
    <w:rsid w:val="00305122"/>
    <w:rsid w:val="00305180"/>
    <w:rsid w:val="003052B9"/>
    <w:rsid w:val="003055BD"/>
    <w:rsid w:val="00305843"/>
    <w:rsid w:val="003059C0"/>
    <w:rsid w:val="00305D9F"/>
    <w:rsid w:val="00305F92"/>
    <w:rsid w:val="003062FB"/>
    <w:rsid w:val="003065AC"/>
    <w:rsid w:val="0030677F"/>
    <w:rsid w:val="00306944"/>
    <w:rsid w:val="0030699B"/>
    <w:rsid w:val="00306A44"/>
    <w:rsid w:val="00306C3A"/>
    <w:rsid w:val="00306D18"/>
    <w:rsid w:val="00307449"/>
    <w:rsid w:val="003076D3"/>
    <w:rsid w:val="003078F3"/>
    <w:rsid w:val="0030790C"/>
    <w:rsid w:val="00307D38"/>
    <w:rsid w:val="00307E21"/>
    <w:rsid w:val="0031010E"/>
    <w:rsid w:val="0031054C"/>
    <w:rsid w:val="00310CD3"/>
    <w:rsid w:val="00310E72"/>
    <w:rsid w:val="003114AF"/>
    <w:rsid w:val="00311514"/>
    <w:rsid w:val="00311B76"/>
    <w:rsid w:val="00311D94"/>
    <w:rsid w:val="00311DC0"/>
    <w:rsid w:val="00311E68"/>
    <w:rsid w:val="00312101"/>
    <w:rsid w:val="00312274"/>
    <w:rsid w:val="00312547"/>
    <w:rsid w:val="003127E5"/>
    <w:rsid w:val="00312873"/>
    <w:rsid w:val="00312B20"/>
    <w:rsid w:val="00312C06"/>
    <w:rsid w:val="00312D4F"/>
    <w:rsid w:val="00312E4C"/>
    <w:rsid w:val="00312F9B"/>
    <w:rsid w:val="003135C7"/>
    <w:rsid w:val="00313B2C"/>
    <w:rsid w:val="00314148"/>
    <w:rsid w:val="00314319"/>
    <w:rsid w:val="0031464D"/>
    <w:rsid w:val="003147A4"/>
    <w:rsid w:val="00314807"/>
    <w:rsid w:val="00314AA2"/>
    <w:rsid w:val="00314CC8"/>
    <w:rsid w:val="00314E6C"/>
    <w:rsid w:val="0031520E"/>
    <w:rsid w:val="003156B9"/>
    <w:rsid w:val="00315768"/>
    <w:rsid w:val="0031580F"/>
    <w:rsid w:val="0031584E"/>
    <w:rsid w:val="00315AE7"/>
    <w:rsid w:val="00315B6C"/>
    <w:rsid w:val="00316248"/>
    <w:rsid w:val="0031661A"/>
    <w:rsid w:val="0031670A"/>
    <w:rsid w:val="003167C7"/>
    <w:rsid w:val="00317194"/>
    <w:rsid w:val="00317325"/>
    <w:rsid w:val="0031736F"/>
    <w:rsid w:val="003174DA"/>
    <w:rsid w:val="00317550"/>
    <w:rsid w:val="003176EE"/>
    <w:rsid w:val="00317A85"/>
    <w:rsid w:val="00317CC5"/>
    <w:rsid w:val="00317DD6"/>
    <w:rsid w:val="00320254"/>
    <w:rsid w:val="00320310"/>
    <w:rsid w:val="00320519"/>
    <w:rsid w:val="00320606"/>
    <w:rsid w:val="00320638"/>
    <w:rsid w:val="00320B65"/>
    <w:rsid w:val="003210F4"/>
    <w:rsid w:val="003211A4"/>
    <w:rsid w:val="00321309"/>
    <w:rsid w:val="003216FE"/>
    <w:rsid w:val="0032170B"/>
    <w:rsid w:val="0032207B"/>
    <w:rsid w:val="00322228"/>
    <w:rsid w:val="00322440"/>
    <w:rsid w:val="003226BE"/>
    <w:rsid w:val="003229E8"/>
    <w:rsid w:val="00322AA7"/>
    <w:rsid w:val="00322BBB"/>
    <w:rsid w:val="00322BE6"/>
    <w:rsid w:val="00322E85"/>
    <w:rsid w:val="00323176"/>
    <w:rsid w:val="003237A0"/>
    <w:rsid w:val="00323937"/>
    <w:rsid w:val="00324184"/>
    <w:rsid w:val="003242E3"/>
    <w:rsid w:val="003246ED"/>
    <w:rsid w:val="003250A9"/>
    <w:rsid w:val="0032517B"/>
    <w:rsid w:val="003251AF"/>
    <w:rsid w:val="00325E74"/>
    <w:rsid w:val="003262A6"/>
    <w:rsid w:val="00326803"/>
    <w:rsid w:val="0032685E"/>
    <w:rsid w:val="00326981"/>
    <w:rsid w:val="00326D97"/>
    <w:rsid w:val="00326EF0"/>
    <w:rsid w:val="0032708E"/>
    <w:rsid w:val="003273A7"/>
    <w:rsid w:val="0032756E"/>
    <w:rsid w:val="003275D1"/>
    <w:rsid w:val="00327D88"/>
    <w:rsid w:val="00330047"/>
    <w:rsid w:val="00330050"/>
    <w:rsid w:val="00330E9D"/>
    <w:rsid w:val="00331035"/>
    <w:rsid w:val="0033148E"/>
    <w:rsid w:val="003315E8"/>
    <w:rsid w:val="00331AAA"/>
    <w:rsid w:val="00331B7D"/>
    <w:rsid w:val="00331DAF"/>
    <w:rsid w:val="0033206D"/>
    <w:rsid w:val="003321C3"/>
    <w:rsid w:val="0033266A"/>
    <w:rsid w:val="00332C37"/>
    <w:rsid w:val="00332EC1"/>
    <w:rsid w:val="003334BD"/>
    <w:rsid w:val="00333561"/>
    <w:rsid w:val="00333FF2"/>
    <w:rsid w:val="003340B2"/>
    <w:rsid w:val="003342A2"/>
    <w:rsid w:val="003344AA"/>
    <w:rsid w:val="00334670"/>
    <w:rsid w:val="003346DA"/>
    <w:rsid w:val="00334BCC"/>
    <w:rsid w:val="00334F59"/>
    <w:rsid w:val="00334F72"/>
    <w:rsid w:val="00335354"/>
    <w:rsid w:val="003355A7"/>
    <w:rsid w:val="003355B5"/>
    <w:rsid w:val="003358CB"/>
    <w:rsid w:val="00336238"/>
    <w:rsid w:val="00336311"/>
    <w:rsid w:val="0033673C"/>
    <w:rsid w:val="003367ED"/>
    <w:rsid w:val="00336939"/>
    <w:rsid w:val="00336CBC"/>
    <w:rsid w:val="00336CEA"/>
    <w:rsid w:val="00336EB2"/>
    <w:rsid w:val="003371A3"/>
    <w:rsid w:val="00337B48"/>
    <w:rsid w:val="00340288"/>
    <w:rsid w:val="003408BC"/>
    <w:rsid w:val="003409D6"/>
    <w:rsid w:val="00340BB6"/>
    <w:rsid w:val="003414D7"/>
    <w:rsid w:val="0034155E"/>
    <w:rsid w:val="0034160D"/>
    <w:rsid w:val="003416C9"/>
    <w:rsid w:val="003416D9"/>
    <w:rsid w:val="003416FA"/>
    <w:rsid w:val="0034203E"/>
    <w:rsid w:val="00342274"/>
    <w:rsid w:val="00342E28"/>
    <w:rsid w:val="00342E32"/>
    <w:rsid w:val="003432A2"/>
    <w:rsid w:val="00343538"/>
    <w:rsid w:val="00343663"/>
    <w:rsid w:val="003438CB"/>
    <w:rsid w:val="00343CF7"/>
    <w:rsid w:val="00343D79"/>
    <w:rsid w:val="00344169"/>
    <w:rsid w:val="00344271"/>
    <w:rsid w:val="00344AC1"/>
    <w:rsid w:val="00344C7C"/>
    <w:rsid w:val="00344FDB"/>
    <w:rsid w:val="003450CE"/>
    <w:rsid w:val="00345168"/>
    <w:rsid w:val="0034540C"/>
    <w:rsid w:val="00345590"/>
    <w:rsid w:val="003459C8"/>
    <w:rsid w:val="003459E9"/>
    <w:rsid w:val="00345C75"/>
    <w:rsid w:val="00345C88"/>
    <w:rsid w:val="00346135"/>
    <w:rsid w:val="00346180"/>
    <w:rsid w:val="00346287"/>
    <w:rsid w:val="00346886"/>
    <w:rsid w:val="00346B47"/>
    <w:rsid w:val="00347205"/>
    <w:rsid w:val="003473DB"/>
    <w:rsid w:val="003477FE"/>
    <w:rsid w:val="00347DC4"/>
    <w:rsid w:val="00347E2F"/>
    <w:rsid w:val="00347E65"/>
    <w:rsid w:val="00350178"/>
    <w:rsid w:val="00350248"/>
    <w:rsid w:val="00350262"/>
    <w:rsid w:val="003502BB"/>
    <w:rsid w:val="00350661"/>
    <w:rsid w:val="0035070A"/>
    <w:rsid w:val="00350F99"/>
    <w:rsid w:val="00350FBB"/>
    <w:rsid w:val="00351351"/>
    <w:rsid w:val="00351660"/>
    <w:rsid w:val="003516C5"/>
    <w:rsid w:val="00351AC7"/>
    <w:rsid w:val="00351C25"/>
    <w:rsid w:val="003525ED"/>
    <w:rsid w:val="00352693"/>
    <w:rsid w:val="00352DB5"/>
    <w:rsid w:val="00352DE3"/>
    <w:rsid w:val="0035313B"/>
    <w:rsid w:val="003531C9"/>
    <w:rsid w:val="003533B1"/>
    <w:rsid w:val="003539A6"/>
    <w:rsid w:val="00353B82"/>
    <w:rsid w:val="00353BAB"/>
    <w:rsid w:val="00353C1C"/>
    <w:rsid w:val="00353D7D"/>
    <w:rsid w:val="003540DC"/>
    <w:rsid w:val="00354313"/>
    <w:rsid w:val="00354D32"/>
    <w:rsid w:val="00354DF0"/>
    <w:rsid w:val="003550C1"/>
    <w:rsid w:val="0035547A"/>
    <w:rsid w:val="003556D2"/>
    <w:rsid w:val="0035586C"/>
    <w:rsid w:val="00356169"/>
    <w:rsid w:val="00356364"/>
    <w:rsid w:val="0035658A"/>
    <w:rsid w:val="00356CB0"/>
    <w:rsid w:val="00356D3F"/>
    <w:rsid w:val="00356DAB"/>
    <w:rsid w:val="00357546"/>
    <w:rsid w:val="00357763"/>
    <w:rsid w:val="0035781B"/>
    <w:rsid w:val="00357AB4"/>
    <w:rsid w:val="00357E6B"/>
    <w:rsid w:val="00357F7A"/>
    <w:rsid w:val="003600C5"/>
    <w:rsid w:val="00360252"/>
    <w:rsid w:val="003609A2"/>
    <w:rsid w:val="00360ACC"/>
    <w:rsid w:val="00360EF8"/>
    <w:rsid w:val="0036105E"/>
    <w:rsid w:val="00361744"/>
    <w:rsid w:val="00361DD1"/>
    <w:rsid w:val="003620CE"/>
    <w:rsid w:val="003621B6"/>
    <w:rsid w:val="00362515"/>
    <w:rsid w:val="00362603"/>
    <w:rsid w:val="00362644"/>
    <w:rsid w:val="00362AA7"/>
    <w:rsid w:val="00362AB7"/>
    <w:rsid w:val="00362AEC"/>
    <w:rsid w:val="00363088"/>
    <w:rsid w:val="00363408"/>
    <w:rsid w:val="00363670"/>
    <w:rsid w:val="003639E1"/>
    <w:rsid w:val="00364079"/>
    <w:rsid w:val="00364256"/>
    <w:rsid w:val="00364570"/>
    <w:rsid w:val="00364572"/>
    <w:rsid w:val="00364664"/>
    <w:rsid w:val="0036480B"/>
    <w:rsid w:val="00364B01"/>
    <w:rsid w:val="00364C6C"/>
    <w:rsid w:val="0036519B"/>
    <w:rsid w:val="003653EF"/>
    <w:rsid w:val="003658CC"/>
    <w:rsid w:val="00365C0F"/>
    <w:rsid w:val="00365DB3"/>
    <w:rsid w:val="0036610A"/>
    <w:rsid w:val="00366441"/>
    <w:rsid w:val="0036656C"/>
    <w:rsid w:val="0036658D"/>
    <w:rsid w:val="003667A3"/>
    <w:rsid w:val="00366C9B"/>
    <w:rsid w:val="00366ED9"/>
    <w:rsid w:val="00366FDC"/>
    <w:rsid w:val="00367114"/>
    <w:rsid w:val="0036769A"/>
    <w:rsid w:val="00367C52"/>
    <w:rsid w:val="00370729"/>
    <w:rsid w:val="00370904"/>
    <w:rsid w:val="00370FCC"/>
    <w:rsid w:val="0037133C"/>
    <w:rsid w:val="0037146C"/>
    <w:rsid w:val="00371558"/>
    <w:rsid w:val="0037168D"/>
    <w:rsid w:val="00371843"/>
    <w:rsid w:val="00371846"/>
    <w:rsid w:val="00371BC4"/>
    <w:rsid w:val="00371D30"/>
    <w:rsid w:val="00371DAE"/>
    <w:rsid w:val="00371E36"/>
    <w:rsid w:val="0037239A"/>
    <w:rsid w:val="003724DF"/>
    <w:rsid w:val="00372B24"/>
    <w:rsid w:val="00372B9D"/>
    <w:rsid w:val="00372C30"/>
    <w:rsid w:val="00372C59"/>
    <w:rsid w:val="00373135"/>
    <w:rsid w:val="0037319A"/>
    <w:rsid w:val="00373389"/>
    <w:rsid w:val="00373694"/>
    <w:rsid w:val="003738C7"/>
    <w:rsid w:val="00373A67"/>
    <w:rsid w:val="003740D5"/>
    <w:rsid w:val="0037422F"/>
    <w:rsid w:val="0037437E"/>
    <w:rsid w:val="00374524"/>
    <w:rsid w:val="00374543"/>
    <w:rsid w:val="003746F9"/>
    <w:rsid w:val="00374770"/>
    <w:rsid w:val="00374C36"/>
    <w:rsid w:val="00374C73"/>
    <w:rsid w:val="00374EA7"/>
    <w:rsid w:val="003751A8"/>
    <w:rsid w:val="003753A7"/>
    <w:rsid w:val="0037558B"/>
    <w:rsid w:val="00375991"/>
    <w:rsid w:val="00375B60"/>
    <w:rsid w:val="00375E07"/>
    <w:rsid w:val="00375FE0"/>
    <w:rsid w:val="00376367"/>
    <w:rsid w:val="00376419"/>
    <w:rsid w:val="00376833"/>
    <w:rsid w:val="00376E42"/>
    <w:rsid w:val="003774A8"/>
    <w:rsid w:val="0037793B"/>
    <w:rsid w:val="00377F88"/>
    <w:rsid w:val="00381128"/>
    <w:rsid w:val="00381398"/>
    <w:rsid w:val="00381AFB"/>
    <w:rsid w:val="00381D3D"/>
    <w:rsid w:val="00381F31"/>
    <w:rsid w:val="00381F6E"/>
    <w:rsid w:val="0038246A"/>
    <w:rsid w:val="00382550"/>
    <w:rsid w:val="00382BCB"/>
    <w:rsid w:val="00382D9A"/>
    <w:rsid w:val="00382E27"/>
    <w:rsid w:val="00383563"/>
    <w:rsid w:val="00383568"/>
    <w:rsid w:val="00383734"/>
    <w:rsid w:val="00384057"/>
    <w:rsid w:val="003840AC"/>
    <w:rsid w:val="00384298"/>
    <w:rsid w:val="003847ED"/>
    <w:rsid w:val="00384B16"/>
    <w:rsid w:val="00384DD5"/>
    <w:rsid w:val="00385050"/>
    <w:rsid w:val="003850D0"/>
    <w:rsid w:val="00385168"/>
    <w:rsid w:val="00385C29"/>
    <w:rsid w:val="00385CCE"/>
    <w:rsid w:val="003860F6"/>
    <w:rsid w:val="00386766"/>
    <w:rsid w:val="00386793"/>
    <w:rsid w:val="0038683F"/>
    <w:rsid w:val="003868DC"/>
    <w:rsid w:val="00386A9B"/>
    <w:rsid w:val="00387534"/>
    <w:rsid w:val="003875B3"/>
    <w:rsid w:val="003875E9"/>
    <w:rsid w:val="003876C1"/>
    <w:rsid w:val="00387925"/>
    <w:rsid w:val="0038798A"/>
    <w:rsid w:val="00387A5C"/>
    <w:rsid w:val="00387D30"/>
    <w:rsid w:val="00387D46"/>
    <w:rsid w:val="00387E8A"/>
    <w:rsid w:val="00390242"/>
    <w:rsid w:val="0039027B"/>
    <w:rsid w:val="003902B7"/>
    <w:rsid w:val="003902D7"/>
    <w:rsid w:val="00390502"/>
    <w:rsid w:val="00390A04"/>
    <w:rsid w:val="00390A15"/>
    <w:rsid w:val="00390A39"/>
    <w:rsid w:val="00390F01"/>
    <w:rsid w:val="00391179"/>
    <w:rsid w:val="003913E4"/>
    <w:rsid w:val="00391781"/>
    <w:rsid w:val="00391808"/>
    <w:rsid w:val="00391C28"/>
    <w:rsid w:val="00391F6D"/>
    <w:rsid w:val="00391F6F"/>
    <w:rsid w:val="00392014"/>
    <w:rsid w:val="003922B7"/>
    <w:rsid w:val="00392405"/>
    <w:rsid w:val="0039280C"/>
    <w:rsid w:val="003929D0"/>
    <w:rsid w:val="003931DC"/>
    <w:rsid w:val="00393291"/>
    <w:rsid w:val="00393CD2"/>
    <w:rsid w:val="00394159"/>
    <w:rsid w:val="003941D0"/>
    <w:rsid w:val="003942B5"/>
    <w:rsid w:val="00394657"/>
    <w:rsid w:val="00394711"/>
    <w:rsid w:val="00394FEF"/>
    <w:rsid w:val="003953A2"/>
    <w:rsid w:val="003954D1"/>
    <w:rsid w:val="003956B6"/>
    <w:rsid w:val="0039587E"/>
    <w:rsid w:val="00395A26"/>
    <w:rsid w:val="00395D20"/>
    <w:rsid w:val="0039610F"/>
    <w:rsid w:val="003962DF"/>
    <w:rsid w:val="00396431"/>
    <w:rsid w:val="003964B9"/>
    <w:rsid w:val="003966CC"/>
    <w:rsid w:val="00396B93"/>
    <w:rsid w:val="00396F98"/>
    <w:rsid w:val="003970A8"/>
    <w:rsid w:val="003974EF"/>
    <w:rsid w:val="003975E2"/>
    <w:rsid w:val="0039793F"/>
    <w:rsid w:val="003979F4"/>
    <w:rsid w:val="00397BDD"/>
    <w:rsid w:val="00397EEA"/>
    <w:rsid w:val="003A009E"/>
    <w:rsid w:val="003A014B"/>
    <w:rsid w:val="003A03BC"/>
    <w:rsid w:val="003A05FD"/>
    <w:rsid w:val="003A08BA"/>
    <w:rsid w:val="003A09B1"/>
    <w:rsid w:val="003A0AE5"/>
    <w:rsid w:val="003A10BF"/>
    <w:rsid w:val="003A1111"/>
    <w:rsid w:val="003A11B4"/>
    <w:rsid w:val="003A1511"/>
    <w:rsid w:val="003A15D0"/>
    <w:rsid w:val="003A16DE"/>
    <w:rsid w:val="003A1979"/>
    <w:rsid w:val="003A1C3C"/>
    <w:rsid w:val="003A256E"/>
    <w:rsid w:val="003A2965"/>
    <w:rsid w:val="003A2C71"/>
    <w:rsid w:val="003A2F08"/>
    <w:rsid w:val="003A31E2"/>
    <w:rsid w:val="003A3481"/>
    <w:rsid w:val="003A3491"/>
    <w:rsid w:val="003A3DC6"/>
    <w:rsid w:val="003A4316"/>
    <w:rsid w:val="003A492C"/>
    <w:rsid w:val="003A4D3E"/>
    <w:rsid w:val="003A4DF2"/>
    <w:rsid w:val="003A4E4B"/>
    <w:rsid w:val="003A5012"/>
    <w:rsid w:val="003A553C"/>
    <w:rsid w:val="003A5612"/>
    <w:rsid w:val="003A5864"/>
    <w:rsid w:val="003A599E"/>
    <w:rsid w:val="003A5A71"/>
    <w:rsid w:val="003A5AA6"/>
    <w:rsid w:val="003A5B8A"/>
    <w:rsid w:val="003A5EC2"/>
    <w:rsid w:val="003A6745"/>
    <w:rsid w:val="003A69CF"/>
    <w:rsid w:val="003A6DEF"/>
    <w:rsid w:val="003A6FB3"/>
    <w:rsid w:val="003A6FF7"/>
    <w:rsid w:val="003A707C"/>
    <w:rsid w:val="003A73BA"/>
    <w:rsid w:val="003A73EF"/>
    <w:rsid w:val="003A747F"/>
    <w:rsid w:val="003A7722"/>
    <w:rsid w:val="003A7807"/>
    <w:rsid w:val="003A79E1"/>
    <w:rsid w:val="003A7E25"/>
    <w:rsid w:val="003A7EC2"/>
    <w:rsid w:val="003B03FE"/>
    <w:rsid w:val="003B049F"/>
    <w:rsid w:val="003B057B"/>
    <w:rsid w:val="003B063D"/>
    <w:rsid w:val="003B067D"/>
    <w:rsid w:val="003B0699"/>
    <w:rsid w:val="003B0743"/>
    <w:rsid w:val="003B08F7"/>
    <w:rsid w:val="003B0DB3"/>
    <w:rsid w:val="003B0DED"/>
    <w:rsid w:val="003B0F5A"/>
    <w:rsid w:val="003B105B"/>
    <w:rsid w:val="003B10E1"/>
    <w:rsid w:val="003B28E7"/>
    <w:rsid w:val="003B2A21"/>
    <w:rsid w:val="003B2E2E"/>
    <w:rsid w:val="003B320D"/>
    <w:rsid w:val="003B3275"/>
    <w:rsid w:val="003B35F7"/>
    <w:rsid w:val="003B36D6"/>
    <w:rsid w:val="003B3B5E"/>
    <w:rsid w:val="003B3E48"/>
    <w:rsid w:val="003B4324"/>
    <w:rsid w:val="003B432A"/>
    <w:rsid w:val="003B47EE"/>
    <w:rsid w:val="003B47F6"/>
    <w:rsid w:val="003B4892"/>
    <w:rsid w:val="003B4983"/>
    <w:rsid w:val="003B4DFB"/>
    <w:rsid w:val="003B4E13"/>
    <w:rsid w:val="003B50F6"/>
    <w:rsid w:val="003B52E7"/>
    <w:rsid w:val="003B5382"/>
    <w:rsid w:val="003B5668"/>
    <w:rsid w:val="003B57F2"/>
    <w:rsid w:val="003B5850"/>
    <w:rsid w:val="003B59A3"/>
    <w:rsid w:val="003B5A6A"/>
    <w:rsid w:val="003B5B9B"/>
    <w:rsid w:val="003B5C48"/>
    <w:rsid w:val="003B60C5"/>
    <w:rsid w:val="003B6456"/>
    <w:rsid w:val="003B648B"/>
    <w:rsid w:val="003B6952"/>
    <w:rsid w:val="003B69DC"/>
    <w:rsid w:val="003B6AF8"/>
    <w:rsid w:val="003B6E52"/>
    <w:rsid w:val="003B7058"/>
    <w:rsid w:val="003B793B"/>
    <w:rsid w:val="003B7DB2"/>
    <w:rsid w:val="003B7E82"/>
    <w:rsid w:val="003C02F4"/>
    <w:rsid w:val="003C03DF"/>
    <w:rsid w:val="003C03FC"/>
    <w:rsid w:val="003C07F8"/>
    <w:rsid w:val="003C0EDD"/>
    <w:rsid w:val="003C164D"/>
    <w:rsid w:val="003C1819"/>
    <w:rsid w:val="003C1923"/>
    <w:rsid w:val="003C19F6"/>
    <w:rsid w:val="003C1B37"/>
    <w:rsid w:val="003C1E8A"/>
    <w:rsid w:val="003C1FF4"/>
    <w:rsid w:val="003C21C1"/>
    <w:rsid w:val="003C267F"/>
    <w:rsid w:val="003C2BB5"/>
    <w:rsid w:val="003C2F37"/>
    <w:rsid w:val="003C3114"/>
    <w:rsid w:val="003C33F4"/>
    <w:rsid w:val="003C3631"/>
    <w:rsid w:val="003C392C"/>
    <w:rsid w:val="003C3A87"/>
    <w:rsid w:val="003C3BA5"/>
    <w:rsid w:val="003C4182"/>
    <w:rsid w:val="003C425B"/>
    <w:rsid w:val="003C425D"/>
    <w:rsid w:val="003C468F"/>
    <w:rsid w:val="003C4A1B"/>
    <w:rsid w:val="003C4AB1"/>
    <w:rsid w:val="003C4AFA"/>
    <w:rsid w:val="003C4B3C"/>
    <w:rsid w:val="003C4CDD"/>
    <w:rsid w:val="003C4EC6"/>
    <w:rsid w:val="003C5122"/>
    <w:rsid w:val="003C5123"/>
    <w:rsid w:val="003C51B5"/>
    <w:rsid w:val="003C527B"/>
    <w:rsid w:val="003C6112"/>
    <w:rsid w:val="003C6345"/>
    <w:rsid w:val="003C650D"/>
    <w:rsid w:val="003C6659"/>
    <w:rsid w:val="003C6680"/>
    <w:rsid w:val="003C6977"/>
    <w:rsid w:val="003C6ED2"/>
    <w:rsid w:val="003C72F9"/>
    <w:rsid w:val="003C73E6"/>
    <w:rsid w:val="003C7C7C"/>
    <w:rsid w:val="003D012A"/>
    <w:rsid w:val="003D05CA"/>
    <w:rsid w:val="003D06C4"/>
    <w:rsid w:val="003D074D"/>
    <w:rsid w:val="003D086A"/>
    <w:rsid w:val="003D09C6"/>
    <w:rsid w:val="003D0A68"/>
    <w:rsid w:val="003D0B5C"/>
    <w:rsid w:val="003D0D0E"/>
    <w:rsid w:val="003D0F0E"/>
    <w:rsid w:val="003D0FAC"/>
    <w:rsid w:val="003D1263"/>
    <w:rsid w:val="003D17F6"/>
    <w:rsid w:val="003D1AAF"/>
    <w:rsid w:val="003D1B1C"/>
    <w:rsid w:val="003D208C"/>
    <w:rsid w:val="003D20B3"/>
    <w:rsid w:val="003D2294"/>
    <w:rsid w:val="003D2698"/>
    <w:rsid w:val="003D2737"/>
    <w:rsid w:val="003D2A87"/>
    <w:rsid w:val="003D2BFB"/>
    <w:rsid w:val="003D2C4F"/>
    <w:rsid w:val="003D2DC4"/>
    <w:rsid w:val="003D2DEE"/>
    <w:rsid w:val="003D33BD"/>
    <w:rsid w:val="003D3414"/>
    <w:rsid w:val="003D34D9"/>
    <w:rsid w:val="003D380D"/>
    <w:rsid w:val="003D387C"/>
    <w:rsid w:val="003D3B47"/>
    <w:rsid w:val="003D3D42"/>
    <w:rsid w:val="003D402A"/>
    <w:rsid w:val="003D41B7"/>
    <w:rsid w:val="003D4373"/>
    <w:rsid w:val="003D442F"/>
    <w:rsid w:val="003D4539"/>
    <w:rsid w:val="003D46C9"/>
    <w:rsid w:val="003D4A5A"/>
    <w:rsid w:val="003D4ED0"/>
    <w:rsid w:val="003D50A8"/>
    <w:rsid w:val="003D5471"/>
    <w:rsid w:val="003D5524"/>
    <w:rsid w:val="003D55CF"/>
    <w:rsid w:val="003D55D8"/>
    <w:rsid w:val="003D5905"/>
    <w:rsid w:val="003D648E"/>
    <w:rsid w:val="003D64A2"/>
    <w:rsid w:val="003D65DA"/>
    <w:rsid w:val="003D6FA7"/>
    <w:rsid w:val="003D72C0"/>
    <w:rsid w:val="003D73D4"/>
    <w:rsid w:val="003D78B1"/>
    <w:rsid w:val="003D79C5"/>
    <w:rsid w:val="003E02F0"/>
    <w:rsid w:val="003E03FF"/>
    <w:rsid w:val="003E0A54"/>
    <w:rsid w:val="003E0B62"/>
    <w:rsid w:val="003E0C1B"/>
    <w:rsid w:val="003E10D6"/>
    <w:rsid w:val="003E180E"/>
    <w:rsid w:val="003E19B0"/>
    <w:rsid w:val="003E1D71"/>
    <w:rsid w:val="003E2000"/>
    <w:rsid w:val="003E2212"/>
    <w:rsid w:val="003E22E4"/>
    <w:rsid w:val="003E24F0"/>
    <w:rsid w:val="003E26E0"/>
    <w:rsid w:val="003E2A11"/>
    <w:rsid w:val="003E2BC3"/>
    <w:rsid w:val="003E2D88"/>
    <w:rsid w:val="003E31C5"/>
    <w:rsid w:val="003E3479"/>
    <w:rsid w:val="003E34CA"/>
    <w:rsid w:val="003E38F4"/>
    <w:rsid w:val="003E3A91"/>
    <w:rsid w:val="003E3AB6"/>
    <w:rsid w:val="003E3DC6"/>
    <w:rsid w:val="003E4309"/>
    <w:rsid w:val="003E4313"/>
    <w:rsid w:val="003E43CC"/>
    <w:rsid w:val="003E43FE"/>
    <w:rsid w:val="003E4A70"/>
    <w:rsid w:val="003E4ACD"/>
    <w:rsid w:val="003E57E5"/>
    <w:rsid w:val="003E5851"/>
    <w:rsid w:val="003E58A3"/>
    <w:rsid w:val="003E5AF1"/>
    <w:rsid w:val="003E5F55"/>
    <w:rsid w:val="003E6052"/>
    <w:rsid w:val="003E6120"/>
    <w:rsid w:val="003E615C"/>
    <w:rsid w:val="003E6341"/>
    <w:rsid w:val="003E6423"/>
    <w:rsid w:val="003E66AE"/>
    <w:rsid w:val="003E6AB2"/>
    <w:rsid w:val="003E6C00"/>
    <w:rsid w:val="003E6C4A"/>
    <w:rsid w:val="003E6E51"/>
    <w:rsid w:val="003E74FB"/>
    <w:rsid w:val="003E76BD"/>
    <w:rsid w:val="003E7A38"/>
    <w:rsid w:val="003E7E47"/>
    <w:rsid w:val="003E7F2B"/>
    <w:rsid w:val="003F009C"/>
    <w:rsid w:val="003F01C3"/>
    <w:rsid w:val="003F0318"/>
    <w:rsid w:val="003F036B"/>
    <w:rsid w:val="003F039F"/>
    <w:rsid w:val="003F03E6"/>
    <w:rsid w:val="003F098A"/>
    <w:rsid w:val="003F0A29"/>
    <w:rsid w:val="003F141A"/>
    <w:rsid w:val="003F170B"/>
    <w:rsid w:val="003F1745"/>
    <w:rsid w:val="003F18D1"/>
    <w:rsid w:val="003F1C27"/>
    <w:rsid w:val="003F1E7A"/>
    <w:rsid w:val="003F20F6"/>
    <w:rsid w:val="003F23B1"/>
    <w:rsid w:val="003F25F1"/>
    <w:rsid w:val="003F26A1"/>
    <w:rsid w:val="003F28B8"/>
    <w:rsid w:val="003F2A45"/>
    <w:rsid w:val="003F30E1"/>
    <w:rsid w:val="003F3189"/>
    <w:rsid w:val="003F3330"/>
    <w:rsid w:val="003F3A35"/>
    <w:rsid w:val="003F3F6C"/>
    <w:rsid w:val="003F4002"/>
    <w:rsid w:val="003F402B"/>
    <w:rsid w:val="003F410B"/>
    <w:rsid w:val="003F42B7"/>
    <w:rsid w:val="003F42F2"/>
    <w:rsid w:val="003F4571"/>
    <w:rsid w:val="003F4BB3"/>
    <w:rsid w:val="003F4C1E"/>
    <w:rsid w:val="003F4F6E"/>
    <w:rsid w:val="003F536E"/>
    <w:rsid w:val="003F5470"/>
    <w:rsid w:val="003F55FF"/>
    <w:rsid w:val="003F58E3"/>
    <w:rsid w:val="003F5C0A"/>
    <w:rsid w:val="003F5E8D"/>
    <w:rsid w:val="003F62D5"/>
    <w:rsid w:val="003F658B"/>
    <w:rsid w:val="003F6866"/>
    <w:rsid w:val="003F6B32"/>
    <w:rsid w:val="003F6B67"/>
    <w:rsid w:val="003F6C55"/>
    <w:rsid w:val="003F6CD1"/>
    <w:rsid w:val="003F734D"/>
    <w:rsid w:val="003F753A"/>
    <w:rsid w:val="003F75A8"/>
    <w:rsid w:val="003F784D"/>
    <w:rsid w:val="003F7D57"/>
    <w:rsid w:val="003F7EA3"/>
    <w:rsid w:val="003F7FB6"/>
    <w:rsid w:val="0040003E"/>
    <w:rsid w:val="004002EE"/>
    <w:rsid w:val="00400436"/>
    <w:rsid w:val="004004A7"/>
    <w:rsid w:val="00400772"/>
    <w:rsid w:val="004007E7"/>
    <w:rsid w:val="004008FF"/>
    <w:rsid w:val="00400B3E"/>
    <w:rsid w:val="00400DE4"/>
    <w:rsid w:val="004011FF"/>
    <w:rsid w:val="00401315"/>
    <w:rsid w:val="00401629"/>
    <w:rsid w:val="00401644"/>
    <w:rsid w:val="004017A8"/>
    <w:rsid w:val="00401CF6"/>
    <w:rsid w:val="00401ECB"/>
    <w:rsid w:val="00402355"/>
    <w:rsid w:val="004023E8"/>
    <w:rsid w:val="00402484"/>
    <w:rsid w:val="0040264E"/>
    <w:rsid w:val="004028FA"/>
    <w:rsid w:val="00402D85"/>
    <w:rsid w:val="00402DE0"/>
    <w:rsid w:val="00402F0C"/>
    <w:rsid w:val="00403181"/>
    <w:rsid w:val="00403191"/>
    <w:rsid w:val="00403772"/>
    <w:rsid w:val="0040379B"/>
    <w:rsid w:val="0040384C"/>
    <w:rsid w:val="00403A9C"/>
    <w:rsid w:val="00403DE5"/>
    <w:rsid w:val="00403F48"/>
    <w:rsid w:val="00404755"/>
    <w:rsid w:val="00404B32"/>
    <w:rsid w:val="00404BB1"/>
    <w:rsid w:val="00404E25"/>
    <w:rsid w:val="00405157"/>
    <w:rsid w:val="00405620"/>
    <w:rsid w:val="00405AAB"/>
    <w:rsid w:val="00405C58"/>
    <w:rsid w:val="00405E14"/>
    <w:rsid w:val="004063B5"/>
    <w:rsid w:val="00406571"/>
    <w:rsid w:val="004066DA"/>
    <w:rsid w:val="004067A3"/>
    <w:rsid w:val="004069D8"/>
    <w:rsid w:val="00406A41"/>
    <w:rsid w:val="00406C25"/>
    <w:rsid w:val="0040716C"/>
    <w:rsid w:val="0040724C"/>
    <w:rsid w:val="004076B9"/>
    <w:rsid w:val="00407834"/>
    <w:rsid w:val="00407BB1"/>
    <w:rsid w:val="00407C6A"/>
    <w:rsid w:val="00407E8E"/>
    <w:rsid w:val="004103C6"/>
    <w:rsid w:val="00410500"/>
    <w:rsid w:val="00410713"/>
    <w:rsid w:val="00410B44"/>
    <w:rsid w:val="00410F3A"/>
    <w:rsid w:val="00411464"/>
    <w:rsid w:val="004116B6"/>
    <w:rsid w:val="0041178E"/>
    <w:rsid w:val="0041193A"/>
    <w:rsid w:val="00411AB5"/>
    <w:rsid w:val="00411CAA"/>
    <w:rsid w:val="00412207"/>
    <w:rsid w:val="004125B5"/>
    <w:rsid w:val="00412C16"/>
    <w:rsid w:val="00412FD4"/>
    <w:rsid w:val="00413158"/>
    <w:rsid w:val="004132E0"/>
    <w:rsid w:val="004133A9"/>
    <w:rsid w:val="00413432"/>
    <w:rsid w:val="00413502"/>
    <w:rsid w:val="00413687"/>
    <w:rsid w:val="00413A04"/>
    <w:rsid w:val="0041418E"/>
    <w:rsid w:val="004147E0"/>
    <w:rsid w:val="00414B75"/>
    <w:rsid w:val="00414CBE"/>
    <w:rsid w:val="00414D0B"/>
    <w:rsid w:val="00414D2A"/>
    <w:rsid w:val="0041518A"/>
    <w:rsid w:val="004151D8"/>
    <w:rsid w:val="004155A5"/>
    <w:rsid w:val="00415ED1"/>
    <w:rsid w:val="00415F31"/>
    <w:rsid w:val="00415F3B"/>
    <w:rsid w:val="004168F7"/>
    <w:rsid w:val="00416B4F"/>
    <w:rsid w:val="00416BF5"/>
    <w:rsid w:val="00416D2C"/>
    <w:rsid w:val="0041744D"/>
    <w:rsid w:val="00417876"/>
    <w:rsid w:val="00417965"/>
    <w:rsid w:val="00417BEE"/>
    <w:rsid w:val="00417DCE"/>
    <w:rsid w:val="00420023"/>
    <w:rsid w:val="00420271"/>
    <w:rsid w:val="0042041A"/>
    <w:rsid w:val="00420EF9"/>
    <w:rsid w:val="004212F2"/>
    <w:rsid w:val="004213E0"/>
    <w:rsid w:val="0042159C"/>
    <w:rsid w:val="00421A71"/>
    <w:rsid w:val="00421BE2"/>
    <w:rsid w:val="00421CDC"/>
    <w:rsid w:val="00421E24"/>
    <w:rsid w:val="00421EC2"/>
    <w:rsid w:val="0042251A"/>
    <w:rsid w:val="00422798"/>
    <w:rsid w:val="00422961"/>
    <w:rsid w:val="00422A1F"/>
    <w:rsid w:val="00423571"/>
    <w:rsid w:val="0042363B"/>
    <w:rsid w:val="00423685"/>
    <w:rsid w:val="0042371D"/>
    <w:rsid w:val="004237D2"/>
    <w:rsid w:val="00423EE2"/>
    <w:rsid w:val="00424080"/>
    <w:rsid w:val="004242A9"/>
    <w:rsid w:val="0042461B"/>
    <w:rsid w:val="004246F4"/>
    <w:rsid w:val="00424A5A"/>
    <w:rsid w:val="00424BB0"/>
    <w:rsid w:val="00425002"/>
    <w:rsid w:val="0042512C"/>
    <w:rsid w:val="004251DA"/>
    <w:rsid w:val="00425324"/>
    <w:rsid w:val="00425470"/>
    <w:rsid w:val="00425593"/>
    <w:rsid w:val="004258DA"/>
    <w:rsid w:val="00425BAA"/>
    <w:rsid w:val="00425F50"/>
    <w:rsid w:val="00426108"/>
    <w:rsid w:val="00426112"/>
    <w:rsid w:val="00426180"/>
    <w:rsid w:val="004264B1"/>
    <w:rsid w:val="004267AF"/>
    <w:rsid w:val="00426B44"/>
    <w:rsid w:val="00426D0E"/>
    <w:rsid w:val="00426DA2"/>
    <w:rsid w:val="004272FB"/>
    <w:rsid w:val="00427639"/>
    <w:rsid w:val="00427802"/>
    <w:rsid w:val="00427D0A"/>
    <w:rsid w:val="0043027A"/>
    <w:rsid w:val="004302D4"/>
    <w:rsid w:val="00430349"/>
    <w:rsid w:val="004303F1"/>
    <w:rsid w:val="00430C34"/>
    <w:rsid w:val="00430FB7"/>
    <w:rsid w:val="004311F5"/>
    <w:rsid w:val="0043136F"/>
    <w:rsid w:val="0043147A"/>
    <w:rsid w:val="004314AB"/>
    <w:rsid w:val="00431597"/>
    <w:rsid w:val="004316A5"/>
    <w:rsid w:val="00431F6E"/>
    <w:rsid w:val="00432842"/>
    <w:rsid w:val="00432A75"/>
    <w:rsid w:val="00432B92"/>
    <w:rsid w:val="00432ECF"/>
    <w:rsid w:val="0043308E"/>
    <w:rsid w:val="004332E7"/>
    <w:rsid w:val="0043366E"/>
    <w:rsid w:val="0043390F"/>
    <w:rsid w:val="0043391C"/>
    <w:rsid w:val="00433922"/>
    <w:rsid w:val="0043395C"/>
    <w:rsid w:val="00433BA4"/>
    <w:rsid w:val="00433C3F"/>
    <w:rsid w:val="00433CBB"/>
    <w:rsid w:val="00434010"/>
    <w:rsid w:val="004340A6"/>
    <w:rsid w:val="00434215"/>
    <w:rsid w:val="00434263"/>
    <w:rsid w:val="00434302"/>
    <w:rsid w:val="004345B4"/>
    <w:rsid w:val="004347F3"/>
    <w:rsid w:val="004348DF"/>
    <w:rsid w:val="00434CD3"/>
    <w:rsid w:val="00435143"/>
    <w:rsid w:val="00435219"/>
    <w:rsid w:val="0043558E"/>
    <w:rsid w:val="004357A8"/>
    <w:rsid w:val="0043584B"/>
    <w:rsid w:val="00436165"/>
    <w:rsid w:val="00436283"/>
    <w:rsid w:val="0043631E"/>
    <w:rsid w:val="004364EB"/>
    <w:rsid w:val="004369D6"/>
    <w:rsid w:val="004374BA"/>
    <w:rsid w:val="00437523"/>
    <w:rsid w:val="00437B2B"/>
    <w:rsid w:val="004400A1"/>
    <w:rsid w:val="00440112"/>
    <w:rsid w:val="00440334"/>
    <w:rsid w:val="00440483"/>
    <w:rsid w:val="00440538"/>
    <w:rsid w:val="00440AA4"/>
    <w:rsid w:val="00440D33"/>
    <w:rsid w:val="00440E35"/>
    <w:rsid w:val="004410EE"/>
    <w:rsid w:val="004418C6"/>
    <w:rsid w:val="004419CE"/>
    <w:rsid w:val="00441B22"/>
    <w:rsid w:val="00441B63"/>
    <w:rsid w:val="00441ECC"/>
    <w:rsid w:val="00442113"/>
    <w:rsid w:val="0044212C"/>
    <w:rsid w:val="0044241B"/>
    <w:rsid w:val="004424AF"/>
    <w:rsid w:val="004425E5"/>
    <w:rsid w:val="00442AA6"/>
    <w:rsid w:val="00442EC9"/>
    <w:rsid w:val="00443006"/>
    <w:rsid w:val="004433A9"/>
    <w:rsid w:val="00443615"/>
    <w:rsid w:val="0044377B"/>
    <w:rsid w:val="00443B0D"/>
    <w:rsid w:val="00443C1E"/>
    <w:rsid w:val="00443DFD"/>
    <w:rsid w:val="00443E74"/>
    <w:rsid w:val="00444021"/>
    <w:rsid w:val="004440CC"/>
    <w:rsid w:val="004441E2"/>
    <w:rsid w:val="004445F7"/>
    <w:rsid w:val="00444641"/>
    <w:rsid w:val="00444707"/>
    <w:rsid w:val="00444DAE"/>
    <w:rsid w:val="00444F7E"/>
    <w:rsid w:val="00445722"/>
    <w:rsid w:val="004457E1"/>
    <w:rsid w:val="00445A90"/>
    <w:rsid w:val="00445EA6"/>
    <w:rsid w:val="00445F07"/>
    <w:rsid w:val="0044615B"/>
    <w:rsid w:val="004464D5"/>
    <w:rsid w:val="004466DE"/>
    <w:rsid w:val="00446B0B"/>
    <w:rsid w:val="00447611"/>
    <w:rsid w:val="00447680"/>
    <w:rsid w:val="00447885"/>
    <w:rsid w:val="004478FB"/>
    <w:rsid w:val="00447A2D"/>
    <w:rsid w:val="00447CD1"/>
    <w:rsid w:val="00447E8B"/>
    <w:rsid w:val="00450076"/>
    <w:rsid w:val="004508A5"/>
    <w:rsid w:val="00450AAB"/>
    <w:rsid w:val="00450B7F"/>
    <w:rsid w:val="00450BF7"/>
    <w:rsid w:val="00451D62"/>
    <w:rsid w:val="00451DCB"/>
    <w:rsid w:val="00451FD4"/>
    <w:rsid w:val="00452443"/>
    <w:rsid w:val="004528E8"/>
    <w:rsid w:val="0045297A"/>
    <w:rsid w:val="00452BB0"/>
    <w:rsid w:val="00452BD8"/>
    <w:rsid w:val="00453056"/>
    <w:rsid w:val="00453202"/>
    <w:rsid w:val="004533C5"/>
    <w:rsid w:val="004533F4"/>
    <w:rsid w:val="00453506"/>
    <w:rsid w:val="00453805"/>
    <w:rsid w:val="004539AC"/>
    <w:rsid w:val="004539E2"/>
    <w:rsid w:val="00453DFC"/>
    <w:rsid w:val="00453F63"/>
    <w:rsid w:val="00454099"/>
    <w:rsid w:val="0045435C"/>
    <w:rsid w:val="00454529"/>
    <w:rsid w:val="00454571"/>
    <w:rsid w:val="0045473A"/>
    <w:rsid w:val="00454786"/>
    <w:rsid w:val="00455551"/>
    <w:rsid w:val="004555CD"/>
    <w:rsid w:val="00455CD4"/>
    <w:rsid w:val="0045640C"/>
    <w:rsid w:val="00456737"/>
    <w:rsid w:val="00456756"/>
    <w:rsid w:val="00456978"/>
    <w:rsid w:val="00456A69"/>
    <w:rsid w:val="00456E2C"/>
    <w:rsid w:val="00457A09"/>
    <w:rsid w:val="00457CBF"/>
    <w:rsid w:val="00457E47"/>
    <w:rsid w:val="00460659"/>
    <w:rsid w:val="00460695"/>
    <w:rsid w:val="00460873"/>
    <w:rsid w:val="004608BB"/>
    <w:rsid w:val="00460B05"/>
    <w:rsid w:val="00460BD8"/>
    <w:rsid w:val="00460C4E"/>
    <w:rsid w:val="00460CFB"/>
    <w:rsid w:val="00460F76"/>
    <w:rsid w:val="00461220"/>
    <w:rsid w:val="00461355"/>
    <w:rsid w:val="004613EF"/>
    <w:rsid w:val="0046149D"/>
    <w:rsid w:val="004615DF"/>
    <w:rsid w:val="00461634"/>
    <w:rsid w:val="0046170A"/>
    <w:rsid w:val="00461880"/>
    <w:rsid w:val="00461C0A"/>
    <w:rsid w:val="00461E58"/>
    <w:rsid w:val="0046249F"/>
    <w:rsid w:val="00462843"/>
    <w:rsid w:val="0046299E"/>
    <w:rsid w:val="00462A02"/>
    <w:rsid w:val="00463190"/>
    <w:rsid w:val="0046324A"/>
    <w:rsid w:val="00463298"/>
    <w:rsid w:val="00463357"/>
    <w:rsid w:val="00463557"/>
    <w:rsid w:val="004635BF"/>
    <w:rsid w:val="004639DE"/>
    <w:rsid w:val="00463DBD"/>
    <w:rsid w:val="00464090"/>
    <w:rsid w:val="00464173"/>
    <w:rsid w:val="00464325"/>
    <w:rsid w:val="0046432D"/>
    <w:rsid w:val="00464557"/>
    <w:rsid w:val="0046462E"/>
    <w:rsid w:val="004648B1"/>
    <w:rsid w:val="00464977"/>
    <w:rsid w:val="00464C03"/>
    <w:rsid w:val="00464E51"/>
    <w:rsid w:val="00465438"/>
    <w:rsid w:val="0046551B"/>
    <w:rsid w:val="00465612"/>
    <w:rsid w:val="004656A8"/>
    <w:rsid w:val="0046586E"/>
    <w:rsid w:val="004659C2"/>
    <w:rsid w:val="004661A3"/>
    <w:rsid w:val="0046637A"/>
    <w:rsid w:val="00466493"/>
    <w:rsid w:val="00466503"/>
    <w:rsid w:val="004665EF"/>
    <w:rsid w:val="004669D2"/>
    <w:rsid w:val="00466DEC"/>
    <w:rsid w:val="00466E38"/>
    <w:rsid w:val="00466E41"/>
    <w:rsid w:val="00466F18"/>
    <w:rsid w:val="004670AE"/>
    <w:rsid w:val="004673A8"/>
    <w:rsid w:val="004675B3"/>
    <w:rsid w:val="004676E5"/>
    <w:rsid w:val="00467DB4"/>
    <w:rsid w:val="004703C5"/>
    <w:rsid w:val="00470547"/>
    <w:rsid w:val="004706E7"/>
    <w:rsid w:val="004707B9"/>
    <w:rsid w:val="004710BE"/>
    <w:rsid w:val="004713F9"/>
    <w:rsid w:val="004716C7"/>
    <w:rsid w:val="00471C4B"/>
    <w:rsid w:val="00471E41"/>
    <w:rsid w:val="00471EDD"/>
    <w:rsid w:val="00471F79"/>
    <w:rsid w:val="00472053"/>
    <w:rsid w:val="00472137"/>
    <w:rsid w:val="0047229C"/>
    <w:rsid w:val="004722A3"/>
    <w:rsid w:val="00472462"/>
    <w:rsid w:val="0047252B"/>
    <w:rsid w:val="004726FA"/>
    <w:rsid w:val="004727C1"/>
    <w:rsid w:val="004728E6"/>
    <w:rsid w:val="00472C39"/>
    <w:rsid w:val="0047326C"/>
    <w:rsid w:val="0047356C"/>
    <w:rsid w:val="00473582"/>
    <w:rsid w:val="00473678"/>
    <w:rsid w:val="004736B1"/>
    <w:rsid w:val="00473A7E"/>
    <w:rsid w:val="00473EAF"/>
    <w:rsid w:val="00473F52"/>
    <w:rsid w:val="0047419B"/>
    <w:rsid w:val="004741F2"/>
    <w:rsid w:val="00474394"/>
    <w:rsid w:val="00474534"/>
    <w:rsid w:val="004746B5"/>
    <w:rsid w:val="004746BC"/>
    <w:rsid w:val="0047481E"/>
    <w:rsid w:val="004748EA"/>
    <w:rsid w:val="00474D85"/>
    <w:rsid w:val="00474ED4"/>
    <w:rsid w:val="004753BD"/>
    <w:rsid w:val="00475623"/>
    <w:rsid w:val="00475933"/>
    <w:rsid w:val="00475A48"/>
    <w:rsid w:val="00475C7E"/>
    <w:rsid w:val="00476755"/>
    <w:rsid w:val="004768A8"/>
    <w:rsid w:val="004769F3"/>
    <w:rsid w:val="00476ABC"/>
    <w:rsid w:val="00476B25"/>
    <w:rsid w:val="00476C78"/>
    <w:rsid w:val="00476D9F"/>
    <w:rsid w:val="00477047"/>
    <w:rsid w:val="00477453"/>
    <w:rsid w:val="00477B21"/>
    <w:rsid w:val="004802B3"/>
    <w:rsid w:val="004806A0"/>
    <w:rsid w:val="00480732"/>
    <w:rsid w:val="004807BF"/>
    <w:rsid w:val="004807D3"/>
    <w:rsid w:val="00480EEA"/>
    <w:rsid w:val="0048113F"/>
    <w:rsid w:val="004811E5"/>
    <w:rsid w:val="004815CA"/>
    <w:rsid w:val="00481622"/>
    <w:rsid w:val="00481660"/>
    <w:rsid w:val="00481941"/>
    <w:rsid w:val="00481DB4"/>
    <w:rsid w:val="00482184"/>
    <w:rsid w:val="00482192"/>
    <w:rsid w:val="004821BC"/>
    <w:rsid w:val="0048223B"/>
    <w:rsid w:val="00482509"/>
    <w:rsid w:val="00482608"/>
    <w:rsid w:val="004826D4"/>
    <w:rsid w:val="00482A62"/>
    <w:rsid w:val="00482D20"/>
    <w:rsid w:val="00483067"/>
    <w:rsid w:val="0048333C"/>
    <w:rsid w:val="004833D6"/>
    <w:rsid w:val="00483458"/>
    <w:rsid w:val="004835C3"/>
    <w:rsid w:val="00483634"/>
    <w:rsid w:val="00483661"/>
    <w:rsid w:val="004836B3"/>
    <w:rsid w:val="00483C9B"/>
    <w:rsid w:val="004840F1"/>
    <w:rsid w:val="004841F1"/>
    <w:rsid w:val="0048422A"/>
    <w:rsid w:val="00484322"/>
    <w:rsid w:val="00484463"/>
    <w:rsid w:val="0048448B"/>
    <w:rsid w:val="0048449D"/>
    <w:rsid w:val="00484644"/>
    <w:rsid w:val="00484736"/>
    <w:rsid w:val="00484A2B"/>
    <w:rsid w:val="00484AF2"/>
    <w:rsid w:val="00484B11"/>
    <w:rsid w:val="00484F3E"/>
    <w:rsid w:val="00484F94"/>
    <w:rsid w:val="00485605"/>
    <w:rsid w:val="0048567A"/>
    <w:rsid w:val="004858F2"/>
    <w:rsid w:val="00485D84"/>
    <w:rsid w:val="00486071"/>
    <w:rsid w:val="00486471"/>
    <w:rsid w:val="004867BF"/>
    <w:rsid w:val="0048689A"/>
    <w:rsid w:val="004868A1"/>
    <w:rsid w:val="00486CB7"/>
    <w:rsid w:val="00486DE6"/>
    <w:rsid w:val="00486E17"/>
    <w:rsid w:val="00486FD2"/>
    <w:rsid w:val="00487643"/>
    <w:rsid w:val="004876FD"/>
    <w:rsid w:val="0048778D"/>
    <w:rsid w:val="004877BE"/>
    <w:rsid w:val="00487B2C"/>
    <w:rsid w:val="00487C86"/>
    <w:rsid w:val="004900CC"/>
    <w:rsid w:val="0049074C"/>
    <w:rsid w:val="00490AD2"/>
    <w:rsid w:val="00490DDE"/>
    <w:rsid w:val="00490E06"/>
    <w:rsid w:val="00490F6F"/>
    <w:rsid w:val="00491335"/>
    <w:rsid w:val="0049161D"/>
    <w:rsid w:val="00491677"/>
    <w:rsid w:val="004918F0"/>
    <w:rsid w:val="00491A25"/>
    <w:rsid w:val="00491F0F"/>
    <w:rsid w:val="004924F1"/>
    <w:rsid w:val="004928C6"/>
    <w:rsid w:val="00492F9E"/>
    <w:rsid w:val="0049304E"/>
    <w:rsid w:val="00493113"/>
    <w:rsid w:val="00493839"/>
    <w:rsid w:val="0049391C"/>
    <w:rsid w:val="00493BEF"/>
    <w:rsid w:val="00493E56"/>
    <w:rsid w:val="0049410F"/>
    <w:rsid w:val="00494248"/>
    <w:rsid w:val="0049440A"/>
    <w:rsid w:val="004946D3"/>
    <w:rsid w:val="004947F0"/>
    <w:rsid w:val="0049498B"/>
    <w:rsid w:val="00494C85"/>
    <w:rsid w:val="00495170"/>
    <w:rsid w:val="00495175"/>
    <w:rsid w:val="004957F0"/>
    <w:rsid w:val="0049595E"/>
    <w:rsid w:val="00495978"/>
    <w:rsid w:val="00495E7B"/>
    <w:rsid w:val="00495FA2"/>
    <w:rsid w:val="0049600C"/>
    <w:rsid w:val="0049637D"/>
    <w:rsid w:val="004965C6"/>
    <w:rsid w:val="004965FC"/>
    <w:rsid w:val="004966B6"/>
    <w:rsid w:val="0049685B"/>
    <w:rsid w:val="00496A2A"/>
    <w:rsid w:val="00496AE6"/>
    <w:rsid w:val="0049708F"/>
    <w:rsid w:val="00497091"/>
    <w:rsid w:val="00497287"/>
    <w:rsid w:val="00497311"/>
    <w:rsid w:val="00497812"/>
    <w:rsid w:val="004978E8"/>
    <w:rsid w:val="00497B96"/>
    <w:rsid w:val="00497CAE"/>
    <w:rsid w:val="004A004E"/>
    <w:rsid w:val="004A007C"/>
    <w:rsid w:val="004A0157"/>
    <w:rsid w:val="004A049A"/>
    <w:rsid w:val="004A04F7"/>
    <w:rsid w:val="004A0966"/>
    <w:rsid w:val="004A0C5A"/>
    <w:rsid w:val="004A0D25"/>
    <w:rsid w:val="004A0DE2"/>
    <w:rsid w:val="004A109E"/>
    <w:rsid w:val="004A11D7"/>
    <w:rsid w:val="004A1563"/>
    <w:rsid w:val="004A1922"/>
    <w:rsid w:val="004A1CE7"/>
    <w:rsid w:val="004A1D70"/>
    <w:rsid w:val="004A2153"/>
    <w:rsid w:val="004A2183"/>
    <w:rsid w:val="004A21F3"/>
    <w:rsid w:val="004A23F6"/>
    <w:rsid w:val="004A2409"/>
    <w:rsid w:val="004A2505"/>
    <w:rsid w:val="004A2744"/>
    <w:rsid w:val="004A2A33"/>
    <w:rsid w:val="004A2A3A"/>
    <w:rsid w:val="004A2A5E"/>
    <w:rsid w:val="004A2CA0"/>
    <w:rsid w:val="004A2D43"/>
    <w:rsid w:val="004A324C"/>
    <w:rsid w:val="004A34AE"/>
    <w:rsid w:val="004A3EB9"/>
    <w:rsid w:val="004A429F"/>
    <w:rsid w:val="004A42A6"/>
    <w:rsid w:val="004A494E"/>
    <w:rsid w:val="004A4C2F"/>
    <w:rsid w:val="004A513E"/>
    <w:rsid w:val="004A5440"/>
    <w:rsid w:val="004A5585"/>
    <w:rsid w:val="004A5762"/>
    <w:rsid w:val="004A5903"/>
    <w:rsid w:val="004A59F1"/>
    <w:rsid w:val="004A5AC6"/>
    <w:rsid w:val="004A5C7C"/>
    <w:rsid w:val="004A5DC4"/>
    <w:rsid w:val="004A5EBA"/>
    <w:rsid w:val="004A607D"/>
    <w:rsid w:val="004A64F0"/>
    <w:rsid w:val="004A6ABD"/>
    <w:rsid w:val="004A6DDB"/>
    <w:rsid w:val="004A708D"/>
    <w:rsid w:val="004A7236"/>
    <w:rsid w:val="004A74EF"/>
    <w:rsid w:val="004A7A0D"/>
    <w:rsid w:val="004A7AA6"/>
    <w:rsid w:val="004A7EE4"/>
    <w:rsid w:val="004B0125"/>
    <w:rsid w:val="004B02E7"/>
    <w:rsid w:val="004B033E"/>
    <w:rsid w:val="004B0475"/>
    <w:rsid w:val="004B0866"/>
    <w:rsid w:val="004B08B1"/>
    <w:rsid w:val="004B09B6"/>
    <w:rsid w:val="004B0AEF"/>
    <w:rsid w:val="004B0C94"/>
    <w:rsid w:val="004B0E6A"/>
    <w:rsid w:val="004B0E6F"/>
    <w:rsid w:val="004B117F"/>
    <w:rsid w:val="004B1183"/>
    <w:rsid w:val="004B142B"/>
    <w:rsid w:val="004B1540"/>
    <w:rsid w:val="004B15F1"/>
    <w:rsid w:val="004B199E"/>
    <w:rsid w:val="004B1B5A"/>
    <w:rsid w:val="004B1D74"/>
    <w:rsid w:val="004B20B2"/>
    <w:rsid w:val="004B223A"/>
    <w:rsid w:val="004B2311"/>
    <w:rsid w:val="004B2488"/>
    <w:rsid w:val="004B276E"/>
    <w:rsid w:val="004B282A"/>
    <w:rsid w:val="004B2BBD"/>
    <w:rsid w:val="004B2CAD"/>
    <w:rsid w:val="004B2E62"/>
    <w:rsid w:val="004B2FFF"/>
    <w:rsid w:val="004B30AC"/>
    <w:rsid w:val="004B3399"/>
    <w:rsid w:val="004B34D6"/>
    <w:rsid w:val="004B34E8"/>
    <w:rsid w:val="004B375D"/>
    <w:rsid w:val="004B3DBF"/>
    <w:rsid w:val="004B4164"/>
    <w:rsid w:val="004B41E1"/>
    <w:rsid w:val="004B440E"/>
    <w:rsid w:val="004B4A80"/>
    <w:rsid w:val="004B4A89"/>
    <w:rsid w:val="004B4CF1"/>
    <w:rsid w:val="004B4FB4"/>
    <w:rsid w:val="004B5496"/>
    <w:rsid w:val="004B5686"/>
    <w:rsid w:val="004B5815"/>
    <w:rsid w:val="004B584C"/>
    <w:rsid w:val="004B59C6"/>
    <w:rsid w:val="004B5A23"/>
    <w:rsid w:val="004B5B4A"/>
    <w:rsid w:val="004B5D08"/>
    <w:rsid w:val="004B618B"/>
    <w:rsid w:val="004B61C5"/>
    <w:rsid w:val="004B6483"/>
    <w:rsid w:val="004B6AD7"/>
    <w:rsid w:val="004B6F58"/>
    <w:rsid w:val="004B7E35"/>
    <w:rsid w:val="004C003B"/>
    <w:rsid w:val="004C0101"/>
    <w:rsid w:val="004C0382"/>
    <w:rsid w:val="004C0689"/>
    <w:rsid w:val="004C0A84"/>
    <w:rsid w:val="004C0DE4"/>
    <w:rsid w:val="004C0E1F"/>
    <w:rsid w:val="004C0FB8"/>
    <w:rsid w:val="004C129A"/>
    <w:rsid w:val="004C1AD1"/>
    <w:rsid w:val="004C1CBF"/>
    <w:rsid w:val="004C1E95"/>
    <w:rsid w:val="004C209B"/>
    <w:rsid w:val="004C214C"/>
    <w:rsid w:val="004C252A"/>
    <w:rsid w:val="004C252E"/>
    <w:rsid w:val="004C256A"/>
    <w:rsid w:val="004C2D31"/>
    <w:rsid w:val="004C2DE1"/>
    <w:rsid w:val="004C2E29"/>
    <w:rsid w:val="004C2F9B"/>
    <w:rsid w:val="004C2F9C"/>
    <w:rsid w:val="004C3123"/>
    <w:rsid w:val="004C31EA"/>
    <w:rsid w:val="004C330F"/>
    <w:rsid w:val="004C3501"/>
    <w:rsid w:val="004C3E44"/>
    <w:rsid w:val="004C3FCA"/>
    <w:rsid w:val="004C4581"/>
    <w:rsid w:val="004C4F09"/>
    <w:rsid w:val="004C511E"/>
    <w:rsid w:val="004C5170"/>
    <w:rsid w:val="004C56C5"/>
    <w:rsid w:val="004C57B6"/>
    <w:rsid w:val="004C59A3"/>
    <w:rsid w:val="004C5A05"/>
    <w:rsid w:val="004C5A52"/>
    <w:rsid w:val="004C5C24"/>
    <w:rsid w:val="004C5CB6"/>
    <w:rsid w:val="004C5DCC"/>
    <w:rsid w:val="004C5ECE"/>
    <w:rsid w:val="004C60BB"/>
    <w:rsid w:val="004C6312"/>
    <w:rsid w:val="004C6471"/>
    <w:rsid w:val="004C6571"/>
    <w:rsid w:val="004C6588"/>
    <w:rsid w:val="004C6C40"/>
    <w:rsid w:val="004C6C63"/>
    <w:rsid w:val="004C6CF6"/>
    <w:rsid w:val="004C70F7"/>
    <w:rsid w:val="004D009E"/>
    <w:rsid w:val="004D01A2"/>
    <w:rsid w:val="004D0265"/>
    <w:rsid w:val="004D0412"/>
    <w:rsid w:val="004D0905"/>
    <w:rsid w:val="004D0A4D"/>
    <w:rsid w:val="004D0F8C"/>
    <w:rsid w:val="004D1142"/>
    <w:rsid w:val="004D1195"/>
    <w:rsid w:val="004D13B3"/>
    <w:rsid w:val="004D1535"/>
    <w:rsid w:val="004D162E"/>
    <w:rsid w:val="004D1747"/>
    <w:rsid w:val="004D1A0D"/>
    <w:rsid w:val="004D1B79"/>
    <w:rsid w:val="004D1BF5"/>
    <w:rsid w:val="004D1D2A"/>
    <w:rsid w:val="004D1D4A"/>
    <w:rsid w:val="004D1F35"/>
    <w:rsid w:val="004D2177"/>
    <w:rsid w:val="004D21A2"/>
    <w:rsid w:val="004D2224"/>
    <w:rsid w:val="004D22EF"/>
    <w:rsid w:val="004D2558"/>
    <w:rsid w:val="004D2874"/>
    <w:rsid w:val="004D28DB"/>
    <w:rsid w:val="004D29A2"/>
    <w:rsid w:val="004D2B23"/>
    <w:rsid w:val="004D2EFA"/>
    <w:rsid w:val="004D3626"/>
    <w:rsid w:val="004D37C3"/>
    <w:rsid w:val="004D3ABE"/>
    <w:rsid w:val="004D3C0B"/>
    <w:rsid w:val="004D4622"/>
    <w:rsid w:val="004D4701"/>
    <w:rsid w:val="004D47A6"/>
    <w:rsid w:val="004D489C"/>
    <w:rsid w:val="004D4945"/>
    <w:rsid w:val="004D4B26"/>
    <w:rsid w:val="004D4CFF"/>
    <w:rsid w:val="004D4D4B"/>
    <w:rsid w:val="004D5328"/>
    <w:rsid w:val="004D5834"/>
    <w:rsid w:val="004D5AFE"/>
    <w:rsid w:val="004D5C50"/>
    <w:rsid w:val="004D60FC"/>
    <w:rsid w:val="004D6255"/>
    <w:rsid w:val="004D6400"/>
    <w:rsid w:val="004D652A"/>
    <w:rsid w:val="004D66BC"/>
    <w:rsid w:val="004D6A0E"/>
    <w:rsid w:val="004D7869"/>
    <w:rsid w:val="004D7B89"/>
    <w:rsid w:val="004D7CFF"/>
    <w:rsid w:val="004D7E54"/>
    <w:rsid w:val="004D7ECF"/>
    <w:rsid w:val="004E049C"/>
    <w:rsid w:val="004E056D"/>
    <w:rsid w:val="004E0950"/>
    <w:rsid w:val="004E0A09"/>
    <w:rsid w:val="004E0DFB"/>
    <w:rsid w:val="004E0F46"/>
    <w:rsid w:val="004E0FBD"/>
    <w:rsid w:val="004E1086"/>
    <w:rsid w:val="004E1334"/>
    <w:rsid w:val="004E1398"/>
    <w:rsid w:val="004E1453"/>
    <w:rsid w:val="004E1672"/>
    <w:rsid w:val="004E1990"/>
    <w:rsid w:val="004E1D41"/>
    <w:rsid w:val="004E1E3D"/>
    <w:rsid w:val="004E2042"/>
    <w:rsid w:val="004E21CF"/>
    <w:rsid w:val="004E22CD"/>
    <w:rsid w:val="004E2433"/>
    <w:rsid w:val="004E265A"/>
    <w:rsid w:val="004E266F"/>
    <w:rsid w:val="004E2693"/>
    <w:rsid w:val="004E26BA"/>
    <w:rsid w:val="004E27CA"/>
    <w:rsid w:val="004E288D"/>
    <w:rsid w:val="004E29F1"/>
    <w:rsid w:val="004E2D2B"/>
    <w:rsid w:val="004E2E76"/>
    <w:rsid w:val="004E2E7F"/>
    <w:rsid w:val="004E2E90"/>
    <w:rsid w:val="004E307F"/>
    <w:rsid w:val="004E30F0"/>
    <w:rsid w:val="004E32C7"/>
    <w:rsid w:val="004E341C"/>
    <w:rsid w:val="004E345F"/>
    <w:rsid w:val="004E3660"/>
    <w:rsid w:val="004E3A23"/>
    <w:rsid w:val="004E3A56"/>
    <w:rsid w:val="004E3D09"/>
    <w:rsid w:val="004E3EF8"/>
    <w:rsid w:val="004E4349"/>
    <w:rsid w:val="004E4A2C"/>
    <w:rsid w:val="004E4AB8"/>
    <w:rsid w:val="004E4D31"/>
    <w:rsid w:val="004E4F09"/>
    <w:rsid w:val="004E4F1C"/>
    <w:rsid w:val="004E5361"/>
    <w:rsid w:val="004E54BD"/>
    <w:rsid w:val="004E54E7"/>
    <w:rsid w:val="004E5D8C"/>
    <w:rsid w:val="004E5EE7"/>
    <w:rsid w:val="004E5FC4"/>
    <w:rsid w:val="004E60EE"/>
    <w:rsid w:val="004E60F2"/>
    <w:rsid w:val="004E634F"/>
    <w:rsid w:val="004E68DF"/>
    <w:rsid w:val="004E68F3"/>
    <w:rsid w:val="004E6AD7"/>
    <w:rsid w:val="004E6B81"/>
    <w:rsid w:val="004E6C03"/>
    <w:rsid w:val="004E6DD6"/>
    <w:rsid w:val="004E7007"/>
    <w:rsid w:val="004E74F5"/>
    <w:rsid w:val="004E7846"/>
    <w:rsid w:val="004E79A5"/>
    <w:rsid w:val="004E79E1"/>
    <w:rsid w:val="004E7C7A"/>
    <w:rsid w:val="004E7C8A"/>
    <w:rsid w:val="004E7D01"/>
    <w:rsid w:val="004F00DF"/>
    <w:rsid w:val="004F039A"/>
    <w:rsid w:val="004F07E8"/>
    <w:rsid w:val="004F089B"/>
    <w:rsid w:val="004F09BC"/>
    <w:rsid w:val="004F0B0B"/>
    <w:rsid w:val="004F1338"/>
    <w:rsid w:val="004F16D8"/>
    <w:rsid w:val="004F1956"/>
    <w:rsid w:val="004F1C54"/>
    <w:rsid w:val="004F1C56"/>
    <w:rsid w:val="004F1CC8"/>
    <w:rsid w:val="004F1D44"/>
    <w:rsid w:val="004F20B3"/>
    <w:rsid w:val="004F232E"/>
    <w:rsid w:val="004F2A10"/>
    <w:rsid w:val="004F2A67"/>
    <w:rsid w:val="004F2A73"/>
    <w:rsid w:val="004F2B75"/>
    <w:rsid w:val="004F2C82"/>
    <w:rsid w:val="004F2E10"/>
    <w:rsid w:val="004F2EC4"/>
    <w:rsid w:val="004F31AC"/>
    <w:rsid w:val="004F34B8"/>
    <w:rsid w:val="004F351E"/>
    <w:rsid w:val="004F3670"/>
    <w:rsid w:val="004F37DD"/>
    <w:rsid w:val="004F395D"/>
    <w:rsid w:val="004F3990"/>
    <w:rsid w:val="004F3AD8"/>
    <w:rsid w:val="004F3ED8"/>
    <w:rsid w:val="004F4052"/>
    <w:rsid w:val="004F409D"/>
    <w:rsid w:val="004F468F"/>
    <w:rsid w:val="004F4934"/>
    <w:rsid w:val="004F4A8A"/>
    <w:rsid w:val="004F50EE"/>
    <w:rsid w:val="004F5563"/>
    <w:rsid w:val="004F557C"/>
    <w:rsid w:val="004F55F5"/>
    <w:rsid w:val="004F5D7E"/>
    <w:rsid w:val="004F5EE9"/>
    <w:rsid w:val="004F64A5"/>
    <w:rsid w:val="004F6771"/>
    <w:rsid w:val="004F6AB0"/>
    <w:rsid w:val="004F6ED0"/>
    <w:rsid w:val="004F6FA6"/>
    <w:rsid w:val="004F705C"/>
    <w:rsid w:val="004F7250"/>
    <w:rsid w:val="004F73EE"/>
    <w:rsid w:val="004F7513"/>
    <w:rsid w:val="004F7AF9"/>
    <w:rsid w:val="004F7C81"/>
    <w:rsid w:val="004F7F19"/>
    <w:rsid w:val="004F7F3D"/>
    <w:rsid w:val="005000EB"/>
    <w:rsid w:val="00500352"/>
    <w:rsid w:val="0050082A"/>
    <w:rsid w:val="005009D4"/>
    <w:rsid w:val="00500C68"/>
    <w:rsid w:val="005010BC"/>
    <w:rsid w:val="00501839"/>
    <w:rsid w:val="00502150"/>
    <w:rsid w:val="005023EE"/>
    <w:rsid w:val="005026D1"/>
    <w:rsid w:val="005027A4"/>
    <w:rsid w:val="005027FE"/>
    <w:rsid w:val="00502892"/>
    <w:rsid w:val="005028A9"/>
    <w:rsid w:val="00502C75"/>
    <w:rsid w:val="005032B6"/>
    <w:rsid w:val="00503699"/>
    <w:rsid w:val="00503D2B"/>
    <w:rsid w:val="00503E42"/>
    <w:rsid w:val="00503FCC"/>
    <w:rsid w:val="0050409D"/>
    <w:rsid w:val="005041EE"/>
    <w:rsid w:val="0050431E"/>
    <w:rsid w:val="00504415"/>
    <w:rsid w:val="0050488B"/>
    <w:rsid w:val="00504D9D"/>
    <w:rsid w:val="00504EE6"/>
    <w:rsid w:val="00504F85"/>
    <w:rsid w:val="00505487"/>
    <w:rsid w:val="00505CD2"/>
    <w:rsid w:val="00505E11"/>
    <w:rsid w:val="00505E5C"/>
    <w:rsid w:val="00505EFB"/>
    <w:rsid w:val="00505FAE"/>
    <w:rsid w:val="0050602A"/>
    <w:rsid w:val="00506273"/>
    <w:rsid w:val="0050653E"/>
    <w:rsid w:val="00506679"/>
    <w:rsid w:val="00506931"/>
    <w:rsid w:val="00506BED"/>
    <w:rsid w:val="00507272"/>
    <w:rsid w:val="005072CF"/>
    <w:rsid w:val="0050741D"/>
    <w:rsid w:val="0050742D"/>
    <w:rsid w:val="00507B8E"/>
    <w:rsid w:val="00510049"/>
    <w:rsid w:val="005100D8"/>
    <w:rsid w:val="005103C7"/>
    <w:rsid w:val="00510932"/>
    <w:rsid w:val="005109E8"/>
    <w:rsid w:val="00510BD5"/>
    <w:rsid w:val="005110E1"/>
    <w:rsid w:val="00511370"/>
    <w:rsid w:val="005115A8"/>
    <w:rsid w:val="00511668"/>
    <w:rsid w:val="00511920"/>
    <w:rsid w:val="00511BA4"/>
    <w:rsid w:val="0051206A"/>
    <w:rsid w:val="00512081"/>
    <w:rsid w:val="005123C3"/>
    <w:rsid w:val="00512B61"/>
    <w:rsid w:val="00512B7B"/>
    <w:rsid w:val="00512C8F"/>
    <w:rsid w:val="00512D7F"/>
    <w:rsid w:val="0051331A"/>
    <w:rsid w:val="005134A9"/>
    <w:rsid w:val="005135C0"/>
    <w:rsid w:val="0051369A"/>
    <w:rsid w:val="005138F7"/>
    <w:rsid w:val="00513D0F"/>
    <w:rsid w:val="00514420"/>
    <w:rsid w:val="00514590"/>
    <w:rsid w:val="005147AA"/>
    <w:rsid w:val="005147B5"/>
    <w:rsid w:val="005149B6"/>
    <w:rsid w:val="00514C62"/>
    <w:rsid w:val="00514DC7"/>
    <w:rsid w:val="00514E2F"/>
    <w:rsid w:val="00514EF8"/>
    <w:rsid w:val="00515192"/>
    <w:rsid w:val="005151C7"/>
    <w:rsid w:val="00515305"/>
    <w:rsid w:val="005154E2"/>
    <w:rsid w:val="00515566"/>
    <w:rsid w:val="005155AC"/>
    <w:rsid w:val="00515715"/>
    <w:rsid w:val="005159CC"/>
    <w:rsid w:val="005159E7"/>
    <w:rsid w:val="00515FA3"/>
    <w:rsid w:val="0051612C"/>
    <w:rsid w:val="00516349"/>
    <w:rsid w:val="005168C6"/>
    <w:rsid w:val="00516FEE"/>
    <w:rsid w:val="0051706B"/>
    <w:rsid w:val="00517640"/>
    <w:rsid w:val="0051777E"/>
    <w:rsid w:val="00517906"/>
    <w:rsid w:val="00517ACC"/>
    <w:rsid w:val="0052006C"/>
    <w:rsid w:val="005207B0"/>
    <w:rsid w:val="005207E6"/>
    <w:rsid w:val="00520E91"/>
    <w:rsid w:val="00520ED6"/>
    <w:rsid w:val="0052138F"/>
    <w:rsid w:val="005215C3"/>
    <w:rsid w:val="0052162C"/>
    <w:rsid w:val="0052185B"/>
    <w:rsid w:val="00521880"/>
    <w:rsid w:val="00521AB9"/>
    <w:rsid w:val="00521B86"/>
    <w:rsid w:val="00521CCD"/>
    <w:rsid w:val="00521DFD"/>
    <w:rsid w:val="00521E3D"/>
    <w:rsid w:val="00521FAC"/>
    <w:rsid w:val="00522480"/>
    <w:rsid w:val="005224C4"/>
    <w:rsid w:val="00522B80"/>
    <w:rsid w:val="00522D77"/>
    <w:rsid w:val="00522EA8"/>
    <w:rsid w:val="00523313"/>
    <w:rsid w:val="0052348F"/>
    <w:rsid w:val="00523960"/>
    <w:rsid w:val="00523C56"/>
    <w:rsid w:val="00523E89"/>
    <w:rsid w:val="00524527"/>
    <w:rsid w:val="005245AC"/>
    <w:rsid w:val="00524C11"/>
    <w:rsid w:val="00524C21"/>
    <w:rsid w:val="00524C8B"/>
    <w:rsid w:val="00524EC9"/>
    <w:rsid w:val="005250EF"/>
    <w:rsid w:val="00525212"/>
    <w:rsid w:val="00525555"/>
    <w:rsid w:val="005257E1"/>
    <w:rsid w:val="00525B8E"/>
    <w:rsid w:val="00525C4E"/>
    <w:rsid w:val="00526404"/>
    <w:rsid w:val="00526882"/>
    <w:rsid w:val="00526E4E"/>
    <w:rsid w:val="00526E58"/>
    <w:rsid w:val="005271DE"/>
    <w:rsid w:val="005276C0"/>
    <w:rsid w:val="00527B48"/>
    <w:rsid w:val="00527BAD"/>
    <w:rsid w:val="00527C6E"/>
    <w:rsid w:val="00527F23"/>
    <w:rsid w:val="00530197"/>
    <w:rsid w:val="00530E2C"/>
    <w:rsid w:val="005314CB"/>
    <w:rsid w:val="005314D0"/>
    <w:rsid w:val="00531670"/>
    <w:rsid w:val="0053177F"/>
    <w:rsid w:val="005319E1"/>
    <w:rsid w:val="00531A08"/>
    <w:rsid w:val="00531EBE"/>
    <w:rsid w:val="00531EDC"/>
    <w:rsid w:val="00532B72"/>
    <w:rsid w:val="00532CBA"/>
    <w:rsid w:val="00532DD0"/>
    <w:rsid w:val="00532E3C"/>
    <w:rsid w:val="00532EC3"/>
    <w:rsid w:val="005330D4"/>
    <w:rsid w:val="0053326F"/>
    <w:rsid w:val="0053342D"/>
    <w:rsid w:val="00533624"/>
    <w:rsid w:val="00533942"/>
    <w:rsid w:val="00533C62"/>
    <w:rsid w:val="00533CCE"/>
    <w:rsid w:val="00533F26"/>
    <w:rsid w:val="00533F85"/>
    <w:rsid w:val="0053423D"/>
    <w:rsid w:val="00534F0D"/>
    <w:rsid w:val="00534F48"/>
    <w:rsid w:val="0053506F"/>
    <w:rsid w:val="00535524"/>
    <w:rsid w:val="00535A45"/>
    <w:rsid w:val="00535BB3"/>
    <w:rsid w:val="00535BF5"/>
    <w:rsid w:val="005363D3"/>
    <w:rsid w:val="0053662D"/>
    <w:rsid w:val="0053667B"/>
    <w:rsid w:val="005366A1"/>
    <w:rsid w:val="00536F9F"/>
    <w:rsid w:val="0053705A"/>
    <w:rsid w:val="00537F2B"/>
    <w:rsid w:val="00540297"/>
    <w:rsid w:val="00540333"/>
    <w:rsid w:val="0054085B"/>
    <w:rsid w:val="00540914"/>
    <w:rsid w:val="00540A5E"/>
    <w:rsid w:val="00540EDB"/>
    <w:rsid w:val="00540F48"/>
    <w:rsid w:val="0054145A"/>
    <w:rsid w:val="005418CE"/>
    <w:rsid w:val="00541FC9"/>
    <w:rsid w:val="005420B3"/>
    <w:rsid w:val="0054218A"/>
    <w:rsid w:val="005421C3"/>
    <w:rsid w:val="0054289B"/>
    <w:rsid w:val="00542995"/>
    <w:rsid w:val="00542B7A"/>
    <w:rsid w:val="00542F61"/>
    <w:rsid w:val="00543138"/>
    <w:rsid w:val="00543768"/>
    <w:rsid w:val="005437B5"/>
    <w:rsid w:val="00543889"/>
    <w:rsid w:val="0054397F"/>
    <w:rsid w:val="00543B6D"/>
    <w:rsid w:val="00543E18"/>
    <w:rsid w:val="00543F76"/>
    <w:rsid w:val="0054413A"/>
    <w:rsid w:val="005441DA"/>
    <w:rsid w:val="0054426A"/>
    <w:rsid w:val="005446F3"/>
    <w:rsid w:val="005446FD"/>
    <w:rsid w:val="005449C7"/>
    <w:rsid w:val="00544BFB"/>
    <w:rsid w:val="00544C4A"/>
    <w:rsid w:val="00544D90"/>
    <w:rsid w:val="00544FE5"/>
    <w:rsid w:val="00545148"/>
    <w:rsid w:val="00545305"/>
    <w:rsid w:val="005453B9"/>
    <w:rsid w:val="00545B0B"/>
    <w:rsid w:val="00545C53"/>
    <w:rsid w:val="005460BB"/>
    <w:rsid w:val="0054650D"/>
    <w:rsid w:val="005465BF"/>
    <w:rsid w:val="00546697"/>
    <w:rsid w:val="00546A5A"/>
    <w:rsid w:val="00546A6F"/>
    <w:rsid w:val="00546BD0"/>
    <w:rsid w:val="00546D32"/>
    <w:rsid w:val="00546E12"/>
    <w:rsid w:val="0054714D"/>
    <w:rsid w:val="005474A6"/>
    <w:rsid w:val="005479B9"/>
    <w:rsid w:val="00547A69"/>
    <w:rsid w:val="00547BA2"/>
    <w:rsid w:val="00547DE9"/>
    <w:rsid w:val="00547E1B"/>
    <w:rsid w:val="00547E53"/>
    <w:rsid w:val="00547F52"/>
    <w:rsid w:val="00547FB0"/>
    <w:rsid w:val="00550055"/>
    <w:rsid w:val="0055081A"/>
    <w:rsid w:val="00550B9A"/>
    <w:rsid w:val="00550BAC"/>
    <w:rsid w:val="00550EDE"/>
    <w:rsid w:val="005513C2"/>
    <w:rsid w:val="005514C9"/>
    <w:rsid w:val="005516E3"/>
    <w:rsid w:val="005519DF"/>
    <w:rsid w:val="00551A54"/>
    <w:rsid w:val="00551A82"/>
    <w:rsid w:val="00551D2E"/>
    <w:rsid w:val="00551F47"/>
    <w:rsid w:val="00552045"/>
    <w:rsid w:val="005522A3"/>
    <w:rsid w:val="005525BA"/>
    <w:rsid w:val="0055275C"/>
    <w:rsid w:val="0055321A"/>
    <w:rsid w:val="0055369F"/>
    <w:rsid w:val="00553A96"/>
    <w:rsid w:val="005540C2"/>
    <w:rsid w:val="00554292"/>
    <w:rsid w:val="0055446E"/>
    <w:rsid w:val="00554487"/>
    <w:rsid w:val="00554686"/>
    <w:rsid w:val="0055479A"/>
    <w:rsid w:val="0055480D"/>
    <w:rsid w:val="0055487D"/>
    <w:rsid w:val="00554881"/>
    <w:rsid w:val="00554C4A"/>
    <w:rsid w:val="005550B8"/>
    <w:rsid w:val="005552D6"/>
    <w:rsid w:val="005554E3"/>
    <w:rsid w:val="00555766"/>
    <w:rsid w:val="00555913"/>
    <w:rsid w:val="00555E61"/>
    <w:rsid w:val="0055622D"/>
    <w:rsid w:val="00556463"/>
    <w:rsid w:val="005567C7"/>
    <w:rsid w:val="005567DE"/>
    <w:rsid w:val="00556BD4"/>
    <w:rsid w:val="00556C6C"/>
    <w:rsid w:val="00556F56"/>
    <w:rsid w:val="0055749C"/>
    <w:rsid w:val="00557510"/>
    <w:rsid w:val="00557578"/>
    <w:rsid w:val="00557D8A"/>
    <w:rsid w:val="0056010C"/>
    <w:rsid w:val="005603C0"/>
    <w:rsid w:val="0056048B"/>
    <w:rsid w:val="00560497"/>
    <w:rsid w:val="00560609"/>
    <w:rsid w:val="00560710"/>
    <w:rsid w:val="00560F61"/>
    <w:rsid w:val="00560FC5"/>
    <w:rsid w:val="00561505"/>
    <w:rsid w:val="005615E9"/>
    <w:rsid w:val="00561673"/>
    <w:rsid w:val="00561FAD"/>
    <w:rsid w:val="00561FFB"/>
    <w:rsid w:val="00562146"/>
    <w:rsid w:val="00562548"/>
    <w:rsid w:val="00562F48"/>
    <w:rsid w:val="005634DA"/>
    <w:rsid w:val="00563743"/>
    <w:rsid w:val="00563F18"/>
    <w:rsid w:val="00564B76"/>
    <w:rsid w:val="005651D3"/>
    <w:rsid w:val="0056556B"/>
    <w:rsid w:val="0056572D"/>
    <w:rsid w:val="00565C5A"/>
    <w:rsid w:val="00565F89"/>
    <w:rsid w:val="005667DB"/>
    <w:rsid w:val="00566D63"/>
    <w:rsid w:val="00567087"/>
    <w:rsid w:val="0056712E"/>
    <w:rsid w:val="005671CE"/>
    <w:rsid w:val="005676AD"/>
    <w:rsid w:val="00567860"/>
    <w:rsid w:val="005678F6"/>
    <w:rsid w:val="00567C23"/>
    <w:rsid w:val="00567EC3"/>
    <w:rsid w:val="00567F02"/>
    <w:rsid w:val="00570196"/>
    <w:rsid w:val="005702DD"/>
    <w:rsid w:val="005703A8"/>
    <w:rsid w:val="0057042B"/>
    <w:rsid w:val="00570576"/>
    <w:rsid w:val="0057064D"/>
    <w:rsid w:val="00570873"/>
    <w:rsid w:val="00570A15"/>
    <w:rsid w:val="00570A8A"/>
    <w:rsid w:val="00570F71"/>
    <w:rsid w:val="00571245"/>
    <w:rsid w:val="0057134E"/>
    <w:rsid w:val="0057137A"/>
    <w:rsid w:val="005713B6"/>
    <w:rsid w:val="005713F3"/>
    <w:rsid w:val="0057165F"/>
    <w:rsid w:val="005717D6"/>
    <w:rsid w:val="00571889"/>
    <w:rsid w:val="00571D68"/>
    <w:rsid w:val="005720A7"/>
    <w:rsid w:val="005721D6"/>
    <w:rsid w:val="005726A5"/>
    <w:rsid w:val="00572779"/>
    <w:rsid w:val="005727A7"/>
    <w:rsid w:val="00572EBC"/>
    <w:rsid w:val="00573355"/>
    <w:rsid w:val="005734FF"/>
    <w:rsid w:val="00573A3B"/>
    <w:rsid w:val="00573A52"/>
    <w:rsid w:val="00573F2A"/>
    <w:rsid w:val="00574CD9"/>
    <w:rsid w:val="005750C8"/>
    <w:rsid w:val="00575130"/>
    <w:rsid w:val="00575993"/>
    <w:rsid w:val="00575997"/>
    <w:rsid w:val="00575A4B"/>
    <w:rsid w:val="00575B2B"/>
    <w:rsid w:val="00575C10"/>
    <w:rsid w:val="00576471"/>
    <w:rsid w:val="005765ED"/>
    <w:rsid w:val="0057679C"/>
    <w:rsid w:val="0057690D"/>
    <w:rsid w:val="00576DEC"/>
    <w:rsid w:val="00576F77"/>
    <w:rsid w:val="005774AA"/>
    <w:rsid w:val="00577CDF"/>
    <w:rsid w:val="00581142"/>
    <w:rsid w:val="00581243"/>
    <w:rsid w:val="00581609"/>
    <w:rsid w:val="00581711"/>
    <w:rsid w:val="0058208E"/>
    <w:rsid w:val="005824B1"/>
    <w:rsid w:val="0058272B"/>
    <w:rsid w:val="00582BCF"/>
    <w:rsid w:val="00582D52"/>
    <w:rsid w:val="00582FCB"/>
    <w:rsid w:val="0058311F"/>
    <w:rsid w:val="00583148"/>
    <w:rsid w:val="0058397B"/>
    <w:rsid w:val="00583A7E"/>
    <w:rsid w:val="00583C15"/>
    <w:rsid w:val="00583C3E"/>
    <w:rsid w:val="00583EDA"/>
    <w:rsid w:val="00583F8E"/>
    <w:rsid w:val="00583F99"/>
    <w:rsid w:val="005842C4"/>
    <w:rsid w:val="005845A8"/>
    <w:rsid w:val="005849B4"/>
    <w:rsid w:val="005849C6"/>
    <w:rsid w:val="00584A95"/>
    <w:rsid w:val="00584C96"/>
    <w:rsid w:val="00584F1E"/>
    <w:rsid w:val="005851DA"/>
    <w:rsid w:val="0058546C"/>
    <w:rsid w:val="005855C3"/>
    <w:rsid w:val="005855E1"/>
    <w:rsid w:val="00585C28"/>
    <w:rsid w:val="00585E61"/>
    <w:rsid w:val="00586008"/>
    <w:rsid w:val="0058628B"/>
    <w:rsid w:val="0058640B"/>
    <w:rsid w:val="00586411"/>
    <w:rsid w:val="005866CE"/>
    <w:rsid w:val="0058722F"/>
    <w:rsid w:val="00587485"/>
    <w:rsid w:val="005876BF"/>
    <w:rsid w:val="00587737"/>
    <w:rsid w:val="00587812"/>
    <w:rsid w:val="00587D55"/>
    <w:rsid w:val="00590062"/>
    <w:rsid w:val="00590089"/>
    <w:rsid w:val="0059062E"/>
    <w:rsid w:val="005906BD"/>
    <w:rsid w:val="00590836"/>
    <w:rsid w:val="005908A3"/>
    <w:rsid w:val="00590BA5"/>
    <w:rsid w:val="00590FD7"/>
    <w:rsid w:val="0059137C"/>
    <w:rsid w:val="005917AD"/>
    <w:rsid w:val="00591E1C"/>
    <w:rsid w:val="00592147"/>
    <w:rsid w:val="0059223A"/>
    <w:rsid w:val="00592278"/>
    <w:rsid w:val="005922D0"/>
    <w:rsid w:val="00592318"/>
    <w:rsid w:val="00592335"/>
    <w:rsid w:val="005928DF"/>
    <w:rsid w:val="00592CE4"/>
    <w:rsid w:val="00592E00"/>
    <w:rsid w:val="0059320D"/>
    <w:rsid w:val="00593487"/>
    <w:rsid w:val="00593B22"/>
    <w:rsid w:val="00593E63"/>
    <w:rsid w:val="00593FD5"/>
    <w:rsid w:val="0059413D"/>
    <w:rsid w:val="0059452D"/>
    <w:rsid w:val="0059458E"/>
    <w:rsid w:val="005946D6"/>
    <w:rsid w:val="00594846"/>
    <w:rsid w:val="00594BB7"/>
    <w:rsid w:val="00594BC3"/>
    <w:rsid w:val="00594CCE"/>
    <w:rsid w:val="005950FA"/>
    <w:rsid w:val="00595556"/>
    <w:rsid w:val="00595826"/>
    <w:rsid w:val="00595829"/>
    <w:rsid w:val="005959CE"/>
    <w:rsid w:val="00595E84"/>
    <w:rsid w:val="0059663A"/>
    <w:rsid w:val="005968B0"/>
    <w:rsid w:val="00596958"/>
    <w:rsid w:val="00596D6B"/>
    <w:rsid w:val="00596EE2"/>
    <w:rsid w:val="00596F3E"/>
    <w:rsid w:val="0059709F"/>
    <w:rsid w:val="00597162"/>
    <w:rsid w:val="005972AD"/>
    <w:rsid w:val="005972B1"/>
    <w:rsid w:val="00597574"/>
    <w:rsid w:val="005977F1"/>
    <w:rsid w:val="00597B04"/>
    <w:rsid w:val="00597D3F"/>
    <w:rsid w:val="00597E87"/>
    <w:rsid w:val="00597EE8"/>
    <w:rsid w:val="005A002C"/>
    <w:rsid w:val="005A0410"/>
    <w:rsid w:val="005A0483"/>
    <w:rsid w:val="005A088D"/>
    <w:rsid w:val="005A0DCD"/>
    <w:rsid w:val="005A0E43"/>
    <w:rsid w:val="005A11F6"/>
    <w:rsid w:val="005A16B5"/>
    <w:rsid w:val="005A174B"/>
    <w:rsid w:val="005A1848"/>
    <w:rsid w:val="005A19D1"/>
    <w:rsid w:val="005A1AA4"/>
    <w:rsid w:val="005A1F68"/>
    <w:rsid w:val="005A20E9"/>
    <w:rsid w:val="005A236F"/>
    <w:rsid w:val="005A2652"/>
    <w:rsid w:val="005A28DB"/>
    <w:rsid w:val="005A2973"/>
    <w:rsid w:val="005A2F6B"/>
    <w:rsid w:val="005A3154"/>
    <w:rsid w:val="005A330D"/>
    <w:rsid w:val="005A339A"/>
    <w:rsid w:val="005A3466"/>
    <w:rsid w:val="005A34BE"/>
    <w:rsid w:val="005A354F"/>
    <w:rsid w:val="005A388C"/>
    <w:rsid w:val="005A3992"/>
    <w:rsid w:val="005A3B3B"/>
    <w:rsid w:val="005A3BE4"/>
    <w:rsid w:val="005A3C06"/>
    <w:rsid w:val="005A3FA4"/>
    <w:rsid w:val="005A3FFC"/>
    <w:rsid w:val="005A4631"/>
    <w:rsid w:val="005A47B5"/>
    <w:rsid w:val="005A49E4"/>
    <w:rsid w:val="005A4BBD"/>
    <w:rsid w:val="005A4C5F"/>
    <w:rsid w:val="005A4E2B"/>
    <w:rsid w:val="005A542E"/>
    <w:rsid w:val="005A6170"/>
    <w:rsid w:val="005A621B"/>
    <w:rsid w:val="005A6233"/>
    <w:rsid w:val="005A6466"/>
    <w:rsid w:val="005A6472"/>
    <w:rsid w:val="005A6915"/>
    <w:rsid w:val="005A6C87"/>
    <w:rsid w:val="005A6CCA"/>
    <w:rsid w:val="005A6DDD"/>
    <w:rsid w:val="005A6EF7"/>
    <w:rsid w:val="005A70E2"/>
    <w:rsid w:val="005A7156"/>
    <w:rsid w:val="005A7348"/>
    <w:rsid w:val="005A73B3"/>
    <w:rsid w:val="005A7480"/>
    <w:rsid w:val="005A77DE"/>
    <w:rsid w:val="005A7A5A"/>
    <w:rsid w:val="005A7AE7"/>
    <w:rsid w:val="005A7BDD"/>
    <w:rsid w:val="005A7FDC"/>
    <w:rsid w:val="005B04D2"/>
    <w:rsid w:val="005B0782"/>
    <w:rsid w:val="005B0860"/>
    <w:rsid w:val="005B08E7"/>
    <w:rsid w:val="005B09E5"/>
    <w:rsid w:val="005B0C13"/>
    <w:rsid w:val="005B0C90"/>
    <w:rsid w:val="005B0FBE"/>
    <w:rsid w:val="005B1037"/>
    <w:rsid w:val="005B1100"/>
    <w:rsid w:val="005B12FD"/>
    <w:rsid w:val="005B1441"/>
    <w:rsid w:val="005B1673"/>
    <w:rsid w:val="005B1919"/>
    <w:rsid w:val="005B1A2E"/>
    <w:rsid w:val="005B1AC6"/>
    <w:rsid w:val="005B1D95"/>
    <w:rsid w:val="005B1FB6"/>
    <w:rsid w:val="005B2052"/>
    <w:rsid w:val="005B263F"/>
    <w:rsid w:val="005B2672"/>
    <w:rsid w:val="005B2940"/>
    <w:rsid w:val="005B2D0E"/>
    <w:rsid w:val="005B2F3F"/>
    <w:rsid w:val="005B302B"/>
    <w:rsid w:val="005B3A6E"/>
    <w:rsid w:val="005B3ADE"/>
    <w:rsid w:val="005B3C88"/>
    <w:rsid w:val="005B3D1B"/>
    <w:rsid w:val="005B4529"/>
    <w:rsid w:val="005B4587"/>
    <w:rsid w:val="005B46C2"/>
    <w:rsid w:val="005B47DC"/>
    <w:rsid w:val="005B496D"/>
    <w:rsid w:val="005B57E8"/>
    <w:rsid w:val="005B5A1D"/>
    <w:rsid w:val="005B5AD4"/>
    <w:rsid w:val="005B6373"/>
    <w:rsid w:val="005B63BA"/>
    <w:rsid w:val="005B6506"/>
    <w:rsid w:val="005B668E"/>
    <w:rsid w:val="005B685D"/>
    <w:rsid w:val="005B7A88"/>
    <w:rsid w:val="005B7C32"/>
    <w:rsid w:val="005B7FAE"/>
    <w:rsid w:val="005C009F"/>
    <w:rsid w:val="005C0546"/>
    <w:rsid w:val="005C0BFE"/>
    <w:rsid w:val="005C11B8"/>
    <w:rsid w:val="005C1517"/>
    <w:rsid w:val="005C1872"/>
    <w:rsid w:val="005C19FB"/>
    <w:rsid w:val="005C1CA2"/>
    <w:rsid w:val="005C21B4"/>
    <w:rsid w:val="005C269F"/>
    <w:rsid w:val="005C28EE"/>
    <w:rsid w:val="005C29CD"/>
    <w:rsid w:val="005C2ED7"/>
    <w:rsid w:val="005C3016"/>
    <w:rsid w:val="005C3210"/>
    <w:rsid w:val="005C34F8"/>
    <w:rsid w:val="005C3605"/>
    <w:rsid w:val="005C3614"/>
    <w:rsid w:val="005C38BF"/>
    <w:rsid w:val="005C3ACF"/>
    <w:rsid w:val="005C3D4A"/>
    <w:rsid w:val="005C40A7"/>
    <w:rsid w:val="005C41A6"/>
    <w:rsid w:val="005C4564"/>
    <w:rsid w:val="005C496A"/>
    <w:rsid w:val="005C4D81"/>
    <w:rsid w:val="005C5D3F"/>
    <w:rsid w:val="005C5F51"/>
    <w:rsid w:val="005C6034"/>
    <w:rsid w:val="005C6793"/>
    <w:rsid w:val="005C67E9"/>
    <w:rsid w:val="005C6941"/>
    <w:rsid w:val="005C6C84"/>
    <w:rsid w:val="005C6C8C"/>
    <w:rsid w:val="005C732B"/>
    <w:rsid w:val="005C74D0"/>
    <w:rsid w:val="005C7667"/>
    <w:rsid w:val="005C7842"/>
    <w:rsid w:val="005C7E1F"/>
    <w:rsid w:val="005C7E8B"/>
    <w:rsid w:val="005D000A"/>
    <w:rsid w:val="005D009C"/>
    <w:rsid w:val="005D05B6"/>
    <w:rsid w:val="005D0745"/>
    <w:rsid w:val="005D07F3"/>
    <w:rsid w:val="005D08AD"/>
    <w:rsid w:val="005D0A95"/>
    <w:rsid w:val="005D0AFE"/>
    <w:rsid w:val="005D0B68"/>
    <w:rsid w:val="005D13C4"/>
    <w:rsid w:val="005D1921"/>
    <w:rsid w:val="005D1B47"/>
    <w:rsid w:val="005D1C11"/>
    <w:rsid w:val="005D216C"/>
    <w:rsid w:val="005D2CCE"/>
    <w:rsid w:val="005D3832"/>
    <w:rsid w:val="005D3E43"/>
    <w:rsid w:val="005D3FBB"/>
    <w:rsid w:val="005D4757"/>
    <w:rsid w:val="005D47F4"/>
    <w:rsid w:val="005D4C88"/>
    <w:rsid w:val="005D54BA"/>
    <w:rsid w:val="005D55C6"/>
    <w:rsid w:val="005D56BC"/>
    <w:rsid w:val="005D595A"/>
    <w:rsid w:val="005D5C36"/>
    <w:rsid w:val="005D5CF3"/>
    <w:rsid w:val="005D5E84"/>
    <w:rsid w:val="005D611E"/>
    <w:rsid w:val="005D61DC"/>
    <w:rsid w:val="005D6728"/>
    <w:rsid w:val="005D679F"/>
    <w:rsid w:val="005D6AA0"/>
    <w:rsid w:val="005D6B32"/>
    <w:rsid w:val="005D6B77"/>
    <w:rsid w:val="005D6F69"/>
    <w:rsid w:val="005D78A2"/>
    <w:rsid w:val="005D7A92"/>
    <w:rsid w:val="005D7CCE"/>
    <w:rsid w:val="005E01F9"/>
    <w:rsid w:val="005E0593"/>
    <w:rsid w:val="005E081F"/>
    <w:rsid w:val="005E084C"/>
    <w:rsid w:val="005E099A"/>
    <w:rsid w:val="005E1117"/>
    <w:rsid w:val="005E1467"/>
    <w:rsid w:val="005E15B8"/>
    <w:rsid w:val="005E179A"/>
    <w:rsid w:val="005E18C3"/>
    <w:rsid w:val="005E19E3"/>
    <w:rsid w:val="005E1F3A"/>
    <w:rsid w:val="005E208A"/>
    <w:rsid w:val="005E321A"/>
    <w:rsid w:val="005E3C1D"/>
    <w:rsid w:val="005E3D49"/>
    <w:rsid w:val="005E400A"/>
    <w:rsid w:val="005E400F"/>
    <w:rsid w:val="005E4597"/>
    <w:rsid w:val="005E47EE"/>
    <w:rsid w:val="005E48D8"/>
    <w:rsid w:val="005E4C56"/>
    <w:rsid w:val="005E4CDE"/>
    <w:rsid w:val="005E4DB0"/>
    <w:rsid w:val="005E4E6E"/>
    <w:rsid w:val="005E4F50"/>
    <w:rsid w:val="005E5126"/>
    <w:rsid w:val="005E54C4"/>
    <w:rsid w:val="005E588D"/>
    <w:rsid w:val="005E5B11"/>
    <w:rsid w:val="005E5C08"/>
    <w:rsid w:val="005E60FC"/>
    <w:rsid w:val="005E61CA"/>
    <w:rsid w:val="005E6246"/>
    <w:rsid w:val="005E640F"/>
    <w:rsid w:val="005E64D0"/>
    <w:rsid w:val="005E6597"/>
    <w:rsid w:val="005E6644"/>
    <w:rsid w:val="005E6861"/>
    <w:rsid w:val="005E6B53"/>
    <w:rsid w:val="005E6B5C"/>
    <w:rsid w:val="005E6B5E"/>
    <w:rsid w:val="005E6DD3"/>
    <w:rsid w:val="005E6E00"/>
    <w:rsid w:val="005E72E6"/>
    <w:rsid w:val="005E76EE"/>
    <w:rsid w:val="005E7801"/>
    <w:rsid w:val="005E7802"/>
    <w:rsid w:val="005E7C25"/>
    <w:rsid w:val="005E7CB9"/>
    <w:rsid w:val="005E7CC7"/>
    <w:rsid w:val="005E7EBD"/>
    <w:rsid w:val="005F009A"/>
    <w:rsid w:val="005F0123"/>
    <w:rsid w:val="005F0551"/>
    <w:rsid w:val="005F0800"/>
    <w:rsid w:val="005F0824"/>
    <w:rsid w:val="005F0C42"/>
    <w:rsid w:val="005F0D71"/>
    <w:rsid w:val="005F140A"/>
    <w:rsid w:val="005F1460"/>
    <w:rsid w:val="005F1619"/>
    <w:rsid w:val="005F1A5C"/>
    <w:rsid w:val="005F1D77"/>
    <w:rsid w:val="005F1E99"/>
    <w:rsid w:val="005F2199"/>
    <w:rsid w:val="005F2224"/>
    <w:rsid w:val="005F2234"/>
    <w:rsid w:val="005F2504"/>
    <w:rsid w:val="005F2541"/>
    <w:rsid w:val="005F264B"/>
    <w:rsid w:val="005F28A8"/>
    <w:rsid w:val="005F2A0C"/>
    <w:rsid w:val="005F2B88"/>
    <w:rsid w:val="005F2C0F"/>
    <w:rsid w:val="005F2E23"/>
    <w:rsid w:val="005F3254"/>
    <w:rsid w:val="005F342F"/>
    <w:rsid w:val="005F3489"/>
    <w:rsid w:val="005F3544"/>
    <w:rsid w:val="005F3716"/>
    <w:rsid w:val="005F4684"/>
    <w:rsid w:val="005F46D7"/>
    <w:rsid w:val="005F48FC"/>
    <w:rsid w:val="005F4906"/>
    <w:rsid w:val="005F4C68"/>
    <w:rsid w:val="005F4FD1"/>
    <w:rsid w:val="005F50BD"/>
    <w:rsid w:val="005F5284"/>
    <w:rsid w:val="005F566E"/>
    <w:rsid w:val="005F616D"/>
    <w:rsid w:val="005F6360"/>
    <w:rsid w:val="005F638E"/>
    <w:rsid w:val="005F6491"/>
    <w:rsid w:val="005F6BD9"/>
    <w:rsid w:val="005F6BF1"/>
    <w:rsid w:val="005F6CB6"/>
    <w:rsid w:val="005F6EF9"/>
    <w:rsid w:val="005F6F60"/>
    <w:rsid w:val="005F72F1"/>
    <w:rsid w:val="005F7418"/>
    <w:rsid w:val="005F756D"/>
    <w:rsid w:val="005F7592"/>
    <w:rsid w:val="005F76F0"/>
    <w:rsid w:val="005F77C6"/>
    <w:rsid w:val="005F7D0D"/>
    <w:rsid w:val="005F7E69"/>
    <w:rsid w:val="006002CA"/>
    <w:rsid w:val="00600373"/>
    <w:rsid w:val="0060044D"/>
    <w:rsid w:val="006008A4"/>
    <w:rsid w:val="006009D2"/>
    <w:rsid w:val="00600B74"/>
    <w:rsid w:val="006012AB"/>
    <w:rsid w:val="006017CC"/>
    <w:rsid w:val="00601947"/>
    <w:rsid w:val="00601A1A"/>
    <w:rsid w:val="00601B82"/>
    <w:rsid w:val="00601C6B"/>
    <w:rsid w:val="0060217B"/>
    <w:rsid w:val="006028A8"/>
    <w:rsid w:val="006028BB"/>
    <w:rsid w:val="00602D9E"/>
    <w:rsid w:val="00602EF2"/>
    <w:rsid w:val="00602F56"/>
    <w:rsid w:val="00602F86"/>
    <w:rsid w:val="00603207"/>
    <w:rsid w:val="00603369"/>
    <w:rsid w:val="00603470"/>
    <w:rsid w:val="006037A3"/>
    <w:rsid w:val="00603C9E"/>
    <w:rsid w:val="00603D1C"/>
    <w:rsid w:val="00603D8A"/>
    <w:rsid w:val="00603F3C"/>
    <w:rsid w:val="00604058"/>
    <w:rsid w:val="006040FA"/>
    <w:rsid w:val="0060430F"/>
    <w:rsid w:val="00604313"/>
    <w:rsid w:val="00604541"/>
    <w:rsid w:val="0060485E"/>
    <w:rsid w:val="00604882"/>
    <w:rsid w:val="0060495E"/>
    <w:rsid w:val="00604B25"/>
    <w:rsid w:val="00604E58"/>
    <w:rsid w:val="0060507E"/>
    <w:rsid w:val="0060525D"/>
    <w:rsid w:val="00605419"/>
    <w:rsid w:val="00605722"/>
    <w:rsid w:val="00605739"/>
    <w:rsid w:val="0060580C"/>
    <w:rsid w:val="0060588E"/>
    <w:rsid w:val="00605A13"/>
    <w:rsid w:val="00605A37"/>
    <w:rsid w:val="00605B92"/>
    <w:rsid w:val="00605FFF"/>
    <w:rsid w:val="006061E6"/>
    <w:rsid w:val="00606357"/>
    <w:rsid w:val="00606533"/>
    <w:rsid w:val="00606586"/>
    <w:rsid w:val="006065B3"/>
    <w:rsid w:val="006067CD"/>
    <w:rsid w:val="00606867"/>
    <w:rsid w:val="00606AD6"/>
    <w:rsid w:val="00606B7D"/>
    <w:rsid w:val="00606C43"/>
    <w:rsid w:val="00606CB2"/>
    <w:rsid w:val="00606FD5"/>
    <w:rsid w:val="0060705D"/>
    <w:rsid w:val="006076B7"/>
    <w:rsid w:val="00607825"/>
    <w:rsid w:val="006079DF"/>
    <w:rsid w:val="00607C6C"/>
    <w:rsid w:val="00607CCA"/>
    <w:rsid w:val="00607FA8"/>
    <w:rsid w:val="00607FFA"/>
    <w:rsid w:val="00610119"/>
    <w:rsid w:val="00610355"/>
    <w:rsid w:val="0061045F"/>
    <w:rsid w:val="0061055C"/>
    <w:rsid w:val="0061082E"/>
    <w:rsid w:val="0061086A"/>
    <w:rsid w:val="006109FC"/>
    <w:rsid w:val="00610A26"/>
    <w:rsid w:val="00610B57"/>
    <w:rsid w:val="00610C58"/>
    <w:rsid w:val="006111CC"/>
    <w:rsid w:val="00611330"/>
    <w:rsid w:val="00611343"/>
    <w:rsid w:val="00611B21"/>
    <w:rsid w:val="0061204C"/>
    <w:rsid w:val="006120D2"/>
    <w:rsid w:val="00612312"/>
    <w:rsid w:val="0061246C"/>
    <w:rsid w:val="0061252F"/>
    <w:rsid w:val="006125D9"/>
    <w:rsid w:val="006127B6"/>
    <w:rsid w:val="00612801"/>
    <w:rsid w:val="00612B7E"/>
    <w:rsid w:val="00612D5A"/>
    <w:rsid w:val="00612EC8"/>
    <w:rsid w:val="006130A0"/>
    <w:rsid w:val="00613244"/>
    <w:rsid w:val="006135B0"/>
    <w:rsid w:val="0061364B"/>
    <w:rsid w:val="0061366F"/>
    <w:rsid w:val="00613AB5"/>
    <w:rsid w:val="00613BB7"/>
    <w:rsid w:val="00613D3C"/>
    <w:rsid w:val="0061410B"/>
    <w:rsid w:val="006141CC"/>
    <w:rsid w:val="00614852"/>
    <w:rsid w:val="0061486C"/>
    <w:rsid w:val="0061496D"/>
    <w:rsid w:val="006149C4"/>
    <w:rsid w:val="00615648"/>
    <w:rsid w:val="0061584C"/>
    <w:rsid w:val="00615B09"/>
    <w:rsid w:val="00615B26"/>
    <w:rsid w:val="00615D09"/>
    <w:rsid w:val="00615F72"/>
    <w:rsid w:val="0061651F"/>
    <w:rsid w:val="0061684D"/>
    <w:rsid w:val="00616942"/>
    <w:rsid w:val="006169DD"/>
    <w:rsid w:val="00617163"/>
    <w:rsid w:val="00617303"/>
    <w:rsid w:val="00617483"/>
    <w:rsid w:val="00617584"/>
    <w:rsid w:val="00617703"/>
    <w:rsid w:val="006178B1"/>
    <w:rsid w:val="00617EDA"/>
    <w:rsid w:val="00617FD3"/>
    <w:rsid w:val="0062068F"/>
    <w:rsid w:val="00620C54"/>
    <w:rsid w:val="00620F9A"/>
    <w:rsid w:val="0062160F"/>
    <w:rsid w:val="00621A3D"/>
    <w:rsid w:val="0062275F"/>
    <w:rsid w:val="006228ED"/>
    <w:rsid w:val="00622AA5"/>
    <w:rsid w:val="00622B85"/>
    <w:rsid w:val="00622BE5"/>
    <w:rsid w:val="00622DA3"/>
    <w:rsid w:val="00622E41"/>
    <w:rsid w:val="0062312D"/>
    <w:rsid w:val="00623242"/>
    <w:rsid w:val="0062354B"/>
    <w:rsid w:val="00623814"/>
    <w:rsid w:val="006239D1"/>
    <w:rsid w:val="00623E20"/>
    <w:rsid w:val="00623E98"/>
    <w:rsid w:val="00623F3E"/>
    <w:rsid w:val="006240A4"/>
    <w:rsid w:val="00624918"/>
    <w:rsid w:val="00624FDC"/>
    <w:rsid w:val="00625036"/>
    <w:rsid w:val="00625493"/>
    <w:rsid w:val="00625992"/>
    <w:rsid w:val="00625A17"/>
    <w:rsid w:val="00625E87"/>
    <w:rsid w:val="00625F11"/>
    <w:rsid w:val="00625F33"/>
    <w:rsid w:val="006260E6"/>
    <w:rsid w:val="00626226"/>
    <w:rsid w:val="00626322"/>
    <w:rsid w:val="00626395"/>
    <w:rsid w:val="00626524"/>
    <w:rsid w:val="006266A4"/>
    <w:rsid w:val="00626BDE"/>
    <w:rsid w:val="0062709E"/>
    <w:rsid w:val="006270B6"/>
    <w:rsid w:val="00627436"/>
    <w:rsid w:val="00627715"/>
    <w:rsid w:val="00627731"/>
    <w:rsid w:val="00627C1A"/>
    <w:rsid w:val="00627D8E"/>
    <w:rsid w:val="00630208"/>
    <w:rsid w:val="0063050E"/>
    <w:rsid w:val="006305F3"/>
    <w:rsid w:val="00630BC4"/>
    <w:rsid w:val="00630C47"/>
    <w:rsid w:val="00630D5B"/>
    <w:rsid w:val="00630DC5"/>
    <w:rsid w:val="00630E1C"/>
    <w:rsid w:val="00630EEF"/>
    <w:rsid w:val="006317ED"/>
    <w:rsid w:val="00631A87"/>
    <w:rsid w:val="00631AAB"/>
    <w:rsid w:val="00631B70"/>
    <w:rsid w:val="00631BD7"/>
    <w:rsid w:val="00631DF9"/>
    <w:rsid w:val="00631F9F"/>
    <w:rsid w:val="0063209E"/>
    <w:rsid w:val="006320A9"/>
    <w:rsid w:val="00632160"/>
    <w:rsid w:val="006323AA"/>
    <w:rsid w:val="00632449"/>
    <w:rsid w:val="0063247D"/>
    <w:rsid w:val="0063255A"/>
    <w:rsid w:val="0063280B"/>
    <w:rsid w:val="00632863"/>
    <w:rsid w:val="00632ACA"/>
    <w:rsid w:val="00633004"/>
    <w:rsid w:val="00633427"/>
    <w:rsid w:val="0063363F"/>
    <w:rsid w:val="00633CD9"/>
    <w:rsid w:val="00634623"/>
    <w:rsid w:val="00634B85"/>
    <w:rsid w:val="00634C7A"/>
    <w:rsid w:val="00635497"/>
    <w:rsid w:val="006355CF"/>
    <w:rsid w:val="0063561A"/>
    <w:rsid w:val="0063587B"/>
    <w:rsid w:val="006362AA"/>
    <w:rsid w:val="0063690A"/>
    <w:rsid w:val="00636B4F"/>
    <w:rsid w:val="00636C4C"/>
    <w:rsid w:val="00636CBD"/>
    <w:rsid w:val="00636D03"/>
    <w:rsid w:val="00636F8D"/>
    <w:rsid w:val="0063729C"/>
    <w:rsid w:val="00637B4B"/>
    <w:rsid w:val="0064006D"/>
    <w:rsid w:val="006400D9"/>
    <w:rsid w:val="006401E1"/>
    <w:rsid w:val="00640279"/>
    <w:rsid w:val="00640588"/>
    <w:rsid w:val="00640AE8"/>
    <w:rsid w:val="00640DBE"/>
    <w:rsid w:val="006410BA"/>
    <w:rsid w:val="0064142A"/>
    <w:rsid w:val="00641456"/>
    <w:rsid w:val="006414C5"/>
    <w:rsid w:val="00641563"/>
    <w:rsid w:val="00641588"/>
    <w:rsid w:val="0064166F"/>
    <w:rsid w:val="00641955"/>
    <w:rsid w:val="00641AFE"/>
    <w:rsid w:val="00641EC2"/>
    <w:rsid w:val="00642FA1"/>
    <w:rsid w:val="006430E5"/>
    <w:rsid w:val="00643219"/>
    <w:rsid w:val="00643223"/>
    <w:rsid w:val="0064327D"/>
    <w:rsid w:val="006437E9"/>
    <w:rsid w:val="00643810"/>
    <w:rsid w:val="00643ACD"/>
    <w:rsid w:val="00643CAB"/>
    <w:rsid w:val="00643CEA"/>
    <w:rsid w:val="00644249"/>
    <w:rsid w:val="006447E3"/>
    <w:rsid w:val="00644AA4"/>
    <w:rsid w:val="00644DC3"/>
    <w:rsid w:val="00645027"/>
    <w:rsid w:val="006452BC"/>
    <w:rsid w:val="00645AC6"/>
    <w:rsid w:val="00645BD6"/>
    <w:rsid w:val="00645C07"/>
    <w:rsid w:val="00645CB6"/>
    <w:rsid w:val="00646224"/>
    <w:rsid w:val="00646337"/>
    <w:rsid w:val="006467E4"/>
    <w:rsid w:val="00646C2A"/>
    <w:rsid w:val="00647414"/>
    <w:rsid w:val="00647442"/>
    <w:rsid w:val="00647805"/>
    <w:rsid w:val="00647C84"/>
    <w:rsid w:val="00647E2C"/>
    <w:rsid w:val="00647EFC"/>
    <w:rsid w:val="00650170"/>
    <w:rsid w:val="0065026A"/>
    <w:rsid w:val="00650D50"/>
    <w:rsid w:val="00650E0C"/>
    <w:rsid w:val="00651018"/>
    <w:rsid w:val="00651097"/>
    <w:rsid w:val="0065158B"/>
    <w:rsid w:val="00651841"/>
    <w:rsid w:val="00651966"/>
    <w:rsid w:val="00651C03"/>
    <w:rsid w:val="00651F5C"/>
    <w:rsid w:val="00651FD4"/>
    <w:rsid w:val="00652025"/>
    <w:rsid w:val="00652167"/>
    <w:rsid w:val="0065228E"/>
    <w:rsid w:val="00652334"/>
    <w:rsid w:val="00652994"/>
    <w:rsid w:val="00652F95"/>
    <w:rsid w:val="006532E1"/>
    <w:rsid w:val="00653820"/>
    <w:rsid w:val="00653A08"/>
    <w:rsid w:val="00653AE4"/>
    <w:rsid w:val="00653B99"/>
    <w:rsid w:val="00653CF9"/>
    <w:rsid w:val="00653D14"/>
    <w:rsid w:val="00654487"/>
    <w:rsid w:val="00654715"/>
    <w:rsid w:val="00654741"/>
    <w:rsid w:val="00654B61"/>
    <w:rsid w:val="00654D98"/>
    <w:rsid w:val="00655062"/>
    <w:rsid w:val="00655184"/>
    <w:rsid w:val="006551A7"/>
    <w:rsid w:val="006559F6"/>
    <w:rsid w:val="00655B21"/>
    <w:rsid w:val="00655B5C"/>
    <w:rsid w:val="00655C78"/>
    <w:rsid w:val="00655D87"/>
    <w:rsid w:val="0065624B"/>
    <w:rsid w:val="0065628C"/>
    <w:rsid w:val="006563BE"/>
    <w:rsid w:val="0065642C"/>
    <w:rsid w:val="00656795"/>
    <w:rsid w:val="00656894"/>
    <w:rsid w:val="006569D6"/>
    <w:rsid w:val="00657075"/>
    <w:rsid w:val="006570AD"/>
    <w:rsid w:val="006572DD"/>
    <w:rsid w:val="006579EE"/>
    <w:rsid w:val="00657E05"/>
    <w:rsid w:val="00657E2B"/>
    <w:rsid w:val="006603FF"/>
    <w:rsid w:val="00660534"/>
    <w:rsid w:val="0066064A"/>
    <w:rsid w:val="00660654"/>
    <w:rsid w:val="00660E35"/>
    <w:rsid w:val="006611C3"/>
    <w:rsid w:val="006614E7"/>
    <w:rsid w:val="006619EA"/>
    <w:rsid w:val="00662011"/>
    <w:rsid w:val="00662297"/>
    <w:rsid w:val="00662480"/>
    <w:rsid w:val="00662804"/>
    <w:rsid w:val="00662DC1"/>
    <w:rsid w:val="00662F60"/>
    <w:rsid w:val="006632BB"/>
    <w:rsid w:val="0066331D"/>
    <w:rsid w:val="00663535"/>
    <w:rsid w:val="00663697"/>
    <w:rsid w:val="00663922"/>
    <w:rsid w:val="00663B72"/>
    <w:rsid w:val="00663BBE"/>
    <w:rsid w:val="00663F58"/>
    <w:rsid w:val="00664299"/>
    <w:rsid w:val="006642EB"/>
    <w:rsid w:val="006644F1"/>
    <w:rsid w:val="006647FE"/>
    <w:rsid w:val="00664A08"/>
    <w:rsid w:val="00664EFE"/>
    <w:rsid w:val="00664FAC"/>
    <w:rsid w:val="006650ED"/>
    <w:rsid w:val="006651DA"/>
    <w:rsid w:val="006657B2"/>
    <w:rsid w:val="00665BD4"/>
    <w:rsid w:val="00665C1B"/>
    <w:rsid w:val="00665C4D"/>
    <w:rsid w:val="00665C9D"/>
    <w:rsid w:val="0066605A"/>
    <w:rsid w:val="00666292"/>
    <w:rsid w:val="00666457"/>
    <w:rsid w:val="0066693C"/>
    <w:rsid w:val="00666A20"/>
    <w:rsid w:val="00666C40"/>
    <w:rsid w:val="00667442"/>
    <w:rsid w:val="006676E3"/>
    <w:rsid w:val="0066799C"/>
    <w:rsid w:val="006679C5"/>
    <w:rsid w:val="00667B36"/>
    <w:rsid w:val="00667DDF"/>
    <w:rsid w:val="00667FF5"/>
    <w:rsid w:val="00670020"/>
    <w:rsid w:val="00670606"/>
    <w:rsid w:val="006709DF"/>
    <w:rsid w:val="006710DA"/>
    <w:rsid w:val="006717BA"/>
    <w:rsid w:val="00671816"/>
    <w:rsid w:val="00671B61"/>
    <w:rsid w:val="00671B78"/>
    <w:rsid w:val="00671BD0"/>
    <w:rsid w:val="00671D7C"/>
    <w:rsid w:val="00671DFF"/>
    <w:rsid w:val="00671E07"/>
    <w:rsid w:val="0067214F"/>
    <w:rsid w:val="00672266"/>
    <w:rsid w:val="00672386"/>
    <w:rsid w:val="0067287F"/>
    <w:rsid w:val="00672DD4"/>
    <w:rsid w:val="00673051"/>
    <w:rsid w:val="006731AB"/>
    <w:rsid w:val="00673430"/>
    <w:rsid w:val="006736DC"/>
    <w:rsid w:val="0067378B"/>
    <w:rsid w:val="00674024"/>
    <w:rsid w:val="00674065"/>
    <w:rsid w:val="0067410D"/>
    <w:rsid w:val="00674132"/>
    <w:rsid w:val="00674331"/>
    <w:rsid w:val="00674D9D"/>
    <w:rsid w:val="00674FA8"/>
    <w:rsid w:val="00675245"/>
    <w:rsid w:val="006752B0"/>
    <w:rsid w:val="006752DF"/>
    <w:rsid w:val="0067557F"/>
    <w:rsid w:val="00675824"/>
    <w:rsid w:val="00675861"/>
    <w:rsid w:val="006758AF"/>
    <w:rsid w:val="00675A76"/>
    <w:rsid w:val="00675B71"/>
    <w:rsid w:val="00675F6F"/>
    <w:rsid w:val="0067675A"/>
    <w:rsid w:val="006767C7"/>
    <w:rsid w:val="00676F79"/>
    <w:rsid w:val="006770B6"/>
    <w:rsid w:val="0067768E"/>
    <w:rsid w:val="006779DC"/>
    <w:rsid w:val="00677B3E"/>
    <w:rsid w:val="00677BF8"/>
    <w:rsid w:val="0068003C"/>
    <w:rsid w:val="006800B3"/>
    <w:rsid w:val="0068058B"/>
    <w:rsid w:val="00680B1A"/>
    <w:rsid w:val="00680B89"/>
    <w:rsid w:val="0068143C"/>
    <w:rsid w:val="00681552"/>
    <w:rsid w:val="0068165B"/>
    <w:rsid w:val="00681759"/>
    <w:rsid w:val="00681820"/>
    <w:rsid w:val="00681C5D"/>
    <w:rsid w:val="00681EAB"/>
    <w:rsid w:val="0068236E"/>
    <w:rsid w:val="00682826"/>
    <w:rsid w:val="00682DDA"/>
    <w:rsid w:val="006831CB"/>
    <w:rsid w:val="006835B5"/>
    <w:rsid w:val="00683C36"/>
    <w:rsid w:val="006840E7"/>
    <w:rsid w:val="0068444D"/>
    <w:rsid w:val="006845A2"/>
    <w:rsid w:val="006848A2"/>
    <w:rsid w:val="00684A4A"/>
    <w:rsid w:val="00684AA8"/>
    <w:rsid w:val="00684F79"/>
    <w:rsid w:val="00685651"/>
    <w:rsid w:val="00685DE8"/>
    <w:rsid w:val="0068611B"/>
    <w:rsid w:val="00686215"/>
    <w:rsid w:val="006864CD"/>
    <w:rsid w:val="006864EE"/>
    <w:rsid w:val="00686690"/>
    <w:rsid w:val="006870B5"/>
    <w:rsid w:val="00687617"/>
    <w:rsid w:val="00687F8A"/>
    <w:rsid w:val="00690623"/>
    <w:rsid w:val="0069062B"/>
    <w:rsid w:val="00690B30"/>
    <w:rsid w:val="00690F64"/>
    <w:rsid w:val="00691602"/>
    <w:rsid w:val="00691681"/>
    <w:rsid w:val="006916C8"/>
    <w:rsid w:val="006919D9"/>
    <w:rsid w:val="00691A11"/>
    <w:rsid w:val="00691AA9"/>
    <w:rsid w:val="00691B76"/>
    <w:rsid w:val="00691C81"/>
    <w:rsid w:val="00692000"/>
    <w:rsid w:val="006921C7"/>
    <w:rsid w:val="006922D2"/>
    <w:rsid w:val="00692959"/>
    <w:rsid w:val="00692BD8"/>
    <w:rsid w:val="00692EB8"/>
    <w:rsid w:val="00693002"/>
    <w:rsid w:val="006931A6"/>
    <w:rsid w:val="00693AA5"/>
    <w:rsid w:val="00693B27"/>
    <w:rsid w:val="00693C98"/>
    <w:rsid w:val="00693DA8"/>
    <w:rsid w:val="0069412C"/>
    <w:rsid w:val="006941A6"/>
    <w:rsid w:val="00694265"/>
    <w:rsid w:val="00694434"/>
    <w:rsid w:val="006944DD"/>
    <w:rsid w:val="0069455B"/>
    <w:rsid w:val="0069492B"/>
    <w:rsid w:val="006949E8"/>
    <w:rsid w:val="00694BAF"/>
    <w:rsid w:val="00694CFF"/>
    <w:rsid w:val="00694DAF"/>
    <w:rsid w:val="006956D7"/>
    <w:rsid w:val="00695845"/>
    <w:rsid w:val="00695B5A"/>
    <w:rsid w:val="00695D50"/>
    <w:rsid w:val="00695F27"/>
    <w:rsid w:val="00696331"/>
    <w:rsid w:val="00696568"/>
    <w:rsid w:val="006966E6"/>
    <w:rsid w:val="006967A5"/>
    <w:rsid w:val="00696B5F"/>
    <w:rsid w:val="00697290"/>
    <w:rsid w:val="00697583"/>
    <w:rsid w:val="00697618"/>
    <w:rsid w:val="006976C4"/>
    <w:rsid w:val="006A0139"/>
    <w:rsid w:val="006A0346"/>
    <w:rsid w:val="006A051D"/>
    <w:rsid w:val="006A067D"/>
    <w:rsid w:val="006A0692"/>
    <w:rsid w:val="006A085E"/>
    <w:rsid w:val="006A0997"/>
    <w:rsid w:val="006A16A2"/>
    <w:rsid w:val="006A1CF2"/>
    <w:rsid w:val="006A2064"/>
    <w:rsid w:val="006A261F"/>
    <w:rsid w:val="006A27AD"/>
    <w:rsid w:val="006A2B2D"/>
    <w:rsid w:val="006A2C78"/>
    <w:rsid w:val="006A2DE3"/>
    <w:rsid w:val="006A2F61"/>
    <w:rsid w:val="006A2F9A"/>
    <w:rsid w:val="006A2FB4"/>
    <w:rsid w:val="006A3235"/>
    <w:rsid w:val="006A33B7"/>
    <w:rsid w:val="006A33C0"/>
    <w:rsid w:val="006A35AA"/>
    <w:rsid w:val="006A3878"/>
    <w:rsid w:val="006A393D"/>
    <w:rsid w:val="006A3CE0"/>
    <w:rsid w:val="006A4037"/>
    <w:rsid w:val="006A4183"/>
    <w:rsid w:val="006A42ED"/>
    <w:rsid w:val="006A471F"/>
    <w:rsid w:val="006A4A45"/>
    <w:rsid w:val="006A4A94"/>
    <w:rsid w:val="006A4D88"/>
    <w:rsid w:val="006A5056"/>
    <w:rsid w:val="006A5116"/>
    <w:rsid w:val="006A548F"/>
    <w:rsid w:val="006A54B8"/>
    <w:rsid w:val="006A5629"/>
    <w:rsid w:val="006A5734"/>
    <w:rsid w:val="006A583E"/>
    <w:rsid w:val="006A5BFB"/>
    <w:rsid w:val="006A5CBF"/>
    <w:rsid w:val="006A5CCB"/>
    <w:rsid w:val="006A5E3F"/>
    <w:rsid w:val="006A5F69"/>
    <w:rsid w:val="006A67AA"/>
    <w:rsid w:val="006A69A1"/>
    <w:rsid w:val="006A6B9E"/>
    <w:rsid w:val="006A6EE5"/>
    <w:rsid w:val="006A7114"/>
    <w:rsid w:val="006A7674"/>
    <w:rsid w:val="006A76A9"/>
    <w:rsid w:val="006A76FF"/>
    <w:rsid w:val="006A7708"/>
    <w:rsid w:val="006A781D"/>
    <w:rsid w:val="006A7C48"/>
    <w:rsid w:val="006A7E65"/>
    <w:rsid w:val="006B0087"/>
    <w:rsid w:val="006B0327"/>
    <w:rsid w:val="006B0542"/>
    <w:rsid w:val="006B0748"/>
    <w:rsid w:val="006B0A9E"/>
    <w:rsid w:val="006B0B0E"/>
    <w:rsid w:val="006B0BA0"/>
    <w:rsid w:val="006B0C55"/>
    <w:rsid w:val="006B0DDA"/>
    <w:rsid w:val="006B1018"/>
    <w:rsid w:val="006B12CD"/>
    <w:rsid w:val="006B1515"/>
    <w:rsid w:val="006B1624"/>
    <w:rsid w:val="006B1674"/>
    <w:rsid w:val="006B1769"/>
    <w:rsid w:val="006B1A0F"/>
    <w:rsid w:val="006B1B30"/>
    <w:rsid w:val="006B1D56"/>
    <w:rsid w:val="006B244E"/>
    <w:rsid w:val="006B2538"/>
    <w:rsid w:val="006B2689"/>
    <w:rsid w:val="006B2F78"/>
    <w:rsid w:val="006B33C2"/>
    <w:rsid w:val="006B36BF"/>
    <w:rsid w:val="006B36C6"/>
    <w:rsid w:val="006B37DF"/>
    <w:rsid w:val="006B3886"/>
    <w:rsid w:val="006B38B4"/>
    <w:rsid w:val="006B3EC2"/>
    <w:rsid w:val="006B3EDE"/>
    <w:rsid w:val="006B470D"/>
    <w:rsid w:val="006B48F7"/>
    <w:rsid w:val="006B4D8E"/>
    <w:rsid w:val="006B5457"/>
    <w:rsid w:val="006B5606"/>
    <w:rsid w:val="006B5958"/>
    <w:rsid w:val="006B5D9B"/>
    <w:rsid w:val="006B5DEC"/>
    <w:rsid w:val="006B5E13"/>
    <w:rsid w:val="006B6449"/>
    <w:rsid w:val="006B6792"/>
    <w:rsid w:val="006B68EB"/>
    <w:rsid w:val="006B6A03"/>
    <w:rsid w:val="006B6EBF"/>
    <w:rsid w:val="006B6F62"/>
    <w:rsid w:val="006B6FE2"/>
    <w:rsid w:val="006B7213"/>
    <w:rsid w:val="006B757A"/>
    <w:rsid w:val="006B776C"/>
    <w:rsid w:val="006B796F"/>
    <w:rsid w:val="006B7CA2"/>
    <w:rsid w:val="006B7D33"/>
    <w:rsid w:val="006B7D88"/>
    <w:rsid w:val="006C01A4"/>
    <w:rsid w:val="006C01C1"/>
    <w:rsid w:val="006C026B"/>
    <w:rsid w:val="006C0403"/>
    <w:rsid w:val="006C097E"/>
    <w:rsid w:val="006C0C48"/>
    <w:rsid w:val="006C13DE"/>
    <w:rsid w:val="006C1A2F"/>
    <w:rsid w:val="006C1B49"/>
    <w:rsid w:val="006C1C00"/>
    <w:rsid w:val="006C1CCA"/>
    <w:rsid w:val="006C1F18"/>
    <w:rsid w:val="006C1F9D"/>
    <w:rsid w:val="006C2652"/>
    <w:rsid w:val="006C28A4"/>
    <w:rsid w:val="006C2BB6"/>
    <w:rsid w:val="006C34B6"/>
    <w:rsid w:val="006C34FA"/>
    <w:rsid w:val="006C3533"/>
    <w:rsid w:val="006C3543"/>
    <w:rsid w:val="006C36A2"/>
    <w:rsid w:val="006C3BDA"/>
    <w:rsid w:val="006C3C01"/>
    <w:rsid w:val="006C3ECD"/>
    <w:rsid w:val="006C4177"/>
    <w:rsid w:val="006C417F"/>
    <w:rsid w:val="006C426A"/>
    <w:rsid w:val="006C42B3"/>
    <w:rsid w:val="006C45ED"/>
    <w:rsid w:val="006C4662"/>
    <w:rsid w:val="006C4739"/>
    <w:rsid w:val="006C49E2"/>
    <w:rsid w:val="006C4AD7"/>
    <w:rsid w:val="006C4DCA"/>
    <w:rsid w:val="006C51DA"/>
    <w:rsid w:val="006C5302"/>
    <w:rsid w:val="006C5304"/>
    <w:rsid w:val="006C5478"/>
    <w:rsid w:val="006C56C4"/>
    <w:rsid w:val="006C58DA"/>
    <w:rsid w:val="006C5D47"/>
    <w:rsid w:val="006C5E06"/>
    <w:rsid w:val="006C61CC"/>
    <w:rsid w:val="006C61ED"/>
    <w:rsid w:val="006C640C"/>
    <w:rsid w:val="006C65A9"/>
    <w:rsid w:val="006C6AF4"/>
    <w:rsid w:val="006C6C02"/>
    <w:rsid w:val="006C7021"/>
    <w:rsid w:val="006C7320"/>
    <w:rsid w:val="006C7651"/>
    <w:rsid w:val="006C76E8"/>
    <w:rsid w:val="006C774F"/>
    <w:rsid w:val="006C78D0"/>
    <w:rsid w:val="006C7D2E"/>
    <w:rsid w:val="006C7F17"/>
    <w:rsid w:val="006D09C7"/>
    <w:rsid w:val="006D0C90"/>
    <w:rsid w:val="006D0F0E"/>
    <w:rsid w:val="006D1161"/>
    <w:rsid w:val="006D129F"/>
    <w:rsid w:val="006D131F"/>
    <w:rsid w:val="006D1731"/>
    <w:rsid w:val="006D1B75"/>
    <w:rsid w:val="006D1BE5"/>
    <w:rsid w:val="006D1D4C"/>
    <w:rsid w:val="006D2297"/>
    <w:rsid w:val="006D2989"/>
    <w:rsid w:val="006D2EBA"/>
    <w:rsid w:val="006D306E"/>
    <w:rsid w:val="006D360A"/>
    <w:rsid w:val="006D3CB0"/>
    <w:rsid w:val="006D3D57"/>
    <w:rsid w:val="006D46C1"/>
    <w:rsid w:val="006D4FF0"/>
    <w:rsid w:val="006D5137"/>
    <w:rsid w:val="006D522B"/>
    <w:rsid w:val="006D525E"/>
    <w:rsid w:val="006D57BD"/>
    <w:rsid w:val="006D585C"/>
    <w:rsid w:val="006D5FA4"/>
    <w:rsid w:val="006D7006"/>
    <w:rsid w:val="006D70D5"/>
    <w:rsid w:val="006D71C3"/>
    <w:rsid w:val="006D73F0"/>
    <w:rsid w:val="006D7401"/>
    <w:rsid w:val="006D74FA"/>
    <w:rsid w:val="006D7625"/>
    <w:rsid w:val="006D7755"/>
    <w:rsid w:val="006D79ED"/>
    <w:rsid w:val="006D7A92"/>
    <w:rsid w:val="006D7AAE"/>
    <w:rsid w:val="006D7BBA"/>
    <w:rsid w:val="006D7BDD"/>
    <w:rsid w:val="006D7E49"/>
    <w:rsid w:val="006E01C7"/>
    <w:rsid w:val="006E0263"/>
    <w:rsid w:val="006E04B1"/>
    <w:rsid w:val="006E095F"/>
    <w:rsid w:val="006E0BAE"/>
    <w:rsid w:val="006E0F03"/>
    <w:rsid w:val="006E1081"/>
    <w:rsid w:val="006E11CC"/>
    <w:rsid w:val="006E12D1"/>
    <w:rsid w:val="006E1584"/>
    <w:rsid w:val="006E1815"/>
    <w:rsid w:val="006E1833"/>
    <w:rsid w:val="006E1917"/>
    <w:rsid w:val="006E1BEE"/>
    <w:rsid w:val="006E1D62"/>
    <w:rsid w:val="006E1D65"/>
    <w:rsid w:val="006E1FCB"/>
    <w:rsid w:val="006E2112"/>
    <w:rsid w:val="006E22AD"/>
    <w:rsid w:val="006E235F"/>
    <w:rsid w:val="006E2908"/>
    <w:rsid w:val="006E2932"/>
    <w:rsid w:val="006E2E17"/>
    <w:rsid w:val="006E3266"/>
    <w:rsid w:val="006E32CC"/>
    <w:rsid w:val="006E3327"/>
    <w:rsid w:val="006E33C1"/>
    <w:rsid w:val="006E3728"/>
    <w:rsid w:val="006E3874"/>
    <w:rsid w:val="006E3EC9"/>
    <w:rsid w:val="006E42FC"/>
    <w:rsid w:val="006E4569"/>
    <w:rsid w:val="006E48E5"/>
    <w:rsid w:val="006E4D49"/>
    <w:rsid w:val="006E4D4F"/>
    <w:rsid w:val="006E4E8B"/>
    <w:rsid w:val="006E520E"/>
    <w:rsid w:val="006E543C"/>
    <w:rsid w:val="006E5593"/>
    <w:rsid w:val="006E5917"/>
    <w:rsid w:val="006E59AF"/>
    <w:rsid w:val="006E5A76"/>
    <w:rsid w:val="006E5CD5"/>
    <w:rsid w:val="006E5E3F"/>
    <w:rsid w:val="006E6066"/>
    <w:rsid w:val="006E66A4"/>
    <w:rsid w:val="006E6A04"/>
    <w:rsid w:val="006E6AAC"/>
    <w:rsid w:val="006E6DF4"/>
    <w:rsid w:val="006E7171"/>
    <w:rsid w:val="006E7572"/>
    <w:rsid w:val="006E77C3"/>
    <w:rsid w:val="006E77DC"/>
    <w:rsid w:val="006E7972"/>
    <w:rsid w:val="006E7C84"/>
    <w:rsid w:val="006E7FD6"/>
    <w:rsid w:val="006F02D8"/>
    <w:rsid w:val="006F02F0"/>
    <w:rsid w:val="006F02F3"/>
    <w:rsid w:val="006F03BF"/>
    <w:rsid w:val="006F045F"/>
    <w:rsid w:val="006F04D3"/>
    <w:rsid w:val="006F05C3"/>
    <w:rsid w:val="006F05D5"/>
    <w:rsid w:val="006F08E1"/>
    <w:rsid w:val="006F0A89"/>
    <w:rsid w:val="006F0AC6"/>
    <w:rsid w:val="006F0B00"/>
    <w:rsid w:val="006F0C73"/>
    <w:rsid w:val="006F0F60"/>
    <w:rsid w:val="006F1715"/>
    <w:rsid w:val="006F17F0"/>
    <w:rsid w:val="006F1A6D"/>
    <w:rsid w:val="006F1DBF"/>
    <w:rsid w:val="006F1E5E"/>
    <w:rsid w:val="006F24C4"/>
    <w:rsid w:val="006F27E9"/>
    <w:rsid w:val="006F2900"/>
    <w:rsid w:val="006F2BCA"/>
    <w:rsid w:val="006F318A"/>
    <w:rsid w:val="006F3191"/>
    <w:rsid w:val="006F33D1"/>
    <w:rsid w:val="006F3707"/>
    <w:rsid w:val="006F39DA"/>
    <w:rsid w:val="006F3C01"/>
    <w:rsid w:val="006F3D21"/>
    <w:rsid w:val="006F3FE3"/>
    <w:rsid w:val="006F3FFB"/>
    <w:rsid w:val="006F40B5"/>
    <w:rsid w:val="006F43AA"/>
    <w:rsid w:val="006F43C5"/>
    <w:rsid w:val="006F4683"/>
    <w:rsid w:val="006F48DF"/>
    <w:rsid w:val="006F4A23"/>
    <w:rsid w:val="006F4C7E"/>
    <w:rsid w:val="006F4E0E"/>
    <w:rsid w:val="006F557A"/>
    <w:rsid w:val="006F561F"/>
    <w:rsid w:val="006F5C15"/>
    <w:rsid w:val="006F6238"/>
    <w:rsid w:val="006F62F9"/>
    <w:rsid w:val="006F6433"/>
    <w:rsid w:val="006F64BE"/>
    <w:rsid w:val="006F67EB"/>
    <w:rsid w:val="006F699D"/>
    <w:rsid w:val="006F69FD"/>
    <w:rsid w:val="006F6FDE"/>
    <w:rsid w:val="006F7208"/>
    <w:rsid w:val="006F7261"/>
    <w:rsid w:val="006F7609"/>
    <w:rsid w:val="006F7824"/>
    <w:rsid w:val="006F7A36"/>
    <w:rsid w:val="006F7F49"/>
    <w:rsid w:val="006F7F6D"/>
    <w:rsid w:val="0070005C"/>
    <w:rsid w:val="007002C7"/>
    <w:rsid w:val="00700332"/>
    <w:rsid w:val="0070058B"/>
    <w:rsid w:val="00700660"/>
    <w:rsid w:val="007006F0"/>
    <w:rsid w:val="00700C5A"/>
    <w:rsid w:val="00700D36"/>
    <w:rsid w:val="007012FC"/>
    <w:rsid w:val="007013C8"/>
    <w:rsid w:val="00701914"/>
    <w:rsid w:val="00701AD6"/>
    <w:rsid w:val="00701D31"/>
    <w:rsid w:val="00701ED1"/>
    <w:rsid w:val="00702092"/>
    <w:rsid w:val="00702181"/>
    <w:rsid w:val="007023EE"/>
    <w:rsid w:val="00702462"/>
    <w:rsid w:val="00702877"/>
    <w:rsid w:val="00702929"/>
    <w:rsid w:val="00702A55"/>
    <w:rsid w:val="00702E5C"/>
    <w:rsid w:val="00703140"/>
    <w:rsid w:val="00703357"/>
    <w:rsid w:val="007033A5"/>
    <w:rsid w:val="007034AE"/>
    <w:rsid w:val="0070360C"/>
    <w:rsid w:val="0070398B"/>
    <w:rsid w:val="00703AD3"/>
    <w:rsid w:val="00703CCA"/>
    <w:rsid w:val="00703E51"/>
    <w:rsid w:val="007040EC"/>
    <w:rsid w:val="0070427F"/>
    <w:rsid w:val="00704399"/>
    <w:rsid w:val="0070447E"/>
    <w:rsid w:val="0070450C"/>
    <w:rsid w:val="00704870"/>
    <w:rsid w:val="00704977"/>
    <w:rsid w:val="00704AC6"/>
    <w:rsid w:val="007050B2"/>
    <w:rsid w:val="00705347"/>
    <w:rsid w:val="007057C1"/>
    <w:rsid w:val="00705A6C"/>
    <w:rsid w:val="00705BBC"/>
    <w:rsid w:val="00705C8D"/>
    <w:rsid w:val="00705D5E"/>
    <w:rsid w:val="00706501"/>
    <w:rsid w:val="007072C0"/>
    <w:rsid w:val="007073DC"/>
    <w:rsid w:val="007076AF"/>
    <w:rsid w:val="007076E1"/>
    <w:rsid w:val="00707D90"/>
    <w:rsid w:val="007106B0"/>
    <w:rsid w:val="00710A29"/>
    <w:rsid w:val="00710DA2"/>
    <w:rsid w:val="0071105C"/>
    <w:rsid w:val="0071149D"/>
    <w:rsid w:val="00711713"/>
    <w:rsid w:val="00711906"/>
    <w:rsid w:val="00711FE2"/>
    <w:rsid w:val="007120F6"/>
    <w:rsid w:val="00712293"/>
    <w:rsid w:val="0071247C"/>
    <w:rsid w:val="00712557"/>
    <w:rsid w:val="00712876"/>
    <w:rsid w:val="00712A0A"/>
    <w:rsid w:val="00712B21"/>
    <w:rsid w:val="007139F5"/>
    <w:rsid w:val="00713C29"/>
    <w:rsid w:val="007148DA"/>
    <w:rsid w:val="00715050"/>
    <w:rsid w:val="007155DF"/>
    <w:rsid w:val="00715680"/>
    <w:rsid w:val="00715DB0"/>
    <w:rsid w:val="00715F54"/>
    <w:rsid w:val="00715F6F"/>
    <w:rsid w:val="00716399"/>
    <w:rsid w:val="00716A8F"/>
    <w:rsid w:val="00716ABE"/>
    <w:rsid w:val="00716C40"/>
    <w:rsid w:val="00716CA1"/>
    <w:rsid w:val="00716D2E"/>
    <w:rsid w:val="00716DD6"/>
    <w:rsid w:val="00716EDD"/>
    <w:rsid w:val="007171B3"/>
    <w:rsid w:val="00717D53"/>
    <w:rsid w:val="00717E32"/>
    <w:rsid w:val="007202CA"/>
    <w:rsid w:val="00720736"/>
    <w:rsid w:val="0072076C"/>
    <w:rsid w:val="00720D3F"/>
    <w:rsid w:val="00720DD1"/>
    <w:rsid w:val="00720E73"/>
    <w:rsid w:val="00721034"/>
    <w:rsid w:val="007214B1"/>
    <w:rsid w:val="0072173E"/>
    <w:rsid w:val="00721FAE"/>
    <w:rsid w:val="00722343"/>
    <w:rsid w:val="007229AD"/>
    <w:rsid w:val="00722A71"/>
    <w:rsid w:val="00722A8B"/>
    <w:rsid w:val="00722CDD"/>
    <w:rsid w:val="00722FD0"/>
    <w:rsid w:val="007230A8"/>
    <w:rsid w:val="007234C5"/>
    <w:rsid w:val="00723709"/>
    <w:rsid w:val="00723B5D"/>
    <w:rsid w:val="00723C4A"/>
    <w:rsid w:val="00723C6A"/>
    <w:rsid w:val="00723F8E"/>
    <w:rsid w:val="007248F1"/>
    <w:rsid w:val="00724979"/>
    <w:rsid w:val="00724C46"/>
    <w:rsid w:val="007254B1"/>
    <w:rsid w:val="007254C8"/>
    <w:rsid w:val="0072551B"/>
    <w:rsid w:val="00725654"/>
    <w:rsid w:val="0072580F"/>
    <w:rsid w:val="00725861"/>
    <w:rsid w:val="00725961"/>
    <w:rsid w:val="00725C85"/>
    <w:rsid w:val="00725FB0"/>
    <w:rsid w:val="00725FDB"/>
    <w:rsid w:val="00726130"/>
    <w:rsid w:val="007262AF"/>
    <w:rsid w:val="0072649F"/>
    <w:rsid w:val="007264E5"/>
    <w:rsid w:val="007266BB"/>
    <w:rsid w:val="00726AFB"/>
    <w:rsid w:val="00726BB1"/>
    <w:rsid w:val="0072752A"/>
    <w:rsid w:val="00727D26"/>
    <w:rsid w:val="00730279"/>
    <w:rsid w:val="0073067D"/>
    <w:rsid w:val="007308F9"/>
    <w:rsid w:val="00730E2A"/>
    <w:rsid w:val="00731407"/>
    <w:rsid w:val="007316E4"/>
    <w:rsid w:val="00731E7A"/>
    <w:rsid w:val="007327F9"/>
    <w:rsid w:val="00733277"/>
    <w:rsid w:val="0073331A"/>
    <w:rsid w:val="00733381"/>
    <w:rsid w:val="007335C1"/>
    <w:rsid w:val="0073386C"/>
    <w:rsid w:val="00733C85"/>
    <w:rsid w:val="00733D0C"/>
    <w:rsid w:val="00734125"/>
    <w:rsid w:val="00734523"/>
    <w:rsid w:val="00734640"/>
    <w:rsid w:val="00734655"/>
    <w:rsid w:val="0073492F"/>
    <w:rsid w:val="00734A19"/>
    <w:rsid w:val="00734B2C"/>
    <w:rsid w:val="00734D97"/>
    <w:rsid w:val="00734DD1"/>
    <w:rsid w:val="00734E6C"/>
    <w:rsid w:val="0073587F"/>
    <w:rsid w:val="00735BF2"/>
    <w:rsid w:val="00735C69"/>
    <w:rsid w:val="0073668C"/>
    <w:rsid w:val="00736752"/>
    <w:rsid w:val="00736F29"/>
    <w:rsid w:val="007371ED"/>
    <w:rsid w:val="00737E04"/>
    <w:rsid w:val="00737FCC"/>
    <w:rsid w:val="00740112"/>
    <w:rsid w:val="00740154"/>
    <w:rsid w:val="00740237"/>
    <w:rsid w:val="007402F0"/>
    <w:rsid w:val="007403A1"/>
    <w:rsid w:val="007404E5"/>
    <w:rsid w:val="00740839"/>
    <w:rsid w:val="00740893"/>
    <w:rsid w:val="00741387"/>
    <w:rsid w:val="0074166B"/>
    <w:rsid w:val="00741AD5"/>
    <w:rsid w:val="00741B91"/>
    <w:rsid w:val="00741C77"/>
    <w:rsid w:val="00741D32"/>
    <w:rsid w:val="00741D73"/>
    <w:rsid w:val="007422F8"/>
    <w:rsid w:val="007425F1"/>
    <w:rsid w:val="007427D1"/>
    <w:rsid w:val="007427EC"/>
    <w:rsid w:val="007427ED"/>
    <w:rsid w:val="00742AF3"/>
    <w:rsid w:val="00742E1C"/>
    <w:rsid w:val="00742E67"/>
    <w:rsid w:val="00743679"/>
    <w:rsid w:val="00743B5D"/>
    <w:rsid w:val="00743BC7"/>
    <w:rsid w:val="00743E1B"/>
    <w:rsid w:val="00743FAC"/>
    <w:rsid w:val="00744022"/>
    <w:rsid w:val="007441CA"/>
    <w:rsid w:val="0074426B"/>
    <w:rsid w:val="00744563"/>
    <w:rsid w:val="00744EC4"/>
    <w:rsid w:val="00744F58"/>
    <w:rsid w:val="0074564C"/>
    <w:rsid w:val="00745914"/>
    <w:rsid w:val="00745AEB"/>
    <w:rsid w:val="00745AF0"/>
    <w:rsid w:val="00745D07"/>
    <w:rsid w:val="00746057"/>
    <w:rsid w:val="007462D3"/>
    <w:rsid w:val="00746357"/>
    <w:rsid w:val="00746696"/>
    <w:rsid w:val="00746A3F"/>
    <w:rsid w:val="00746B26"/>
    <w:rsid w:val="0074700A"/>
    <w:rsid w:val="0074715E"/>
    <w:rsid w:val="007472BA"/>
    <w:rsid w:val="007472E4"/>
    <w:rsid w:val="007473D1"/>
    <w:rsid w:val="007473D9"/>
    <w:rsid w:val="0074749D"/>
    <w:rsid w:val="00747E4D"/>
    <w:rsid w:val="00747EAB"/>
    <w:rsid w:val="007501AA"/>
    <w:rsid w:val="007501DA"/>
    <w:rsid w:val="0075026B"/>
    <w:rsid w:val="00750654"/>
    <w:rsid w:val="007506B0"/>
    <w:rsid w:val="00750703"/>
    <w:rsid w:val="00751508"/>
    <w:rsid w:val="007516BF"/>
    <w:rsid w:val="007516D7"/>
    <w:rsid w:val="007517D6"/>
    <w:rsid w:val="007518F1"/>
    <w:rsid w:val="00751CB0"/>
    <w:rsid w:val="00752264"/>
    <w:rsid w:val="007522D3"/>
    <w:rsid w:val="0075240D"/>
    <w:rsid w:val="007527D8"/>
    <w:rsid w:val="00752C21"/>
    <w:rsid w:val="00752C64"/>
    <w:rsid w:val="00752CA6"/>
    <w:rsid w:val="00752FAA"/>
    <w:rsid w:val="00753164"/>
    <w:rsid w:val="00753526"/>
    <w:rsid w:val="00753B95"/>
    <w:rsid w:val="00753FE1"/>
    <w:rsid w:val="00754018"/>
    <w:rsid w:val="0075419B"/>
    <w:rsid w:val="007543EA"/>
    <w:rsid w:val="00754405"/>
    <w:rsid w:val="007546B2"/>
    <w:rsid w:val="007546CE"/>
    <w:rsid w:val="0075486A"/>
    <w:rsid w:val="00754A2F"/>
    <w:rsid w:val="00754BFC"/>
    <w:rsid w:val="00754EF2"/>
    <w:rsid w:val="00754FF8"/>
    <w:rsid w:val="00755337"/>
    <w:rsid w:val="00755465"/>
    <w:rsid w:val="007554EF"/>
    <w:rsid w:val="007557F0"/>
    <w:rsid w:val="00755C3F"/>
    <w:rsid w:val="00756744"/>
    <w:rsid w:val="00756A5E"/>
    <w:rsid w:val="00756A9C"/>
    <w:rsid w:val="00756CD3"/>
    <w:rsid w:val="00757243"/>
    <w:rsid w:val="00757244"/>
    <w:rsid w:val="00757425"/>
    <w:rsid w:val="007575C5"/>
    <w:rsid w:val="007575F4"/>
    <w:rsid w:val="00757937"/>
    <w:rsid w:val="00757C6F"/>
    <w:rsid w:val="00757E8E"/>
    <w:rsid w:val="00757FB5"/>
    <w:rsid w:val="00760204"/>
    <w:rsid w:val="007605AA"/>
    <w:rsid w:val="007608B2"/>
    <w:rsid w:val="00760B7D"/>
    <w:rsid w:val="00760ED2"/>
    <w:rsid w:val="007614F2"/>
    <w:rsid w:val="007616B3"/>
    <w:rsid w:val="0076199A"/>
    <w:rsid w:val="00761A02"/>
    <w:rsid w:val="00761D05"/>
    <w:rsid w:val="00762139"/>
    <w:rsid w:val="007623CE"/>
    <w:rsid w:val="0076265B"/>
    <w:rsid w:val="007627AA"/>
    <w:rsid w:val="00762BDC"/>
    <w:rsid w:val="0076318F"/>
    <w:rsid w:val="007634EE"/>
    <w:rsid w:val="007634F7"/>
    <w:rsid w:val="00763649"/>
    <w:rsid w:val="007637DF"/>
    <w:rsid w:val="00763BF1"/>
    <w:rsid w:val="00763F1D"/>
    <w:rsid w:val="00763F2A"/>
    <w:rsid w:val="007640B6"/>
    <w:rsid w:val="00764283"/>
    <w:rsid w:val="00764902"/>
    <w:rsid w:val="007649E2"/>
    <w:rsid w:val="00764D07"/>
    <w:rsid w:val="00764D60"/>
    <w:rsid w:val="00764F9F"/>
    <w:rsid w:val="0076592B"/>
    <w:rsid w:val="00765C5C"/>
    <w:rsid w:val="00766187"/>
    <w:rsid w:val="007664BD"/>
    <w:rsid w:val="007666D5"/>
    <w:rsid w:val="0076676F"/>
    <w:rsid w:val="00766826"/>
    <w:rsid w:val="00766938"/>
    <w:rsid w:val="00766C92"/>
    <w:rsid w:val="00766E61"/>
    <w:rsid w:val="00767238"/>
    <w:rsid w:val="007672CA"/>
    <w:rsid w:val="00767341"/>
    <w:rsid w:val="007679D3"/>
    <w:rsid w:val="00767AFB"/>
    <w:rsid w:val="00767C81"/>
    <w:rsid w:val="00767D22"/>
    <w:rsid w:val="00767F14"/>
    <w:rsid w:val="00767F43"/>
    <w:rsid w:val="00767F65"/>
    <w:rsid w:val="00767FC0"/>
    <w:rsid w:val="00770671"/>
    <w:rsid w:val="00770682"/>
    <w:rsid w:val="00770A07"/>
    <w:rsid w:val="00770A47"/>
    <w:rsid w:val="00770EC3"/>
    <w:rsid w:val="00770F4B"/>
    <w:rsid w:val="00771417"/>
    <w:rsid w:val="00771549"/>
    <w:rsid w:val="00771789"/>
    <w:rsid w:val="007717CE"/>
    <w:rsid w:val="00771AA6"/>
    <w:rsid w:val="007722E8"/>
    <w:rsid w:val="00772356"/>
    <w:rsid w:val="007728A3"/>
    <w:rsid w:val="00772AC4"/>
    <w:rsid w:val="00772B89"/>
    <w:rsid w:val="00772B9F"/>
    <w:rsid w:val="00772D83"/>
    <w:rsid w:val="00773463"/>
    <w:rsid w:val="00773B72"/>
    <w:rsid w:val="00773BFF"/>
    <w:rsid w:val="00773E5C"/>
    <w:rsid w:val="00773F54"/>
    <w:rsid w:val="00774374"/>
    <w:rsid w:val="007745E4"/>
    <w:rsid w:val="0077474C"/>
    <w:rsid w:val="00774A46"/>
    <w:rsid w:val="00774C9A"/>
    <w:rsid w:val="00775188"/>
    <w:rsid w:val="00775561"/>
    <w:rsid w:val="00775695"/>
    <w:rsid w:val="00775A08"/>
    <w:rsid w:val="00775B60"/>
    <w:rsid w:val="00775E79"/>
    <w:rsid w:val="00775FF8"/>
    <w:rsid w:val="0077608E"/>
    <w:rsid w:val="00776109"/>
    <w:rsid w:val="00776FAA"/>
    <w:rsid w:val="00777158"/>
    <w:rsid w:val="0077715E"/>
    <w:rsid w:val="00777281"/>
    <w:rsid w:val="007774CD"/>
    <w:rsid w:val="00777565"/>
    <w:rsid w:val="00777703"/>
    <w:rsid w:val="0077795B"/>
    <w:rsid w:val="007779CC"/>
    <w:rsid w:val="007779E9"/>
    <w:rsid w:val="00777F0B"/>
    <w:rsid w:val="00777F2A"/>
    <w:rsid w:val="00780290"/>
    <w:rsid w:val="00780328"/>
    <w:rsid w:val="00780416"/>
    <w:rsid w:val="00780712"/>
    <w:rsid w:val="00780BE5"/>
    <w:rsid w:val="00781500"/>
    <w:rsid w:val="00781658"/>
    <w:rsid w:val="007817CB"/>
    <w:rsid w:val="00781DA8"/>
    <w:rsid w:val="00781ECF"/>
    <w:rsid w:val="00781FCC"/>
    <w:rsid w:val="007828C8"/>
    <w:rsid w:val="0078292D"/>
    <w:rsid w:val="00782AC4"/>
    <w:rsid w:val="00782AE5"/>
    <w:rsid w:val="00782B68"/>
    <w:rsid w:val="00782DDB"/>
    <w:rsid w:val="00782E72"/>
    <w:rsid w:val="00783351"/>
    <w:rsid w:val="00783524"/>
    <w:rsid w:val="00783871"/>
    <w:rsid w:val="00783B2F"/>
    <w:rsid w:val="00783CDF"/>
    <w:rsid w:val="007842A0"/>
    <w:rsid w:val="00784A74"/>
    <w:rsid w:val="00784B9B"/>
    <w:rsid w:val="00784C72"/>
    <w:rsid w:val="00784FAD"/>
    <w:rsid w:val="007850D0"/>
    <w:rsid w:val="00785472"/>
    <w:rsid w:val="00785BFF"/>
    <w:rsid w:val="00785C1A"/>
    <w:rsid w:val="00785F2A"/>
    <w:rsid w:val="0078610E"/>
    <w:rsid w:val="007861FB"/>
    <w:rsid w:val="00786413"/>
    <w:rsid w:val="007864B1"/>
    <w:rsid w:val="0078670E"/>
    <w:rsid w:val="00786D07"/>
    <w:rsid w:val="00786EC2"/>
    <w:rsid w:val="0078728A"/>
    <w:rsid w:val="00787336"/>
    <w:rsid w:val="00787383"/>
    <w:rsid w:val="007873B8"/>
    <w:rsid w:val="00787870"/>
    <w:rsid w:val="0078798C"/>
    <w:rsid w:val="00787D49"/>
    <w:rsid w:val="007900F0"/>
    <w:rsid w:val="007904A8"/>
    <w:rsid w:val="00790988"/>
    <w:rsid w:val="00790A45"/>
    <w:rsid w:val="00790B44"/>
    <w:rsid w:val="007910DB"/>
    <w:rsid w:val="00791267"/>
    <w:rsid w:val="0079134D"/>
    <w:rsid w:val="0079177A"/>
    <w:rsid w:val="00791EFE"/>
    <w:rsid w:val="007920B3"/>
    <w:rsid w:val="007927A5"/>
    <w:rsid w:val="007929DD"/>
    <w:rsid w:val="007937AB"/>
    <w:rsid w:val="007938B2"/>
    <w:rsid w:val="00793A58"/>
    <w:rsid w:val="00793CAD"/>
    <w:rsid w:val="00793EAD"/>
    <w:rsid w:val="00793FB7"/>
    <w:rsid w:val="00794179"/>
    <w:rsid w:val="007947E6"/>
    <w:rsid w:val="00794C87"/>
    <w:rsid w:val="007950FF"/>
    <w:rsid w:val="0079518A"/>
    <w:rsid w:val="00795536"/>
    <w:rsid w:val="007958B6"/>
    <w:rsid w:val="00795B39"/>
    <w:rsid w:val="00796136"/>
    <w:rsid w:val="00796512"/>
    <w:rsid w:val="0079652B"/>
    <w:rsid w:val="00796743"/>
    <w:rsid w:val="007967BD"/>
    <w:rsid w:val="007969A2"/>
    <w:rsid w:val="00796A59"/>
    <w:rsid w:val="00796D35"/>
    <w:rsid w:val="0079750E"/>
    <w:rsid w:val="007979B1"/>
    <w:rsid w:val="00797A81"/>
    <w:rsid w:val="00797AB6"/>
    <w:rsid w:val="00797ECF"/>
    <w:rsid w:val="007A0014"/>
    <w:rsid w:val="007A013D"/>
    <w:rsid w:val="007A029A"/>
    <w:rsid w:val="007A0335"/>
    <w:rsid w:val="007A03F5"/>
    <w:rsid w:val="007A0480"/>
    <w:rsid w:val="007A068E"/>
    <w:rsid w:val="007A081D"/>
    <w:rsid w:val="007A0846"/>
    <w:rsid w:val="007A0D95"/>
    <w:rsid w:val="007A181D"/>
    <w:rsid w:val="007A187D"/>
    <w:rsid w:val="007A2006"/>
    <w:rsid w:val="007A2074"/>
    <w:rsid w:val="007A207F"/>
    <w:rsid w:val="007A21FB"/>
    <w:rsid w:val="007A2394"/>
    <w:rsid w:val="007A277D"/>
    <w:rsid w:val="007A28F7"/>
    <w:rsid w:val="007A2DD9"/>
    <w:rsid w:val="007A3324"/>
    <w:rsid w:val="007A364B"/>
    <w:rsid w:val="007A3B39"/>
    <w:rsid w:val="007A4595"/>
    <w:rsid w:val="007A4744"/>
    <w:rsid w:val="007A48B4"/>
    <w:rsid w:val="007A4C01"/>
    <w:rsid w:val="007A4C20"/>
    <w:rsid w:val="007A4C4D"/>
    <w:rsid w:val="007A4CB0"/>
    <w:rsid w:val="007A4EC1"/>
    <w:rsid w:val="007A54D9"/>
    <w:rsid w:val="007A565C"/>
    <w:rsid w:val="007A581A"/>
    <w:rsid w:val="007A583A"/>
    <w:rsid w:val="007A5A00"/>
    <w:rsid w:val="007A5A58"/>
    <w:rsid w:val="007A5AAC"/>
    <w:rsid w:val="007A5B12"/>
    <w:rsid w:val="007A5D87"/>
    <w:rsid w:val="007A63F1"/>
    <w:rsid w:val="007A6D66"/>
    <w:rsid w:val="007A7343"/>
    <w:rsid w:val="007A73C8"/>
    <w:rsid w:val="007A7412"/>
    <w:rsid w:val="007A77E9"/>
    <w:rsid w:val="007A783E"/>
    <w:rsid w:val="007A7860"/>
    <w:rsid w:val="007A79FC"/>
    <w:rsid w:val="007A7A7C"/>
    <w:rsid w:val="007A7BAA"/>
    <w:rsid w:val="007B0271"/>
    <w:rsid w:val="007B04DC"/>
    <w:rsid w:val="007B04EE"/>
    <w:rsid w:val="007B08A2"/>
    <w:rsid w:val="007B0C49"/>
    <w:rsid w:val="007B0D68"/>
    <w:rsid w:val="007B1675"/>
    <w:rsid w:val="007B16C7"/>
    <w:rsid w:val="007B171B"/>
    <w:rsid w:val="007B1834"/>
    <w:rsid w:val="007B1F84"/>
    <w:rsid w:val="007B20A4"/>
    <w:rsid w:val="007B22ED"/>
    <w:rsid w:val="007B2499"/>
    <w:rsid w:val="007B2620"/>
    <w:rsid w:val="007B2E39"/>
    <w:rsid w:val="007B2EDA"/>
    <w:rsid w:val="007B2F24"/>
    <w:rsid w:val="007B330D"/>
    <w:rsid w:val="007B3330"/>
    <w:rsid w:val="007B3904"/>
    <w:rsid w:val="007B3A3E"/>
    <w:rsid w:val="007B3BCB"/>
    <w:rsid w:val="007B3F7E"/>
    <w:rsid w:val="007B438D"/>
    <w:rsid w:val="007B448E"/>
    <w:rsid w:val="007B46EC"/>
    <w:rsid w:val="007B487A"/>
    <w:rsid w:val="007B496B"/>
    <w:rsid w:val="007B4A55"/>
    <w:rsid w:val="007B5207"/>
    <w:rsid w:val="007B5460"/>
    <w:rsid w:val="007B5465"/>
    <w:rsid w:val="007B547C"/>
    <w:rsid w:val="007B5568"/>
    <w:rsid w:val="007B58B6"/>
    <w:rsid w:val="007B5A62"/>
    <w:rsid w:val="007B5A7A"/>
    <w:rsid w:val="007B5BD8"/>
    <w:rsid w:val="007B5DFB"/>
    <w:rsid w:val="007B5FCE"/>
    <w:rsid w:val="007B6153"/>
    <w:rsid w:val="007B6548"/>
    <w:rsid w:val="007B6684"/>
    <w:rsid w:val="007B669A"/>
    <w:rsid w:val="007B70BB"/>
    <w:rsid w:val="007B7683"/>
    <w:rsid w:val="007B77E2"/>
    <w:rsid w:val="007B79EF"/>
    <w:rsid w:val="007B7E84"/>
    <w:rsid w:val="007B7EA4"/>
    <w:rsid w:val="007C0085"/>
    <w:rsid w:val="007C08CF"/>
    <w:rsid w:val="007C0A8B"/>
    <w:rsid w:val="007C0FFB"/>
    <w:rsid w:val="007C12AB"/>
    <w:rsid w:val="007C155B"/>
    <w:rsid w:val="007C1651"/>
    <w:rsid w:val="007C1A68"/>
    <w:rsid w:val="007C1D12"/>
    <w:rsid w:val="007C1DCE"/>
    <w:rsid w:val="007C2564"/>
    <w:rsid w:val="007C2A66"/>
    <w:rsid w:val="007C3576"/>
    <w:rsid w:val="007C3663"/>
    <w:rsid w:val="007C38BE"/>
    <w:rsid w:val="007C3CF4"/>
    <w:rsid w:val="007C3EDE"/>
    <w:rsid w:val="007C413D"/>
    <w:rsid w:val="007C43F6"/>
    <w:rsid w:val="007C44EE"/>
    <w:rsid w:val="007C46D1"/>
    <w:rsid w:val="007C481E"/>
    <w:rsid w:val="007C486B"/>
    <w:rsid w:val="007C49C6"/>
    <w:rsid w:val="007C4BE6"/>
    <w:rsid w:val="007C4C1C"/>
    <w:rsid w:val="007C5357"/>
    <w:rsid w:val="007C5982"/>
    <w:rsid w:val="007C5AF0"/>
    <w:rsid w:val="007C600B"/>
    <w:rsid w:val="007C61AC"/>
    <w:rsid w:val="007C6266"/>
    <w:rsid w:val="007C641F"/>
    <w:rsid w:val="007C6451"/>
    <w:rsid w:val="007C679A"/>
    <w:rsid w:val="007C6CA1"/>
    <w:rsid w:val="007C6CAC"/>
    <w:rsid w:val="007C6F0D"/>
    <w:rsid w:val="007C708B"/>
    <w:rsid w:val="007C7199"/>
    <w:rsid w:val="007C73FF"/>
    <w:rsid w:val="007C7B86"/>
    <w:rsid w:val="007C7EA0"/>
    <w:rsid w:val="007C7EC2"/>
    <w:rsid w:val="007C7ED2"/>
    <w:rsid w:val="007D0064"/>
    <w:rsid w:val="007D0316"/>
    <w:rsid w:val="007D0762"/>
    <w:rsid w:val="007D09F5"/>
    <w:rsid w:val="007D0D3A"/>
    <w:rsid w:val="007D0F05"/>
    <w:rsid w:val="007D1260"/>
    <w:rsid w:val="007D1959"/>
    <w:rsid w:val="007D19D9"/>
    <w:rsid w:val="007D1D81"/>
    <w:rsid w:val="007D1F51"/>
    <w:rsid w:val="007D1FE8"/>
    <w:rsid w:val="007D21B7"/>
    <w:rsid w:val="007D21F7"/>
    <w:rsid w:val="007D2DFC"/>
    <w:rsid w:val="007D2EA4"/>
    <w:rsid w:val="007D3529"/>
    <w:rsid w:val="007D385A"/>
    <w:rsid w:val="007D397B"/>
    <w:rsid w:val="007D39BF"/>
    <w:rsid w:val="007D4385"/>
    <w:rsid w:val="007D451F"/>
    <w:rsid w:val="007D4720"/>
    <w:rsid w:val="007D4A63"/>
    <w:rsid w:val="007D4C1A"/>
    <w:rsid w:val="007D4C64"/>
    <w:rsid w:val="007D558F"/>
    <w:rsid w:val="007D565B"/>
    <w:rsid w:val="007D56D6"/>
    <w:rsid w:val="007D58C1"/>
    <w:rsid w:val="007D5FC2"/>
    <w:rsid w:val="007D6665"/>
    <w:rsid w:val="007D682A"/>
    <w:rsid w:val="007D6B2D"/>
    <w:rsid w:val="007D6DEE"/>
    <w:rsid w:val="007D7111"/>
    <w:rsid w:val="007D728A"/>
    <w:rsid w:val="007D798B"/>
    <w:rsid w:val="007D7F4C"/>
    <w:rsid w:val="007E0530"/>
    <w:rsid w:val="007E063C"/>
    <w:rsid w:val="007E0680"/>
    <w:rsid w:val="007E0701"/>
    <w:rsid w:val="007E07F5"/>
    <w:rsid w:val="007E0A9E"/>
    <w:rsid w:val="007E0D09"/>
    <w:rsid w:val="007E0E4B"/>
    <w:rsid w:val="007E10BC"/>
    <w:rsid w:val="007E1167"/>
    <w:rsid w:val="007E149B"/>
    <w:rsid w:val="007E17B9"/>
    <w:rsid w:val="007E1CFE"/>
    <w:rsid w:val="007E1F58"/>
    <w:rsid w:val="007E211E"/>
    <w:rsid w:val="007E231C"/>
    <w:rsid w:val="007E252C"/>
    <w:rsid w:val="007E256C"/>
    <w:rsid w:val="007E2726"/>
    <w:rsid w:val="007E27BB"/>
    <w:rsid w:val="007E27E2"/>
    <w:rsid w:val="007E2FEA"/>
    <w:rsid w:val="007E3476"/>
    <w:rsid w:val="007E3A17"/>
    <w:rsid w:val="007E3AC8"/>
    <w:rsid w:val="007E3CB4"/>
    <w:rsid w:val="007E3DD2"/>
    <w:rsid w:val="007E3FDF"/>
    <w:rsid w:val="007E40CE"/>
    <w:rsid w:val="007E41B4"/>
    <w:rsid w:val="007E42A3"/>
    <w:rsid w:val="007E43F7"/>
    <w:rsid w:val="007E4512"/>
    <w:rsid w:val="007E4AAB"/>
    <w:rsid w:val="007E4B7D"/>
    <w:rsid w:val="007E4CFB"/>
    <w:rsid w:val="007E4E0B"/>
    <w:rsid w:val="007E4F04"/>
    <w:rsid w:val="007E547B"/>
    <w:rsid w:val="007E54A3"/>
    <w:rsid w:val="007E57B1"/>
    <w:rsid w:val="007E5A71"/>
    <w:rsid w:val="007E5AD9"/>
    <w:rsid w:val="007E5CFD"/>
    <w:rsid w:val="007E5ECE"/>
    <w:rsid w:val="007E6606"/>
    <w:rsid w:val="007E6AB3"/>
    <w:rsid w:val="007E6D00"/>
    <w:rsid w:val="007E6E9A"/>
    <w:rsid w:val="007E7045"/>
    <w:rsid w:val="007E72C8"/>
    <w:rsid w:val="007E7447"/>
    <w:rsid w:val="007E7687"/>
    <w:rsid w:val="007F012F"/>
    <w:rsid w:val="007F03D7"/>
    <w:rsid w:val="007F055D"/>
    <w:rsid w:val="007F0593"/>
    <w:rsid w:val="007F06AE"/>
    <w:rsid w:val="007F078E"/>
    <w:rsid w:val="007F07A2"/>
    <w:rsid w:val="007F089C"/>
    <w:rsid w:val="007F091A"/>
    <w:rsid w:val="007F094A"/>
    <w:rsid w:val="007F0B8C"/>
    <w:rsid w:val="007F0DDE"/>
    <w:rsid w:val="007F0EFC"/>
    <w:rsid w:val="007F1603"/>
    <w:rsid w:val="007F1733"/>
    <w:rsid w:val="007F1BBC"/>
    <w:rsid w:val="007F1BDA"/>
    <w:rsid w:val="007F1EAB"/>
    <w:rsid w:val="007F1F08"/>
    <w:rsid w:val="007F2582"/>
    <w:rsid w:val="007F2723"/>
    <w:rsid w:val="007F28EE"/>
    <w:rsid w:val="007F2A54"/>
    <w:rsid w:val="007F2BF6"/>
    <w:rsid w:val="007F2C71"/>
    <w:rsid w:val="007F2F1B"/>
    <w:rsid w:val="007F347E"/>
    <w:rsid w:val="007F34BE"/>
    <w:rsid w:val="007F36E9"/>
    <w:rsid w:val="007F3C7D"/>
    <w:rsid w:val="007F3E1F"/>
    <w:rsid w:val="007F406D"/>
    <w:rsid w:val="007F50B1"/>
    <w:rsid w:val="007F547B"/>
    <w:rsid w:val="007F5CBB"/>
    <w:rsid w:val="007F6412"/>
    <w:rsid w:val="007F66BD"/>
    <w:rsid w:val="007F67ED"/>
    <w:rsid w:val="007F68CE"/>
    <w:rsid w:val="007F7364"/>
    <w:rsid w:val="007F78F1"/>
    <w:rsid w:val="007F7CB3"/>
    <w:rsid w:val="007F7CD5"/>
    <w:rsid w:val="007F7DAD"/>
    <w:rsid w:val="007F7FDE"/>
    <w:rsid w:val="0080035F"/>
    <w:rsid w:val="008008F8"/>
    <w:rsid w:val="00800A45"/>
    <w:rsid w:val="00800C23"/>
    <w:rsid w:val="008016B2"/>
    <w:rsid w:val="0080191F"/>
    <w:rsid w:val="00801A43"/>
    <w:rsid w:val="00801B33"/>
    <w:rsid w:val="00801ED0"/>
    <w:rsid w:val="008022F9"/>
    <w:rsid w:val="008028C4"/>
    <w:rsid w:val="00802CBD"/>
    <w:rsid w:val="00803223"/>
    <w:rsid w:val="008032D0"/>
    <w:rsid w:val="008037FB"/>
    <w:rsid w:val="00803927"/>
    <w:rsid w:val="00803AEA"/>
    <w:rsid w:val="00803B63"/>
    <w:rsid w:val="00803CAF"/>
    <w:rsid w:val="00803DA9"/>
    <w:rsid w:val="0080407F"/>
    <w:rsid w:val="00804124"/>
    <w:rsid w:val="008041AF"/>
    <w:rsid w:val="0080443C"/>
    <w:rsid w:val="00804444"/>
    <w:rsid w:val="0080500F"/>
    <w:rsid w:val="00805561"/>
    <w:rsid w:val="00805631"/>
    <w:rsid w:val="00805850"/>
    <w:rsid w:val="00805A1A"/>
    <w:rsid w:val="00805EFD"/>
    <w:rsid w:val="0080607A"/>
    <w:rsid w:val="00806139"/>
    <w:rsid w:val="00806181"/>
    <w:rsid w:val="008062AA"/>
    <w:rsid w:val="008064D2"/>
    <w:rsid w:val="00806553"/>
    <w:rsid w:val="008066ED"/>
    <w:rsid w:val="0080694D"/>
    <w:rsid w:val="00806A17"/>
    <w:rsid w:val="00806A1F"/>
    <w:rsid w:val="00806A4A"/>
    <w:rsid w:val="00806A97"/>
    <w:rsid w:val="00806E79"/>
    <w:rsid w:val="00806EED"/>
    <w:rsid w:val="00806F8B"/>
    <w:rsid w:val="008071FE"/>
    <w:rsid w:val="00807607"/>
    <w:rsid w:val="00807DF3"/>
    <w:rsid w:val="0081030B"/>
    <w:rsid w:val="008106E8"/>
    <w:rsid w:val="00810768"/>
    <w:rsid w:val="008109C2"/>
    <w:rsid w:val="00810FB1"/>
    <w:rsid w:val="00811069"/>
    <w:rsid w:val="008111B0"/>
    <w:rsid w:val="00811285"/>
    <w:rsid w:val="008112D4"/>
    <w:rsid w:val="0081144D"/>
    <w:rsid w:val="0081151F"/>
    <w:rsid w:val="00811CA5"/>
    <w:rsid w:val="00812345"/>
    <w:rsid w:val="00812564"/>
    <w:rsid w:val="00812574"/>
    <w:rsid w:val="008126DC"/>
    <w:rsid w:val="00812B1E"/>
    <w:rsid w:val="00812C93"/>
    <w:rsid w:val="00812CFA"/>
    <w:rsid w:val="00812DD3"/>
    <w:rsid w:val="00812E50"/>
    <w:rsid w:val="00813511"/>
    <w:rsid w:val="008139D7"/>
    <w:rsid w:val="00814030"/>
    <w:rsid w:val="00814069"/>
    <w:rsid w:val="008141C2"/>
    <w:rsid w:val="008145AA"/>
    <w:rsid w:val="00814632"/>
    <w:rsid w:val="0081488C"/>
    <w:rsid w:val="00814CA5"/>
    <w:rsid w:val="00814F88"/>
    <w:rsid w:val="0081519D"/>
    <w:rsid w:val="008155BF"/>
    <w:rsid w:val="008155D3"/>
    <w:rsid w:val="00815C17"/>
    <w:rsid w:val="00815C82"/>
    <w:rsid w:val="00815F43"/>
    <w:rsid w:val="008160D2"/>
    <w:rsid w:val="00816422"/>
    <w:rsid w:val="008164ED"/>
    <w:rsid w:val="00816B8C"/>
    <w:rsid w:val="00816F2F"/>
    <w:rsid w:val="0081733B"/>
    <w:rsid w:val="00817670"/>
    <w:rsid w:val="008176AD"/>
    <w:rsid w:val="00817962"/>
    <w:rsid w:val="008179AD"/>
    <w:rsid w:val="00817A0B"/>
    <w:rsid w:val="00817C79"/>
    <w:rsid w:val="00817FA2"/>
    <w:rsid w:val="00817FA6"/>
    <w:rsid w:val="0082011C"/>
    <w:rsid w:val="008201F4"/>
    <w:rsid w:val="00820421"/>
    <w:rsid w:val="00820476"/>
    <w:rsid w:val="00820487"/>
    <w:rsid w:val="008205A0"/>
    <w:rsid w:val="008206EC"/>
    <w:rsid w:val="0082075B"/>
    <w:rsid w:val="00820862"/>
    <w:rsid w:val="00820E1F"/>
    <w:rsid w:val="0082131F"/>
    <w:rsid w:val="00821C46"/>
    <w:rsid w:val="00821DE1"/>
    <w:rsid w:val="00822271"/>
    <w:rsid w:val="008223B3"/>
    <w:rsid w:val="0082250A"/>
    <w:rsid w:val="00822992"/>
    <w:rsid w:val="00822C18"/>
    <w:rsid w:val="00822CCD"/>
    <w:rsid w:val="00823236"/>
    <w:rsid w:val="0082346A"/>
    <w:rsid w:val="00823590"/>
    <w:rsid w:val="00823A18"/>
    <w:rsid w:val="00823A9A"/>
    <w:rsid w:val="00823AFA"/>
    <w:rsid w:val="00823C83"/>
    <w:rsid w:val="00823CC2"/>
    <w:rsid w:val="00823D74"/>
    <w:rsid w:val="008241BF"/>
    <w:rsid w:val="008247E3"/>
    <w:rsid w:val="00824855"/>
    <w:rsid w:val="008249F5"/>
    <w:rsid w:val="00824A3A"/>
    <w:rsid w:val="00824A8B"/>
    <w:rsid w:val="00824D9D"/>
    <w:rsid w:val="00824DA1"/>
    <w:rsid w:val="00824E29"/>
    <w:rsid w:val="00824F35"/>
    <w:rsid w:val="008252B2"/>
    <w:rsid w:val="008252D1"/>
    <w:rsid w:val="008253A8"/>
    <w:rsid w:val="00825404"/>
    <w:rsid w:val="00825411"/>
    <w:rsid w:val="0082553D"/>
    <w:rsid w:val="00825785"/>
    <w:rsid w:val="00825C54"/>
    <w:rsid w:val="00825F4D"/>
    <w:rsid w:val="00825F97"/>
    <w:rsid w:val="008262FC"/>
    <w:rsid w:val="008264DA"/>
    <w:rsid w:val="00826A2D"/>
    <w:rsid w:val="00826AC9"/>
    <w:rsid w:val="00826B1C"/>
    <w:rsid w:val="00826C03"/>
    <w:rsid w:val="00826C32"/>
    <w:rsid w:val="00826C65"/>
    <w:rsid w:val="00826D3A"/>
    <w:rsid w:val="00827218"/>
    <w:rsid w:val="00827239"/>
    <w:rsid w:val="0082788A"/>
    <w:rsid w:val="008279CD"/>
    <w:rsid w:val="008279E6"/>
    <w:rsid w:val="008279E7"/>
    <w:rsid w:val="00827C7D"/>
    <w:rsid w:val="00827D53"/>
    <w:rsid w:val="00827E4E"/>
    <w:rsid w:val="00827E84"/>
    <w:rsid w:val="008302A4"/>
    <w:rsid w:val="008305DC"/>
    <w:rsid w:val="008307AF"/>
    <w:rsid w:val="008307BD"/>
    <w:rsid w:val="0083095D"/>
    <w:rsid w:val="00830A16"/>
    <w:rsid w:val="00830C40"/>
    <w:rsid w:val="00830E0E"/>
    <w:rsid w:val="00830FAE"/>
    <w:rsid w:val="00831BDB"/>
    <w:rsid w:val="00831F74"/>
    <w:rsid w:val="00832187"/>
    <w:rsid w:val="00832265"/>
    <w:rsid w:val="008331ED"/>
    <w:rsid w:val="008335FE"/>
    <w:rsid w:val="00833A45"/>
    <w:rsid w:val="00833A70"/>
    <w:rsid w:val="00834391"/>
    <w:rsid w:val="00834929"/>
    <w:rsid w:val="00834CF5"/>
    <w:rsid w:val="00834E03"/>
    <w:rsid w:val="0083541A"/>
    <w:rsid w:val="00835482"/>
    <w:rsid w:val="00835621"/>
    <w:rsid w:val="00835638"/>
    <w:rsid w:val="00835664"/>
    <w:rsid w:val="008357CE"/>
    <w:rsid w:val="008359A1"/>
    <w:rsid w:val="00835BC9"/>
    <w:rsid w:val="00835C9F"/>
    <w:rsid w:val="00835CBA"/>
    <w:rsid w:val="00835D04"/>
    <w:rsid w:val="00835D7F"/>
    <w:rsid w:val="00835E60"/>
    <w:rsid w:val="00835FFC"/>
    <w:rsid w:val="00836695"/>
    <w:rsid w:val="00836EA3"/>
    <w:rsid w:val="0083727A"/>
    <w:rsid w:val="008373C9"/>
    <w:rsid w:val="008376ED"/>
    <w:rsid w:val="00837779"/>
    <w:rsid w:val="00837D46"/>
    <w:rsid w:val="0084029C"/>
    <w:rsid w:val="00840EAB"/>
    <w:rsid w:val="00840EBC"/>
    <w:rsid w:val="00840FC6"/>
    <w:rsid w:val="008411A0"/>
    <w:rsid w:val="00841625"/>
    <w:rsid w:val="00841865"/>
    <w:rsid w:val="00841887"/>
    <w:rsid w:val="00841B18"/>
    <w:rsid w:val="00841D80"/>
    <w:rsid w:val="008420E7"/>
    <w:rsid w:val="008421B8"/>
    <w:rsid w:val="0084237C"/>
    <w:rsid w:val="00842395"/>
    <w:rsid w:val="0084240C"/>
    <w:rsid w:val="008429BA"/>
    <w:rsid w:val="00842D86"/>
    <w:rsid w:val="00842E6E"/>
    <w:rsid w:val="00842F0B"/>
    <w:rsid w:val="00842F1A"/>
    <w:rsid w:val="00843462"/>
    <w:rsid w:val="00843951"/>
    <w:rsid w:val="00843E8A"/>
    <w:rsid w:val="00844350"/>
    <w:rsid w:val="0084438F"/>
    <w:rsid w:val="008445C1"/>
    <w:rsid w:val="008446A9"/>
    <w:rsid w:val="00844996"/>
    <w:rsid w:val="00844DCE"/>
    <w:rsid w:val="00844F4E"/>
    <w:rsid w:val="00844FB1"/>
    <w:rsid w:val="008451B9"/>
    <w:rsid w:val="008456D3"/>
    <w:rsid w:val="0084590A"/>
    <w:rsid w:val="00845CB9"/>
    <w:rsid w:val="00845E5E"/>
    <w:rsid w:val="00845FC9"/>
    <w:rsid w:val="00846E0D"/>
    <w:rsid w:val="00846FB6"/>
    <w:rsid w:val="008470B8"/>
    <w:rsid w:val="008471F3"/>
    <w:rsid w:val="008472F0"/>
    <w:rsid w:val="008475ED"/>
    <w:rsid w:val="00847DA0"/>
    <w:rsid w:val="00850034"/>
    <w:rsid w:val="008502D6"/>
    <w:rsid w:val="008506B1"/>
    <w:rsid w:val="008506ED"/>
    <w:rsid w:val="00850810"/>
    <w:rsid w:val="008508BC"/>
    <w:rsid w:val="00850B9D"/>
    <w:rsid w:val="00850DC5"/>
    <w:rsid w:val="00850F47"/>
    <w:rsid w:val="008510FE"/>
    <w:rsid w:val="00851132"/>
    <w:rsid w:val="0085136D"/>
    <w:rsid w:val="008514FD"/>
    <w:rsid w:val="00851632"/>
    <w:rsid w:val="00851797"/>
    <w:rsid w:val="008517F1"/>
    <w:rsid w:val="00851A4C"/>
    <w:rsid w:val="00851A7D"/>
    <w:rsid w:val="00852058"/>
    <w:rsid w:val="0085253D"/>
    <w:rsid w:val="00852582"/>
    <w:rsid w:val="00852902"/>
    <w:rsid w:val="00852FDD"/>
    <w:rsid w:val="00853049"/>
    <w:rsid w:val="0085318A"/>
    <w:rsid w:val="008532FF"/>
    <w:rsid w:val="0085333B"/>
    <w:rsid w:val="00853B76"/>
    <w:rsid w:val="00853C64"/>
    <w:rsid w:val="008542B0"/>
    <w:rsid w:val="00854A72"/>
    <w:rsid w:val="00854C43"/>
    <w:rsid w:val="00854E50"/>
    <w:rsid w:val="00854FD5"/>
    <w:rsid w:val="008550DC"/>
    <w:rsid w:val="00855284"/>
    <w:rsid w:val="00855545"/>
    <w:rsid w:val="00855602"/>
    <w:rsid w:val="00855805"/>
    <w:rsid w:val="00855844"/>
    <w:rsid w:val="00855891"/>
    <w:rsid w:val="00855C32"/>
    <w:rsid w:val="00856357"/>
    <w:rsid w:val="00856654"/>
    <w:rsid w:val="00856D56"/>
    <w:rsid w:val="00856DE5"/>
    <w:rsid w:val="00856ECC"/>
    <w:rsid w:val="0085701D"/>
    <w:rsid w:val="0085721D"/>
    <w:rsid w:val="0085725B"/>
    <w:rsid w:val="0085752D"/>
    <w:rsid w:val="00857959"/>
    <w:rsid w:val="00857CF0"/>
    <w:rsid w:val="00857D7A"/>
    <w:rsid w:val="00857EDF"/>
    <w:rsid w:val="0086023E"/>
    <w:rsid w:val="00860300"/>
    <w:rsid w:val="008608D4"/>
    <w:rsid w:val="00860B93"/>
    <w:rsid w:val="0086102D"/>
    <w:rsid w:val="00861067"/>
    <w:rsid w:val="008610C4"/>
    <w:rsid w:val="0086142B"/>
    <w:rsid w:val="008614B1"/>
    <w:rsid w:val="00861E54"/>
    <w:rsid w:val="00861F6B"/>
    <w:rsid w:val="008623F1"/>
    <w:rsid w:val="0086257B"/>
    <w:rsid w:val="008625DF"/>
    <w:rsid w:val="008627C3"/>
    <w:rsid w:val="00862A42"/>
    <w:rsid w:val="00862BEF"/>
    <w:rsid w:val="00862E9C"/>
    <w:rsid w:val="00863152"/>
    <w:rsid w:val="00863306"/>
    <w:rsid w:val="00863435"/>
    <w:rsid w:val="008634E6"/>
    <w:rsid w:val="0086405E"/>
    <w:rsid w:val="008642A3"/>
    <w:rsid w:val="008644EA"/>
    <w:rsid w:val="00864543"/>
    <w:rsid w:val="008647F3"/>
    <w:rsid w:val="0086495A"/>
    <w:rsid w:val="00864A1B"/>
    <w:rsid w:val="00864A3E"/>
    <w:rsid w:val="008652B0"/>
    <w:rsid w:val="00865636"/>
    <w:rsid w:val="00865715"/>
    <w:rsid w:val="0086578C"/>
    <w:rsid w:val="00865A54"/>
    <w:rsid w:val="00865AC1"/>
    <w:rsid w:val="00865E49"/>
    <w:rsid w:val="00865F83"/>
    <w:rsid w:val="008661C1"/>
    <w:rsid w:val="008667A9"/>
    <w:rsid w:val="00866902"/>
    <w:rsid w:val="00866C66"/>
    <w:rsid w:val="00866DCE"/>
    <w:rsid w:val="00867015"/>
    <w:rsid w:val="008672BB"/>
    <w:rsid w:val="008672BD"/>
    <w:rsid w:val="0086731F"/>
    <w:rsid w:val="00867340"/>
    <w:rsid w:val="008674F7"/>
    <w:rsid w:val="0086794C"/>
    <w:rsid w:val="00867980"/>
    <w:rsid w:val="00867AF8"/>
    <w:rsid w:val="00867B8E"/>
    <w:rsid w:val="00867C04"/>
    <w:rsid w:val="00867DBA"/>
    <w:rsid w:val="00867F79"/>
    <w:rsid w:val="00870617"/>
    <w:rsid w:val="0087070D"/>
    <w:rsid w:val="0087091D"/>
    <w:rsid w:val="00870E06"/>
    <w:rsid w:val="00870FAC"/>
    <w:rsid w:val="008710A2"/>
    <w:rsid w:val="008715E0"/>
    <w:rsid w:val="00871874"/>
    <w:rsid w:val="00871C13"/>
    <w:rsid w:val="008720AB"/>
    <w:rsid w:val="00872269"/>
    <w:rsid w:val="008722E4"/>
    <w:rsid w:val="00872593"/>
    <w:rsid w:val="008725DC"/>
    <w:rsid w:val="00872946"/>
    <w:rsid w:val="00872CE4"/>
    <w:rsid w:val="00872F61"/>
    <w:rsid w:val="00873214"/>
    <w:rsid w:val="008733FA"/>
    <w:rsid w:val="0087350E"/>
    <w:rsid w:val="00873806"/>
    <w:rsid w:val="00873EBD"/>
    <w:rsid w:val="00874248"/>
    <w:rsid w:val="008742E0"/>
    <w:rsid w:val="00874596"/>
    <w:rsid w:val="008747E2"/>
    <w:rsid w:val="00874AA4"/>
    <w:rsid w:val="00874C47"/>
    <w:rsid w:val="00874CE4"/>
    <w:rsid w:val="00874F75"/>
    <w:rsid w:val="00875A5A"/>
    <w:rsid w:val="00875ECF"/>
    <w:rsid w:val="00876401"/>
    <w:rsid w:val="008764B8"/>
    <w:rsid w:val="00876A29"/>
    <w:rsid w:val="00876BE2"/>
    <w:rsid w:val="00876C28"/>
    <w:rsid w:val="00877178"/>
    <w:rsid w:val="00877194"/>
    <w:rsid w:val="008772DC"/>
    <w:rsid w:val="008773DF"/>
    <w:rsid w:val="0087743A"/>
    <w:rsid w:val="00877B1E"/>
    <w:rsid w:val="00877DE2"/>
    <w:rsid w:val="00877EA8"/>
    <w:rsid w:val="0088001F"/>
    <w:rsid w:val="008807B0"/>
    <w:rsid w:val="0088093E"/>
    <w:rsid w:val="00880B05"/>
    <w:rsid w:val="00880E5B"/>
    <w:rsid w:val="008813B4"/>
    <w:rsid w:val="008813F6"/>
    <w:rsid w:val="00881D23"/>
    <w:rsid w:val="00882785"/>
    <w:rsid w:val="0088279B"/>
    <w:rsid w:val="00882B72"/>
    <w:rsid w:val="00882E74"/>
    <w:rsid w:val="00882EE9"/>
    <w:rsid w:val="00882F33"/>
    <w:rsid w:val="008835D3"/>
    <w:rsid w:val="008838E6"/>
    <w:rsid w:val="00883AC9"/>
    <w:rsid w:val="00883B73"/>
    <w:rsid w:val="00883C64"/>
    <w:rsid w:val="00883DDB"/>
    <w:rsid w:val="0088412E"/>
    <w:rsid w:val="0088425F"/>
    <w:rsid w:val="008843AE"/>
    <w:rsid w:val="00884587"/>
    <w:rsid w:val="008845AA"/>
    <w:rsid w:val="0088484D"/>
    <w:rsid w:val="00884A39"/>
    <w:rsid w:val="00884D6F"/>
    <w:rsid w:val="00884FBB"/>
    <w:rsid w:val="00885075"/>
    <w:rsid w:val="00885491"/>
    <w:rsid w:val="0088563A"/>
    <w:rsid w:val="00885BA3"/>
    <w:rsid w:val="00885BF3"/>
    <w:rsid w:val="00885E26"/>
    <w:rsid w:val="00885F4E"/>
    <w:rsid w:val="00885FDC"/>
    <w:rsid w:val="00886229"/>
    <w:rsid w:val="008865FF"/>
    <w:rsid w:val="0088678C"/>
    <w:rsid w:val="0088686E"/>
    <w:rsid w:val="00886D4E"/>
    <w:rsid w:val="00886FE5"/>
    <w:rsid w:val="0088709C"/>
    <w:rsid w:val="0088727B"/>
    <w:rsid w:val="00887544"/>
    <w:rsid w:val="00887BC4"/>
    <w:rsid w:val="00887DCC"/>
    <w:rsid w:val="008901D3"/>
    <w:rsid w:val="008901DE"/>
    <w:rsid w:val="008902C4"/>
    <w:rsid w:val="00890818"/>
    <w:rsid w:val="00890B8D"/>
    <w:rsid w:val="00891986"/>
    <w:rsid w:val="00891DD8"/>
    <w:rsid w:val="00892264"/>
    <w:rsid w:val="008928AB"/>
    <w:rsid w:val="00892A1A"/>
    <w:rsid w:val="00892B26"/>
    <w:rsid w:val="0089330E"/>
    <w:rsid w:val="00893371"/>
    <w:rsid w:val="008933A0"/>
    <w:rsid w:val="008937BB"/>
    <w:rsid w:val="00893B25"/>
    <w:rsid w:val="00893BE0"/>
    <w:rsid w:val="00893ED2"/>
    <w:rsid w:val="00893FF2"/>
    <w:rsid w:val="00894130"/>
    <w:rsid w:val="008945F8"/>
    <w:rsid w:val="008946F5"/>
    <w:rsid w:val="0089492A"/>
    <w:rsid w:val="0089494A"/>
    <w:rsid w:val="0089511F"/>
    <w:rsid w:val="00895195"/>
    <w:rsid w:val="00895367"/>
    <w:rsid w:val="008954F1"/>
    <w:rsid w:val="0089573D"/>
    <w:rsid w:val="00895B6F"/>
    <w:rsid w:val="00895F84"/>
    <w:rsid w:val="00896219"/>
    <w:rsid w:val="00896451"/>
    <w:rsid w:val="008964B2"/>
    <w:rsid w:val="00896618"/>
    <w:rsid w:val="00896837"/>
    <w:rsid w:val="00896939"/>
    <w:rsid w:val="00896C65"/>
    <w:rsid w:val="00896ECC"/>
    <w:rsid w:val="00896EFA"/>
    <w:rsid w:val="008971FF"/>
    <w:rsid w:val="008976BB"/>
    <w:rsid w:val="00897708"/>
    <w:rsid w:val="00897880"/>
    <w:rsid w:val="00897ADC"/>
    <w:rsid w:val="00897EDC"/>
    <w:rsid w:val="008A0022"/>
    <w:rsid w:val="008A0037"/>
    <w:rsid w:val="008A03DC"/>
    <w:rsid w:val="008A0A27"/>
    <w:rsid w:val="008A0AEE"/>
    <w:rsid w:val="008A0C79"/>
    <w:rsid w:val="008A0D9E"/>
    <w:rsid w:val="008A11F7"/>
    <w:rsid w:val="008A13FA"/>
    <w:rsid w:val="008A1613"/>
    <w:rsid w:val="008A197D"/>
    <w:rsid w:val="008A1E15"/>
    <w:rsid w:val="008A2442"/>
    <w:rsid w:val="008A288C"/>
    <w:rsid w:val="008A2B83"/>
    <w:rsid w:val="008A2FC8"/>
    <w:rsid w:val="008A38DA"/>
    <w:rsid w:val="008A3956"/>
    <w:rsid w:val="008A3C66"/>
    <w:rsid w:val="008A3D8E"/>
    <w:rsid w:val="008A3E93"/>
    <w:rsid w:val="008A3FCF"/>
    <w:rsid w:val="008A4015"/>
    <w:rsid w:val="008A4407"/>
    <w:rsid w:val="008A4636"/>
    <w:rsid w:val="008A48F5"/>
    <w:rsid w:val="008A4F78"/>
    <w:rsid w:val="008A5116"/>
    <w:rsid w:val="008A5922"/>
    <w:rsid w:val="008A5AC7"/>
    <w:rsid w:val="008A5BCF"/>
    <w:rsid w:val="008A60CB"/>
    <w:rsid w:val="008A60EE"/>
    <w:rsid w:val="008A6175"/>
    <w:rsid w:val="008A62D5"/>
    <w:rsid w:val="008A6618"/>
    <w:rsid w:val="008A6C2D"/>
    <w:rsid w:val="008A6CF0"/>
    <w:rsid w:val="008A7153"/>
    <w:rsid w:val="008A7230"/>
    <w:rsid w:val="008A73BF"/>
    <w:rsid w:val="008A7407"/>
    <w:rsid w:val="008A74E1"/>
    <w:rsid w:val="008A7578"/>
    <w:rsid w:val="008A76C7"/>
    <w:rsid w:val="008A7714"/>
    <w:rsid w:val="008A7990"/>
    <w:rsid w:val="008A7A55"/>
    <w:rsid w:val="008A7AE2"/>
    <w:rsid w:val="008A7D84"/>
    <w:rsid w:val="008A7E3F"/>
    <w:rsid w:val="008B01D2"/>
    <w:rsid w:val="008B0384"/>
    <w:rsid w:val="008B0859"/>
    <w:rsid w:val="008B0934"/>
    <w:rsid w:val="008B0AD2"/>
    <w:rsid w:val="008B0B75"/>
    <w:rsid w:val="008B0D1D"/>
    <w:rsid w:val="008B1012"/>
    <w:rsid w:val="008B1344"/>
    <w:rsid w:val="008B1887"/>
    <w:rsid w:val="008B19AE"/>
    <w:rsid w:val="008B1A2F"/>
    <w:rsid w:val="008B1A88"/>
    <w:rsid w:val="008B1CA7"/>
    <w:rsid w:val="008B285D"/>
    <w:rsid w:val="008B28EE"/>
    <w:rsid w:val="008B290C"/>
    <w:rsid w:val="008B2C1F"/>
    <w:rsid w:val="008B2DEC"/>
    <w:rsid w:val="008B2E45"/>
    <w:rsid w:val="008B2F92"/>
    <w:rsid w:val="008B31F0"/>
    <w:rsid w:val="008B32B1"/>
    <w:rsid w:val="008B333D"/>
    <w:rsid w:val="008B346A"/>
    <w:rsid w:val="008B34F4"/>
    <w:rsid w:val="008B35C8"/>
    <w:rsid w:val="008B377B"/>
    <w:rsid w:val="008B3B2E"/>
    <w:rsid w:val="008B3D71"/>
    <w:rsid w:val="008B40D1"/>
    <w:rsid w:val="008B4180"/>
    <w:rsid w:val="008B531C"/>
    <w:rsid w:val="008B5369"/>
    <w:rsid w:val="008B54B9"/>
    <w:rsid w:val="008B5D78"/>
    <w:rsid w:val="008B5FA3"/>
    <w:rsid w:val="008B60F9"/>
    <w:rsid w:val="008B61BE"/>
    <w:rsid w:val="008B6336"/>
    <w:rsid w:val="008B63AE"/>
    <w:rsid w:val="008B64A1"/>
    <w:rsid w:val="008B66F5"/>
    <w:rsid w:val="008B71B2"/>
    <w:rsid w:val="008B7D39"/>
    <w:rsid w:val="008C0AE9"/>
    <w:rsid w:val="008C0C59"/>
    <w:rsid w:val="008C0EC9"/>
    <w:rsid w:val="008C11B3"/>
    <w:rsid w:val="008C1266"/>
    <w:rsid w:val="008C1398"/>
    <w:rsid w:val="008C154B"/>
    <w:rsid w:val="008C1935"/>
    <w:rsid w:val="008C1A41"/>
    <w:rsid w:val="008C1D73"/>
    <w:rsid w:val="008C241A"/>
    <w:rsid w:val="008C298E"/>
    <w:rsid w:val="008C2AA1"/>
    <w:rsid w:val="008C2C5B"/>
    <w:rsid w:val="008C32A6"/>
    <w:rsid w:val="008C3370"/>
    <w:rsid w:val="008C3770"/>
    <w:rsid w:val="008C3A5C"/>
    <w:rsid w:val="008C3B90"/>
    <w:rsid w:val="008C3E1A"/>
    <w:rsid w:val="008C3F06"/>
    <w:rsid w:val="008C400A"/>
    <w:rsid w:val="008C431B"/>
    <w:rsid w:val="008C458F"/>
    <w:rsid w:val="008C4657"/>
    <w:rsid w:val="008C49A3"/>
    <w:rsid w:val="008C49BA"/>
    <w:rsid w:val="008C50A3"/>
    <w:rsid w:val="008C5798"/>
    <w:rsid w:val="008C57DE"/>
    <w:rsid w:val="008C5819"/>
    <w:rsid w:val="008C5960"/>
    <w:rsid w:val="008C6050"/>
    <w:rsid w:val="008C60DC"/>
    <w:rsid w:val="008C610A"/>
    <w:rsid w:val="008C65C1"/>
    <w:rsid w:val="008C6CF8"/>
    <w:rsid w:val="008C6EF7"/>
    <w:rsid w:val="008C72D9"/>
    <w:rsid w:val="008C7506"/>
    <w:rsid w:val="008C7BDC"/>
    <w:rsid w:val="008C7E54"/>
    <w:rsid w:val="008C7F67"/>
    <w:rsid w:val="008C7FC7"/>
    <w:rsid w:val="008D0130"/>
    <w:rsid w:val="008D022F"/>
    <w:rsid w:val="008D024E"/>
    <w:rsid w:val="008D029D"/>
    <w:rsid w:val="008D09D3"/>
    <w:rsid w:val="008D0AA5"/>
    <w:rsid w:val="008D0AC5"/>
    <w:rsid w:val="008D1329"/>
    <w:rsid w:val="008D15D1"/>
    <w:rsid w:val="008D165C"/>
    <w:rsid w:val="008D195C"/>
    <w:rsid w:val="008D1B2E"/>
    <w:rsid w:val="008D1D5D"/>
    <w:rsid w:val="008D21E3"/>
    <w:rsid w:val="008D224C"/>
    <w:rsid w:val="008D29E7"/>
    <w:rsid w:val="008D2B17"/>
    <w:rsid w:val="008D2B8C"/>
    <w:rsid w:val="008D2BE8"/>
    <w:rsid w:val="008D2C04"/>
    <w:rsid w:val="008D3202"/>
    <w:rsid w:val="008D3252"/>
    <w:rsid w:val="008D3A1F"/>
    <w:rsid w:val="008D3B65"/>
    <w:rsid w:val="008D3EE5"/>
    <w:rsid w:val="008D3F48"/>
    <w:rsid w:val="008D4527"/>
    <w:rsid w:val="008D4884"/>
    <w:rsid w:val="008D4A93"/>
    <w:rsid w:val="008D5222"/>
    <w:rsid w:val="008D5715"/>
    <w:rsid w:val="008D5964"/>
    <w:rsid w:val="008D5986"/>
    <w:rsid w:val="008D5BB3"/>
    <w:rsid w:val="008D6001"/>
    <w:rsid w:val="008D614A"/>
    <w:rsid w:val="008D6697"/>
    <w:rsid w:val="008D66DC"/>
    <w:rsid w:val="008D69E9"/>
    <w:rsid w:val="008D6D9E"/>
    <w:rsid w:val="008D6FD0"/>
    <w:rsid w:val="008D7008"/>
    <w:rsid w:val="008D7401"/>
    <w:rsid w:val="008D76AE"/>
    <w:rsid w:val="008D773F"/>
    <w:rsid w:val="008D77CE"/>
    <w:rsid w:val="008D7DE2"/>
    <w:rsid w:val="008D7FBA"/>
    <w:rsid w:val="008D7FF8"/>
    <w:rsid w:val="008E0872"/>
    <w:rsid w:val="008E087F"/>
    <w:rsid w:val="008E08DE"/>
    <w:rsid w:val="008E0A47"/>
    <w:rsid w:val="008E0CE8"/>
    <w:rsid w:val="008E0E29"/>
    <w:rsid w:val="008E191E"/>
    <w:rsid w:val="008E1983"/>
    <w:rsid w:val="008E1A79"/>
    <w:rsid w:val="008E1BEC"/>
    <w:rsid w:val="008E1C37"/>
    <w:rsid w:val="008E1E14"/>
    <w:rsid w:val="008E23A7"/>
    <w:rsid w:val="008E263B"/>
    <w:rsid w:val="008E2B10"/>
    <w:rsid w:val="008E2C04"/>
    <w:rsid w:val="008E31D7"/>
    <w:rsid w:val="008E325E"/>
    <w:rsid w:val="008E32BA"/>
    <w:rsid w:val="008E3426"/>
    <w:rsid w:val="008E3647"/>
    <w:rsid w:val="008E393B"/>
    <w:rsid w:val="008E39C6"/>
    <w:rsid w:val="008E3ED4"/>
    <w:rsid w:val="008E456E"/>
    <w:rsid w:val="008E4584"/>
    <w:rsid w:val="008E45BE"/>
    <w:rsid w:val="008E4F02"/>
    <w:rsid w:val="008E5165"/>
    <w:rsid w:val="008E52D4"/>
    <w:rsid w:val="008E5652"/>
    <w:rsid w:val="008E5721"/>
    <w:rsid w:val="008E5BC2"/>
    <w:rsid w:val="008E5DA4"/>
    <w:rsid w:val="008E5E24"/>
    <w:rsid w:val="008E6494"/>
    <w:rsid w:val="008E64AF"/>
    <w:rsid w:val="008E6D30"/>
    <w:rsid w:val="008E760D"/>
    <w:rsid w:val="008E7F75"/>
    <w:rsid w:val="008E7FC4"/>
    <w:rsid w:val="008F0028"/>
    <w:rsid w:val="008F01D1"/>
    <w:rsid w:val="008F028A"/>
    <w:rsid w:val="008F077D"/>
    <w:rsid w:val="008F083D"/>
    <w:rsid w:val="008F0862"/>
    <w:rsid w:val="008F099E"/>
    <w:rsid w:val="008F0BBE"/>
    <w:rsid w:val="008F10EA"/>
    <w:rsid w:val="008F113A"/>
    <w:rsid w:val="008F12E3"/>
    <w:rsid w:val="008F1782"/>
    <w:rsid w:val="008F17F8"/>
    <w:rsid w:val="008F1994"/>
    <w:rsid w:val="008F1A46"/>
    <w:rsid w:val="008F1B92"/>
    <w:rsid w:val="008F1D17"/>
    <w:rsid w:val="008F1D34"/>
    <w:rsid w:val="008F1DD9"/>
    <w:rsid w:val="008F1FF1"/>
    <w:rsid w:val="008F23B5"/>
    <w:rsid w:val="008F32F7"/>
    <w:rsid w:val="008F3319"/>
    <w:rsid w:val="008F3577"/>
    <w:rsid w:val="008F3976"/>
    <w:rsid w:val="008F3ADF"/>
    <w:rsid w:val="008F3E0E"/>
    <w:rsid w:val="008F3EB6"/>
    <w:rsid w:val="008F4362"/>
    <w:rsid w:val="008F455A"/>
    <w:rsid w:val="008F497C"/>
    <w:rsid w:val="008F548D"/>
    <w:rsid w:val="008F5861"/>
    <w:rsid w:val="008F58ED"/>
    <w:rsid w:val="008F5EE6"/>
    <w:rsid w:val="008F5F08"/>
    <w:rsid w:val="008F600E"/>
    <w:rsid w:val="008F62AD"/>
    <w:rsid w:val="008F62C5"/>
    <w:rsid w:val="008F643E"/>
    <w:rsid w:val="008F6445"/>
    <w:rsid w:val="008F6573"/>
    <w:rsid w:val="008F6829"/>
    <w:rsid w:val="008F688F"/>
    <w:rsid w:val="008F68E4"/>
    <w:rsid w:val="008F692A"/>
    <w:rsid w:val="008F6AB9"/>
    <w:rsid w:val="008F6D69"/>
    <w:rsid w:val="008F6E73"/>
    <w:rsid w:val="008F7097"/>
    <w:rsid w:val="008F711E"/>
    <w:rsid w:val="008F76CA"/>
    <w:rsid w:val="008F7B20"/>
    <w:rsid w:val="00900205"/>
    <w:rsid w:val="00900B8E"/>
    <w:rsid w:val="00900BF7"/>
    <w:rsid w:val="00900C0F"/>
    <w:rsid w:val="009011E1"/>
    <w:rsid w:val="009014BC"/>
    <w:rsid w:val="00901DF2"/>
    <w:rsid w:val="00901E17"/>
    <w:rsid w:val="00901F41"/>
    <w:rsid w:val="00901FB5"/>
    <w:rsid w:val="009021C7"/>
    <w:rsid w:val="009028E0"/>
    <w:rsid w:val="00902A23"/>
    <w:rsid w:val="00902A5B"/>
    <w:rsid w:val="00902BAC"/>
    <w:rsid w:val="00902E5E"/>
    <w:rsid w:val="00902ECE"/>
    <w:rsid w:val="00902FF8"/>
    <w:rsid w:val="00903518"/>
    <w:rsid w:val="00903788"/>
    <w:rsid w:val="00903B33"/>
    <w:rsid w:val="00903E9B"/>
    <w:rsid w:val="009043FD"/>
    <w:rsid w:val="00904794"/>
    <w:rsid w:val="009047DF"/>
    <w:rsid w:val="00904963"/>
    <w:rsid w:val="009049A5"/>
    <w:rsid w:val="00904AA9"/>
    <w:rsid w:val="00904D63"/>
    <w:rsid w:val="00905117"/>
    <w:rsid w:val="00905F0E"/>
    <w:rsid w:val="00906649"/>
    <w:rsid w:val="009066EA"/>
    <w:rsid w:val="009067B2"/>
    <w:rsid w:val="00906933"/>
    <w:rsid w:val="00906A5B"/>
    <w:rsid w:val="00906CA6"/>
    <w:rsid w:val="00906D8A"/>
    <w:rsid w:val="00907033"/>
    <w:rsid w:val="00907106"/>
    <w:rsid w:val="0090721D"/>
    <w:rsid w:val="00907314"/>
    <w:rsid w:val="00907A64"/>
    <w:rsid w:val="00907BE5"/>
    <w:rsid w:val="0091008F"/>
    <w:rsid w:val="00910F66"/>
    <w:rsid w:val="009110A2"/>
    <w:rsid w:val="009110F1"/>
    <w:rsid w:val="00911206"/>
    <w:rsid w:val="009112D2"/>
    <w:rsid w:val="009116FB"/>
    <w:rsid w:val="00911945"/>
    <w:rsid w:val="00911AD2"/>
    <w:rsid w:val="00911C46"/>
    <w:rsid w:val="00911C6D"/>
    <w:rsid w:val="00912015"/>
    <w:rsid w:val="00912320"/>
    <w:rsid w:val="009124F1"/>
    <w:rsid w:val="0091262D"/>
    <w:rsid w:val="00912A05"/>
    <w:rsid w:val="00912A63"/>
    <w:rsid w:val="00912EDD"/>
    <w:rsid w:val="009133D7"/>
    <w:rsid w:val="00913431"/>
    <w:rsid w:val="00913679"/>
    <w:rsid w:val="0091372F"/>
    <w:rsid w:val="009138E2"/>
    <w:rsid w:val="009139D3"/>
    <w:rsid w:val="00913C81"/>
    <w:rsid w:val="00913F85"/>
    <w:rsid w:val="00913FEF"/>
    <w:rsid w:val="00914178"/>
    <w:rsid w:val="0091435C"/>
    <w:rsid w:val="0091445B"/>
    <w:rsid w:val="0091490C"/>
    <w:rsid w:val="00914C3E"/>
    <w:rsid w:val="00914C86"/>
    <w:rsid w:val="00914DCC"/>
    <w:rsid w:val="00914EC3"/>
    <w:rsid w:val="0091501A"/>
    <w:rsid w:val="009150F9"/>
    <w:rsid w:val="00915633"/>
    <w:rsid w:val="00915A6F"/>
    <w:rsid w:val="00915ACC"/>
    <w:rsid w:val="00915AE9"/>
    <w:rsid w:val="00915F76"/>
    <w:rsid w:val="00915FA9"/>
    <w:rsid w:val="00917154"/>
    <w:rsid w:val="00917323"/>
    <w:rsid w:val="0091778F"/>
    <w:rsid w:val="00917931"/>
    <w:rsid w:val="00917C5E"/>
    <w:rsid w:val="00920120"/>
    <w:rsid w:val="00920E53"/>
    <w:rsid w:val="00921177"/>
    <w:rsid w:val="00921203"/>
    <w:rsid w:val="00921837"/>
    <w:rsid w:val="009221B2"/>
    <w:rsid w:val="009224B6"/>
    <w:rsid w:val="009228BD"/>
    <w:rsid w:val="00922A0F"/>
    <w:rsid w:val="00922B69"/>
    <w:rsid w:val="00922EAE"/>
    <w:rsid w:val="00922F4C"/>
    <w:rsid w:val="00922FEE"/>
    <w:rsid w:val="00923040"/>
    <w:rsid w:val="00923184"/>
    <w:rsid w:val="0092357B"/>
    <w:rsid w:val="0092371E"/>
    <w:rsid w:val="0092386F"/>
    <w:rsid w:val="00923BDC"/>
    <w:rsid w:val="00923D14"/>
    <w:rsid w:val="00924724"/>
    <w:rsid w:val="009247E2"/>
    <w:rsid w:val="00924B9E"/>
    <w:rsid w:val="00925357"/>
    <w:rsid w:val="009254F7"/>
    <w:rsid w:val="00925B11"/>
    <w:rsid w:val="00925C80"/>
    <w:rsid w:val="00925EED"/>
    <w:rsid w:val="00925FE1"/>
    <w:rsid w:val="009260BF"/>
    <w:rsid w:val="00926635"/>
    <w:rsid w:val="009269FB"/>
    <w:rsid w:val="00926A3F"/>
    <w:rsid w:val="00926F23"/>
    <w:rsid w:val="009270F4"/>
    <w:rsid w:val="00927123"/>
    <w:rsid w:val="00927444"/>
    <w:rsid w:val="0092744C"/>
    <w:rsid w:val="00927B19"/>
    <w:rsid w:val="00927B6F"/>
    <w:rsid w:val="00927CCF"/>
    <w:rsid w:val="00927CE1"/>
    <w:rsid w:val="00927D67"/>
    <w:rsid w:val="0093033F"/>
    <w:rsid w:val="00930340"/>
    <w:rsid w:val="00930917"/>
    <w:rsid w:val="00930BE7"/>
    <w:rsid w:val="00930F1D"/>
    <w:rsid w:val="0093110A"/>
    <w:rsid w:val="009313F8"/>
    <w:rsid w:val="009315BE"/>
    <w:rsid w:val="0093188E"/>
    <w:rsid w:val="00931E97"/>
    <w:rsid w:val="00931EE1"/>
    <w:rsid w:val="009320A9"/>
    <w:rsid w:val="009321EF"/>
    <w:rsid w:val="009326CB"/>
    <w:rsid w:val="009326CE"/>
    <w:rsid w:val="009327C4"/>
    <w:rsid w:val="00932AAB"/>
    <w:rsid w:val="00932E95"/>
    <w:rsid w:val="00932F90"/>
    <w:rsid w:val="00932FA4"/>
    <w:rsid w:val="009332A5"/>
    <w:rsid w:val="00933B25"/>
    <w:rsid w:val="00933C7B"/>
    <w:rsid w:val="00933F6B"/>
    <w:rsid w:val="00934413"/>
    <w:rsid w:val="0093466E"/>
    <w:rsid w:val="00934777"/>
    <w:rsid w:val="0093478C"/>
    <w:rsid w:val="00934A80"/>
    <w:rsid w:val="00934BBF"/>
    <w:rsid w:val="00935358"/>
    <w:rsid w:val="00935382"/>
    <w:rsid w:val="0093569E"/>
    <w:rsid w:val="00935888"/>
    <w:rsid w:val="00935903"/>
    <w:rsid w:val="009359E8"/>
    <w:rsid w:val="00935AB7"/>
    <w:rsid w:val="00935BCD"/>
    <w:rsid w:val="00935C93"/>
    <w:rsid w:val="00935E53"/>
    <w:rsid w:val="00935EFB"/>
    <w:rsid w:val="009365C0"/>
    <w:rsid w:val="0093697D"/>
    <w:rsid w:val="00936A27"/>
    <w:rsid w:val="00936FF0"/>
    <w:rsid w:val="00937032"/>
    <w:rsid w:val="00937378"/>
    <w:rsid w:val="00937912"/>
    <w:rsid w:val="00937AC4"/>
    <w:rsid w:val="00937B0B"/>
    <w:rsid w:val="00937F9A"/>
    <w:rsid w:val="009401A0"/>
    <w:rsid w:val="00940351"/>
    <w:rsid w:val="00940764"/>
    <w:rsid w:val="0094079D"/>
    <w:rsid w:val="00940855"/>
    <w:rsid w:val="00940894"/>
    <w:rsid w:val="00940D75"/>
    <w:rsid w:val="009411D6"/>
    <w:rsid w:val="00941360"/>
    <w:rsid w:val="009417B8"/>
    <w:rsid w:val="0094182E"/>
    <w:rsid w:val="00941C60"/>
    <w:rsid w:val="00942065"/>
    <w:rsid w:val="00942112"/>
    <w:rsid w:val="009424B8"/>
    <w:rsid w:val="00942583"/>
    <w:rsid w:val="009427DB"/>
    <w:rsid w:val="009427F0"/>
    <w:rsid w:val="009429D8"/>
    <w:rsid w:val="00942A2E"/>
    <w:rsid w:val="00942B6E"/>
    <w:rsid w:val="00942D4A"/>
    <w:rsid w:val="009430D0"/>
    <w:rsid w:val="00943111"/>
    <w:rsid w:val="00943266"/>
    <w:rsid w:val="009434F5"/>
    <w:rsid w:val="00943DAF"/>
    <w:rsid w:val="009447E8"/>
    <w:rsid w:val="009448E2"/>
    <w:rsid w:val="00944CC8"/>
    <w:rsid w:val="00944D07"/>
    <w:rsid w:val="00944D3A"/>
    <w:rsid w:val="0094547A"/>
    <w:rsid w:val="00945579"/>
    <w:rsid w:val="009457BD"/>
    <w:rsid w:val="00946081"/>
    <w:rsid w:val="00946126"/>
    <w:rsid w:val="009461DA"/>
    <w:rsid w:val="00946861"/>
    <w:rsid w:val="00946A5F"/>
    <w:rsid w:val="00946FD0"/>
    <w:rsid w:val="0094723B"/>
    <w:rsid w:val="00947507"/>
    <w:rsid w:val="009478C6"/>
    <w:rsid w:val="00947ADA"/>
    <w:rsid w:val="00947CA2"/>
    <w:rsid w:val="00950484"/>
    <w:rsid w:val="009507A2"/>
    <w:rsid w:val="00950892"/>
    <w:rsid w:val="00950E7D"/>
    <w:rsid w:val="00950F9D"/>
    <w:rsid w:val="0095121E"/>
    <w:rsid w:val="00951776"/>
    <w:rsid w:val="009519BC"/>
    <w:rsid w:val="00951E23"/>
    <w:rsid w:val="0095230E"/>
    <w:rsid w:val="0095242B"/>
    <w:rsid w:val="00952CD9"/>
    <w:rsid w:val="00952E30"/>
    <w:rsid w:val="00952EBF"/>
    <w:rsid w:val="009530D3"/>
    <w:rsid w:val="00953146"/>
    <w:rsid w:val="009533F6"/>
    <w:rsid w:val="00953401"/>
    <w:rsid w:val="00953499"/>
    <w:rsid w:val="00953534"/>
    <w:rsid w:val="009536CF"/>
    <w:rsid w:val="00953B5B"/>
    <w:rsid w:val="00953BF2"/>
    <w:rsid w:val="00953D80"/>
    <w:rsid w:val="00953E36"/>
    <w:rsid w:val="00954566"/>
    <w:rsid w:val="009547F9"/>
    <w:rsid w:val="0095494A"/>
    <w:rsid w:val="00954A97"/>
    <w:rsid w:val="0095517A"/>
    <w:rsid w:val="00955F85"/>
    <w:rsid w:val="00956127"/>
    <w:rsid w:val="009561D3"/>
    <w:rsid w:val="00956359"/>
    <w:rsid w:val="0095647B"/>
    <w:rsid w:val="009564A0"/>
    <w:rsid w:val="00956848"/>
    <w:rsid w:val="0095695D"/>
    <w:rsid w:val="00956966"/>
    <w:rsid w:val="00956E6C"/>
    <w:rsid w:val="009573FC"/>
    <w:rsid w:val="00957A21"/>
    <w:rsid w:val="00957A39"/>
    <w:rsid w:val="00957ACC"/>
    <w:rsid w:val="00957E32"/>
    <w:rsid w:val="00957F94"/>
    <w:rsid w:val="00960085"/>
    <w:rsid w:val="0096088F"/>
    <w:rsid w:val="009608FA"/>
    <w:rsid w:val="00961416"/>
    <w:rsid w:val="00961469"/>
    <w:rsid w:val="00961593"/>
    <w:rsid w:val="009617E3"/>
    <w:rsid w:val="009618B8"/>
    <w:rsid w:val="009618F3"/>
    <w:rsid w:val="00961A00"/>
    <w:rsid w:val="00961A4A"/>
    <w:rsid w:val="00961A74"/>
    <w:rsid w:val="00961BB2"/>
    <w:rsid w:val="00961CB5"/>
    <w:rsid w:val="009621C7"/>
    <w:rsid w:val="00962850"/>
    <w:rsid w:val="00962853"/>
    <w:rsid w:val="009628A4"/>
    <w:rsid w:val="00962916"/>
    <w:rsid w:val="00962987"/>
    <w:rsid w:val="0096298B"/>
    <w:rsid w:val="00962B80"/>
    <w:rsid w:val="00962C01"/>
    <w:rsid w:val="00962E50"/>
    <w:rsid w:val="00962F00"/>
    <w:rsid w:val="00963012"/>
    <w:rsid w:val="00963257"/>
    <w:rsid w:val="009632D3"/>
    <w:rsid w:val="00963363"/>
    <w:rsid w:val="00963693"/>
    <w:rsid w:val="00964129"/>
    <w:rsid w:val="0096443E"/>
    <w:rsid w:val="00964480"/>
    <w:rsid w:val="009644B3"/>
    <w:rsid w:val="00964933"/>
    <w:rsid w:val="00964C4C"/>
    <w:rsid w:val="00964E33"/>
    <w:rsid w:val="00964E61"/>
    <w:rsid w:val="00964F4B"/>
    <w:rsid w:val="00964FB7"/>
    <w:rsid w:val="009650B0"/>
    <w:rsid w:val="009653D0"/>
    <w:rsid w:val="00965421"/>
    <w:rsid w:val="00965939"/>
    <w:rsid w:val="00965A12"/>
    <w:rsid w:val="00965B85"/>
    <w:rsid w:val="00965C70"/>
    <w:rsid w:val="00965F1E"/>
    <w:rsid w:val="00965FCA"/>
    <w:rsid w:val="00965FEB"/>
    <w:rsid w:val="009664CF"/>
    <w:rsid w:val="00966693"/>
    <w:rsid w:val="00966739"/>
    <w:rsid w:val="0096679E"/>
    <w:rsid w:val="00966BD6"/>
    <w:rsid w:val="00966BF1"/>
    <w:rsid w:val="00966E9E"/>
    <w:rsid w:val="0096709C"/>
    <w:rsid w:val="00967386"/>
    <w:rsid w:val="009674A0"/>
    <w:rsid w:val="00967699"/>
    <w:rsid w:val="00967787"/>
    <w:rsid w:val="00967BBE"/>
    <w:rsid w:val="00967D8B"/>
    <w:rsid w:val="00967E41"/>
    <w:rsid w:val="00970427"/>
    <w:rsid w:val="0097094F"/>
    <w:rsid w:val="00970A92"/>
    <w:rsid w:val="00970AC2"/>
    <w:rsid w:val="00970B56"/>
    <w:rsid w:val="00970DEF"/>
    <w:rsid w:val="00970E69"/>
    <w:rsid w:val="00970F54"/>
    <w:rsid w:val="00971176"/>
    <w:rsid w:val="00971716"/>
    <w:rsid w:val="0097179D"/>
    <w:rsid w:val="009718DA"/>
    <w:rsid w:val="00971954"/>
    <w:rsid w:val="00971CC8"/>
    <w:rsid w:val="00971D55"/>
    <w:rsid w:val="00972158"/>
    <w:rsid w:val="009721A1"/>
    <w:rsid w:val="00972363"/>
    <w:rsid w:val="009723F0"/>
    <w:rsid w:val="00972687"/>
    <w:rsid w:val="009727CA"/>
    <w:rsid w:val="009728A0"/>
    <w:rsid w:val="00972C18"/>
    <w:rsid w:val="00972D45"/>
    <w:rsid w:val="0097313F"/>
    <w:rsid w:val="00973737"/>
    <w:rsid w:val="00973803"/>
    <w:rsid w:val="00973A9B"/>
    <w:rsid w:val="00973B92"/>
    <w:rsid w:val="00973DCC"/>
    <w:rsid w:val="00973DF8"/>
    <w:rsid w:val="00973E49"/>
    <w:rsid w:val="0097416A"/>
    <w:rsid w:val="00974B99"/>
    <w:rsid w:val="00974C62"/>
    <w:rsid w:val="00974C70"/>
    <w:rsid w:val="00975004"/>
    <w:rsid w:val="00975039"/>
    <w:rsid w:val="00975190"/>
    <w:rsid w:val="00975607"/>
    <w:rsid w:val="00975714"/>
    <w:rsid w:val="009757F4"/>
    <w:rsid w:val="0097591B"/>
    <w:rsid w:val="00975A2C"/>
    <w:rsid w:val="00975CBD"/>
    <w:rsid w:val="009764FC"/>
    <w:rsid w:val="00976584"/>
    <w:rsid w:val="009766C8"/>
    <w:rsid w:val="00976883"/>
    <w:rsid w:val="009768C5"/>
    <w:rsid w:val="009769D9"/>
    <w:rsid w:val="00976ED6"/>
    <w:rsid w:val="009775B2"/>
    <w:rsid w:val="0097770F"/>
    <w:rsid w:val="00977983"/>
    <w:rsid w:val="00977D51"/>
    <w:rsid w:val="00977EB6"/>
    <w:rsid w:val="00977EE8"/>
    <w:rsid w:val="00980022"/>
    <w:rsid w:val="00980116"/>
    <w:rsid w:val="009808FB"/>
    <w:rsid w:val="00980BAE"/>
    <w:rsid w:val="00980C09"/>
    <w:rsid w:val="00980CCF"/>
    <w:rsid w:val="00980DCE"/>
    <w:rsid w:val="00980E10"/>
    <w:rsid w:val="00981173"/>
    <w:rsid w:val="00981596"/>
    <w:rsid w:val="0098163C"/>
    <w:rsid w:val="009817B1"/>
    <w:rsid w:val="009819FB"/>
    <w:rsid w:val="00981EF6"/>
    <w:rsid w:val="009820D6"/>
    <w:rsid w:val="0098246C"/>
    <w:rsid w:val="009824F7"/>
    <w:rsid w:val="00982771"/>
    <w:rsid w:val="0098281E"/>
    <w:rsid w:val="009828A2"/>
    <w:rsid w:val="00982A75"/>
    <w:rsid w:val="0098335B"/>
    <w:rsid w:val="0098339C"/>
    <w:rsid w:val="00983444"/>
    <w:rsid w:val="00983890"/>
    <w:rsid w:val="00983BC0"/>
    <w:rsid w:val="00983D4E"/>
    <w:rsid w:val="00984097"/>
    <w:rsid w:val="009840C3"/>
    <w:rsid w:val="009841B8"/>
    <w:rsid w:val="009843D9"/>
    <w:rsid w:val="009843F4"/>
    <w:rsid w:val="00984488"/>
    <w:rsid w:val="00984869"/>
    <w:rsid w:val="0098487C"/>
    <w:rsid w:val="00984A35"/>
    <w:rsid w:val="00984B62"/>
    <w:rsid w:val="00984C55"/>
    <w:rsid w:val="00984E96"/>
    <w:rsid w:val="009857F2"/>
    <w:rsid w:val="009858DE"/>
    <w:rsid w:val="009858E9"/>
    <w:rsid w:val="00986160"/>
    <w:rsid w:val="00986201"/>
    <w:rsid w:val="0098634D"/>
    <w:rsid w:val="00986914"/>
    <w:rsid w:val="009869FE"/>
    <w:rsid w:val="00986AC1"/>
    <w:rsid w:val="00986DFF"/>
    <w:rsid w:val="00986E89"/>
    <w:rsid w:val="009870D7"/>
    <w:rsid w:val="00987807"/>
    <w:rsid w:val="009878B0"/>
    <w:rsid w:val="00987CAF"/>
    <w:rsid w:val="00987FB7"/>
    <w:rsid w:val="0099064B"/>
    <w:rsid w:val="00991244"/>
    <w:rsid w:val="009912AA"/>
    <w:rsid w:val="00991517"/>
    <w:rsid w:val="009915A3"/>
    <w:rsid w:val="00991735"/>
    <w:rsid w:val="00991C8A"/>
    <w:rsid w:val="00991EB0"/>
    <w:rsid w:val="00991F84"/>
    <w:rsid w:val="009921C1"/>
    <w:rsid w:val="0099229B"/>
    <w:rsid w:val="009922DB"/>
    <w:rsid w:val="00992811"/>
    <w:rsid w:val="00992BE7"/>
    <w:rsid w:val="00992E7D"/>
    <w:rsid w:val="00992EBC"/>
    <w:rsid w:val="0099303C"/>
    <w:rsid w:val="009930CA"/>
    <w:rsid w:val="009930CE"/>
    <w:rsid w:val="00993157"/>
    <w:rsid w:val="00993694"/>
    <w:rsid w:val="00994473"/>
    <w:rsid w:val="00994540"/>
    <w:rsid w:val="00994588"/>
    <w:rsid w:val="009945E3"/>
    <w:rsid w:val="0099465D"/>
    <w:rsid w:val="0099471B"/>
    <w:rsid w:val="00994FFA"/>
    <w:rsid w:val="00995005"/>
    <w:rsid w:val="009953BF"/>
    <w:rsid w:val="009954DC"/>
    <w:rsid w:val="009958F7"/>
    <w:rsid w:val="0099596D"/>
    <w:rsid w:val="00995EC5"/>
    <w:rsid w:val="009960EA"/>
    <w:rsid w:val="0099630C"/>
    <w:rsid w:val="00996481"/>
    <w:rsid w:val="0099660A"/>
    <w:rsid w:val="0099665A"/>
    <w:rsid w:val="00996671"/>
    <w:rsid w:val="0099695D"/>
    <w:rsid w:val="00996B14"/>
    <w:rsid w:val="00996BB8"/>
    <w:rsid w:val="00997868"/>
    <w:rsid w:val="00997B4A"/>
    <w:rsid w:val="00997F5B"/>
    <w:rsid w:val="009A0047"/>
    <w:rsid w:val="009A00B9"/>
    <w:rsid w:val="009A0131"/>
    <w:rsid w:val="009A018F"/>
    <w:rsid w:val="009A024E"/>
    <w:rsid w:val="009A0514"/>
    <w:rsid w:val="009A06FB"/>
    <w:rsid w:val="009A086A"/>
    <w:rsid w:val="009A0A40"/>
    <w:rsid w:val="009A0AF6"/>
    <w:rsid w:val="009A0B12"/>
    <w:rsid w:val="009A0E09"/>
    <w:rsid w:val="009A0FBF"/>
    <w:rsid w:val="009A1566"/>
    <w:rsid w:val="009A15CC"/>
    <w:rsid w:val="009A17F7"/>
    <w:rsid w:val="009A1DD7"/>
    <w:rsid w:val="009A2007"/>
    <w:rsid w:val="009A2022"/>
    <w:rsid w:val="009A214A"/>
    <w:rsid w:val="009A21AB"/>
    <w:rsid w:val="009A2239"/>
    <w:rsid w:val="009A2399"/>
    <w:rsid w:val="009A2591"/>
    <w:rsid w:val="009A2819"/>
    <w:rsid w:val="009A2947"/>
    <w:rsid w:val="009A29A7"/>
    <w:rsid w:val="009A342D"/>
    <w:rsid w:val="009A3474"/>
    <w:rsid w:val="009A3590"/>
    <w:rsid w:val="009A35D0"/>
    <w:rsid w:val="009A369E"/>
    <w:rsid w:val="009A3851"/>
    <w:rsid w:val="009A38D7"/>
    <w:rsid w:val="009A3AB4"/>
    <w:rsid w:val="009A3C0F"/>
    <w:rsid w:val="009A3CFF"/>
    <w:rsid w:val="009A4212"/>
    <w:rsid w:val="009A441D"/>
    <w:rsid w:val="009A4C35"/>
    <w:rsid w:val="009A51DC"/>
    <w:rsid w:val="009A5766"/>
    <w:rsid w:val="009A5B92"/>
    <w:rsid w:val="009A5FBF"/>
    <w:rsid w:val="009A610E"/>
    <w:rsid w:val="009A636C"/>
    <w:rsid w:val="009A64AF"/>
    <w:rsid w:val="009A6650"/>
    <w:rsid w:val="009A6ACB"/>
    <w:rsid w:val="009A6B18"/>
    <w:rsid w:val="009A6C26"/>
    <w:rsid w:val="009A749D"/>
    <w:rsid w:val="009A7587"/>
    <w:rsid w:val="009A773E"/>
    <w:rsid w:val="009A7D31"/>
    <w:rsid w:val="009A7DBA"/>
    <w:rsid w:val="009B08A8"/>
    <w:rsid w:val="009B0E15"/>
    <w:rsid w:val="009B11BC"/>
    <w:rsid w:val="009B14BC"/>
    <w:rsid w:val="009B1635"/>
    <w:rsid w:val="009B1B51"/>
    <w:rsid w:val="009B1EF2"/>
    <w:rsid w:val="009B202D"/>
    <w:rsid w:val="009B2097"/>
    <w:rsid w:val="009B272E"/>
    <w:rsid w:val="009B2BA5"/>
    <w:rsid w:val="009B305E"/>
    <w:rsid w:val="009B313C"/>
    <w:rsid w:val="009B31E7"/>
    <w:rsid w:val="009B32AE"/>
    <w:rsid w:val="009B3358"/>
    <w:rsid w:val="009B35CD"/>
    <w:rsid w:val="009B370A"/>
    <w:rsid w:val="009B4090"/>
    <w:rsid w:val="009B40C7"/>
    <w:rsid w:val="009B4213"/>
    <w:rsid w:val="009B4304"/>
    <w:rsid w:val="009B4344"/>
    <w:rsid w:val="009B4583"/>
    <w:rsid w:val="009B4899"/>
    <w:rsid w:val="009B498B"/>
    <w:rsid w:val="009B4D74"/>
    <w:rsid w:val="009B4DE1"/>
    <w:rsid w:val="009B4E3E"/>
    <w:rsid w:val="009B4F96"/>
    <w:rsid w:val="009B54A9"/>
    <w:rsid w:val="009B5A42"/>
    <w:rsid w:val="009B5A52"/>
    <w:rsid w:val="009B5C0B"/>
    <w:rsid w:val="009B5C10"/>
    <w:rsid w:val="009B5D24"/>
    <w:rsid w:val="009B5F31"/>
    <w:rsid w:val="009B613A"/>
    <w:rsid w:val="009B6163"/>
    <w:rsid w:val="009B622F"/>
    <w:rsid w:val="009B6749"/>
    <w:rsid w:val="009B6754"/>
    <w:rsid w:val="009B6781"/>
    <w:rsid w:val="009B6959"/>
    <w:rsid w:val="009B6991"/>
    <w:rsid w:val="009B6B3E"/>
    <w:rsid w:val="009B6BF2"/>
    <w:rsid w:val="009B753B"/>
    <w:rsid w:val="009B75AC"/>
    <w:rsid w:val="009B7B0B"/>
    <w:rsid w:val="009C041B"/>
    <w:rsid w:val="009C0656"/>
    <w:rsid w:val="009C06AB"/>
    <w:rsid w:val="009C11A1"/>
    <w:rsid w:val="009C140B"/>
    <w:rsid w:val="009C16DC"/>
    <w:rsid w:val="009C17F6"/>
    <w:rsid w:val="009C1854"/>
    <w:rsid w:val="009C185C"/>
    <w:rsid w:val="009C1971"/>
    <w:rsid w:val="009C1B7F"/>
    <w:rsid w:val="009C1BA6"/>
    <w:rsid w:val="009C1E4C"/>
    <w:rsid w:val="009C2CB8"/>
    <w:rsid w:val="009C2D37"/>
    <w:rsid w:val="009C2D89"/>
    <w:rsid w:val="009C2E43"/>
    <w:rsid w:val="009C2EF1"/>
    <w:rsid w:val="009C3030"/>
    <w:rsid w:val="009C3082"/>
    <w:rsid w:val="009C313B"/>
    <w:rsid w:val="009C31C1"/>
    <w:rsid w:val="009C32E9"/>
    <w:rsid w:val="009C346F"/>
    <w:rsid w:val="009C3869"/>
    <w:rsid w:val="009C3990"/>
    <w:rsid w:val="009C3B0F"/>
    <w:rsid w:val="009C3BD5"/>
    <w:rsid w:val="009C3D4D"/>
    <w:rsid w:val="009C4079"/>
    <w:rsid w:val="009C4083"/>
    <w:rsid w:val="009C429D"/>
    <w:rsid w:val="009C4480"/>
    <w:rsid w:val="009C44D4"/>
    <w:rsid w:val="009C4590"/>
    <w:rsid w:val="009C49B4"/>
    <w:rsid w:val="009C4A25"/>
    <w:rsid w:val="009C51D7"/>
    <w:rsid w:val="009C56AF"/>
    <w:rsid w:val="009C593D"/>
    <w:rsid w:val="009C594B"/>
    <w:rsid w:val="009C5B12"/>
    <w:rsid w:val="009C5C04"/>
    <w:rsid w:val="009C5C09"/>
    <w:rsid w:val="009C5F39"/>
    <w:rsid w:val="009C6384"/>
    <w:rsid w:val="009C6426"/>
    <w:rsid w:val="009C6645"/>
    <w:rsid w:val="009C66E2"/>
    <w:rsid w:val="009C6C6E"/>
    <w:rsid w:val="009C6CCF"/>
    <w:rsid w:val="009C6EF9"/>
    <w:rsid w:val="009C6EFD"/>
    <w:rsid w:val="009C6F9C"/>
    <w:rsid w:val="009C70D6"/>
    <w:rsid w:val="009C766C"/>
    <w:rsid w:val="009C775B"/>
    <w:rsid w:val="009C79AD"/>
    <w:rsid w:val="009C7A5A"/>
    <w:rsid w:val="009C7CC5"/>
    <w:rsid w:val="009C7D20"/>
    <w:rsid w:val="009C7EE8"/>
    <w:rsid w:val="009D0294"/>
    <w:rsid w:val="009D048A"/>
    <w:rsid w:val="009D04AD"/>
    <w:rsid w:val="009D06D6"/>
    <w:rsid w:val="009D0B11"/>
    <w:rsid w:val="009D0F63"/>
    <w:rsid w:val="009D144A"/>
    <w:rsid w:val="009D14A8"/>
    <w:rsid w:val="009D1D3F"/>
    <w:rsid w:val="009D1EDC"/>
    <w:rsid w:val="009D21F7"/>
    <w:rsid w:val="009D231A"/>
    <w:rsid w:val="009D2591"/>
    <w:rsid w:val="009D2A78"/>
    <w:rsid w:val="009D319C"/>
    <w:rsid w:val="009D31A6"/>
    <w:rsid w:val="009D3295"/>
    <w:rsid w:val="009D339B"/>
    <w:rsid w:val="009D345B"/>
    <w:rsid w:val="009D35AC"/>
    <w:rsid w:val="009D3DED"/>
    <w:rsid w:val="009D3FAF"/>
    <w:rsid w:val="009D3FED"/>
    <w:rsid w:val="009D42D3"/>
    <w:rsid w:val="009D45C0"/>
    <w:rsid w:val="009D4613"/>
    <w:rsid w:val="009D4A47"/>
    <w:rsid w:val="009D4B9A"/>
    <w:rsid w:val="009D4FA0"/>
    <w:rsid w:val="009D516D"/>
    <w:rsid w:val="009D5189"/>
    <w:rsid w:val="009D5A38"/>
    <w:rsid w:val="009D5ABD"/>
    <w:rsid w:val="009D5EDA"/>
    <w:rsid w:val="009D60B4"/>
    <w:rsid w:val="009D62A4"/>
    <w:rsid w:val="009D6403"/>
    <w:rsid w:val="009D6626"/>
    <w:rsid w:val="009D6657"/>
    <w:rsid w:val="009D679F"/>
    <w:rsid w:val="009D68E7"/>
    <w:rsid w:val="009D6A7D"/>
    <w:rsid w:val="009D6B18"/>
    <w:rsid w:val="009D7032"/>
    <w:rsid w:val="009D7143"/>
    <w:rsid w:val="009D7425"/>
    <w:rsid w:val="009D7A57"/>
    <w:rsid w:val="009D7A6F"/>
    <w:rsid w:val="009D7D2D"/>
    <w:rsid w:val="009D7D64"/>
    <w:rsid w:val="009E0028"/>
    <w:rsid w:val="009E0071"/>
    <w:rsid w:val="009E0482"/>
    <w:rsid w:val="009E0501"/>
    <w:rsid w:val="009E06BB"/>
    <w:rsid w:val="009E0894"/>
    <w:rsid w:val="009E0932"/>
    <w:rsid w:val="009E0EBE"/>
    <w:rsid w:val="009E12A8"/>
    <w:rsid w:val="009E1608"/>
    <w:rsid w:val="009E17B4"/>
    <w:rsid w:val="009E1CC5"/>
    <w:rsid w:val="009E1D88"/>
    <w:rsid w:val="009E1F3A"/>
    <w:rsid w:val="009E24F0"/>
    <w:rsid w:val="009E260C"/>
    <w:rsid w:val="009E2689"/>
    <w:rsid w:val="009E29BC"/>
    <w:rsid w:val="009E2B9D"/>
    <w:rsid w:val="009E2E37"/>
    <w:rsid w:val="009E2FE6"/>
    <w:rsid w:val="009E334A"/>
    <w:rsid w:val="009E334D"/>
    <w:rsid w:val="009E3B68"/>
    <w:rsid w:val="009E3BDE"/>
    <w:rsid w:val="009E3CD8"/>
    <w:rsid w:val="009E3EE8"/>
    <w:rsid w:val="009E3F4D"/>
    <w:rsid w:val="009E4173"/>
    <w:rsid w:val="009E439A"/>
    <w:rsid w:val="009E43A7"/>
    <w:rsid w:val="009E455E"/>
    <w:rsid w:val="009E4685"/>
    <w:rsid w:val="009E498F"/>
    <w:rsid w:val="009E4AF5"/>
    <w:rsid w:val="009E5134"/>
    <w:rsid w:val="009E5477"/>
    <w:rsid w:val="009E5787"/>
    <w:rsid w:val="009E579D"/>
    <w:rsid w:val="009E5989"/>
    <w:rsid w:val="009E5AC0"/>
    <w:rsid w:val="009E5C53"/>
    <w:rsid w:val="009E625D"/>
    <w:rsid w:val="009E6309"/>
    <w:rsid w:val="009E6380"/>
    <w:rsid w:val="009E66B4"/>
    <w:rsid w:val="009E6B1A"/>
    <w:rsid w:val="009E6DDA"/>
    <w:rsid w:val="009E72A1"/>
    <w:rsid w:val="009E7408"/>
    <w:rsid w:val="009E7768"/>
    <w:rsid w:val="009E7E11"/>
    <w:rsid w:val="009E7E17"/>
    <w:rsid w:val="009E7FB6"/>
    <w:rsid w:val="009F03F6"/>
    <w:rsid w:val="009F0B01"/>
    <w:rsid w:val="009F143A"/>
    <w:rsid w:val="009F1916"/>
    <w:rsid w:val="009F1C54"/>
    <w:rsid w:val="009F1DBD"/>
    <w:rsid w:val="009F2006"/>
    <w:rsid w:val="009F22E7"/>
    <w:rsid w:val="009F2764"/>
    <w:rsid w:val="009F2837"/>
    <w:rsid w:val="009F28D9"/>
    <w:rsid w:val="009F2944"/>
    <w:rsid w:val="009F3194"/>
    <w:rsid w:val="009F31AF"/>
    <w:rsid w:val="009F3236"/>
    <w:rsid w:val="009F33F6"/>
    <w:rsid w:val="009F37F4"/>
    <w:rsid w:val="009F454D"/>
    <w:rsid w:val="009F459A"/>
    <w:rsid w:val="009F47ED"/>
    <w:rsid w:val="009F4D7A"/>
    <w:rsid w:val="009F4D94"/>
    <w:rsid w:val="009F4DBC"/>
    <w:rsid w:val="009F50A9"/>
    <w:rsid w:val="009F51E1"/>
    <w:rsid w:val="009F54E6"/>
    <w:rsid w:val="009F5934"/>
    <w:rsid w:val="009F5D7F"/>
    <w:rsid w:val="009F62CD"/>
    <w:rsid w:val="009F6452"/>
    <w:rsid w:val="009F6478"/>
    <w:rsid w:val="009F67F7"/>
    <w:rsid w:val="009F6B64"/>
    <w:rsid w:val="009F6F11"/>
    <w:rsid w:val="009F7231"/>
    <w:rsid w:val="009F78E2"/>
    <w:rsid w:val="009F7E92"/>
    <w:rsid w:val="00A0065A"/>
    <w:rsid w:val="00A007D4"/>
    <w:rsid w:val="00A00838"/>
    <w:rsid w:val="00A008ED"/>
    <w:rsid w:val="00A00CAB"/>
    <w:rsid w:val="00A00D30"/>
    <w:rsid w:val="00A00D76"/>
    <w:rsid w:val="00A01198"/>
    <w:rsid w:val="00A01223"/>
    <w:rsid w:val="00A01255"/>
    <w:rsid w:val="00A01582"/>
    <w:rsid w:val="00A0159C"/>
    <w:rsid w:val="00A016E7"/>
    <w:rsid w:val="00A018F4"/>
    <w:rsid w:val="00A01A4F"/>
    <w:rsid w:val="00A01DC2"/>
    <w:rsid w:val="00A01E39"/>
    <w:rsid w:val="00A025DF"/>
    <w:rsid w:val="00A02911"/>
    <w:rsid w:val="00A02937"/>
    <w:rsid w:val="00A02C82"/>
    <w:rsid w:val="00A030F5"/>
    <w:rsid w:val="00A032DE"/>
    <w:rsid w:val="00A03360"/>
    <w:rsid w:val="00A03550"/>
    <w:rsid w:val="00A038BA"/>
    <w:rsid w:val="00A0399F"/>
    <w:rsid w:val="00A03D69"/>
    <w:rsid w:val="00A04524"/>
    <w:rsid w:val="00A04C73"/>
    <w:rsid w:val="00A05645"/>
    <w:rsid w:val="00A059CF"/>
    <w:rsid w:val="00A05B53"/>
    <w:rsid w:val="00A05C66"/>
    <w:rsid w:val="00A05F2A"/>
    <w:rsid w:val="00A064ED"/>
    <w:rsid w:val="00A06502"/>
    <w:rsid w:val="00A066A4"/>
    <w:rsid w:val="00A067AF"/>
    <w:rsid w:val="00A0695C"/>
    <w:rsid w:val="00A06B80"/>
    <w:rsid w:val="00A06D95"/>
    <w:rsid w:val="00A06DF1"/>
    <w:rsid w:val="00A07024"/>
    <w:rsid w:val="00A07377"/>
    <w:rsid w:val="00A0742A"/>
    <w:rsid w:val="00A077AF"/>
    <w:rsid w:val="00A07895"/>
    <w:rsid w:val="00A07ACA"/>
    <w:rsid w:val="00A07F6B"/>
    <w:rsid w:val="00A10112"/>
    <w:rsid w:val="00A1039B"/>
    <w:rsid w:val="00A105C2"/>
    <w:rsid w:val="00A10841"/>
    <w:rsid w:val="00A10DB9"/>
    <w:rsid w:val="00A10F18"/>
    <w:rsid w:val="00A1174C"/>
    <w:rsid w:val="00A11C84"/>
    <w:rsid w:val="00A11EA1"/>
    <w:rsid w:val="00A124D1"/>
    <w:rsid w:val="00A12526"/>
    <w:rsid w:val="00A12850"/>
    <w:rsid w:val="00A129FC"/>
    <w:rsid w:val="00A12C4A"/>
    <w:rsid w:val="00A12DA4"/>
    <w:rsid w:val="00A1303C"/>
    <w:rsid w:val="00A13177"/>
    <w:rsid w:val="00A1348C"/>
    <w:rsid w:val="00A13725"/>
    <w:rsid w:val="00A13B89"/>
    <w:rsid w:val="00A13BA6"/>
    <w:rsid w:val="00A13F2E"/>
    <w:rsid w:val="00A146A5"/>
    <w:rsid w:val="00A146B0"/>
    <w:rsid w:val="00A149A8"/>
    <w:rsid w:val="00A14E19"/>
    <w:rsid w:val="00A1507A"/>
    <w:rsid w:val="00A151DC"/>
    <w:rsid w:val="00A152E0"/>
    <w:rsid w:val="00A154C6"/>
    <w:rsid w:val="00A155DC"/>
    <w:rsid w:val="00A15683"/>
    <w:rsid w:val="00A156EF"/>
    <w:rsid w:val="00A1574F"/>
    <w:rsid w:val="00A1576C"/>
    <w:rsid w:val="00A157D9"/>
    <w:rsid w:val="00A16051"/>
    <w:rsid w:val="00A161C2"/>
    <w:rsid w:val="00A1620F"/>
    <w:rsid w:val="00A162AE"/>
    <w:rsid w:val="00A16802"/>
    <w:rsid w:val="00A16A53"/>
    <w:rsid w:val="00A16B37"/>
    <w:rsid w:val="00A16DAA"/>
    <w:rsid w:val="00A16F5D"/>
    <w:rsid w:val="00A177A7"/>
    <w:rsid w:val="00A177E3"/>
    <w:rsid w:val="00A17917"/>
    <w:rsid w:val="00A17D4E"/>
    <w:rsid w:val="00A17E54"/>
    <w:rsid w:val="00A17EB5"/>
    <w:rsid w:val="00A203E4"/>
    <w:rsid w:val="00A2074B"/>
    <w:rsid w:val="00A20BA3"/>
    <w:rsid w:val="00A20C41"/>
    <w:rsid w:val="00A20CB7"/>
    <w:rsid w:val="00A20ED7"/>
    <w:rsid w:val="00A21236"/>
    <w:rsid w:val="00A21280"/>
    <w:rsid w:val="00A214D4"/>
    <w:rsid w:val="00A217A0"/>
    <w:rsid w:val="00A21B2E"/>
    <w:rsid w:val="00A21C5D"/>
    <w:rsid w:val="00A21CA8"/>
    <w:rsid w:val="00A225FC"/>
    <w:rsid w:val="00A22998"/>
    <w:rsid w:val="00A22DBC"/>
    <w:rsid w:val="00A2301B"/>
    <w:rsid w:val="00A23758"/>
    <w:rsid w:val="00A23883"/>
    <w:rsid w:val="00A23905"/>
    <w:rsid w:val="00A23C58"/>
    <w:rsid w:val="00A23CAC"/>
    <w:rsid w:val="00A23FD6"/>
    <w:rsid w:val="00A24158"/>
    <w:rsid w:val="00A24464"/>
    <w:rsid w:val="00A2470F"/>
    <w:rsid w:val="00A2473A"/>
    <w:rsid w:val="00A249C2"/>
    <w:rsid w:val="00A249D4"/>
    <w:rsid w:val="00A24C22"/>
    <w:rsid w:val="00A24E79"/>
    <w:rsid w:val="00A2504C"/>
    <w:rsid w:val="00A2511E"/>
    <w:rsid w:val="00A25260"/>
    <w:rsid w:val="00A25376"/>
    <w:rsid w:val="00A2553E"/>
    <w:rsid w:val="00A25738"/>
    <w:rsid w:val="00A25912"/>
    <w:rsid w:val="00A259CA"/>
    <w:rsid w:val="00A25F33"/>
    <w:rsid w:val="00A26430"/>
    <w:rsid w:val="00A264B7"/>
    <w:rsid w:val="00A26758"/>
    <w:rsid w:val="00A26898"/>
    <w:rsid w:val="00A268AA"/>
    <w:rsid w:val="00A2694D"/>
    <w:rsid w:val="00A269B3"/>
    <w:rsid w:val="00A26B35"/>
    <w:rsid w:val="00A26E6E"/>
    <w:rsid w:val="00A26EBA"/>
    <w:rsid w:val="00A27150"/>
    <w:rsid w:val="00A271A5"/>
    <w:rsid w:val="00A2721E"/>
    <w:rsid w:val="00A273D7"/>
    <w:rsid w:val="00A2767F"/>
    <w:rsid w:val="00A27AD7"/>
    <w:rsid w:val="00A27BA8"/>
    <w:rsid w:val="00A27C2F"/>
    <w:rsid w:val="00A27D60"/>
    <w:rsid w:val="00A30020"/>
    <w:rsid w:val="00A3028F"/>
    <w:rsid w:val="00A306A4"/>
    <w:rsid w:val="00A30709"/>
    <w:rsid w:val="00A309BA"/>
    <w:rsid w:val="00A30A2C"/>
    <w:rsid w:val="00A30B0B"/>
    <w:rsid w:val="00A3102E"/>
    <w:rsid w:val="00A31076"/>
    <w:rsid w:val="00A31112"/>
    <w:rsid w:val="00A311DE"/>
    <w:rsid w:val="00A31631"/>
    <w:rsid w:val="00A318B9"/>
    <w:rsid w:val="00A31C27"/>
    <w:rsid w:val="00A32029"/>
    <w:rsid w:val="00A32399"/>
    <w:rsid w:val="00A329FC"/>
    <w:rsid w:val="00A32B1E"/>
    <w:rsid w:val="00A32B3A"/>
    <w:rsid w:val="00A3308E"/>
    <w:rsid w:val="00A33262"/>
    <w:rsid w:val="00A33455"/>
    <w:rsid w:val="00A33667"/>
    <w:rsid w:val="00A33D70"/>
    <w:rsid w:val="00A33FC3"/>
    <w:rsid w:val="00A340B8"/>
    <w:rsid w:val="00A34825"/>
    <w:rsid w:val="00A34C36"/>
    <w:rsid w:val="00A34C59"/>
    <w:rsid w:val="00A34D0B"/>
    <w:rsid w:val="00A34D31"/>
    <w:rsid w:val="00A3513A"/>
    <w:rsid w:val="00A35361"/>
    <w:rsid w:val="00A360BC"/>
    <w:rsid w:val="00A361A4"/>
    <w:rsid w:val="00A3645A"/>
    <w:rsid w:val="00A367B3"/>
    <w:rsid w:val="00A36B20"/>
    <w:rsid w:val="00A36D7B"/>
    <w:rsid w:val="00A36F88"/>
    <w:rsid w:val="00A3702F"/>
    <w:rsid w:val="00A37238"/>
    <w:rsid w:val="00A37279"/>
    <w:rsid w:val="00A3746B"/>
    <w:rsid w:val="00A375A0"/>
    <w:rsid w:val="00A37619"/>
    <w:rsid w:val="00A37774"/>
    <w:rsid w:val="00A37EFA"/>
    <w:rsid w:val="00A40366"/>
    <w:rsid w:val="00A40503"/>
    <w:rsid w:val="00A408FE"/>
    <w:rsid w:val="00A40A64"/>
    <w:rsid w:val="00A40CF1"/>
    <w:rsid w:val="00A40FE5"/>
    <w:rsid w:val="00A4120E"/>
    <w:rsid w:val="00A412B0"/>
    <w:rsid w:val="00A414F3"/>
    <w:rsid w:val="00A41529"/>
    <w:rsid w:val="00A41B99"/>
    <w:rsid w:val="00A41BCE"/>
    <w:rsid w:val="00A424C4"/>
    <w:rsid w:val="00A4255A"/>
    <w:rsid w:val="00A427C3"/>
    <w:rsid w:val="00A428CD"/>
    <w:rsid w:val="00A42B81"/>
    <w:rsid w:val="00A42BA1"/>
    <w:rsid w:val="00A42E2D"/>
    <w:rsid w:val="00A42EEA"/>
    <w:rsid w:val="00A42F0E"/>
    <w:rsid w:val="00A4388D"/>
    <w:rsid w:val="00A438A2"/>
    <w:rsid w:val="00A43BCA"/>
    <w:rsid w:val="00A43C77"/>
    <w:rsid w:val="00A43E82"/>
    <w:rsid w:val="00A43ECE"/>
    <w:rsid w:val="00A43F18"/>
    <w:rsid w:val="00A4412B"/>
    <w:rsid w:val="00A44146"/>
    <w:rsid w:val="00A4430D"/>
    <w:rsid w:val="00A44451"/>
    <w:rsid w:val="00A444E2"/>
    <w:rsid w:val="00A44509"/>
    <w:rsid w:val="00A44814"/>
    <w:rsid w:val="00A452A9"/>
    <w:rsid w:val="00A45509"/>
    <w:rsid w:val="00A456C8"/>
    <w:rsid w:val="00A45758"/>
    <w:rsid w:val="00A45ABC"/>
    <w:rsid w:val="00A45F30"/>
    <w:rsid w:val="00A46315"/>
    <w:rsid w:val="00A46350"/>
    <w:rsid w:val="00A46F18"/>
    <w:rsid w:val="00A4769D"/>
    <w:rsid w:val="00A476F1"/>
    <w:rsid w:val="00A47743"/>
    <w:rsid w:val="00A47996"/>
    <w:rsid w:val="00A47B66"/>
    <w:rsid w:val="00A47F4C"/>
    <w:rsid w:val="00A50443"/>
    <w:rsid w:val="00A504FA"/>
    <w:rsid w:val="00A5062B"/>
    <w:rsid w:val="00A50937"/>
    <w:rsid w:val="00A50942"/>
    <w:rsid w:val="00A50993"/>
    <w:rsid w:val="00A50BCE"/>
    <w:rsid w:val="00A50CA3"/>
    <w:rsid w:val="00A50E46"/>
    <w:rsid w:val="00A50F99"/>
    <w:rsid w:val="00A512F4"/>
    <w:rsid w:val="00A5161F"/>
    <w:rsid w:val="00A5165E"/>
    <w:rsid w:val="00A51A68"/>
    <w:rsid w:val="00A51BCF"/>
    <w:rsid w:val="00A51E7B"/>
    <w:rsid w:val="00A52097"/>
    <w:rsid w:val="00A5223E"/>
    <w:rsid w:val="00A5230B"/>
    <w:rsid w:val="00A526FA"/>
    <w:rsid w:val="00A52793"/>
    <w:rsid w:val="00A527B5"/>
    <w:rsid w:val="00A527BB"/>
    <w:rsid w:val="00A52A67"/>
    <w:rsid w:val="00A52E01"/>
    <w:rsid w:val="00A52E58"/>
    <w:rsid w:val="00A52E70"/>
    <w:rsid w:val="00A52F1E"/>
    <w:rsid w:val="00A53176"/>
    <w:rsid w:val="00A5318A"/>
    <w:rsid w:val="00A53547"/>
    <w:rsid w:val="00A538DF"/>
    <w:rsid w:val="00A539EE"/>
    <w:rsid w:val="00A5424F"/>
    <w:rsid w:val="00A5454A"/>
    <w:rsid w:val="00A5490D"/>
    <w:rsid w:val="00A54BAA"/>
    <w:rsid w:val="00A55465"/>
    <w:rsid w:val="00A55966"/>
    <w:rsid w:val="00A55CD2"/>
    <w:rsid w:val="00A55F19"/>
    <w:rsid w:val="00A56046"/>
    <w:rsid w:val="00A5648A"/>
    <w:rsid w:val="00A56A67"/>
    <w:rsid w:val="00A56E44"/>
    <w:rsid w:val="00A57674"/>
    <w:rsid w:val="00A57726"/>
    <w:rsid w:val="00A5793D"/>
    <w:rsid w:val="00A57B6C"/>
    <w:rsid w:val="00A57ED9"/>
    <w:rsid w:val="00A60236"/>
    <w:rsid w:val="00A60334"/>
    <w:rsid w:val="00A6036A"/>
    <w:rsid w:val="00A603C3"/>
    <w:rsid w:val="00A604BA"/>
    <w:rsid w:val="00A6075E"/>
    <w:rsid w:val="00A608FA"/>
    <w:rsid w:val="00A60B53"/>
    <w:rsid w:val="00A60CFD"/>
    <w:rsid w:val="00A61232"/>
    <w:rsid w:val="00A614BC"/>
    <w:rsid w:val="00A61640"/>
    <w:rsid w:val="00A61651"/>
    <w:rsid w:val="00A61FE6"/>
    <w:rsid w:val="00A6225B"/>
    <w:rsid w:val="00A622CA"/>
    <w:rsid w:val="00A62368"/>
    <w:rsid w:val="00A629F5"/>
    <w:rsid w:val="00A62FC9"/>
    <w:rsid w:val="00A63127"/>
    <w:rsid w:val="00A6312D"/>
    <w:rsid w:val="00A637FB"/>
    <w:rsid w:val="00A63EAB"/>
    <w:rsid w:val="00A640CF"/>
    <w:rsid w:val="00A64526"/>
    <w:rsid w:val="00A64681"/>
    <w:rsid w:val="00A6469A"/>
    <w:rsid w:val="00A64914"/>
    <w:rsid w:val="00A64986"/>
    <w:rsid w:val="00A64C92"/>
    <w:rsid w:val="00A64FC1"/>
    <w:rsid w:val="00A6518D"/>
    <w:rsid w:val="00A651AC"/>
    <w:rsid w:val="00A654C3"/>
    <w:rsid w:val="00A65608"/>
    <w:rsid w:val="00A658E6"/>
    <w:rsid w:val="00A661C2"/>
    <w:rsid w:val="00A665C3"/>
    <w:rsid w:val="00A669C3"/>
    <w:rsid w:val="00A66B54"/>
    <w:rsid w:val="00A66B9F"/>
    <w:rsid w:val="00A66BD1"/>
    <w:rsid w:val="00A66C8A"/>
    <w:rsid w:val="00A6732F"/>
    <w:rsid w:val="00A6757B"/>
    <w:rsid w:val="00A67784"/>
    <w:rsid w:val="00A67989"/>
    <w:rsid w:val="00A70003"/>
    <w:rsid w:val="00A70305"/>
    <w:rsid w:val="00A704E3"/>
    <w:rsid w:val="00A7054F"/>
    <w:rsid w:val="00A70571"/>
    <w:rsid w:val="00A705EB"/>
    <w:rsid w:val="00A707DA"/>
    <w:rsid w:val="00A70851"/>
    <w:rsid w:val="00A70924"/>
    <w:rsid w:val="00A7097B"/>
    <w:rsid w:val="00A70AFC"/>
    <w:rsid w:val="00A70F84"/>
    <w:rsid w:val="00A71095"/>
    <w:rsid w:val="00A711A6"/>
    <w:rsid w:val="00A711BE"/>
    <w:rsid w:val="00A713AC"/>
    <w:rsid w:val="00A713BE"/>
    <w:rsid w:val="00A715B3"/>
    <w:rsid w:val="00A720D4"/>
    <w:rsid w:val="00A724E6"/>
    <w:rsid w:val="00A72993"/>
    <w:rsid w:val="00A737D5"/>
    <w:rsid w:val="00A738DB"/>
    <w:rsid w:val="00A73F2D"/>
    <w:rsid w:val="00A73F94"/>
    <w:rsid w:val="00A74147"/>
    <w:rsid w:val="00A7452C"/>
    <w:rsid w:val="00A74664"/>
    <w:rsid w:val="00A747A1"/>
    <w:rsid w:val="00A74EDF"/>
    <w:rsid w:val="00A74F5E"/>
    <w:rsid w:val="00A756CA"/>
    <w:rsid w:val="00A75C64"/>
    <w:rsid w:val="00A75F5A"/>
    <w:rsid w:val="00A761DE"/>
    <w:rsid w:val="00A76569"/>
    <w:rsid w:val="00A768C7"/>
    <w:rsid w:val="00A76A24"/>
    <w:rsid w:val="00A76B9F"/>
    <w:rsid w:val="00A76D84"/>
    <w:rsid w:val="00A76FCA"/>
    <w:rsid w:val="00A772A4"/>
    <w:rsid w:val="00A773AA"/>
    <w:rsid w:val="00A7776B"/>
    <w:rsid w:val="00A77CD9"/>
    <w:rsid w:val="00A77F59"/>
    <w:rsid w:val="00A80037"/>
    <w:rsid w:val="00A800C5"/>
    <w:rsid w:val="00A801AA"/>
    <w:rsid w:val="00A8094B"/>
    <w:rsid w:val="00A80A23"/>
    <w:rsid w:val="00A80DC5"/>
    <w:rsid w:val="00A81497"/>
    <w:rsid w:val="00A8151F"/>
    <w:rsid w:val="00A81763"/>
    <w:rsid w:val="00A818C0"/>
    <w:rsid w:val="00A81A58"/>
    <w:rsid w:val="00A81CEE"/>
    <w:rsid w:val="00A81F2E"/>
    <w:rsid w:val="00A82089"/>
    <w:rsid w:val="00A820C1"/>
    <w:rsid w:val="00A82104"/>
    <w:rsid w:val="00A82516"/>
    <w:rsid w:val="00A829CA"/>
    <w:rsid w:val="00A82A98"/>
    <w:rsid w:val="00A82BFC"/>
    <w:rsid w:val="00A82CA6"/>
    <w:rsid w:val="00A82D30"/>
    <w:rsid w:val="00A82DF5"/>
    <w:rsid w:val="00A82EA0"/>
    <w:rsid w:val="00A83196"/>
    <w:rsid w:val="00A833A8"/>
    <w:rsid w:val="00A8344E"/>
    <w:rsid w:val="00A83756"/>
    <w:rsid w:val="00A83A8A"/>
    <w:rsid w:val="00A83DEE"/>
    <w:rsid w:val="00A83FA0"/>
    <w:rsid w:val="00A840B5"/>
    <w:rsid w:val="00A842AD"/>
    <w:rsid w:val="00A84432"/>
    <w:rsid w:val="00A844EB"/>
    <w:rsid w:val="00A845D0"/>
    <w:rsid w:val="00A849FE"/>
    <w:rsid w:val="00A84DCA"/>
    <w:rsid w:val="00A8506B"/>
    <w:rsid w:val="00A85300"/>
    <w:rsid w:val="00A853F9"/>
    <w:rsid w:val="00A8561C"/>
    <w:rsid w:val="00A85A15"/>
    <w:rsid w:val="00A85E06"/>
    <w:rsid w:val="00A86966"/>
    <w:rsid w:val="00A86990"/>
    <w:rsid w:val="00A86994"/>
    <w:rsid w:val="00A86E0D"/>
    <w:rsid w:val="00A86EFB"/>
    <w:rsid w:val="00A86F4B"/>
    <w:rsid w:val="00A875E7"/>
    <w:rsid w:val="00A876DF"/>
    <w:rsid w:val="00A8787F"/>
    <w:rsid w:val="00A8797D"/>
    <w:rsid w:val="00A87F86"/>
    <w:rsid w:val="00A9025C"/>
    <w:rsid w:val="00A902AB"/>
    <w:rsid w:val="00A9047F"/>
    <w:rsid w:val="00A90553"/>
    <w:rsid w:val="00A908F6"/>
    <w:rsid w:val="00A909AF"/>
    <w:rsid w:val="00A90BE9"/>
    <w:rsid w:val="00A90C4F"/>
    <w:rsid w:val="00A912B4"/>
    <w:rsid w:val="00A915DC"/>
    <w:rsid w:val="00A9210D"/>
    <w:rsid w:val="00A92646"/>
    <w:rsid w:val="00A929AA"/>
    <w:rsid w:val="00A92A52"/>
    <w:rsid w:val="00A92D8D"/>
    <w:rsid w:val="00A93119"/>
    <w:rsid w:val="00A93221"/>
    <w:rsid w:val="00A93449"/>
    <w:rsid w:val="00A93498"/>
    <w:rsid w:val="00A93719"/>
    <w:rsid w:val="00A938CB"/>
    <w:rsid w:val="00A94079"/>
    <w:rsid w:val="00A94F67"/>
    <w:rsid w:val="00A94F83"/>
    <w:rsid w:val="00A94FF3"/>
    <w:rsid w:val="00A9512E"/>
    <w:rsid w:val="00A955A8"/>
    <w:rsid w:val="00A9580A"/>
    <w:rsid w:val="00A958F6"/>
    <w:rsid w:val="00A959FC"/>
    <w:rsid w:val="00A95F34"/>
    <w:rsid w:val="00A962CF"/>
    <w:rsid w:val="00A964B0"/>
    <w:rsid w:val="00A967D7"/>
    <w:rsid w:val="00A9688A"/>
    <w:rsid w:val="00A96A1C"/>
    <w:rsid w:val="00A96A6D"/>
    <w:rsid w:val="00A97245"/>
    <w:rsid w:val="00A9731D"/>
    <w:rsid w:val="00A97525"/>
    <w:rsid w:val="00A9762D"/>
    <w:rsid w:val="00A978C8"/>
    <w:rsid w:val="00A9790C"/>
    <w:rsid w:val="00A97D93"/>
    <w:rsid w:val="00A97FBF"/>
    <w:rsid w:val="00AA00E8"/>
    <w:rsid w:val="00AA0318"/>
    <w:rsid w:val="00AA049D"/>
    <w:rsid w:val="00AA05FA"/>
    <w:rsid w:val="00AA079E"/>
    <w:rsid w:val="00AA0909"/>
    <w:rsid w:val="00AA099C"/>
    <w:rsid w:val="00AA0CAD"/>
    <w:rsid w:val="00AA0FD5"/>
    <w:rsid w:val="00AA1016"/>
    <w:rsid w:val="00AA1562"/>
    <w:rsid w:val="00AA1684"/>
    <w:rsid w:val="00AA1CC5"/>
    <w:rsid w:val="00AA1D6D"/>
    <w:rsid w:val="00AA1E75"/>
    <w:rsid w:val="00AA1EAB"/>
    <w:rsid w:val="00AA1ED3"/>
    <w:rsid w:val="00AA1FF3"/>
    <w:rsid w:val="00AA20D6"/>
    <w:rsid w:val="00AA27A3"/>
    <w:rsid w:val="00AA2A37"/>
    <w:rsid w:val="00AA2FCD"/>
    <w:rsid w:val="00AA33BC"/>
    <w:rsid w:val="00AA33EE"/>
    <w:rsid w:val="00AA3D98"/>
    <w:rsid w:val="00AA3F19"/>
    <w:rsid w:val="00AA47BE"/>
    <w:rsid w:val="00AA49F8"/>
    <w:rsid w:val="00AA4FC5"/>
    <w:rsid w:val="00AA5382"/>
    <w:rsid w:val="00AA53C8"/>
    <w:rsid w:val="00AA542E"/>
    <w:rsid w:val="00AA589D"/>
    <w:rsid w:val="00AA5B7E"/>
    <w:rsid w:val="00AA5BAA"/>
    <w:rsid w:val="00AA5C63"/>
    <w:rsid w:val="00AA5CCF"/>
    <w:rsid w:val="00AA634F"/>
    <w:rsid w:val="00AA654B"/>
    <w:rsid w:val="00AA65B8"/>
    <w:rsid w:val="00AA65F3"/>
    <w:rsid w:val="00AA6827"/>
    <w:rsid w:val="00AA69E4"/>
    <w:rsid w:val="00AA6AD2"/>
    <w:rsid w:val="00AA6B6A"/>
    <w:rsid w:val="00AA6C0E"/>
    <w:rsid w:val="00AA6E0D"/>
    <w:rsid w:val="00AA733E"/>
    <w:rsid w:val="00AA7434"/>
    <w:rsid w:val="00AA74CE"/>
    <w:rsid w:val="00AA7500"/>
    <w:rsid w:val="00AA76C0"/>
    <w:rsid w:val="00AA7821"/>
    <w:rsid w:val="00AA7A77"/>
    <w:rsid w:val="00AA7E90"/>
    <w:rsid w:val="00AA7F98"/>
    <w:rsid w:val="00AB00E2"/>
    <w:rsid w:val="00AB041C"/>
    <w:rsid w:val="00AB055F"/>
    <w:rsid w:val="00AB063A"/>
    <w:rsid w:val="00AB06CF"/>
    <w:rsid w:val="00AB0777"/>
    <w:rsid w:val="00AB08A5"/>
    <w:rsid w:val="00AB09D6"/>
    <w:rsid w:val="00AB0DBE"/>
    <w:rsid w:val="00AB0E36"/>
    <w:rsid w:val="00AB106E"/>
    <w:rsid w:val="00AB14C6"/>
    <w:rsid w:val="00AB1AC0"/>
    <w:rsid w:val="00AB1E93"/>
    <w:rsid w:val="00AB201B"/>
    <w:rsid w:val="00AB227C"/>
    <w:rsid w:val="00AB2526"/>
    <w:rsid w:val="00AB28E2"/>
    <w:rsid w:val="00AB2EED"/>
    <w:rsid w:val="00AB2F8E"/>
    <w:rsid w:val="00AB2F98"/>
    <w:rsid w:val="00AB3458"/>
    <w:rsid w:val="00AB34AF"/>
    <w:rsid w:val="00AB40DA"/>
    <w:rsid w:val="00AB464B"/>
    <w:rsid w:val="00AB47A9"/>
    <w:rsid w:val="00AB47DB"/>
    <w:rsid w:val="00AB4AD2"/>
    <w:rsid w:val="00AB4C10"/>
    <w:rsid w:val="00AB4FF6"/>
    <w:rsid w:val="00AB521D"/>
    <w:rsid w:val="00AB5531"/>
    <w:rsid w:val="00AB56C1"/>
    <w:rsid w:val="00AB59E2"/>
    <w:rsid w:val="00AB5A27"/>
    <w:rsid w:val="00AB5D61"/>
    <w:rsid w:val="00AB6532"/>
    <w:rsid w:val="00AB66E6"/>
    <w:rsid w:val="00AB6904"/>
    <w:rsid w:val="00AB6C5F"/>
    <w:rsid w:val="00AB6D79"/>
    <w:rsid w:val="00AB6DFC"/>
    <w:rsid w:val="00AB6EBA"/>
    <w:rsid w:val="00AB715D"/>
    <w:rsid w:val="00AB7217"/>
    <w:rsid w:val="00AB725D"/>
    <w:rsid w:val="00AB7879"/>
    <w:rsid w:val="00AB7975"/>
    <w:rsid w:val="00AB7B74"/>
    <w:rsid w:val="00AB7C0D"/>
    <w:rsid w:val="00AB7CD5"/>
    <w:rsid w:val="00AC00F9"/>
    <w:rsid w:val="00AC01A7"/>
    <w:rsid w:val="00AC0EFB"/>
    <w:rsid w:val="00AC1135"/>
    <w:rsid w:val="00AC11ED"/>
    <w:rsid w:val="00AC127C"/>
    <w:rsid w:val="00AC1376"/>
    <w:rsid w:val="00AC1597"/>
    <w:rsid w:val="00AC166C"/>
    <w:rsid w:val="00AC167A"/>
    <w:rsid w:val="00AC1E59"/>
    <w:rsid w:val="00AC1FDD"/>
    <w:rsid w:val="00AC23B6"/>
    <w:rsid w:val="00AC2752"/>
    <w:rsid w:val="00AC2C88"/>
    <w:rsid w:val="00AC2DAB"/>
    <w:rsid w:val="00AC30B4"/>
    <w:rsid w:val="00AC3108"/>
    <w:rsid w:val="00AC33AB"/>
    <w:rsid w:val="00AC33E1"/>
    <w:rsid w:val="00AC3445"/>
    <w:rsid w:val="00AC37F5"/>
    <w:rsid w:val="00AC3B93"/>
    <w:rsid w:val="00AC3DFE"/>
    <w:rsid w:val="00AC3E6F"/>
    <w:rsid w:val="00AC3E81"/>
    <w:rsid w:val="00AC42FD"/>
    <w:rsid w:val="00AC4697"/>
    <w:rsid w:val="00AC47F5"/>
    <w:rsid w:val="00AC4883"/>
    <w:rsid w:val="00AC4892"/>
    <w:rsid w:val="00AC4A3F"/>
    <w:rsid w:val="00AC4AAD"/>
    <w:rsid w:val="00AC4AC7"/>
    <w:rsid w:val="00AC4F36"/>
    <w:rsid w:val="00AC51A2"/>
    <w:rsid w:val="00AC54B8"/>
    <w:rsid w:val="00AC58CA"/>
    <w:rsid w:val="00AC5A30"/>
    <w:rsid w:val="00AC5ABB"/>
    <w:rsid w:val="00AC5CB4"/>
    <w:rsid w:val="00AC5FE0"/>
    <w:rsid w:val="00AC604A"/>
    <w:rsid w:val="00AC6369"/>
    <w:rsid w:val="00AC6536"/>
    <w:rsid w:val="00AC658B"/>
    <w:rsid w:val="00AC6990"/>
    <w:rsid w:val="00AC6F1F"/>
    <w:rsid w:val="00AC7010"/>
    <w:rsid w:val="00AC7621"/>
    <w:rsid w:val="00AC767D"/>
    <w:rsid w:val="00AC77BB"/>
    <w:rsid w:val="00AC77D2"/>
    <w:rsid w:val="00AC7D7E"/>
    <w:rsid w:val="00AD0109"/>
    <w:rsid w:val="00AD0204"/>
    <w:rsid w:val="00AD0D4C"/>
    <w:rsid w:val="00AD0EB5"/>
    <w:rsid w:val="00AD0FEA"/>
    <w:rsid w:val="00AD1305"/>
    <w:rsid w:val="00AD16E5"/>
    <w:rsid w:val="00AD19D7"/>
    <w:rsid w:val="00AD1A0A"/>
    <w:rsid w:val="00AD1B1F"/>
    <w:rsid w:val="00AD1BA3"/>
    <w:rsid w:val="00AD1CDB"/>
    <w:rsid w:val="00AD1E56"/>
    <w:rsid w:val="00AD1ECA"/>
    <w:rsid w:val="00AD1F12"/>
    <w:rsid w:val="00AD1FCA"/>
    <w:rsid w:val="00AD26B1"/>
    <w:rsid w:val="00AD2832"/>
    <w:rsid w:val="00AD2AB8"/>
    <w:rsid w:val="00AD2C3D"/>
    <w:rsid w:val="00AD2CE9"/>
    <w:rsid w:val="00AD33B0"/>
    <w:rsid w:val="00AD3783"/>
    <w:rsid w:val="00AD3857"/>
    <w:rsid w:val="00AD4697"/>
    <w:rsid w:val="00AD4C43"/>
    <w:rsid w:val="00AD4C8E"/>
    <w:rsid w:val="00AD4EF7"/>
    <w:rsid w:val="00AD5358"/>
    <w:rsid w:val="00AD53D0"/>
    <w:rsid w:val="00AD53F9"/>
    <w:rsid w:val="00AD5777"/>
    <w:rsid w:val="00AD5926"/>
    <w:rsid w:val="00AD5C32"/>
    <w:rsid w:val="00AD5C35"/>
    <w:rsid w:val="00AD656D"/>
    <w:rsid w:val="00AD6A40"/>
    <w:rsid w:val="00AD6D30"/>
    <w:rsid w:val="00AD6DE7"/>
    <w:rsid w:val="00AD75C4"/>
    <w:rsid w:val="00AD75D5"/>
    <w:rsid w:val="00AD76F5"/>
    <w:rsid w:val="00AD7B29"/>
    <w:rsid w:val="00AD7BA3"/>
    <w:rsid w:val="00AD7CC1"/>
    <w:rsid w:val="00AD7EEB"/>
    <w:rsid w:val="00AD7F32"/>
    <w:rsid w:val="00AE0026"/>
    <w:rsid w:val="00AE0122"/>
    <w:rsid w:val="00AE0315"/>
    <w:rsid w:val="00AE0897"/>
    <w:rsid w:val="00AE1005"/>
    <w:rsid w:val="00AE14E9"/>
    <w:rsid w:val="00AE1526"/>
    <w:rsid w:val="00AE1549"/>
    <w:rsid w:val="00AE165E"/>
    <w:rsid w:val="00AE16C2"/>
    <w:rsid w:val="00AE19FA"/>
    <w:rsid w:val="00AE1BB7"/>
    <w:rsid w:val="00AE221B"/>
    <w:rsid w:val="00AE222E"/>
    <w:rsid w:val="00AE23C5"/>
    <w:rsid w:val="00AE256F"/>
    <w:rsid w:val="00AE28EE"/>
    <w:rsid w:val="00AE30D1"/>
    <w:rsid w:val="00AE356F"/>
    <w:rsid w:val="00AE3F13"/>
    <w:rsid w:val="00AE46E8"/>
    <w:rsid w:val="00AE49F0"/>
    <w:rsid w:val="00AE4A6A"/>
    <w:rsid w:val="00AE4C00"/>
    <w:rsid w:val="00AE4D44"/>
    <w:rsid w:val="00AE4DE3"/>
    <w:rsid w:val="00AE57F9"/>
    <w:rsid w:val="00AE598F"/>
    <w:rsid w:val="00AE59E5"/>
    <w:rsid w:val="00AE5AB2"/>
    <w:rsid w:val="00AE5B3E"/>
    <w:rsid w:val="00AE5C03"/>
    <w:rsid w:val="00AE5C16"/>
    <w:rsid w:val="00AE5E03"/>
    <w:rsid w:val="00AE6061"/>
    <w:rsid w:val="00AE6299"/>
    <w:rsid w:val="00AE63BD"/>
    <w:rsid w:val="00AE68F9"/>
    <w:rsid w:val="00AE6971"/>
    <w:rsid w:val="00AE6B06"/>
    <w:rsid w:val="00AE6C75"/>
    <w:rsid w:val="00AE6D09"/>
    <w:rsid w:val="00AE703F"/>
    <w:rsid w:val="00AE7172"/>
    <w:rsid w:val="00AE718C"/>
    <w:rsid w:val="00AE7795"/>
    <w:rsid w:val="00AE7C1B"/>
    <w:rsid w:val="00AE7CB5"/>
    <w:rsid w:val="00AF02BB"/>
    <w:rsid w:val="00AF071F"/>
    <w:rsid w:val="00AF095E"/>
    <w:rsid w:val="00AF0C59"/>
    <w:rsid w:val="00AF0D1B"/>
    <w:rsid w:val="00AF0FA7"/>
    <w:rsid w:val="00AF113C"/>
    <w:rsid w:val="00AF115C"/>
    <w:rsid w:val="00AF118D"/>
    <w:rsid w:val="00AF12EF"/>
    <w:rsid w:val="00AF18DA"/>
    <w:rsid w:val="00AF1E1C"/>
    <w:rsid w:val="00AF2367"/>
    <w:rsid w:val="00AF2621"/>
    <w:rsid w:val="00AF2667"/>
    <w:rsid w:val="00AF2AD5"/>
    <w:rsid w:val="00AF2B66"/>
    <w:rsid w:val="00AF2C30"/>
    <w:rsid w:val="00AF3455"/>
    <w:rsid w:val="00AF36B3"/>
    <w:rsid w:val="00AF3A9E"/>
    <w:rsid w:val="00AF3FCC"/>
    <w:rsid w:val="00AF4344"/>
    <w:rsid w:val="00AF43CE"/>
    <w:rsid w:val="00AF4528"/>
    <w:rsid w:val="00AF4865"/>
    <w:rsid w:val="00AF4890"/>
    <w:rsid w:val="00AF4AE5"/>
    <w:rsid w:val="00AF4B3D"/>
    <w:rsid w:val="00AF4CDC"/>
    <w:rsid w:val="00AF5746"/>
    <w:rsid w:val="00AF57E1"/>
    <w:rsid w:val="00AF581F"/>
    <w:rsid w:val="00AF59BF"/>
    <w:rsid w:val="00AF5E49"/>
    <w:rsid w:val="00AF5EFE"/>
    <w:rsid w:val="00AF636D"/>
    <w:rsid w:val="00AF6607"/>
    <w:rsid w:val="00AF68FD"/>
    <w:rsid w:val="00AF69A4"/>
    <w:rsid w:val="00AF6A55"/>
    <w:rsid w:val="00AF6C1F"/>
    <w:rsid w:val="00AF7035"/>
    <w:rsid w:val="00AF72AB"/>
    <w:rsid w:val="00AF74B5"/>
    <w:rsid w:val="00AF7673"/>
    <w:rsid w:val="00AF7AA4"/>
    <w:rsid w:val="00AF7C8B"/>
    <w:rsid w:val="00AF7CD4"/>
    <w:rsid w:val="00AF7DAE"/>
    <w:rsid w:val="00B00828"/>
    <w:rsid w:val="00B00A39"/>
    <w:rsid w:val="00B00AE7"/>
    <w:rsid w:val="00B00B8F"/>
    <w:rsid w:val="00B00C9D"/>
    <w:rsid w:val="00B00D15"/>
    <w:rsid w:val="00B00D5D"/>
    <w:rsid w:val="00B010E0"/>
    <w:rsid w:val="00B013D9"/>
    <w:rsid w:val="00B016FF"/>
    <w:rsid w:val="00B01782"/>
    <w:rsid w:val="00B019B9"/>
    <w:rsid w:val="00B01AC5"/>
    <w:rsid w:val="00B0214E"/>
    <w:rsid w:val="00B0216F"/>
    <w:rsid w:val="00B021F6"/>
    <w:rsid w:val="00B023CD"/>
    <w:rsid w:val="00B029FA"/>
    <w:rsid w:val="00B02C81"/>
    <w:rsid w:val="00B02E31"/>
    <w:rsid w:val="00B0305D"/>
    <w:rsid w:val="00B030CF"/>
    <w:rsid w:val="00B033B1"/>
    <w:rsid w:val="00B033C1"/>
    <w:rsid w:val="00B0340D"/>
    <w:rsid w:val="00B0367F"/>
    <w:rsid w:val="00B037A7"/>
    <w:rsid w:val="00B03848"/>
    <w:rsid w:val="00B0399C"/>
    <w:rsid w:val="00B039E2"/>
    <w:rsid w:val="00B03B75"/>
    <w:rsid w:val="00B03CC1"/>
    <w:rsid w:val="00B03D60"/>
    <w:rsid w:val="00B044FC"/>
    <w:rsid w:val="00B0481B"/>
    <w:rsid w:val="00B04BB5"/>
    <w:rsid w:val="00B04EA8"/>
    <w:rsid w:val="00B05062"/>
    <w:rsid w:val="00B052A4"/>
    <w:rsid w:val="00B06561"/>
    <w:rsid w:val="00B0668B"/>
    <w:rsid w:val="00B0679B"/>
    <w:rsid w:val="00B067A4"/>
    <w:rsid w:val="00B067FC"/>
    <w:rsid w:val="00B06FA7"/>
    <w:rsid w:val="00B075F0"/>
    <w:rsid w:val="00B1004A"/>
    <w:rsid w:val="00B10503"/>
    <w:rsid w:val="00B107D7"/>
    <w:rsid w:val="00B107D8"/>
    <w:rsid w:val="00B10BEA"/>
    <w:rsid w:val="00B10E85"/>
    <w:rsid w:val="00B110D0"/>
    <w:rsid w:val="00B113CC"/>
    <w:rsid w:val="00B11D6C"/>
    <w:rsid w:val="00B11DBD"/>
    <w:rsid w:val="00B11E53"/>
    <w:rsid w:val="00B121B0"/>
    <w:rsid w:val="00B126CF"/>
    <w:rsid w:val="00B127E5"/>
    <w:rsid w:val="00B12945"/>
    <w:rsid w:val="00B12B17"/>
    <w:rsid w:val="00B130E3"/>
    <w:rsid w:val="00B132DA"/>
    <w:rsid w:val="00B13310"/>
    <w:rsid w:val="00B13386"/>
    <w:rsid w:val="00B133F0"/>
    <w:rsid w:val="00B13840"/>
    <w:rsid w:val="00B13CBD"/>
    <w:rsid w:val="00B14150"/>
    <w:rsid w:val="00B145E9"/>
    <w:rsid w:val="00B147E9"/>
    <w:rsid w:val="00B14849"/>
    <w:rsid w:val="00B1487C"/>
    <w:rsid w:val="00B14AE8"/>
    <w:rsid w:val="00B14BE0"/>
    <w:rsid w:val="00B14DB7"/>
    <w:rsid w:val="00B15039"/>
    <w:rsid w:val="00B151FE"/>
    <w:rsid w:val="00B15556"/>
    <w:rsid w:val="00B15738"/>
    <w:rsid w:val="00B16150"/>
    <w:rsid w:val="00B163C7"/>
    <w:rsid w:val="00B163D7"/>
    <w:rsid w:val="00B163E0"/>
    <w:rsid w:val="00B16728"/>
    <w:rsid w:val="00B16902"/>
    <w:rsid w:val="00B16A51"/>
    <w:rsid w:val="00B16A59"/>
    <w:rsid w:val="00B1734C"/>
    <w:rsid w:val="00B17594"/>
    <w:rsid w:val="00B17AFE"/>
    <w:rsid w:val="00B17B29"/>
    <w:rsid w:val="00B20B6F"/>
    <w:rsid w:val="00B20E12"/>
    <w:rsid w:val="00B20FC0"/>
    <w:rsid w:val="00B210B2"/>
    <w:rsid w:val="00B211C0"/>
    <w:rsid w:val="00B21245"/>
    <w:rsid w:val="00B21348"/>
    <w:rsid w:val="00B217CD"/>
    <w:rsid w:val="00B21914"/>
    <w:rsid w:val="00B219F7"/>
    <w:rsid w:val="00B21A02"/>
    <w:rsid w:val="00B21DCB"/>
    <w:rsid w:val="00B2209E"/>
    <w:rsid w:val="00B224FB"/>
    <w:rsid w:val="00B22502"/>
    <w:rsid w:val="00B22650"/>
    <w:rsid w:val="00B228D6"/>
    <w:rsid w:val="00B22985"/>
    <w:rsid w:val="00B22A09"/>
    <w:rsid w:val="00B22E93"/>
    <w:rsid w:val="00B23266"/>
    <w:rsid w:val="00B23634"/>
    <w:rsid w:val="00B236D4"/>
    <w:rsid w:val="00B23E63"/>
    <w:rsid w:val="00B242E4"/>
    <w:rsid w:val="00B24B34"/>
    <w:rsid w:val="00B25140"/>
    <w:rsid w:val="00B253F2"/>
    <w:rsid w:val="00B25617"/>
    <w:rsid w:val="00B25713"/>
    <w:rsid w:val="00B258DD"/>
    <w:rsid w:val="00B261DC"/>
    <w:rsid w:val="00B26668"/>
    <w:rsid w:val="00B266F6"/>
    <w:rsid w:val="00B2682F"/>
    <w:rsid w:val="00B268AE"/>
    <w:rsid w:val="00B269DC"/>
    <w:rsid w:val="00B26EFD"/>
    <w:rsid w:val="00B26F20"/>
    <w:rsid w:val="00B26FBA"/>
    <w:rsid w:val="00B27007"/>
    <w:rsid w:val="00B277D3"/>
    <w:rsid w:val="00B30142"/>
    <w:rsid w:val="00B303B9"/>
    <w:rsid w:val="00B30446"/>
    <w:rsid w:val="00B30592"/>
    <w:rsid w:val="00B305C6"/>
    <w:rsid w:val="00B30FE5"/>
    <w:rsid w:val="00B310EA"/>
    <w:rsid w:val="00B314E7"/>
    <w:rsid w:val="00B3165E"/>
    <w:rsid w:val="00B3178E"/>
    <w:rsid w:val="00B318FE"/>
    <w:rsid w:val="00B31A70"/>
    <w:rsid w:val="00B31C7B"/>
    <w:rsid w:val="00B326EA"/>
    <w:rsid w:val="00B327E0"/>
    <w:rsid w:val="00B32A29"/>
    <w:rsid w:val="00B32DA2"/>
    <w:rsid w:val="00B32E11"/>
    <w:rsid w:val="00B334CC"/>
    <w:rsid w:val="00B3391C"/>
    <w:rsid w:val="00B33934"/>
    <w:rsid w:val="00B33CB7"/>
    <w:rsid w:val="00B33EA7"/>
    <w:rsid w:val="00B343A1"/>
    <w:rsid w:val="00B345F0"/>
    <w:rsid w:val="00B3467D"/>
    <w:rsid w:val="00B346B7"/>
    <w:rsid w:val="00B34AB3"/>
    <w:rsid w:val="00B34BF4"/>
    <w:rsid w:val="00B34FFA"/>
    <w:rsid w:val="00B35277"/>
    <w:rsid w:val="00B35281"/>
    <w:rsid w:val="00B354F0"/>
    <w:rsid w:val="00B35653"/>
    <w:rsid w:val="00B357CA"/>
    <w:rsid w:val="00B357F3"/>
    <w:rsid w:val="00B3596B"/>
    <w:rsid w:val="00B35C7C"/>
    <w:rsid w:val="00B36241"/>
    <w:rsid w:val="00B36353"/>
    <w:rsid w:val="00B36A70"/>
    <w:rsid w:val="00B36C01"/>
    <w:rsid w:val="00B3743F"/>
    <w:rsid w:val="00B37511"/>
    <w:rsid w:val="00B3752A"/>
    <w:rsid w:val="00B378D7"/>
    <w:rsid w:val="00B379A0"/>
    <w:rsid w:val="00B37A2F"/>
    <w:rsid w:val="00B401A6"/>
    <w:rsid w:val="00B40324"/>
    <w:rsid w:val="00B4037C"/>
    <w:rsid w:val="00B404A4"/>
    <w:rsid w:val="00B40594"/>
    <w:rsid w:val="00B405D8"/>
    <w:rsid w:val="00B4076B"/>
    <w:rsid w:val="00B410D8"/>
    <w:rsid w:val="00B4147B"/>
    <w:rsid w:val="00B415EF"/>
    <w:rsid w:val="00B419EC"/>
    <w:rsid w:val="00B41D1E"/>
    <w:rsid w:val="00B41DDC"/>
    <w:rsid w:val="00B422E4"/>
    <w:rsid w:val="00B42635"/>
    <w:rsid w:val="00B42714"/>
    <w:rsid w:val="00B428C4"/>
    <w:rsid w:val="00B42920"/>
    <w:rsid w:val="00B42981"/>
    <w:rsid w:val="00B430BB"/>
    <w:rsid w:val="00B4348F"/>
    <w:rsid w:val="00B43C00"/>
    <w:rsid w:val="00B4406F"/>
    <w:rsid w:val="00B441E7"/>
    <w:rsid w:val="00B442AA"/>
    <w:rsid w:val="00B442AB"/>
    <w:rsid w:val="00B4506B"/>
    <w:rsid w:val="00B4527B"/>
    <w:rsid w:val="00B4563F"/>
    <w:rsid w:val="00B45903"/>
    <w:rsid w:val="00B45960"/>
    <w:rsid w:val="00B45B16"/>
    <w:rsid w:val="00B45D00"/>
    <w:rsid w:val="00B45DCC"/>
    <w:rsid w:val="00B461F2"/>
    <w:rsid w:val="00B4635E"/>
    <w:rsid w:val="00B463AB"/>
    <w:rsid w:val="00B4646E"/>
    <w:rsid w:val="00B468E7"/>
    <w:rsid w:val="00B46B1E"/>
    <w:rsid w:val="00B46BDD"/>
    <w:rsid w:val="00B46BEB"/>
    <w:rsid w:val="00B470FB"/>
    <w:rsid w:val="00B472F7"/>
    <w:rsid w:val="00B47485"/>
    <w:rsid w:val="00B477D1"/>
    <w:rsid w:val="00B47914"/>
    <w:rsid w:val="00B47A1D"/>
    <w:rsid w:val="00B47E52"/>
    <w:rsid w:val="00B50089"/>
    <w:rsid w:val="00B500B6"/>
    <w:rsid w:val="00B50145"/>
    <w:rsid w:val="00B5041A"/>
    <w:rsid w:val="00B5088D"/>
    <w:rsid w:val="00B50A16"/>
    <w:rsid w:val="00B50B97"/>
    <w:rsid w:val="00B50E1F"/>
    <w:rsid w:val="00B510AC"/>
    <w:rsid w:val="00B5139F"/>
    <w:rsid w:val="00B513EE"/>
    <w:rsid w:val="00B513F6"/>
    <w:rsid w:val="00B51678"/>
    <w:rsid w:val="00B516B0"/>
    <w:rsid w:val="00B51997"/>
    <w:rsid w:val="00B52406"/>
    <w:rsid w:val="00B52C74"/>
    <w:rsid w:val="00B52EF1"/>
    <w:rsid w:val="00B52F18"/>
    <w:rsid w:val="00B52FA0"/>
    <w:rsid w:val="00B53360"/>
    <w:rsid w:val="00B533FE"/>
    <w:rsid w:val="00B535BB"/>
    <w:rsid w:val="00B53DE8"/>
    <w:rsid w:val="00B53E2D"/>
    <w:rsid w:val="00B542C9"/>
    <w:rsid w:val="00B54B8A"/>
    <w:rsid w:val="00B54BD0"/>
    <w:rsid w:val="00B54D6F"/>
    <w:rsid w:val="00B54DBB"/>
    <w:rsid w:val="00B54DF9"/>
    <w:rsid w:val="00B54E59"/>
    <w:rsid w:val="00B54E62"/>
    <w:rsid w:val="00B54EEC"/>
    <w:rsid w:val="00B55009"/>
    <w:rsid w:val="00B55305"/>
    <w:rsid w:val="00B553E9"/>
    <w:rsid w:val="00B56078"/>
    <w:rsid w:val="00B56260"/>
    <w:rsid w:val="00B564EA"/>
    <w:rsid w:val="00B56A10"/>
    <w:rsid w:val="00B56A8B"/>
    <w:rsid w:val="00B57019"/>
    <w:rsid w:val="00B5737C"/>
    <w:rsid w:val="00B575C7"/>
    <w:rsid w:val="00B57713"/>
    <w:rsid w:val="00B577D0"/>
    <w:rsid w:val="00B57C9C"/>
    <w:rsid w:val="00B60006"/>
    <w:rsid w:val="00B60118"/>
    <w:rsid w:val="00B6048B"/>
    <w:rsid w:val="00B604FC"/>
    <w:rsid w:val="00B6061F"/>
    <w:rsid w:val="00B60BF5"/>
    <w:rsid w:val="00B60C71"/>
    <w:rsid w:val="00B60D4E"/>
    <w:rsid w:val="00B6142F"/>
    <w:rsid w:val="00B6154B"/>
    <w:rsid w:val="00B616D3"/>
    <w:rsid w:val="00B61E3E"/>
    <w:rsid w:val="00B62579"/>
    <w:rsid w:val="00B6273E"/>
    <w:rsid w:val="00B62A57"/>
    <w:rsid w:val="00B62A70"/>
    <w:rsid w:val="00B62B1B"/>
    <w:rsid w:val="00B63041"/>
    <w:rsid w:val="00B63569"/>
    <w:rsid w:val="00B63762"/>
    <w:rsid w:val="00B63906"/>
    <w:rsid w:val="00B639A7"/>
    <w:rsid w:val="00B63D4E"/>
    <w:rsid w:val="00B63D76"/>
    <w:rsid w:val="00B6417B"/>
    <w:rsid w:val="00B64859"/>
    <w:rsid w:val="00B64B34"/>
    <w:rsid w:val="00B64F11"/>
    <w:rsid w:val="00B65625"/>
    <w:rsid w:val="00B657E0"/>
    <w:rsid w:val="00B65CC5"/>
    <w:rsid w:val="00B65D73"/>
    <w:rsid w:val="00B65FE7"/>
    <w:rsid w:val="00B6622C"/>
    <w:rsid w:val="00B66771"/>
    <w:rsid w:val="00B669B9"/>
    <w:rsid w:val="00B670EA"/>
    <w:rsid w:val="00B67424"/>
    <w:rsid w:val="00B676D5"/>
    <w:rsid w:val="00B67765"/>
    <w:rsid w:val="00B67C57"/>
    <w:rsid w:val="00B67D3A"/>
    <w:rsid w:val="00B703EB"/>
    <w:rsid w:val="00B70587"/>
    <w:rsid w:val="00B7065C"/>
    <w:rsid w:val="00B70845"/>
    <w:rsid w:val="00B70CFF"/>
    <w:rsid w:val="00B70D33"/>
    <w:rsid w:val="00B70F67"/>
    <w:rsid w:val="00B7101D"/>
    <w:rsid w:val="00B71180"/>
    <w:rsid w:val="00B71C1C"/>
    <w:rsid w:val="00B71F42"/>
    <w:rsid w:val="00B7204E"/>
    <w:rsid w:val="00B7224D"/>
    <w:rsid w:val="00B72413"/>
    <w:rsid w:val="00B725A9"/>
    <w:rsid w:val="00B72797"/>
    <w:rsid w:val="00B7289C"/>
    <w:rsid w:val="00B72DBD"/>
    <w:rsid w:val="00B72F78"/>
    <w:rsid w:val="00B73207"/>
    <w:rsid w:val="00B74169"/>
    <w:rsid w:val="00B7474E"/>
    <w:rsid w:val="00B74AF7"/>
    <w:rsid w:val="00B74E45"/>
    <w:rsid w:val="00B75282"/>
    <w:rsid w:val="00B752E6"/>
    <w:rsid w:val="00B757C4"/>
    <w:rsid w:val="00B759EF"/>
    <w:rsid w:val="00B760CE"/>
    <w:rsid w:val="00B76283"/>
    <w:rsid w:val="00B762DC"/>
    <w:rsid w:val="00B76334"/>
    <w:rsid w:val="00B765E0"/>
    <w:rsid w:val="00B768E0"/>
    <w:rsid w:val="00B769FF"/>
    <w:rsid w:val="00B76D46"/>
    <w:rsid w:val="00B76D85"/>
    <w:rsid w:val="00B76DBF"/>
    <w:rsid w:val="00B76EC3"/>
    <w:rsid w:val="00B77593"/>
    <w:rsid w:val="00B77792"/>
    <w:rsid w:val="00B7779C"/>
    <w:rsid w:val="00B77C76"/>
    <w:rsid w:val="00B77DCC"/>
    <w:rsid w:val="00B77E9D"/>
    <w:rsid w:val="00B80054"/>
    <w:rsid w:val="00B804A6"/>
    <w:rsid w:val="00B805B2"/>
    <w:rsid w:val="00B8060B"/>
    <w:rsid w:val="00B8067A"/>
    <w:rsid w:val="00B80761"/>
    <w:rsid w:val="00B808DD"/>
    <w:rsid w:val="00B80A22"/>
    <w:rsid w:val="00B80E64"/>
    <w:rsid w:val="00B813B9"/>
    <w:rsid w:val="00B81696"/>
    <w:rsid w:val="00B81A93"/>
    <w:rsid w:val="00B81A9E"/>
    <w:rsid w:val="00B81AC2"/>
    <w:rsid w:val="00B81C84"/>
    <w:rsid w:val="00B81DAA"/>
    <w:rsid w:val="00B823E8"/>
    <w:rsid w:val="00B824A6"/>
    <w:rsid w:val="00B824CB"/>
    <w:rsid w:val="00B82DD2"/>
    <w:rsid w:val="00B82EA6"/>
    <w:rsid w:val="00B82F1F"/>
    <w:rsid w:val="00B830E3"/>
    <w:rsid w:val="00B83449"/>
    <w:rsid w:val="00B8368F"/>
    <w:rsid w:val="00B8385D"/>
    <w:rsid w:val="00B83991"/>
    <w:rsid w:val="00B83B73"/>
    <w:rsid w:val="00B83D1D"/>
    <w:rsid w:val="00B8467B"/>
    <w:rsid w:val="00B84C9F"/>
    <w:rsid w:val="00B851B4"/>
    <w:rsid w:val="00B85201"/>
    <w:rsid w:val="00B85259"/>
    <w:rsid w:val="00B8529E"/>
    <w:rsid w:val="00B853A4"/>
    <w:rsid w:val="00B854F7"/>
    <w:rsid w:val="00B85653"/>
    <w:rsid w:val="00B85704"/>
    <w:rsid w:val="00B85BA5"/>
    <w:rsid w:val="00B85BC4"/>
    <w:rsid w:val="00B85DCB"/>
    <w:rsid w:val="00B864BB"/>
    <w:rsid w:val="00B86681"/>
    <w:rsid w:val="00B86AB7"/>
    <w:rsid w:val="00B86C1F"/>
    <w:rsid w:val="00B86D04"/>
    <w:rsid w:val="00B86DA1"/>
    <w:rsid w:val="00B86E8A"/>
    <w:rsid w:val="00B86EEC"/>
    <w:rsid w:val="00B86F86"/>
    <w:rsid w:val="00B87352"/>
    <w:rsid w:val="00B8785E"/>
    <w:rsid w:val="00B8785F"/>
    <w:rsid w:val="00B8792B"/>
    <w:rsid w:val="00B87ABF"/>
    <w:rsid w:val="00B90174"/>
    <w:rsid w:val="00B90765"/>
    <w:rsid w:val="00B909B0"/>
    <w:rsid w:val="00B90D9E"/>
    <w:rsid w:val="00B9146F"/>
    <w:rsid w:val="00B91717"/>
    <w:rsid w:val="00B91BF6"/>
    <w:rsid w:val="00B9205B"/>
    <w:rsid w:val="00B9254E"/>
    <w:rsid w:val="00B92CBE"/>
    <w:rsid w:val="00B92EF7"/>
    <w:rsid w:val="00B931D7"/>
    <w:rsid w:val="00B9334F"/>
    <w:rsid w:val="00B933A9"/>
    <w:rsid w:val="00B93467"/>
    <w:rsid w:val="00B937B1"/>
    <w:rsid w:val="00B9390D"/>
    <w:rsid w:val="00B93ADA"/>
    <w:rsid w:val="00B93B04"/>
    <w:rsid w:val="00B93F1E"/>
    <w:rsid w:val="00B93F6C"/>
    <w:rsid w:val="00B940DD"/>
    <w:rsid w:val="00B944C8"/>
    <w:rsid w:val="00B948E0"/>
    <w:rsid w:val="00B94C68"/>
    <w:rsid w:val="00B94F2B"/>
    <w:rsid w:val="00B95037"/>
    <w:rsid w:val="00B95148"/>
    <w:rsid w:val="00B9518B"/>
    <w:rsid w:val="00B95285"/>
    <w:rsid w:val="00B954FF"/>
    <w:rsid w:val="00B9556C"/>
    <w:rsid w:val="00B955E4"/>
    <w:rsid w:val="00B95756"/>
    <w:rsid w:val="00B95B0D"/>
    <w:rsid w:val="00B962D3"/>
    <w:rsid w:val="00B9669A"/>
    <w:rsid w:val="00B9670E"/>
    <w:rsid w:val="00B9672C"/>
    <w:rsid w:val="00B968F1"/>
    <w:rsid w:val="00B969AC"/>
    <w:rsid w:val="00B969C5"/>
    <w:rsid w:val="00B96B0D"/>
    <w:rsid w:val="00B96EFE"/>
    <w:rsid w:val="00B9776C"/>
    <w:rsid w:val="00B9780C"/>
    <w:rsid w:val="00B97D66"/>
    <w:rsid w:val="00B97F41"/>
    <w:rsid w:val="00BA0091"/>
    <w:rsid w:val="00BA022E"/>
    <w:rsid w:val="00BA055E"/>
    <w:rsid w:val="00BA05D0"/>
    <w:rsid w:val="00BA061E"/>
    <w:rsid w:val="00BA06B5"/>
    <w:rsid w:val="00BA0856"/>
    <w:rsid w:val="00BA0A0D"/>
    <w:rsid w:val="00BA0CE8"/>
    <w:rsid w:val="00BA10AE"/>
    <w:rsid w:val="00BA1181"/>
    <w:rsid w:val="00BA1A00"/>
    <w:rsid w:val="00BA1B08"/>
    <w:rsid w:val="00BA1E35"/>
    <w:rsid w:val="00BA218E"/>
    <w:rsid w:val="00BA2326"/>
    <w:rsid w:val="00BA2341"/>
    <w:rsid w:val="00BA29BC"/>
    <w:rsid w:val="00BA2F02"/>
    <w:rsid w:val="00BA3069"/>
    <w:rsid w:val="00BA326F"/>
    <w:rsid w:val="00BA32FD"/>
    <w:rsid w:val="00BA36D8"/>
    <w:rsid w:val="00BA37FC"/>
    <w:rsid w:val="00BA38A4"/>
    <w:rsid w:val="00BA39EE"/>
    <w:rsid w:val="00BA3A76"/>
    <w:rsid w:val="00BA3C02"/>
    <w:rsid w:val="00BA3FA4"/>
    <w:rsid w:val="00BA4114"/>
    <w:rsid w:val="00BA416D"/>
    <w:rsid w:val="00BA463F"/>
    <w:rsid w:val="00BA4886"/>
    <w:rsid w:val="00BA5242"/>
    <w:rsid w:val="00BA5403"/>
    <w:rsid w:val="00BA6315"/>
    <w:rsid w:val="00BA653C"/>
    <w:rsid w:val="00BA6701"/>
    <w:rsid w:val="00BA67D4"/>
    <w:rsid w:val="00BA6C43"/>
    <w:rsid w:val="00BA6EA2"/>
    <w:rsid w:val="00BA6ED2"/>
    <w:rsid w:val="00BA7A42"/>
    <w:rsid w:val="00BA7A85"/>
    <w:rsid w:val="00BA7C83"/>
    <w:rsid w:val="00BA7FDE"/>
    <w:rsid w:val="00BB02EA"/>
    <w:rsid w:val="00BB03CE"/>
    <w:rsid w:val="00BB07AC"/>
    <w:rsid w:val="00BB07FC"/>
    <w:rsid w:val="00BB08F6"/>
    <w:rsid w:val="00BB0A68"/>
    <w:rsid w:val="00BB0EAB"/>
    <w:rsid w:val="00BB14C5"/>
    <w:rsid w:val="00BB17CF"/>
    <w:rsid w:val="00BB19BA"/>
    <w:rsid w:val="00BB1B1B"/>
    <w:rsid w:val="00BB1E0A"/>
    <w:rsid w:val="00BB1F92"/>
    <w:rsid w:val="00BB2069"/>
    <w:rsid w:val="00BB2167"/>
    <w:rsid w:val="00BB2219"/>
    <w:rsid w:val="00BB222C"/>
    <w:rsid w:val="00BB227A"/>
    <w:rsid w:val="00BB249D"/>
    <w:rsid w:val="00BB2805"/>
    <w:rsid w:val="00BB2A0E"/>
    <w:rsid w:val="00BB2CEF"/>
    <w:rsid w:val="00BB2F02"/>
    <w:rsid w:val="00BB2F77"/>
    <w:rsid w:val="00BB30A8"/>
    <w:rsid w:val="00BB31E0"/>
    <w:rsid w:val="00BB3629"/>
    <w:rsid w:val="00BB3D3C"/>
    <w:rsid w:val="00BB3D6D"/>
    <w:rsid w:val="00BB3FB8"/>
    <w:rsid w:val="00BB4236"/>
    <w:rsid w:val="00BB4313"/>
    <w:rsid w:val="00BB4370"/>
    <w:rsid w:val="00BB450B"/>
    <w:rsid w:val="00BB4578"/>
    <w:rsid w:val="00BB48A6"/>
    <w:rsid w:val="00BB4B83"/>
    <w:rsid w:val="00BB4FF8"/>
    <w:rsid w:val="00BB5495"/>
    <w:rsid w:val="00BB5696"/>
    <w:rsid w:val="00BB5C93"/>
    <w:rsid w:val="00BB5E88"/>
    <w:rsid w:val="00BB612C"/>
    <w:rsid w:val="00BB64C8"/>
    <w:rsid w:val="00BB6795"/>
    <w:rsid w:val="00BB689D"/>
    <w:rsid w:val="00BB71BC"/>
    <w:rsid w:val="00BB7290"/>
    <w:rsid w:val="00BB7428"/>
    <w:rsid w:val="00BB758A"/>
    <w:rsid w:val="00BB7897"/>
    <w:rsid w:val="00BB78A5"/>
    <w:rsid w:val="00BB7D12"/>
    <w:rsid w:val="00BC013B"/>
    <w:rsid w:val="00BC0810"/>
    <w:rsid w:val="00BC08EE"/>
    <w:rsid w:val="00BC0B6C"/>
    <w:rsid w:val="00BC11A6"/>
    <w:rsid w:val="00BC1469"/>
    <w:rsid w:val="00BC158F"/>
    <w:rsid w:val="00BC1639"/>
    <w:rsid w:val="00BC1778"/>
    <w:rsid w:val="00BC17D2"/>
    <w:rsid w:val="00BC17F1"/>
    <w:rsid w:val="00BC2046"/>
    <w:rsid w:val="00BC20B5"/>
    <w:rsid w:val="00BC20BF"/>
    <w:rsid w:val="00BC2311"/>
    <w:rsid w:val="00BC23D6"/>
    <w:rsid w:val="00BC241C"/>
    <w:rsid w:val="00BC260B"/>
    <w:rsid w:val="00BC2797"/>
    <w:rsid w:val="00BC27FF"/>
    <w:rsid w:val="00BC2922"/>
    <w:rsid w:val="00BC2991"/>
    <w:rsid w:val="00BC2A79"/>
    <w:rsid w:val="00BC2B28"/>
    <w:rsid w:val="00BC2C5D"/>
    <w:rsid w:val="00BC2EB9"/>
    <w:rsid w:val="00BC33FA"/>
    <w:rsid w:val="00BC3467"/>
    <w:rsid w:val="00BC354F"/>
    <w:rsid w:val="00BC35C3"/>
    <w:rsid w:val="00BC36C5"/>
    <w:rsid w:val="00BC3BDE"/>
    <w:rsid w:val="00BC40F3"/>
    <w:rsid w:val="00BC40F5"/>
    <w:rsid w:val="00BC4307"/>
    <w:rsid w:val="00BC4485"/>
    <w:rsid w:val="00BC449E"/>
    <w:rsid w:val="00BC47F2"/>
    <w:rsid w:val="00BC4862"/>
    <w:rsid w:val="00BC4ABB"/>
    <w:rsid w:val="00BC4B01"/>
    <w:rsid w:val="00BC53B5"/>
    <w:rsid w:val="00BC5583"/>
    <w:rsid w:val="00BC5617"/>
    <w:rsid w:val="00BC56E4"/>
    <w:rsid w:val="00BC59E2"/>
    <w:rsid w:val="00BC5D85"/>
    <w:rsid w:val="00BC6540"/>
    <w:rsid w:val="00BC678D"/>
    <w:rsid w:val="00BC6856"/>
    <w:rsid w:val="00BC6D46"/>
    <w:rsid w:val="00BC72DB"/>
    <w:rsid w:val="00BC7652"/>
    <w:rsid w:val="00BC780F"/>
    <w:rsid w:val="00BC783D"/>
    <w:rsid w:val="00BC7851"/>
    <w:rsid w:val="00BC794B"/>
    <w:rsid w:val="00BC7AE9"/>
    <w:rsid w:val="00BC7BBD"/>
    <w:rsid w:val="00BC7C80"/>
    <w:rsid w:val="00BC7DA4"/>
    <w:rsid w:val="00BD02DB"/>
    <w:rsid w:val="00BD03DF"/>
    <w:rsid w:val="00BD0AF7"/>
    <w:rsid w:val="00BD174C"/>
    <w:rsid w:val="00BD1986"/>
    <w:rsid w:val="00BD1A80"/>
    <w:rsid w:val="00BD1B8D"/>
    <w:rsid w:val="00BD1C39"/>
    <w:rsid w:val="00BD1C57"/>
    <w:rsid w:val="00BD1D09"/>
    <w:rsid w:val="00BD1DB9"/>
    <w:rsid w:val="00BD1DE5"/>
    <w:rsid w:val="00BD1F32"/>
    <w:rsid w:val="00BD20B8"/>
    <w:rsid w:val="00BD229F"/>
    <w:rsid w:val="00BD22D0"/>
    <w:rsid w:val="00BD2359"/>
    <w:rsid w:val="00BD23ED"/>
    <w:rsid w:val="00BD24B5"/>
    <w:rsid w:val="00BD25ED"/>
    <w:rsid w:val="00BD26FF"/>
    <w:rsid w:val="00BD2B59"/>
    <w:rsid w:val="00BD2C02"/>
    <w:rsid w:val="00BD2C6A"/>
    <w:rsid w:val="00BD2C89"/>
    <w:rsid w:val="00BD2FA0"/>
    <w:rsid w:val="00BD318C"/>
    <w:rsid w:val="00BD3338"/>
    <w:rsid w:val="00BD343D"/>
    <w:rsid w:val="00BD34DB"/>
    <w:rsid w:val="00BD35D1"/>
    <w:rsid w:val="00BD3A82"/>
    <w:rsid w:val="00BD3C85"/>
    <w:rsid w:val="00BD3F0F"/>
    <w:rsid w:val="00BD3FAA"/>
    <w:rsid w:val="00BD458D"/>
    <w:rsid w:val="00BD4762"/>
    <w:rsid w:val="00BD4B71"/>
    <w:rsid w:val="00BD4F7F"/>
    <w:rsid w:val="00BD520D"/>
    <w:rsid w:val="00BD5391"/>
    <w:rsid w:val="00BD54E0"/>
    <w:rsid w:val="00BD55A8"/>
    <w:rsid w:val="00BD56E8"/>
    <w:rsid w:val="00BD5718"/>
    <w:rsid w:val="00BD58EB"/>
    <w:rsid w:val="00BD5A33"/>
    <w:rsid w:val="00BD5A9E"/>
    <w:rsid w:val="00BD5AE1"/>
    <w:rsid w:val="00BD5FB1"/>
    <w:rsid w:val="00BD6306"/>
    <w:rsid w:val="00BD6766"/>
    <w:rsid w:val="00BD69E1"/>
    <w:rsid w:val="00BD6A14"/>
    <w:rsid w:val="00BD6B6C"/>
    <w:rsid w:val="00BD6D15"/>
    <w:rsid w:val="00BD6DA4"/>
    <w:rsid w:val="00BD6DC2"/>
    <w:rsid w:val="00BD7014"/>
    <w:rsid w:val="00BD7250"/>
    <w:rsid w:val="00BD7380"/>
    <w:rsid w:val="00BD74A3"/>
    <w:rsid w:val="00BD78AE"/>
    <w:rsid w:val="00BD7A19"/>
    <w:rsid w:val="00BD7E5C"/>
    <w:rsid w:val="00BD7F42"/>
    <w:rsid w:val="00BE039E"/>
    <w:rsid w:val="00BE050E"/>
    <w:rsid w:val="00BE0A9B"/>
    <w:rsid w:val="00BE0C45"/>
    <w:rsid w:val="00BE0DC2"/>
    <w:rsid w:val="00BE16CB"/>
    <w:rsid w:val="00BE295A"/>
    <w:rsid w:val="00BE2A4F"/>
    <w:rsid w:val="00BE2BD0"/>
    <w:rsid w:val="00BE2CA3"/>
    <w:rsid w:val="00BE2D11"/>
    <w:rsid w:val="00BE2D7D"/>
    <w:rsid w:val="00BE2DE1"/>
    <w:rsid w:val="00BE2DF6"/>
    <w:rsid w:val="00BE2E66"/>
    <w:rsid w:val="00BE2F6C"/>
    <w:rsid w:val="00BE33D6"/>
    <w:rsid w:val="00BE366C"/>
    <w:rsid w:val="00BE3A78"/>
    <w:rsid w:val="00BE3B5C"/>
    <w:rsid w:val="00BE43E3"/>
    <w:rsid w:val="00BE447D"/>
    <w:rsid w:val="00BE4926"/>
    <w:rsid w:val="00BE4DBE"/>
    <w:rsid w:val="00BE4DDF"/>
    <w:rsid w:val="00BE4E24"/>
    <w:rsid w:val="00BE4F6E"/>
    <w:rsid w:val="00BE5058"/>
    <w:rsid w:val="00BE542B"/>
    <w:rsid w:val="00BE5785"/>
    <w:rsid w:val="00BE5B43"/>
    <w:rsid w:val="00BE5EBC"/>
    <w:rsid w:val="00BE5FBF"/>
    <w:rsid w:val="00BE6467"/>
    <w:rsid w:val="00BE663F"/>
    <w:rsid w:val="00BE6673"/>
    <w:rsid w:val="00BE6B27"/>
    <w:rsid w:val="00BE6DD1"/>
    <w:rsid w:val="00BE72FD"/>
    <w:rsid w:val="00BE735C"/>
    <w:rsid w:val="00BE739C"/>
    <w:rsid w:val="00BE74BC"/>
    <w:rsid w:val="00BE7539"/>
    <w:rsid w:val="00BE7B95"/>
    <w:rsid w:val="00BE7BBA"/>
    <w:rsid w:val="00BE7C7A"/>
    <w:rsid w:val="00BE7D4C"/>
    <w:rsid w:val="00BF0466"/>
    <w:rsid w:val="00BF07A4"/>
    <w:rsid w:val="00BF08E4"/>
    <w:rsid w:val="00BF096E"/>
    <w:rsid w:val="00BF097C"/>
    <w:rsid w:val="00BF0EC3"/>
    <w:rsid w:val="00BF103D"/>
    <w:rsid w:val="00BF13BF"/>
    <w:rsid w:val="00BF1863"/>
    <w:rsid w:val="00BF1B75"/>
    <w:rsid w:val="00BF1D1C"/>
    <w:rsid w:val="00BF1FDE"/>
    <w:rsid w:val="00BF22E8"/>
    <w:rsid w:val="00BF296D"/>
    <w:rsid w:val="00BF2BFD"/>
    <w:rsid w:val="00BF3267"/>
    <w:rsid w:val="00BF3315"/>
    <w:rsid w:val="00BF34E1"/>
    <w:rsid w:val="00BF387E"/>
    <w:rsid w:val="00BF38C9"/>
    <w:rsid w:val="00BF3B20"/>
    <w:rsid w:val="00BF43DD"/>
    <w:rsid w:val="00BF4804"/>
    <w:rsid w:val="00BF4820"/>
    <w:rsid w:val="00BF483F"/>
    <w:rsid w:val="00BF488A"/>
    <w:rsid w:val="00BF4DEE"/>
    <w:rsid w:val="00BF4EA2"/>
    <w:rsid w:val="00BF507C"/>
    <w:rsid w:val="00BF5D73"/>
    <w:rsid w:val="00BF60EE"/>
    <w:rsid w:val="00BF6346"/>
    <w:rsid w:val="00BF6D0B"/>
    <w:rsid w:val="00BF7199"/>
    <w:rsid w:val="00BF7695"/>
    <w:rsid w:val="00BF77E3"/>
    <w:rsid w:val="00C000D4"/>
    <w:rsid w:val="00C00502"/>
    <w:rsid w:val="00C006B9"/>
    <w:rsid w:val="00C009F5"/>
    <w:rsid w:val="00C00ACA"/>
    <w:rsid w:val="00C00AFC"/>
    <w:rsid w:val="00C00B84"/>
    <w:rsid w:val="00C00BA5"/>
    <w:rsid w:val="00C00BE8"/>
    <w:rsid w:val="00C00CAF"/>
    <w:rsid w:val="00C00D42"/>
    <w:rsid w:val="00C00E7E"/>
    <w:rsid w:val="00C010D5"/>
    <w:rsid w:val="00C0111F"/>
    <w:rsid w:val="00C014A8"/>
    <w:rsid w:val="00C0171F"/>
    <w:rsid w:val="00C02091"/>
    <w:rsid w:val="00C020B5"/>
    <w:rsid w:val="00C022BC"/>
    <w:rsid w:val="00C02589"/>
    <w:rsid w:val="00C029F7"/>
    <w:rsid w:val="00C02DC6"/>
    <w:rsid w:val="00C02E0A"/>
    <w:rsid w:val="00C0300B"/>
    <w:rsid w:val="00C031DC"/>
    <w:rsid w:val="00C034DA"/>
    <w:rsid w:val="00C03D29"/>
    <w:rsid w:val="00C03E5D"/>
    <w:rsid w:val="00C03E6A"/>
    <w:rsid w:val="00C045FD"/>
    <w:rsid w:val="00C0488C"/>
    <w:rsid w:val="00C048B7"/>
    <w:rsid w:val="00C04A1B"/>
    <w:rsid w:val="00C04C75"/>
    <w:rsid w:val="00C04C9F"/>
    <w:rsid w:val="00C04F2B"/>
    <w:rsid w:val="00C0562E"/>
    <w:rsid w:val="00C05D08"/>
    <w:rsid w:val="00C06029"/>
    <w:rsid w:val="00C063D1"/>
    <w:rsid w:val="00C0694F"/>
    <w:rsid w:val="00C06F4A"/>
    <w:rsid w:val="00C07163"/>
    <w:rsid w:val="00C072BD"/>
    <w:rsid w:val="00C07319"/>
    <w:rsid w:val="00C0732D"/>
    <w:rsid w:val="00C074D9"/>
    <w:rsid w:val="00C07A59"/>
    <w:rsid w:val="00C07AF5"/>
    <w:rsid w:val="00C07E42"/>
    <w:rsid w:val="00C10008"/>
    <w:rsid w:val="00C10097"/>
    <w:rsid w:val="00C101EA"/>
    <w:rsid w:val="00C10625"/>
    <w:rsid w:val="00C10634"/>
    <w:rsid w:val="00C1067F"/>
    <w:rsid w:val="00C10C21"/>
    <w:rsid w:val="00C110BE"/>
    <w:rsid w:val="00C110C1"/>
    <w:rsid w:val="00C11229"/>
    <w:rsid w:val="00C11365"/>
    <w:rsid w:val="00C115A6"/>
    <w:rsid w:val="00C1161B"/>
    <w:rsid w:val="00C117AE"/>
    <w:rsid w:val="00C1181C"/>
    <w:rsid w:val="00C11914"/>
    <w:rsid w:val="00C11B06"/>
    <w:rsid w:val="00C11BC4"/>
    <w:rsid w:val="00C12134"/>
    <w:rsid w:val="00C1213A"/>
    <w:rsid w:val="00C125B5"/>
    <w:rsid w:val="00C127D8"/>
    <w:rsid w:val="00C12969"/>
    <w:rsid w:val="00C12CE1"/>
    <w:rsid w:val="00C12CF2"/>
    <w:rsid w:val="00C1309B"/>
    <w:rsid w:val="00C131FD"/>
    <w:rsid w:val="00C1356F"/>
    <w:rsid w:val="00C13BCE"/>
    <w:rsid w:val="00C13D61"/>
    <w:rsid w:val="00C13FE3"/>
    <w:rsid w:val="00C1400B"/>
    <w:rsid w:val="00C14296"/>
    <w:rsid w:val="00C14590"/>
    <w:rsid w:val="00C14618"/>
    <w:rsid w:val="00C14B7C"/>
    <w:rsid w:val="00C14BEF"/>
    <w:rsid w:val="00C14DEF"/>
    <w:rsid w:val="00C157EF"/>
    <w:rsid w:val="00C15C77"/>
    <w:rsid w:val="00C15D34"/>
    <w:rsid w:val="00C15DEC"/>
    <w:rsid w:val="00C15F94"/>
    <w:rsid w:val="00C160AF"/>
    <w:rsid w:val="00C16470"/>
    <w:rsid w:val="00C165EE"/>
    <w:rsid w:val="00C16763"/>
    <w:rsid w:val="00C16A2A"/>
    <w:rsid w:val="00C16F45"/>
    <w:rsid w:val="00C16F82"/>
    <w:rsid w:val="00C17047"/>
    <w:rsid w:val="00C17306"/>
    <w:rsid w:val="00C17394"/>
    <w:rsid w:val="00C174FC"/>
    <w:rsid w:val="00C1765D"/>
    <w:rsid w:val="00C17EA7"/>
    <w:rsid w:val="00C2049E"/>
    <w:rsid w:val="00C208F5"/>
    <w:rsid w:val="00C20A53"/>
    <w:rsid w:val="00C210AB"/>
    <w:rsid w:val="00C2116D"/>
    <w:rsid w:val="00C21314"/>
    <w:rsid w:val="00C218B4"/>
    <w:rsid w:val="00C21A22"/>
    <w:rsid w:val="00C21A5A"/>
    <w:rsid w:val="00C21B2F"/>
    <w:rsid w:val="00C21BAD"/>
    <w:rsid w:val="00C21C4C"/>
    <w:rsid w:val="00C21D05"/>
    <w:rsid w:val="00C21F1D"/>
    <w:rsid w:val="00C21F3D"/>
    <w:rsid w:val="00C2234B"/>
    <w:rsid w:val="00C2288D"/>
    <w:rsid w:val="00C22FC7"/>
    <w:rsid w:val="00C23535"/>
    <w:rsid w:val="00C23AA8"/>
    <w:rsid w:val="00C23BDE"/>
    <w:rsid w:val="00C23D1C"/>
    <w:rsid w:val="00C23F7B"/>
    <w:rsid w:val="00C24171"/>
    <w:rsid w:val="00C242C0"/>
    <w:rsid w:val="00C242F5"/>
    <w:rsid w:val="00C24BEE"/>
    <w:rsid w:val="00C24C35"/>
    <w:rsid w:val="00C24F61"/>
    <w:rsid w:val="00C2500A"/>
    <w:rsid w:val="00C2505C"/>
    <w:rsid w:val="00C250F2"/>
    <w:rsid w:val="00C254DD"/>
    <w:rsid w:val="00C257FA"/>
    <w:rsid w:val="00C25A2B"/>
    <w:rsid w:val="00C25B5D"/>
    <w:rsid w:val="00C25C9A"/>
    <w:rsid w:val="00C25D50"/>
    <w:rsid w:val="00C25F28"/>
    <w:rsid w:val="00C25FA8"/>
    <w:rsid w:val="00C261EE"/>
    <w:rsid w:val="00C26604"/>
    <w:rsid w:val="00C26E27"/>
    <w:rsid w:val="00C2791D"/>
    <w:rsid w:val="00C27AAB"/>
    <w:rsid w:val="00C27C1A"/>
    <w:rsid w:val="00C27DEA"/>
    <w:rsid w:val="00C30391"/>
    <w:rsid w:val="00C30581"/>
    <w:rsid w:val="00C306B2"/>
    <w:rsid w:val="00C30895"/>
    <w:rsid w:val="00C30A1F"/>
    <w:rsid w:val="00C30A31"/>
    <w:rsid w:val="00C30B43"/>
    <w:rsid w:val="00C30FD4"/>
    <w:rsid w:val="00C3170B"/>
    <w:rsid w:val="00C3192A"/>
    <w:rsid w:val="00C31AE3"/>
    <w:rsid w:val="00C31EB1"/>
    <w:rsid w:val="00C31F5F"/>
    <w:rsid w:val="00C32204"/>
    <w:rsid w:val="00C324C1"/>
    <w:rsid w:val="00C33050"/>
    <w:rsid w:val="00C33083"/>
    <w:rsid w:val="00C33270"/>
    <w:rsid w:val="00C3327B"/>
    <w:rsid w:val="00C332DE"/>
    <w:rsid w:val="00C3343A"/>
    <w:rsid w:val="00C33A41"/>
    <w:rsid w:val="00C3412E"/>
    <w:rsid w:val="00C34141"/>
    <w:rsid w:val="00C342B6"/>
    <w:rsid w:val="00C3443C"/>
    <w:rsid w:val="00C34586"/>
    <w:rsid w:val="00C345E7"/>
    <w:rsid w:val="00C346A4"/>
    <w:rsid w:val="00C34803"/>
    <w:rsid w:val="00C34946"/>
    <w:rsid w:val="00C34AEF"/>
    <w:rsid w:val="00C34B05"/>
    <w:rsid w:val="00C34EBA"/>
    <w:rsid w:val="00C352B3"/>
    <w:rsid w:val="00C352FB"/>
    <w:rsid w:val="00C35484"/>
    <w:rsid w:val="00C3563D"/>
    <w:rsid w:val="00C3589E"/>
    <w:rsid w:val="00C35950"/>
    <w:rsid w:val="00C35E10"/>
    <w:rsid w:val="00C35ECD"/>
    <w:rsid w:val="00C361B9"/>
    <w:rsid w:val="00C3622C"/>
    <w:rsid w:val="00C3646F"/>
    <w:rsid w:val="00C366E8"/>
    <w:rsid w:val="00C36B15"/>
    <w:rsid w:val="00C36B90"/>
    <w:rsid w:val="00C36C32"/>
    <w:rsid w:val="00C36E97"/>
    <w:rsid w:val="00C36F20"/>
    <w:rsid w:val="00C36FCE"/>
    <w:rsid w:val="00C3709B"/>
    <w:rsid w:val="00C37224"/>
    <w:rsid w:val="00C377D3"/>
    <w:rsid w:val="00C3781A"/>
    <w:rsid w:val="00C379F1"/>
    <w:rsid w:val="00C37BF8"/>
    <w:rsid w:val="00C37C1A"/>
    <w:rsid w:val="00C407B5"/>
    <w:rsid w:val="00C40D84"/>
    <w:rsid w:val="00C40DAF"/>
    <w:rsid w:val="00C40EDF"/>
    <w:rsid w:val="00C41070"/>
    <w:rsid w:val="00C41114"/>
    <w:rsid w:val="00C413F0"/>
    <w:rsid w:val="00C41A8B"/>
    <w:rsid w:val="00C41D62"/>
    <w:rsid w:val="00C422DC"/>
    <w:rsid w:val="00C42DB2"/>
    <w:rsid w:val="00C432E9"/>
    <w:rsid w:val="00C43485"/>
    <w:rsid w:val="00C4349E"/>
    <w:rsid w:val="00C4380D"/>
    <w:rsid w:val="00C43D90"/>
    <w:rsid w:val="00C43DC5"/>
    <w:rsid w:val="00C43E71"/>
    <w:rsid w:val="00C43FEC"/>
    <w:rsid w:val="00C440BD"/>
    <w:rsid w:val="00C44161"/>
    <w:rsid w:val="00C4435B"/>
    <w:rsid w:val="00C44487"/>
    <w:rsid w:val="00C4455A"/>
    <w:rsid w:val="00C44B08"/>
    <w:rsid w:val="00C44CAF"/>
    <w:rsid w:val="00C453DC"/>
    <w:rsid w:val="00C45C00"/>
    <w:rsid w:val="00C45C5A"/>
    <w:rsid w:val="00C45FF5"/>
    <w:rsid w:val="00C461DC"/>
    <w:rsid w:val="00C4644F"/>
    <w:rsid w:val="00C464F1"/>
    <w:rsid w:val="00C4650E"/>
    <w:rsid w:val="00C4676F"/>
    <w:rsid w:val="00C46830"/>
    <w:rsid w:val="00C46F77"/>
    <w:rsid w:val="00C473D5"/>
    <w:rsid w:val="00C475C9"/>
    <w:rsid w:val="00C47805"/>
    <w:rsid w:val="00C47883"/>
    <w:rsid w:val="00C47A6F"/>
    <w:rsid w:val="00C47DCA"/>
    <w:rsid w:val="00C47E97"/>
    <w:rsid w:val="00C47EFA"/>
    <w:rsid w:val="00C50097"/>
    <w:rsid w:val="00C50434"/>
    <w:rsid w:val="00C5043B"/>
    <w:rsid w:val="00C50462"/>
    <w:rsid w:val="00C50AC1"/>
    <w:rsid w:val="00C50C56"/>
    <w:rsid w:val="00C50E35"/>
    <w:rsid w:val="00C516D0"/>
    <w:rsid w:val="00C5178D"/>
    <w:rsid w:val="00C517C5"/>
    <w:rsid w:val="00C519E8"/>
    <w:rsid w:val="00C51C0A"/>
    <w:rsid w:val="00C51C8A"/>
    <w:rsid w:val="00C52401"/>
    <w:rsid w:val="00C52474"/>
    <w:rsid w:val="00C52D47"/>
    <w:rsid w:val="00C52E02"/>
    <w:rsid w:val="00C52F42"/>
    <w:rsid w:val="00C53147"/>
    <w:rsid w:val="00C53196"/>
    <w:rsid w:val="00C535DE"/>
    <w:rsid w:val="00C5373D"/>
    <w:rsid w:val="00C539CA"/>
    <w:rsid w:val="00C53C9A"/>
    <w:rsid w:val="00C53D56"/>
    <w:rsid w:val="00C53F7B"/>
    <w:rsid w:val="00C53F8E"/>
    <w:rsid w:val="00C54853"/>
    <w:rsid w:val="00C54857"/>
    <w:rsid w:val="00C548DD"/>
    <w:rsid w:val="00C5499D"/>
    <w:rsid w:val="00C54E8D"/>
    <w:rsid w:val="00C55090"/>
    <w:rsid w:val="00C55583"/>
    <w:rsid w:val="00C5571E"/>
    <w:rsid w:val="00C55BAA"/>
    <w:rsid w:val="00C55D52"/>
    <w:rsid w:val="00C560EF"/>
    <w:rsid w:val="00C562F5"/>
    <w:rsid w:val="00C5631D"/>
    <w:rsid w:val="00C56534"/>
    <w:rsid w:val="00C56EB0"/>
    <w:rsid w:val="00C56F7A"/>
    <w:rsid w:val="00C570DD"/>
    <w:rsid w:val="00C572DE"/>
    <w:rsid w:val="00C574BD"/>
    <w:rsid w:val="00C57A8B"/>
    <w:rsid w:val="00C57C33"/>
    <w:rsid w:val="00C57CD1"/>
    <w:rsid w:val="00C57E94"/>
    <w:rsid w:val="00C57F11"/>
    <w:rsid w:val="00C60094"/>
    <w:rsid w:val="00C60174"/>
    <w:rsid w:val="00C609FE"/>
    <w:rsid w:val="00C617C2"/>
    <w:rsid w:val="00C618C2"/>
    <w:rsid w:val="00C618F0"/>
    <w:rsid w:val="00C61CC2"/>
    <w:rsid w:val="00C6230C"/>
    <w:rsid w:val="00C626BD"/>
    <w:rsid w:val="00C62953"/>
    <w:rsid w:val="00C62E70"/>
    <w:rsid w:val="00C62E82"/>
    <w:rsid w:val="00C62F7C"/>
    <w:rsid w:val="00C630A9"/>
    <w:rsid w:val="00C63291"/>
    <w:rsid w:val="00C635B7"/>
    <w:rsid w:val="00C63906"/>
    <w:rsid w:val="00C6391E"/>
    <w:rsid w:val="00C63AC8"/>
    <w:rsid w:val="00C63CED"/>
    <w:rsid w:val="00C64024"/>
    <w:rsid w:val="00C64067"/>
    <w:rsid w:val="00C64118"/>
    <w:rsid w:val="00C642CC"/>
    <w:rsid w:val="00C64455"/>
    <w:rsid w:val="00C64692"/>
    <w:rsid w:val="00C647C1"/>
    <w:rsid w:val="00C64903"/>
    <w:rsid w:val="00C64976"/>
    <w:rsid w:val="00C65648"/>
    <w:rsid w:val="00C65714"/>
    <w:rsid w:val="00C65719"/>
    <w:rsid w:val="00C65793"/>
    <w:rsid w:val="00C65951"/>
    <w:rsid w:val="00C65DB8"/>
    <w:rsid w:val="00C65E29"/>
    <w:rsid w:val="00C6616C"/>
    <w:rsid w:val="00C66652"/>
    <w:rsid w:val="00C66832"/>
    <w:rsid w:val="00C66BCA"/>
    <w:rsid w:val="00C66D43"/>
    <w:rsid w:val="00C67306"/>
    <w:rsid w:val="00C673E8"/>
    <w:rsid w:val="00C677EF"/>
    <w:rsid w:val="00C67BE2"/>
    <w:rsid w:val="00C67C7C"/>
    <w:rsid w:val="00C67EF2"/>
    <w:rsid w:val="00C7002A"/>
    <w:rsid w:val="00C701A2"/>
    <w:rsid w:val="00C70262"/>
    <w:rsid w:val="00C7062C"/>
    <w:rsid w:val="00C707E9"/>
    <w:rsid w:val="00C7118F"/>
    <w:rsid w:val="00C71392"/>
    <w:rsid w:val="00C71893"/>
    <w:rsid w:val="00C71C68"/>
    <w:rsid w:val="00C71D7A"/>
    <w:rsid w:val="00C71E19"/>
    <w:rsid w:val="00C71FE8"/>
    <w:rsid w:val="00C720F9"/>
    <w:rsid w:val="00C722BF"/>
    <w:rsid w:val="00C72A05"/>
    <w:rsid w:val="00C72A59"/>
    <w:rsid w:val="00C72ACA"/>
    <w:rsid w:val="00C72D9B"/>
    <w:rsid w:val="00C72DD6"/>
    <w:rsid w:val="00C72FD3"/>
    <w:rsid w:val="00C73167"/>
    <w:rsid w:val="00C73175"/>
    <w:rsid w:val="00C732EF"/>
    <w:rsid w:val="00C73865"/>
    <w:rsid w:val="00C739CF"/>
    <w:rsid w:val="00C73A26"/>
    <w:rsid w:val="00C73A99"/>
    <w:rsid w:val="00C73CBF"/>
    <w:rsid w:val="00C73D63"/>
    <w:rsid w:val="00C73E52"/>
    <w:rsid w:val="00C741E6"/>
    <w:rsid w:val="00C74370"/>
    <w:rsid w:val="00C7494A"/>
    <w:rsid w:val="00C74CF2"/>
    <w:rsid w:val="00C751F1"/>
    <w:rsid w:val="00C752DD"/>
    <w:rsid w:val="00C75404"/>
    <w:rsid w:val="00C75632"/>
    <w:rsid w:val="00C75689"/>
    <w:rsid w:val="00C75746"/>
    <w:rsid w:val="00C75F79"/>
    <w:rsid w:val="00C76159"/>
    <w:rsid w:val="00C762B2"/>
    <w:rsid w:val="00C76726"/>
    <w:rsid w:val="00C76B5A"/>
    <w:rsid w:val="00C76C40"/>
    <w:rsid w:val="00C76CAD"/>
    <w:rsid w:val="00C77006"/>
    <w:rsid w:val="00C771E2"/>
    <w:rsid w:val="00C77716"/>
    <w:rsid w:val="00C777C1"/>
    <w:rsid w:val="00C7782B"/>
    <w:rsid w:val="00C779C7"/>
    <w:rsid w:val="00C77BC5"/>
    <w:rsid w:val="00C802DC"/>
    <w:rsid w:val="00C80513"/>
    <w:rsid w:val="00C80553"/>
    <w:rsid w:val="00C80BA0"/>
    <w:rsid w:val="00C80C06"/>
    <w:rsid w:val="00C80E18"/>
    <w:rsid w:val="00C80EF0"/>
    <w:rsid w:val="00C80F7D"/>
    <w:rsid w:val="00C8134B"/>
    <w:rsid w:val="00C8141F"/>
    <w:rsid w:val="00C81550"/>
    <w:rsid w:val="00C81771"/>
    <w:rsid w:val="00C817E5"/>
    <w:rsid w:val="00C819A0"/>
    <w:rsid w:val="00C81C2E"/>
    <w:rsid w:val="00C81D77"/>
    <w:rsid w:val="00C81DD8"/>
    <w:rsid w:val="00C81F12"/>
    <w:rsid w:val="00C81F1F"/>
    <w:rsid w:val="00C81FD7"/>
    <w:rsid w:val="00C82616"/>
    <w:rsid w:val="00C82668"/>
    <w:rsid w:val="00C82C08"/>
    <w:rsid w:val="00C82CE2"/>
    <w:rsid w:val="00C82D93"/>
    <w:rsid w:val="00C82FD7"/>
    <w:rsid w:val="00C83184"/>
    <w:rsid w:val="00C8328C"/>
    <w:rsid w:val="00C83497"/>
    <w:rsid w:val="00C834A8"/>
    <w:rsid w:val="00C837FF"/>
    <w:rsid w:val="00C83D4B"/>
    <w:rsid w:val="00C83DDB"/>
    <w:rsid w:val="00C83E2B"/>
    <w:rsid w:val="00C8400B"/>
    <w:rsid w:val="00C84227"/>
    <w:rsid w:val="00C8424B"/>
    <w:rsid w:val="00C842A9"/>
    <w:rsid w:val="00C84583"/>
    <w:rsid w:val="00C846EC"/>
    <w:rsid w:val="00C848B2"/>
    <w:rsid w:val="00C84AFA"/>
    <w:rsid w:val="00C84FD2"/>
    <w:rsid w:val="00C85149"/>
    <w:rsid w:val="00C852EC"/>
    <w:rsid w:val="00C854E2"/>
    <w:rsid w:val="00C854F0"/>
    <w:rsid w:val="00C8555C"/>
    <w:rsid w:val="00C85596"/>
    <w:rsid w:val="00C856B8"/>
    <w:rsid w:val="00C856EC"/>
    <w:rsid w:val="00C856EE"/>
    <w:rsid w:val="00C857F1"/>
    <w:rsid w:val="00C85AF3"/>
    <w:rsid w:val="00C85C70"/>
    <w:rsid w:val="00C85CFD"/>
    <w:rsid w:val="00C85EC3"/>
    <w:rsid w:val="00C860F1"/>
    <w:rsid w:val="00C861B1"/>
    <w:rsid w:val="00C86357"/>
    <w:rsid w:val="00C86645"/>
    <w:rsid w:val="00C86AB5"/>
    <w:rsid w:val="00C86EF5"/>
    <w:rsid w:val="00C8730C"/>
    <w:rsid w:val="00C876F5"/>
    <w:rsid w:val="00C87946"/>
    <w:rsid w:val="00C87BC1"/>
    <w:rsid w:val="00C87DD2"/>
    <w:rsid w:val="00C90170"/>
    <w:rsid w:val="00C901C3"/>
    <w:rsid w:val="00C903DC"/>
    <w:rsid w:val="00C90737"/>
    <w:rsid w:val="00C90915"/>
    <w:rsid w:val="00C90A5E"/>
    <w:rsid w:val="00C90BA4"/>
    <w:rsid w:val="00C90D17"/>
    <w:rsid w:val="00C912ED"/>
    <w:rsid w:val="00C91433"/>
    <w:rsid w:val="00C91597"/>
    <w:rsid w:val="00C915F7"/>
    <w:rsid w:val="00C923BE"/>
    <w:rsid w:val="00C928F0"/>
    <w:rsid w:val="00C9293B"/>
    <w:rsid w:val="00C9299B"/>
    <w:rsid w:val="00C92B81"/>
    <w:rsid w:val="00C92CB7"/>
    <w:rsid w:val="00C9302C"/>
    <w:rsid w:val="00C93031"/>
    <w:rsid w:val="00C933D8"/>
    <w:rsid w:val="00C93420"/>
    <w:rsid w:val="00C9396D"/>
    <w:rsid w:val="00C93A21"/>
    <w:rsid w:val="00C9434A"/>
    <w:rsid w:val="00C9436E"/>
    <w:rsid w:val="00C94443"/>
    <w:rsid w:val="00C94447"/>
    <w:rsid w:val="00C944F7"/>
    <w:rsid w:val="00C94703"/>
    <w:rsid w:val="00C94714"/>
    <w:rsid w:val="00C948A1"/>
    <w:rsid w:val="00C94AEB"/>
    <w:rsid w:val="00C94CC7"/>
    <w:rsid w:val="00C94F99"/>
    <w:rsid w:val="00C95063"/>
    <w:rsid w:val="00C9516C"/>
    <w:rsid w:val="00C95197"/>
    <w:rsid w:val="00C952A9"/>
    <w:rsid w:val="00C95E7D"/>
    <w:rsid w:val="00C95F88"/>
    <w:rsid w:val="00C95FC7"/>
    <w:rsid w:val="00C96252"/>
    <w:rsid w:val="00C963F2"/>
    <w:rsid w:val="00C965C2"/>
    <w:rsid w:val="00C96623"/>
    <w:rsid w:val="00C96670"/>
    <w:rsid w:val="00C9668A"/>
    <w:rsid w:val="00C968A6"/>
    <w:rsid w:val="00C968E1"/>
    <w:rsid w:val="00C96C89"/>
    <w:rsid w:val="00C96D0F"/>
    <w:rsid w:val="00C97269"/>
    <w:rsid w:val="00C972BB"/>
    <w:rsid w:val="00C9785F"/>
    <w:rsid w:val="00C978E1"/>
    <w:rsid w:val="00C9796C"/>
    <w:rsid w:val="00C97A91"/>
    <w:rsid w:val="00C97DAA"/>
    <w:rsid w:val="00C97DB1"/>
    <w:rsid w:val="00C97DB3"/>
    <w:rsid w:val="00CA0224"/>
    <w:rsid w:val="00CA02FF"/>
    <w:rsid w:val="00CA03C0"/>
    <w:rsid w:val="00CA06DE"/>
    <w:rsid w:val="00CA0819"/>
    <w:rsid w:val="00CA0C72"/>
    <w:rsid w:val="00CA0F26"/>
    <w:rsid w:val="00CA0FA4"/>
    <w:rsid w:val="00CA0FF3"/>
    <w:rsid w:val="00CA12B3"/>
    <w:rsid w:val="00CA160B"/>
    <w:rsid w:val="00CA18D1"/>
    <w:rsid w:val="00CA1DED"/>
    <w:rsid w:val="00CA1E40"/>
    <w:rsid w:val="00CA2007"/>
    <w:rsid w:val="00CA2790"/>
    <w:rsid w:val="00CA293B"/>
    <w:rsid w:val="00CA2B5C"/>
    <w:rsid w:val="00CA2C13"/>
    <w:rsid w:val="00CA2FF5"/>
    <w:rsid w:val="00CA3085"/>
    <w:rsid w:val="00CA36C4"/>
    <w:rsid w:val="00CA36E0"/>
    <w:rsid w:val="00CA37DD"/>
    <w:rsid w:val="00CA3CF3"/>
    <w:rsid w:val="00CA3E60"/>
    <w:rsid w:val="00CA3E88"/>
    <w:rsid w:val="00CA4215"/>
    <w:rsid w:val="00CA4490"/>
    <w:rsid w:val="00CA47DC"/>
    <w:rsid w:val="00CA4A37"/>
    <w:rsid w:val="00CA4C5D"/>
    <w:rsid w:val="00CA4EF7"/>
    <w:rsid w:val="00CA51F0"/>
    <w:rsid w:val="00CA57C1"/>
    <w:rsid w:val="00CA5C71"/>
    <w:rsid w:val="00CA5E37"/>
    <w:rsid w:val="00CA61C8"/>
    <w:rsid w:val="00CA633A"/>
    <w:rsid w:val="00CA6364"/>
    <w:rsid w:val="00CA6563"/>
    <w:rsid w:val="00CA67E4"/>
    <w:rsid w:val="00CA6C3E"/>
    <w:rsid w:val="00CA707B"/>
    <w:rsid w:val="00CA7346"/>
    <w:rsid w:val="00CA73AA"/>
    <w:rsid w:val="00CA75DE"/>
    <w:rsid w:val="00CA7772"/>
    <w:rsid w:val="00CA77CC"/>
    <w:rsid w:val="00CA7CB3"/>
    <w:rsid w:val="00CB026D"/>
    <w:rsid w:val="00CB05E4"/>
    <w:rsid w:val="00CB073E"/>
    <w:rsid w:val="00CB080A"/>
    <w:rsid w:val="00CB0834"/>
    <w:rsid w:val="00CB0913"/>
    <w:rsid w:val="00CB0F1A"/>
    <w:rsid w:val="00CB1B4A"/>
    <w:rsid w:val="00CB1C2B"/>
    <w:rsid w:val="00CB1C6B"/>
    <w:rsid w:val="00CB1C8D"/>
    <w:rsid w:val="00CB1C9A"/>
    <w:rsid w:val="00CB1CDE"/>
    <w:rsid w:val="00CB1EB8"/>
    <w:rsid w:val="00CB1EC8"/>
    <w:rsid w:val="00CB23B8"/>
    <w:rsid w:val="00CB23F3"/>
    <w:rsid w:val="00CB2646"/>
    <w:rsid w:val="00CB27E8"/>
    <w:rsid w:val="00CB29F1"/>
    <w:rsid w:val="00CB2D86"/>
    <w:rsid w:val="00CB324D"/>
    <w:rsid w:val="00CB335F"/>
    <w:rsid w:val="00CB389D"/>
    <w:rsid w:val="00CB3C8E"/>
    <w:rsid w:val="00CB3F12"/>
    <w:rsid w:val="00CB413F"/>
    <w:rsid w:val="00CB4629"/>
    <w:rsid w:val="00CB4759"/>
    <w:rsid w:val="00CB4DC1"/>
    <w:rsid w:val="00CB54A2"/>
    <w:rsid w:val="00CB56EA"/>
    <w:rsid w:val="00CB596F"/>
    <w:rsid w:val="00CB5C51"/>
    <w:rsid w:val="00CB615E"/>
    <w:rsid w:val="00CB6269"/>
    <w:rsid w:val="00CB6C18"/>
    <w:rsid w:val="00CB721A"/>
    <w:rsid w:val="00CB7599"/>
    <w:rsid w:val="00CB75B3"/>
    <w:rsid w:val="00CB77CA"/>
    <w:rsid w:val="00CB7906"/>
    <w:rsid w:val="00CB799A"/>
    <w:rsid w:val="00CC01F5"/>
    <w:rsid w:val="00CC04EA"/>
    <w:rsid w:val="00CC0748"/>
    <w:rsid w:val="00CC0944"/>
    <w:rsid w:val="00CC0EFE"/>
    <w:rsid w:val="00CC14A0"/>
    <w:rsid w:val="00CC16A9"/>
    <w:rsid w:val="00CC1CC8"/>
    <w:rsid w:val="00CC1DF0"/>
    <w:rsid w:val="00CC2241"/>
    <w:rsid w:val="00CC2546"/>
    <w:rsid w:val="00CC2687"/>
    <w:rsid w:val="00CC2852"/>
    <w:rsid w:val="00CC2CC1"/>
    <w:rsid w:val="00CC2D33"/>
    <w:rsid w:val="00CC35AA"/>
    <w:rsid w:val="00CC35EA"/>
    <w:rsid w:val="00CC3783"/>
    <w:rsid w:val="00CC383C"/>
    <w:rsid w:val="00CC39F6"/>
    <w:rsid w:val="00CC3B18"/>
    <w:rsid w:val="00CC3C55"/>
    <w:rsid w:val="00CC3C8E"/>
    <w:rsid w:val="00CC3E80"/>
    <w:rsid w:val="00CC4036"/>
    <w:rsid w:val="00CC45B5"/>
    <w:rsid w:val="00CC4760"/>
    <w:rsid w:val="00CC4C5E"/>
    <w:rsid w:val="00CC4C90"/>
    <w:rsid w:val="00CC501D"/>
    <w:rsid w:val="00CC5336"/>
    <w:rsid w:val="00CC5490"/>
    <w:rsid w:val="00CC56AC"/>
    <w:rsid w:val="00CC571F"/>
    <w:rsid w:val="00CC6080"/>
    <w:rsid w:val="00CC6215"/>
    <w:rsid w:val="00CC6491"/>
    <w:rsid w:val="00CC6DFD"/>
    <w:rsid w:val="00CC6F8B"/>
    <w:rsid w:val="00CC700D"/>
    <w:rsid w:val="00CC7049"/>
    <w:rsid w:val="00CC70AB"/>
    <w:rsid w:val="00CC717B"/>
    <w:rsid w:val="00CC71E7"/>
    <w:rsid w:val="00CC7502"/>
    <w:rsid w:val="00CC7602"/>
    <w:rsid w:val="00CC7879"/>
    <w:rsid w:val="00CC7FC4"/>
    <w:rsid w:val="00CD0547"/>
    <w:rsid w:val="00CD062E"/>
    <w:rsid w:val="00CD0DE7"/>
    <w:rsid w:val="00CD0F41"/>
    <w:rsid w:val="00CD0F4F"/>
    <w:rsid w:val="00CD0FA1"/>
    <w:rsid w:val="00CD10CF"/>
    <w:rsid w:val="00CD10EA"/>
    <w:rsid w:val="00CD117B"/>
    <w:rsid w:val="00CD13F9"/>
    <w:rsid w:val="00CD141D"/>
    <w:rsid w:val="00CD1799"/>
    <w:rsid w:val="00CD186F"/>
    <w:rsid w:val="00CD1A8D"/>
    <w:rsid w:val="00CD1AF1"/>
    <w:rsid w:val="00CD1FD4"/>
    <w:rsid w:val="00CD207B"/>
    <w:rsid w:val="00CD21B0"/>
    <w:rsid w:val="00CD2221"/>
    <w:rsid w:val="00CD2430"/>
    <w:rsid w:val="00CD269C"/>
    <w:rsid w:val="00CD292A"/>
    <w:rsid w:val="00CD29EA"/>
    <w:rsid w:val="00CD2BC3"/>
    <w:rsid w:val="00CD2CB0"/>
    <w:rsid w:val="00CD30DA"/>
    <w:rsid w:val="00CD311E"/>
    <w:rsid w:val="00CD3577"/>
    <w:rsid w:val="00CD372C"/>
    <w:rsid w:val="00CD3888"/>
    <w:rsid w:val="00CD38E9"/>
    <w:rsid w:val="00CD3923"/>
    <w:rsid w:val="00CD3A78"/>
    <w:rsid w:val="00CD3AB8"/>
    <w:rsid w:val="00CD3B31"/>
    <w:rsid w:val="00CD3E4A"/>
    <w:rsid w:val="00CD3F0F"/>
    <w:rsid w:val="00CD42B8"/>
    <w:rsid w:val="00CD445C"/>
    <w:rsid w:val="00CD44B9"/>
    <w:rsid w:val="00CD44F1"/>
    <w:rsid w:val="00CD4519"/>
    <w:rsid w:val="00CD4BFD"/>
    <w:rsid w:val="00CD4D75"/>
    <w:rsid w:val="00CD4E99"/>
    <w:rsid w:val="00CD50E0"/>
    <w:rsid w:val="00CD5433"/>
    <w:rsid w:val="00CD54D6"/>
    <w:rsid w:val="00CD5A4F"/>
    <w:rsid w:val="00CD5AAF"/>
    <w:rsid w:val="00CD5CC2"/>
    <w:rsid w:val="00CD6718"/>
    <w:rsid w:val="00CD6960"/>
    <w:rsid w:val="00CD6AE0"/>
    <w:rsid w:val="00CD71E1"/>
    <w:rsid w:val="00CD726B"/>
    <w:rsid w:val="00CD727F"/>
    <w:rsid w:val="00CD73F5"/>
    <w:rsid w:val="00CD788B"/>
    <w:rsid w:val="00CE02E4"/>
    <w:rsid w:val="00CE05D1"/>
    <w:rsid w:val="00CE0BB1"/>
    <w:rsid w:val="00CE0C25"/>
    <w:rsid w:val="00CE0D49"/>
    <w:rsid w:val="00CE109C"/>
    <w:rsid w:val="00CE115E"/>
    <w:rsid w:val="00CE159B"/>
    <w:rsid w:val="00CE18C0"/>
    <w:rsid w:val="00CE1BD3"/>
    <w:rsid w:val="00CE1E56"/>
    <w:rsid w:val="00CE1F3D"/>
    <w:rsid w:val="00CE1F8C"/>
    <w:rsid w:val="00CE22BD"/>
    <w:rsid w:val="00CE2917"/>
    <w:rsid w:val="00CE2A0D"/>
    <w:rsid w:val="00CE2B9B"/>
    <w:rsid w:val="00CE2F27"/>
    <w:rsid w:val="00CE33D7"/>
    <w:rsid w:val="00CE37CA"/>
    <w:rsid w:val="00CE3816"/>
    <w:rsid w:val="00CE3CDF"/>
    <w:rsid w:val="00CE3E89"/>
    <w:rsid w:val="00CE43B7"/>
    <w:rsid w:val="00CE43C7"/>
    <w:rsid w:val="00CE45EA"/>
    <w:rsid w:val="00CE4819"/>
    <w:rsid w:val="00CE4DB0"/>
    <w:rsid w:val="00CE4E56"/>
    <w:rsid w:val="00CE4E99"/>
    <w:rsid w:val="00CE5042"/>
    <w:rsid w:val="00CE5462"/>
    <w:rsid w:val="00CE54A5"/>
    <w:rsid w:val="00CE56BB"/>
    <w:rsid w:val="00CE5A67"/>
    <w:rsid w:val="00CE5C0B"/>
    <w:rsid w:val="00CE5CA5"/>
    <w:rsid w:val="00CE5CF0"/>
    <w:rsid w:val="00CE5E53"/>
    <w:rsid w:val="00CE5EE3"/>
    <w:rsid w:val="00CE6073"/>
    <w:rsid w:val="00CE65A6"/>
    <w:rsid w:val="00CE67D4"/>
    <w:rsid w:val="00CE685D"/>
    <w:rsid w:val="00CE6EFE"/>
    <w:rsid w:val="00CE74EA"/>
    <w:rsid w:val="00CE75F7"/>
    <w:rsid w:val="00CE7D6A"/>
    <w:rsid w:val="00CF01AC"/>
    <w:rsid w:val="00CF03B8"/>
    <w:rsid w:val="00CF075D"/>
    <w:rsid w:val="00CF092F"/>
    <w:rsid w:val="00CF0CFA"/>
    <w:rsid w:val="00CF1068"/>
    <w:rsid w:val="00CF1342"/>
    <w:rsid w:val="00CF1657"/>
    <w:rsid w:val="00CF167C"/>
    <w:rsid w:val="00CF17C2"/>
    <w:rsid w:val="00CF194A"/>
    <w:rsid w:val="00CF1F31"/>
    <w:rsid w:val="00CF1F3E"/>
    <w:rsid w:val="00CF20BE"/>
    <w:rsid w:val="00CF25D7"/>
    <w:rsid w:val="00CF26CF"/>
    <w:rsid w:val="00CF294B"/>
    <w:rsid w:val="00CF31C8"/>
    <w:rsid w:val="00CF333F"/>
    <w:rsid w:val="00CF3457"/>
    <w:rsid w:val="00CF3662"/>
    <w:rsid w:val="00CF3AAC"/>
    <w:rsid w:val="00CF3EFF"/>
    <w:rsid w:val="00CF4224"/>
    <w:rsid w:val="00CF4471"/>
    <w:rsid w:val="00CF454F"/>
    <w:rsid w:val="00CF48B5"/>
    <w:rsid w:val="00CF49E7"/>
    <w:rsid w:val="00CF5159"/>
    <w:rsid w:val="00CF515F"/>
    <w:rsid w:val="00CF5457"/>
    <w:rsid w:val="00CF5602"/>
    <w:rsid w:val="00CF5713"/>
    <w:rsid w:val="00CF5972"/>
    <w:rsid w:val="00CF59CE"/>
    <w:rsid w:val="00CF5D95"/>
    <w:rsid w:val="00CF6533"/>
    <w:rsid w:val="00CF6773"/>
    <w:rsid w:val="00CF6CF1"/>
    <w:rsid w:val="00CF6D66"/>
    <w:rsid w:val="00CF6F10"/>
    <w:rsid w:val="00CF70F9"/>
    <w:rsid w:val="00CF73F9"/>
    <w:rsid w:val="00D00069"/>
    <w:rsid w:val="00D0012C"/>
    <w:rsid w:val="00D00B2E"/>
    <w:rsid w:val="00D00CEC"/>
    <w:rsid w:val="00D00F94"/>
    <w:rsid w:val="00D0110F"/>
    <w:rsid w:val="00D012A3"/>
    <w:rsid w:val="00D012E4"/>
    <w:rsid w:val="00D014EB"/>
    <w:rsid w:val="00D014F3"/>
    <w:rsid w:val="00D015EB"/>
    <w:rsid w:val="00D01973"/>
    <w:rsid w:val="00D01AD6"/>
    <w:rsid w:val="00D01ADD"/>
    <w:rsid w:val="00D01C52"/>
    <w:rsid w:val="00D01E3F"/>
    <w:rsid w:val="00D01F2E"/>
    <w:rsid w:val="00D01FF8"/>
    <w:rsid w:val="00D02118"/>
    <w:rsid w:val="00D0265A"/>
    <w:rsid w:val="00D026B6"/>
    <w:rsid w:val="00D02705"/>
    <w:rsid w:val="00D02B93"/>
    <w:rsid w:val="00D02C82"/>
    <w:rsid w:val="00D03390"/>
    <w:rsid w:val="00D0354C"/>
    <w:rsid w:val="00D035FA"/>
    <w:rsid w:val="00D0399C"/>
    <w:rsid w:val="00D03B61"/>
    <w:rsid w:val="00D03D11"/>
    <w:rsid w:val="00D03E7A"/>
    <w:rsid w:val="00D041B5"/>
    <w:rsid w:val="00D0420A"/>
    <w:rsid w:val="00D0465D"/>
    <w:rsid w:val="00D049B1"/>
    <w:rsid w:val="00D04B04"/>
    <w:rsid w:val="00D053E3"/>
    <w:rsid w:val="00D05596"/>
    <w:rsid w:val="00D058F0"/>
    <w:rsid w:val="00D05C5C"/>
    <w:rsid w:val="00D05D1B"/>
    <w:rsid w:val="00D06533"/>
    <w:rsid w:val="00D06567"/>
    <w:rsid w:val="00D068EE"/>
    <w:rsid w:val="00D06978"/>
    <w:rsid w:val="00D06B3B"/>
    <w:rsid w:val="00D06DCF"/>
    <w:rsid w:val="00D073A2"/>
    <w:rsid w:val="00D07663"/>
    <w:rsid w:val="00D0778A"/>
    <w:rsid w:val="00D07AB6"/>
    <w:rsid w:val="00D07DAF"/>
    <w:rsid w:val="00D07EE1"/>
    <w:rsid w:val="00D07F1A"/>
    <w:rsid w:val="00D1002E"/>
    <w:rsid w:val="00D10812"/>
    <w:rsid w:val="00D10BFC"/>
    <w:rsid w:val="00D10FE2"/>
    <w:rsid w:val="00D1119A"/>
    <w:rsid w:val="00D115E3"/>
    <w:rsid w:val="00D11860"/>
    <w:rsid w:val="00D11E02"/>
    <w:rsid w:val="00D11EE1"/>
    <w:rsid w:val="00D1253D"/>
    <w:rsid w:val="00D12944"/>
    <w:rsid w:val="00D12A72"/>
    <w:rsid w:val="00D1314A"/>
    <w:rsid w:val="00D132C9"/>
    <w:rsid w:val="00D1340F"/>
    <w:rsid w:val="00D13834"/>
    <w:rsid w:val="00D13901"/>
    <w:rsid w:val="00D1391F"/>
    <w:rsid w:val="00D1392E"/>
    <w:rsid w:val="00D13A83"/>
    <w:rsid w:val="00D13C35"/>
    <w:rsid w:val="00D13E50"/>
    <w:rsid w:val="00D14059"/>
    <w:rsid w:val="00D14191"/>
    <w:rsid w:val="00D142E9"/>
    <w:rsid w:val="00D144E7"/>
    <w:rsid w:val="00D148E9"/>
    <w:rsid w:val="00D151E6"/>
    <w:rsid w:val="00D153C8"/>
    <w:rsid w:val="00D15474"/>
    <w:rsid w:val="00D15627"/>
    <w:rsid w:val="00D157F1"/>
    <w:rsid w:val="00D15B69"/>
    <w:rsid w:val="00D15D77"/>
    <w:rsid w:val="00D15E12"/>
    <w:rsid w:val="00D16162"/>
    <w:rsid w:val="00D16837"/>
    <w:rsid w:val="00D16C92"/>
    <w:rsid w:val="00D16DE8"/>
    <w:rsid w:val="00D1701B"/>
    <w:rsid w:val="00D1721D"/>
    <w:rsid w:val="00D1785B"/>
    <w:rsid w:val="00D178AD"/>
    <w:rsid w:val="00D1796E"/>
    <w:rsid w:val="00D17F0F"/>
    <w:rsid w:val="00D200B2"/>
    <w:rsid w:val="00D2018E"/>
    <w:rsid w:val="00D2026A"/>
    <w:rsid w:val="00D202C7"/>
    <w:rsid w:val="00D20572"/>
    <w:rsid w:val="00D20A48"/>
    <w:rsid w:val="00D20A74"/>
    <w:rsid w:val="00D20B17"/>
    <w:rsid w:val="00D20CAE"/>
    <w:rsid w:val="00D20D6E"/>
    <w:rsid w:val="00D211BD"/>
    <w:rsid w:val="00D2132C"/>
    <w:rsid w:val="00D2141D"/>
    <w:rsid w:val="00D21713"/>
    <w:rsid w:val="00D21742"/>
    <w:rsid w:val="00D21885"/>
    <w:rsid w:val="00D21ADA"/>
    <w:rsid w:val="00D21C96"/>
    <w:rsid w:val="00D21DE6"/>
    <w:rsid w:val="00D220A5"/>
    <w:rsid w:val="00D221FA"/>
    <w:rsid w:val="00D2227C"/>
    <w:rsid w:val="00D222B5"/>
    <w:rsid w:val="00D228BC"/>
    <w:rsid w:val="00D22C91"/>
    <w:rsid w:val="00D23177"/>
    <w:rsid w:val="00D231EF"/>
    <w:rsid w:val="00D23313"/>
    <w:rsid w:val="00D234C9"/>
    <w:rsid w:val="00D235AD"/>
    <w:rsid w:val="00D23712"/>
    <w:rsid w:val="00D238C1"/>
    <w:rsid w:val="00D239B5"/>
    <w:rsid w:val="00D239D0"/>
    <w:rsid w:val="00D23A12"/>
    <w:rsid w:val="00D23B28"/>
    <w:rsid w:val="00D23E01"/>
    <w:rsid w:val="00D2448A"/>
    <w:rsid w:val="00D24533"/>
    <w:rsid w:val="00D249E0"/>
    <w:rsid w:val="00D24DE7"/>
    <w:rsid w:val="00D24FC9"/>
    <w:rsid w:val="00D2514F"/>
    <w:rsid w:val="00D2546E"/>
    <w:rsid w:val="00D255EE"/>
    <w:rsid w:val="00D255FC"/>
    <w:rsid w:val="00D25707"/>
    <w:rsid w:val="00D25C67"/>
    <w:rsid w:val="00D2614A"/>
    <w:rsid w:val="00D261AF"/>
    <w:rsid w:val="00D27095"/>
    <w:rsid w:val="00D270AA"/>
    <w:rsid w:val="00D271C3"/>
    <w:rsid w:val="00D273C5"/>
    <w:rsid w:val="00D27431"/>
    <w:rsid w:val="00D2773F"/>
    <w:rsid w:val="00D2785E"/>
    <w:rsid w:val="00D27A29"/>
    <w:rsid w:val="00D27A4E"/>
    <w:rsid w:val="00D27AB2"/>
    <w:rsid w:val="00D27B99"/>
    <w:rsid w:val="00D27CBB"/>
    <w:rsid w:val="00D27DA3"/>
    <w:rsid w:val="00D27FDD"/>
    <w:rsid w:val="00D302FE"/>
    <w:rsid w:val="00D3046D"/>
    <w:rsid w:val="00D3046F"/>
    <w:rsid w:val="00D3078A"/>
    <w:rsid w:val="00D307B9"/>
    <w:rsid w:val="00D3115B"/>
    <w:rsid w:val="00D3162B"/>
    <w:rsid w:val="00D316EB"/>
    <w:rsid w:val="00D31902"/>
    <w:rsid w:val="00D31D0F"/>
    <w:rsid w:val="00D31F4A"/>
    <w:rsid w:val="00D321C4"/>
    <w:rsid w:val="00D3228B"/>
    <w:rsid w:val="00D32570"/>
    <w:rsid w:val="00D325A9"/>
    <w:rsid w:val="00D3269E"/>
    <w:rsid w:val="00D32925"/>
    <w:rsid w:val="00D33012"/>
    <w:rsid w:val="00D330EC"/>
    <w:rsid w:val="00D33381"/>
    <w:rsid w:val="00D336BA"/>
    <w:rsid w:val="00D336CA"/>
    <w:rsid w:val="00D33BE9"/>
    <w:rsid w:val="00D33BF4"/>
    <w:rsid w:val="00D33C06"/>
    <w:rsid w:val="00D33FBF"/>
    <w:rsid w:val="00D34093"/>
    <w:rsid w:val="00D341B3"/>
    <w:rsid w:val="00D34203"/>
    <w:rsid w:val="00D34274"/>
    <w:rsid w:val="00D342D4"/>
    <w:rsid w:val="00D343D2"/>
    <w:rsid w:val="00D34946"/>
    <w:rsid w:val="00D34A95"/>
    <w:rsid w:val="00D34D3F"/>
    <w:rsid w:val="00D34E83"/>
    <w:rsid w:val="00D34EA7"/>
    <w:rsid w:val="00D34FA1"/>
    <w:rsid w:val="00D352B1"/>
    <w:rsid w:val="00D352CB"/>
    <w:rsid w:val="00D35413"/>
    <w:rsid w:val="00D356B5"/>
    <w:rsid w:val="00D35C3D"/>
    <w:rsid w:val="00D35CCD"/>
    <w:rsid w:val="00D35EE4"/>
    <w:rsid w:val="00D36171"/>
    <w:rsid w:val="00D363FE"/>
    <w:rsid w:val="00D365CB"/>
    <w:rsid w:val="00D373EA"/>
    <w:rsid w:val="00D376D0"/>
    <w:rsid w:val="00D378C4"/>
    <w:rsid w:val="00D378D0"/>
    <w:rsid w:val="00D37962"/>
    <w:rsid w:val="00D37CE8"/>
    <w:rsid w:val="00D37D31"/>
    <w:rsid w:val="00D37DD5"/>
    <w:rsid w:val="00D40222"/>
    <w:rsid w:val="00D40309"/>
    <w:rsid w:val="00D40A0C"/>
    <w:rsid w:val="00D410E2"/>
    <w:rsid w:val="00D41153"/>
    <w:rsid w:val="00D412B5"/>
    <w:rsid w:val="00D41560"/>
    <w:rsid w:val="00D41DD6"/>
    <w:rsid w:val="00D426CD"/>
    <w:rsid w:val="00D42940"/>
    <w:rsid w:val="00D42BD8"/>
    <w:rsid w:val="00D42C5F"/>
    <w:rsid w:val="00D42CD8"/>
    <w:rsid w:val="00D42E22"/>
    <w:rsid w:val="00D42F3B"/>
    <w:rsid w:val="00D43001"/>
    <w:rsid w:val="00D43025"/>
    <w:rsid w:val="00D4331C"/>
    <w:rsid w:val="00D4344A"/>
    <w:rsid w:val="00D43484"/>
    <w:rsid w:val="00D437EE"/>
    <w:rsid w:val="00D43A39"/>
    <w:rsid w:val="00D43A89"/>
    <w:rsid w:val="00D43F8A"/>
    <w:rsid w:val="00D4401D"/>
    <w:rsid w:val="00D44462"/>
    <w:rsid w:val="00D44521"/>
    <w:rsid w:val="00D44940"/>
    <w:rsid w:val="00D44B8D"/>
    <w:rsid w:val="00D44CAB"/>
    <w:rsid w:val="00D44D95"/>
    <w:rsid w:val="00D4511B"/>
    <w:rsid w:val="00D4564D"/>
    <w:rsid w:val="00D45655"/>
    <w:rsid w:val="00D456CF"/>
    <w:rsid w:val="00D45972"/>
    <w:rsid w:val="00D45B4C"/>
    <w:rsid w:val="00D45D85"/>
    <w:rsid w:val="00D45DFB"/>
    <w:rsid w:val="00D45E0D"/>
    <w:rsid w:val="00D45EC9"/>
    <w:rsid w:val="00D46044"/>
    <w:rsid w:val="00D4609B"/>
    <w:rsid w:val="00D46319"/>
    <w:rsid w:val="00D4640F"/>
    <w:rsid w:val="00D465E3"/>
    <w:rsid w:val="00D46732"/>
    <w:rsid w:val="00D4679C"/>
    <w:rsid w:val="00D47166"/>
    <w:rsid w:val="00D472C6"/>
    <w:rsid w:val="00D47339"/>
    <w:rsid w:val="00D5008A"/>
    <w:rsid w:val="00D502E0"/>
    <w:rsid w:val="00D505EB"/>
    <w:rsid w:val="00D50998"/>
    <w:rsid w:val="00D50B9B"/>
    <w:rsid w:val="00D50DF3"/>
    <w:rsid w:val="00D513BD"/>
    <w:rsid w:val="00D51AE7"/>
    <w:rsid w:val="00D51C15"/>
    <w:rsid w:val="00D51CC1"/>
    <w:rsid w:val="00D51E72"/>
    <w:rsid w:val="00D51FFA"/>
    <w:rsid w:val="00D52173"/>
    <w:rsid w:val="00D52247"/>
    <w:rsid w:val="00D527C1"/>
    <w:rsid w:val="00D52E72"/>
    <w:rsid w:val="00D53023"/>
    <w:rsid w:val="00D530E9"/>
    <w:rsid w:val="00D5312C"/>
    <w:rsid w:val="00D5343E"/>
    <w:rsid w:val="00D53C4B"/>
    <w:rsid w:val="00D53CE6"/>
    <w:rsid w:val="00D541D6"/>
    <w:rsid w:val="00D54433"/>
    <w:rsid w:val="00D54627"/>
    <w:rsid w:val="00D546E1"/>
    <w:rsid w:val="00D54770"/>
    <w:rsid w:val="00D54A7C"/>
    <w:rsid w:val="00D54D72"/>
    <w:rsid w:val="00D55109"/>
    <w:rsid w:val="00D551FA"/>
    <w:rsid w:val="00D5524C"/>
    <w:rsid w:val="00D555EB"/>
    <w:rsid w:val="00D5571B"/>
    <w:rsid w:val="00D55802"/>
    <w:rsid w:val="00D55A0F"/>
    <w:rsid w:val="00D55FE1"/>
    <w:rsid w:val="00D5634A"/>
    <w:rsid w:val="00D56785"/>
    <w:rsid w:val="00D56C12"/>
    <w:rsid w:val="00D56CE5"/>
    <w:rsid w:val="00D56D6C"/>
    <w:rsid w:val="00D57004"/>
    <w:rsid w:val="00D57567"/>
    <w:rsid w:val="00D57757"/>
    <w:rsid w:val="00D57BAD"/>
    <w:rsid w:val="00D57C93"/>
    <w:rsid w:val="00D57CF9"/>
    <w:rsid w:val="00D57F17"/>
    <w:rsid w:val="00D60038"/>
    <w:rsid w:val="00D60429"/>
    <w:rsid w:val="00D6071C"/>
    <w:rsid w:val="00D60743"/>
    <w:rsid w:val="00D6099B"/>
    <w:rsid w:val="00D609DE"/>
    <w:rsid w:val="00D60AA0"/>
    <w:rsid w:val="00D60BDD"/>
    <w:rsid w:val="00D60EA9"/>
    <w:rsid w:val="00D61B8A"/>
    <w:rsid w:val="00D61CC9"/>
    <w:rsid w:val="00D621DA"/>
    <w:rsid w:val="00D6225E"/>
    <w:rsid w:val="00D622AA"/>
    <w:rsid w:val="00D62340"/>
    <w:rsid w:val="00D626A7"/>
    <w:rsid w:val="00D627AA"/>
    <w:rsid w:val="00D62912"/>
    <w:rsid w:val="00D62AB0"/>
    <w:rsid w:val="00D62EEA"/>
    <w:rsid w:val="00D62EF6"/>
    <w:rsid w:val="00D62F76"/>
    <w:rsid w:val="00D631B4"/>
    <w:rsid w:val="00D6324B"/>
    <w:rsid w:val="00D6328A"/>
    <w:rsid w:val="00D63310"/>
    <w:rsid w:val="00D633BC"/>
    <w:rsid w:val="00D633F4"/>
    <w:rsid w:val="00D63DD8"/>
    <w:rsid w:val="00D63DE9"/>
    <w:rsid w:val="00D63E9E"/>
    <w:rsid w:val="00D63F14"/>
    <w:rsid w:val="00D64144"/>
    <w:rsid w:val="00D64760"/>
    <w:rsid w:val="00D6480D"/>
    <w:rsid w:val="00D64A2E"/>
    <w:rsid w:val="00D64B03"/>
    <w:rsid w:val="00D64B1A"/>
    <w:rsid w:val="00D64D5C"/>
    <w:rsid w:val="00D6513E"/>
    <w:rsid w:val="00D65265"/>
    <w:rsid w:val="00D6527D"/>
    <w:rsid w:val="00D65941"/>
    <w:rsid w:val="00D65A2C"/>
    <w:rsid w:val="00D65B08"/>
    <w:rsid w:val="00D65E01"/>
    <w:rsid w:val="00D660C3"/>
    <w:rsid w:val="00D6629E"/>
    <w:rsid w:val="00D66AEE"/>
    <w:rsid w:val="00D66B2D"/>
    <w:rsid w:val="00D66E0D"/>
    <w:rsid w:val="00D67251"/>
    <w:rsid w:val="00D6739E"/>
    <w:rsid w:val="00D675D6"/>
    <w:rsid w:val="00D6778A"/>
    <w:rsid w:val="00D67B4C"/>
    <w:rsid w:val="00D67BFD"/>
    <w:rsid w:val="00D704B1"/>
    <w:rsid w:val="00D70753"/>
    <w:rsid w:val="00D70892"/>
    <w:rsid w:val="00D70A0D"/>
    <w:rsid w:val="00D70B71"/>
    <w:rsid w:val="00D70D92"/>
    <w:rsid w:val="00D719D6"/>
    <w:rsid w:val="00D71C1E"/>
    <w:rsid w:val="00D7235D"/>
    <w:rsid w:val="00D723C9"/>
    <w:rsid w:val="00D7271B"/>
    <w:rsid w:val="00D72CA3"/>
    <w:rsid w:val="00D72DD6"/>
    <w:rsid w:val="00D72DD8"/>
    <w:rsid w:val="00D72E7D"/>
    <w:rsid w:val="00D72EFA"/>
    <w:rsid w:val="00D73262"/>
    <w:rsid w:val="00D73296"/>
    <w:rsid w:val="00D732EF"/>
    <w:rsid w:val="00D73377"/>
    <w:rsid w:val="00D733D5"/>
    <w:rsid w:val="00D7358B"/>
    <w:rsid w:val="00D73705"/>
    <w:rsid w:val="00D73ABA"/>
    <w:rsid w:val="00D73D12"/>
    <w:rsid w:val="00D73F0D"/>
    <w:rsid w:val="00D741FA"/>
    <w:rsid w:val="00D7428C"/>
    <w:rsid w:val="00D74390"/>
    <w:rsid w:val="00D74590"/>
    <w:rsid w:val="00D74635"/>
    <w:rsid w:val="00D74E12"/>
    <w:rsid w:val="00D7559C"/>
    <w:rsid w:val="00D7568A"/>
    <w:rsid w:val="00D75A5D"/>
    <w:rsid w:val="00D75C26"/>
    <w:rsid w:val="00D76357"/>
    <w:rsid w:val="00D76431"/>
    <w:rsid w:val="00D76A50"/>
    <w:rsid w:val="00D77225"/>
    <w:rsid w:val="00D7724C"/>
    <w:rsid w:val="00D77411"/>
    <w:rsid w:val="00D776D0"/>
    <w:rsid w:val="00D77752"/>
    <w:rsid w:val="00D77B1D"/>
    <w:rsid w:val="00D77B67"/>
    <w:rsid w:val="00D77C3C"/>
    <w:rsid w:val="00D77DFE"/>
    <w:rsid w:val="00D77E25"/>
    <w:rsid w:val="00D80221"/>
    <w:rsid w:val="00D80294"/>
    <w:rsid w:val="00D80606"/>
    <w:rsid w:val="00D812FD"/>
    <w:rsid w:val="00D8157C"/>
    <w:rsid w:val="00D81668"/>
    <w:rsid w:val="00D81AC3"/>
    <w:rsid w:val="00D81B27"/>
    <w:rsid w:val="00D8200F"/>
    <w:rsid w:val="00D822B5"/>
    <w:rsid w:val="00D823C1"/>
    <w:rsid w:val="00D82B09"/>
    <w:rsid w:val="00D82C50"/>
    <w:rsid w:val="00D82E8F"/>
    <w:rsid w:val="00D82F8B"/>
    <w:rsid w:val="00D83023"/>
    <w:rsid w:val="00D83213"/>
    <w:rsid w:val="00D83F2D"/>
    <w:rsid w:val="00D83F61"/>
    <w:rsid w:val="00D842C4"/>
    <w:rsid w:val="00D84859"/>
    <w:rsid w:val="00D84956"/>
    <w:rsid w:val="00D84B85"/>
    <w:rsid w:val="00D8508D"/>
    <w:rsid w:val="00D853EF"/>
    <w:rsid w:val="00D85438"/>
    <w:rsid w:val="00D8546F"/>
    <w:rsid w:val="00D85495"/>
    <w:rsid w:val="00D85965"/>
    <w:rsid w:val="00D85AE1"/>
    <w:rsid w:val="00D86235"/>
    <w:rsid w:val="00D86264"/>
    <w:rsid w:val="00D863FB"/>
    <w:rsid w:val="00D865A7"/>
    <w:rsid w:val="00D86795"/>
    <w:rsid w:val="00D86B9C"/>
    <w:rsid w:val="00D86CAA"/>
    <w:rsid w:val="00D86E47"/>
    <w:rsid w:val="00D8717D"/>
    <w:rsid w:val="00D87394"/>
    <w:rsid w:val="00D87527"/>
    <w:rsid w:val="00D8752F"/>
    <w:rsid w:val="00D87938"/>
    <w:rsid w:val="00D87A04"/>
    <w:rsid w:val="00D87C56"/>
    <w:rsid w:val="00D87DA7"/>
    <w:rsid w:val="00D90129"/>
    <w:rsid w:val="00D90161"/>
    <w:rsid w:val="00D9080F"/>
    <w:rsid w:val="00D910D7"/>
    <w:rsid w:val="00D91283"/>
    <w:rsid w:val="00D916F3"/>
    <w:rsid w:val="00D91804"/>
    <w:rsid w:val="00D91C9F"/>
    <w:rsid w:val="00D91F77"/>
    <w:rsid w:val="00D920F6"/>
    <w:rsid w:val="00D9224E"/>
    <w:rsid w:val="00D922D8"/>
    <w:rsid w:val="00D92591"/>
    <w:rsid w:val="00D92627"/>
    <w:rsid w:val="00D9275E"/>
    <w:rsid w:val="00D92872"/>
    <w:rsid w:val="00D92EFA"/>
    <w:rsid w:val="00D93002"/>
    <w:rsid w:val="00D93153"/>
    <w:rsid w:val="00D9321F"/>
    <w:rsid w:val="00D93620"/>
    <w:rsid w:val="00D93976"/>
    <w:rsid w:val="00D93A65"/>
    <w:rsid w:val="00D93C59"/>
    <w:rsid w:val="00D93C94"/>
    <w:rsid w:val="00D93FD0"/>
    <w:rsid w:val="00D94241"/>
    <w:rsid w:val="00D94908"/>
    <w:rsid w:val="00D94A7D"/>
    <w:rsid w:val="00D94C27"/>
    <w:rsid w:val="00D95369"/>
    <w:rsid w:val="00D9597F"/>
    <w:rsid w:val="00D95D66"/>
    <w:rsid w:val="00D95E6D"/>
    <w:rsid w:val="00D95E91"/>
    <w:rsid w:val="00D96227"/>
    <w:rsid w:val="00D96856"/>
    <w:rsid w:val="00D96A82"/>
    <w:rsid w:val="00D96C7D"/>
    <w:rsid w:val="00D96C82"/>
    <w:rsid w:val="00D96D06"/>
    <w:rsid w:val="00D9733A"/>
    <w:rsid w:val="00D9754C"/>
    <w:rsid w:val="00D976B9"/>
    <w:rsid w:val="00D97930"/>
    <w:rsid w:val="00D97CB8"/>
    <w:rsid w:val="00D97F23"/>
    <w:rsid w:val="00DA033C"/>
    <w:rsid w:val="00DA0684"/>
    <w:rsid w:val="00DA0DC3"/>
    <w:rsid w:val="00DA0F61"/>
    <w:rsid w:val="00DA101A"/>
    <w:rsid w:val="00DA1246"/>
    <w:rsid w:val="00DA1491"/>
    <w:rsid w:val="00DA1DCF"/>
    <w:rsid w:val="00DA28A8"/>
    <w:rsid w:val="00DA2B3D"/>
    <w:rsid w:val="00DA2E8D"/>
    <w:rsid w:val="00DA31FE"/>
    <w:rsid w:val="00DA3295"/>
    <w:rsid w:val="00DA32B6"/>
    <w:rsid w:val="00DA33A6"/>
    <w:rsid w:val="00DA3692"/>
    <w:rsid w:val="00DA37A4"/>
    <w:rsid w:val="00DA3EB4"/>
    <w:rsid w:val="00DA40BB"/>
    <w:rsid w:val="00DA42C6"/>
    <w:rsid w:val="00DA4417"/>
    <w:rsid w:val="00DA47F9"/>
    <w:rsid w:val="00DA4937"/>
    <w:rsid w:val="00DA4A71"/>
    <w:rsid w:val="00DA4DE7"/>
    <w:rsid w:val="00DA5337"/>
    <w:rsid w:val="00DA58EF"/>
    <w:rsid w:val="00DA5D96"/>
    <w:rsid w:val="00DA5DAE"/>
    <w:rsid w:val="00DA6147"/>
    <w:rsid w:val="00DA61FE"/>
    <w:rsid w:val="00DA657E"/>
    <w:rsid w:val="00DA65E7"/>
    <w:rsid w:val="00DA6671"/>
    <w:rsid w:val="00DA6B09"/>
    <w:rsid w:val="00DA6F45"/>
    <w:rsid w:val="00DA7103"/>
    <w:rsid w:val="00DA7169"/>
    <w:rsid w:val="00DA7442"/>
    <w:rsid w:val="00DA7811"/>
    <w:rsid w:val="00DA799B"/>
    <w:rsid w:val="00DA7CE9"/>
    <w:rsid w:val="00DB0101"/>
    <w:rsid w:val="00DB01CD"/>
    <w:rsid w:val="00DB01F8"/>
    <w:rsid w:val="00DB07A3"/>
    <w:rsid w:val="00DB0F49"/>
    <w:rsid w:val="00DB10F4"/>
    <w:rsid w:val="00DB1108"/>
    <w:rsid w:val="00DB1405"/>
    <w:rsid w:val="00DB17F0"/>
    <w:rsid w:val="00DB185C"/>
    <w:rsid w:val="00DB18BB"/>
    <w:rsid w:val="00DB1914"/>
    <w:rsid w:val="00DB19EA"/>
    <w:rsid w:val="00DB1A3B"/>
    <w:rsid w:val="00DB1CDC"/>
    <w:rsid w:val="00DB1DA9"/>
    <w:rsid w:val="00DB1FAE"/>
    <w:rsid w:val="00DB1FC0"/>
    <w:rsid w:val="00DB2452"/>
    <w:rsid w:val="00DB2A7E"/>
    <w:rsid w:val="00DB2B7D"/>
    <w:rsid w:val="00DB2D27"/>
    <w:rsid w:val="00DB2DFC"/>
    <w:rsid w:val="00DB2EA7"/>
    <w:rsid w:val="00DB2FE1"/>
    <w:rsid w:val="00DB3248"/>
    <w:rsid w:val="00DB3303"/>
    <w:rsid w:val="00DB3419"/>
    <w:rsid w:val="00DB3577"/>
    <w:rsid w:val="00DB3696"/>
    <w:rsid w:val="00DB3F3C"/>
    <w:rsid w:val="00DB4D42"/>
    <w:rsid w:val="00DB4FC0"/>
    <w:rsid w:val="00DB5108"/>
    <w:rsid w:val="00DB53D5"/>
    <w:rsid w:val="00DB54B3"/>
    <w:rsid w:val="00DB56AA"/>
    <w:rsid w:val="00DB5755"/>
    <w:rsid w:val="00DB5BA4"/>
    <w:rsid w:val="00DB63BE"/>
    <w:rsid w:val="00DB66A2"/>
    <w:rsid w:val="00DB6740"/>
    <w:rsid w:val="00DB6CBC"/>
    <w:rsid w:val="00DB6FA5"/>
    <w:rsid w:val="00DB70FF"/>
    <w:rsid w:val="00DB78C9"/>
    <w:rsid w:val="00DB7AD0"/>
    <w:rsid w:val="00DB7F09"/>
    <w:rsid w:val="00DC0297"/>
    <w:rsid w:val="00DC02DD"/>
    <w:rsid w:val="00DC0353"/>
    <w:rsid w:val="00DC06A4"/>
    <w:rsid w:val="00DC0BDB"/>
    <w:rsid w:val="00DC0EE2"/>
    <w:rsid w:val="00DC1591"/>
    <w:rsid w:val="00DC18FD"/>
    <w:rsid w:val="00DC19D1"/>
    <w:rsid w:val="00DC1B3E"/>
    <w:rsid w:val="00DC1B85"/>
    <w:rsid w:val="00DC1B92"/>
    <w:rsid w:val="00DC1BFD"/>
    <w:rsid w:val="00DC1DA6"/>
    <w:rsid w:val="00DC1DE2"/>
    <w:rsid w:val="00DC1EEF"/>
    <w:rsid w:val="00DC2236"/>
    <w:rsid w:val="00DC2621"/>
    <w:rsid w:val="00DC29C0"/>
    <w:rsid w:val="00DC2D48"/>
    <w:rsid w:val="00DC2E46"/>
    <w:rsid w:val="00DC2F2F"/>
    <w:rsid w:val="00DC2F77"/>
    <w:rsid w:val="00DC31F7"/>
    <w:rsid w:val="00DC38DD"/>
    <w:rsid w:val="00DC3BCC"/>
    <w:rsid w:val="00DC3F03"/>
    <w:rsid w:val="00DC40B2"/>
    <w:rsid w:val="00DC44A0"/>
    <w:rsid w:val="00DC46B1"/>
    <w:rsid w:val="00DC48E0"/>
    <w:rsid w:val="00DC4CAB"/>
    <w:rsid w:val="00DC4DDA"/>
    <w:rsid w:val="00DC5205"/>
    <w:rsid w:val="00DC5206"/>
    <w:rsid w:val="00DC5238"/>
    <w:rsid w:val="00DC5509"/>
    <w:rsid w:val="00DC5535"/>
    <w:rsid w:val="00DC571B"/>
    <w:rsid w:val="00DC57CD"/>
    <w:rsid w:val="00DC5A9C"/>
    <w:rsid w:val="00DC5B82"/>
    <w:rsid w:val="00DC628E"/>
    <w:rsid w:val="00DC697F"/>
    <w:rsid w:val="00DC6A13"/>
    <w:rsid w:val="00DC6B7B"/>
    <w:rsid w:val="00DC6FB3"/>
    <w:rsid w:val="00DC7212"/>
    <w:rsid w:val="00DC7609"/>
    <w:rsid w:val="00DC7A11"/>
    <w:rsid w:val="00DC7EF1"/>
    <w:rsid w:val="00DD03E0"/>
    <w:rsid w:val="00DD0562"/>
    <w:rsid w:val="00DD0618"/>
    <w:rsid w:val="00DD0A8E"/>
    <w:rsid w:val="00DD0BD0"/>
    <w:rsid w:val="00DD0D13"/>
    <w:rsid w:val="00DD0ECA"/>
    <w:rsid w:val="00DD0F02"/>
    <w:rsid w:val="00DD10DE"/>
    <w:rsid w:val="00DD1219"/>
    <w:rsid w:val="00DD1413"/>
    <w:rsid w:val="00DD16B7"/>
    <w:rsid w:val="00DD1977"/>
    <w:rsid w:val="00DD1C2B"/>
    <w:rsid w:val="00DD1D63"/>
    <w:rsid w:val="00DD1E4A"/>
    <w:rsid w:val="00DD20E1"/>
    <w:rsid w:val="00DD2318"/>
    <w:rsid w:val="00DD2369"/>
    <w:rsid w:val="00DD2397"/>
    <w:rsid w:val="00DD242D"/>
    <w:rsid w:val="00DD2463"/>
    <w:rsid w:val="00DD26D5"/>
    <w:rsid w:val="00DD280C"/>
    <w:rsid w:val="00DD2CD0"/>
    <w:rsid w:val="00DD2D07"/>
    <w:rsid w:val="00DD2FB5"/>
    <w:rsid w:val="00DD2FE6"/>
    <w:rsid w:val="00DD3223"/>
    <w:rsid w:val="00DD3249"/>
    <w:rsid w:val="00DD32CE"/>
    <w:rsid w:val="00DD36B0"/>
    <w:rsid w:val="00DD3769"/>
    <w:rsid w:val="00DD392A"/>
    <w:rsid w:val="00DD3A32"/>
    <w:rsid w:val="00DD3A42"/>
    <w:rsid w:val="00DD3E94"/>
    <w:rsid w:val="00DD3F40"/>
    <w:rsid w:val="00DD418E"/>
    <w:rsid w:val="00DD42C7"/>
    <w:rsid w:val="00DD444A"/>
    <w:rsid w:val="00DD457F"/>
    <w:rsid w:val="00DD4690"/>
    <w:rsid w:val="00DD4C86"/>
    <w:rsid w:val="00DD4F04"/>
    <w:rsid w:val="00DD4F69"/>
    <w:rsid w:val="00DD5055"/>
    <w:rsid w:val="00DD5370"/>
    <w:rsid w:val="00DD54A1"/>
    <w:rsid w:val="00DD5569"/>
    <w:rsid w:val="00DD5E44"/>
    <w:rsid w:val="00DD5EF2"/>
    <w:rsid w:val="00DD62D5"/>
    <w:rsid w:val="00DD64F1"/>
    <w:rsid w:val="00DD6789"/>
    <w:rsid w:val="00DD6877"/>
    <w:rsid w:val="00DD6AC4"/>
    <w:rsid w:val="00DD6BFE"/>
    <w:rsid w:val="00DD6C4D"/>
    <w:rsid w:val="00DD6E13"/>
    <w:rsid w:val="00DD6FCC"/>
    <w:rsid w:val="00DD705A"/>
    <w:rsid w:val="00DD70DE"/>
    <w:rsid w:val="00DD73AB"/>
    <w:rsid w:val="00DD7435"/>
    <w:rsid w:val="00DD7935"/>
    <w:rsid w:val="00DD79DD"/>
    <w:rsid w:val="00DD7AB8"/>
    <w:rsid w:val="00DD7D95"/>
    <w:rsid w:val="00DD7DDA"/>
    <w:rsid w:val="00DD7EEC"/>
    <w:rsid w:val="00DE023D"/>
    <w:rsid w:val="00DE02CF"/>
    <w:rsid w:val="00DE0383"/>
    <w:rsid w:val="00DE0389"/>
    <w:rsid w:val="00DE05F5"/>
    <w:rsid w:val="00DE0606"/>
    <w:rsid w:val="00DE06A0"/>
    <w:rsid w:val="00DE08A8"/>
    <w:rsid w:val="00DE0BB5"/>
    <w:rsid w:val="00DE0E9E"/>
    <w:rsid w:val="00DE0F3D"/>
    <w:rsid w:val="00DE139E"/>
    <w:rsid w:val="00DE150E"/>
    <w:rsid w:val="00DE24C6"/>
    <w:rsid w:val="00DE25D1"/>
    <w:rsid w:val="00DE25FD"/>
    <w:rsid w:val="00DE276B"/>
    <w:rsid w:val="00DE2DEF"/>
    <w:rsid w:val="00DE31AE"/>
    <w:rsid w:val="00DE3309"/>
    <w:rsid w:val="00DE3543"/>
    <w:rsid w:val="00DE3770"/>
    <w:rsid w:val="00DE37AB"/>
    <w:rsid w:val="00DE38BB"/>
    <w:rsid w:val="00DE3AA0"/>
    <w:rsid w:val="00DE3BD9"/>
    <w:rsid w:val="00DE44A2"/>
    <w:rsid w:val="00DE47D9"/>
    <w:rsid w:val="00DE4B8C"/>
    <w:rsid w:val="00DE4C9F"/>
    <w:rsid w:val="00DE526C"/>
    <w:rsid w:val="00DE5490"/>
    <w:rsid w:val="00DE553E"/>
    <w:rsid w:val="00DE56A3"/>
    <w:rsid w:val="00DE593D"/>
    <w:rsid w:val="00DE5AE4"/>
    <w:rsid w:val="00DE5B66"/>
    <w:rsid w:val="00DE5CFA"/>
    <w:rsid w:val="00DE6499"/>
    <w:rsid w:val="00DE66E4"/>
    <w:rsid w:val="00DE6880"/>
    <w:rsid w:val="00DE75D7"/>
    <w:rsid w:val="00DE79CC"/>
    <w:rsid w:val="00DF0557"/>
    <w:rsid w:val="00DF062F"/>
    <w:rsid w:val="00DF0C94"/>
    <w:rsid w:val="00DF0CED"/>
    <w:rsid w:val="00DF12C2"/>
    <w:rsid w:val="00DF13A3"/>
    <w:rsid w:val="00DF1425"/>
    <w:rsid w:val="00DF151E"/>
    <w:rsid w:val="00DF15C8"/>
    <w:rsid w:val="00DF18F2"/>
    <w:rsid w:val="00DF1E16"/>
    <w:rsid w:val="00DF21B9"/>
    <w:rsid w:val="00DF2388"/>
    <w:rsid w:val="00DF2426"/>
    <w:rsid w:val="00DF2543"/>
    <w:rsid w:val="00DF2669"/>
    <w:rsid w:val="00DF27EA"/>
    <w:rsid w:val="00DF28A7"/>
    <w:rsid w:val="00DF2D99"/>
    <w:rsid w:val="00DF2E58"/>
    <w:rsid w:val="00DF2ED1"/>
    <w:rsid w:val="00DF3190"/>
    <w:rsid w:val="00DF32DB"/>
    <w:rsid w:val="00DF352A"/>
    <w:rsid w:val="00DF3C56"/>
    <w:rsid w:val="00DF3C79"/>
    <w:rsid w:val="00DF3F7F"/>
    <w:rsid w:val="00DF43C6"/>
    <w:rsid w:val="00DF443F"/>
    <w:rsid w:val="00DF4443"/>
    <w:rsid w:val="00DF44AB"/>
    <w:rsid w:val="00DF4514"/>
    <w:rsid w:val="00DF4558"/>
    <w:rsid w:val="00DF4838"/>
    <w:rsid w:val="00DF4BF7"/>
    <w:rsid w:val="00DF4C9A"/>
    <w:rsid w:val="00DF4F3D"/>
    <w:rsid w:val="00DF5208"/>
    <w:rsid w:val="00DF554A"/>
    <w:rsid w:val="00DF5692"/>
    <w:rsid w:val="00DF56E1"/>
    <w:rsid w:val="00DF5B12"/>
    <w:rsid w:val="00DF5D5C"/>
    <w:rsid w:val="00DF6228"/>
    <w:rsid w:val="00DF64CF"/>
    <w:rsid w:val="00DF661B"/>
    <w:rsid w:val="00DF6B4A"/>
    <w:rsid w:val="00DF6DEF"/>
    <w:rsid w:val="00DF6E15"/>
    <w:rsid w:val="00DF724F"/>
    <w:rsid w:val="00DF7388"/>
    <w:rsid w:val="00DF73B0"/>
    <w:rsid w:val="00DF7648"/>
    <w:rsid w:val="00DF785C"/>
    <w:rsid w:val="00DF7876"/>
    <w:rsid w:val="00DF7987"/>
    <w:rsid w:val="00DF7C8F"/>
    <w:rsid w:val="00DF7DDC"/>
    <w:rsid w:val="00E0068A"/>
    <w:rsid w:val="00E00A4F"/>
    <w:rsid w:val="00E00AF4"/>
    <w:rsid w:val="00E00F30"/>
    <w:rsid w:val="00E00FA0"/>
    <w:rsid w:val="00E01C14"/>
    <w:rsid w:val="00E01CF1"/>
    <w:rsid w:val="00E020F1"/>
    <w:rsid w:val="00E0224D"/>
    <w:rsid w:val="00E022EB"/>
    <w:rsid w:val="00E023C6"/>
    <w:rsid w:val="00E027FC"/>
    <w:rsid w:val="00E029AE"/>
    <w:rsid w:val="00E029B7"/>
    <w:rsid w:val="00E02B4D"/>
    <w:rsid w:val="00E02F0A"/>
    <w:rsid w:val="00E030BB"/>
    <w:rsid w:val="00E030E7"/>
    <w:rsid w:val="00E0381B"/>
    <w:rsid w:val="00E039A7"/>
    <w:rsid w:val="00E039E4"/>
    <w:rsid w:val="00E03F74"/>
    <w:rsid w:val="00E044F8"/>
    <w:rsid w:val="00E045BD"/>
    <w:rsid w:val="00E04709"/>
    <w:rsid w:val="00E0478C"/>
    <w:rsid w:val="00E04791"/>
    <w:rsid w:val="00E049F4"/>
    <w:rsid w:val="00E04C69"/>
    <w:rsid w:val="00E052EE"/>
    <w:rsid w:val="00E05366"/>
    <w:rsid w:val="00E053E2"/>
    <w:rsid w:val="00E0591D"/>
    <w:rsid w:val="00E05951"/>
    <w:rsid w:val="00E05B76"/>
    <w:rsid w:val="00E06272"/>
    <w:rsid w:val="00E064D9"/>
    <w:rsid w:val="00E0664C"/>
    <w:rsid w:val="00E06E4A"/>
    <w:rsid w:val="00E06F92"/>
    <w:rsid w:val="00E071D8"/>
    <w:rsid w:val="00E0726D"/>
    <w:rsid w:val="00E07584"/>
    <w:rsid w:val="00E079E2"/>
    <w:rsid w:val="00E07EC1"/>
    <w:rsid w:val="00E10344"/>
    <w:rsid w:val="00E10522"/>
    <w:rsid w:val="00E108D9"/>
    <w:rsid w:val="00E10B16"/>
    <w:rsid w:val="00E10E4C"/>
    <w:rsid w:val="00E10EEF"/>
    <w:rsid w:val="00E1107D"/>
    <w:rsid w:val="00E11454"/>
    <w:rsid w:val="00E11984"/>
    <w:rsid w:val="00E11A0F"/>
    <w:rsid w:val="00E11CE0"/>
    <w:rsid w:val="00E11E22"/>
    <w:rsid w:val="00E11EC6"/>
    <w:rsid w:val="00E1208B"/>
    <w:rsid w:val="00E1220F"/>
    <w:rsid w:val="00E123AD"/>
    <w:rsid w:val="00E1247E"/>
    <w:rsid w:val="00E125A4"/>
    <w:rsid w:val="00E125F8"/>
    <w:rsid w:val="00E127D8"/>
    <w:rsid w:val="00E12A48"/>
    <w:rsid w:val="00E12A7C"/>
    <w:rsid w:val="00E12E35"/>
    <w:rsid w:val="00E12F3B"/>
    <w:rsid w:val="00E12FBF"/>
    <w:rsid w:val="00E13528"/>
    <w:rsid w:val="00E138BD"/>
    <w:rsid w:val="00E139D4"/>
    <w:rsid w:val="00E13A80"/>
    <w:rsid w:val="00E13B71"/>
    <w:rsid w:val="00E14402"/>
    <w:rsid w:val="00E1470B"/>
    <w:rsid w:val="00E14E0F"/>
    <w:rsid w:val="00E14E18"/>
    <w:rsid w:val="00E14F13"/>
    <w:rsid w:val="00E14FEA"/>
    <w:rsid w:val="00E153FF"/>
    <w:rsid w:val="00E1555E"/>
    <w:rsid w:val="00E15647"/>
    <w:rsid w:val="00E15899"/>
    <w:rsid w:val="00E158DF"/>
    <w:rsid w:val="00E1598D"/>
    <w:rsid w:val="00E15C3F"/>
    <w:rsid w:val="00E15C4E"/>
    <w:rsid w:val="00E15CAD"/>
    <w:rsid w:val="00E16111"/>
    <w:rsid w:val="00E16267"/>
    <w:rsid w:val="00E16297"/>
    <w:rsid w:val="00E16969"/>
    <w:rsid w:val="00E16AA1"/>
    <w:rsid w:val="00E16AE9"/>
    <w:rsid w:val="00E16DDF"/>
    <w:rsid w:val="00E170B3"/>
    <w:rsid w:val="00E176C2"/>
    <w:rsid w:val="00E177A8"/>
    <w:rsid w:val="00E1783C"/>
    <w:rsid w:val="00E178B7"/>
    <w:rsid w:val="00E17CD7"/>
    <w:rsid w:val="00E17CE5"/>
    <w:rsid w:val="00E17E53"/>
    <w:rsid w:val="00E204B0"/>
    <w:rsid w:val="00E20637"/>
    <w:rsid w:val="00E206BE"/>
    <w:rsid w:val="00E20792"/>
    <w:rsid w:val="00E2089F"/>
    <w:rsid w:val="00E20DC8"/>
    <w:rsid w:val="00E20FB3"/>
    <w:rsid w:val="00E2127C"/>
    <w:rsid w:val="00E215AD"/>
    <w:rsid w:val="00E215B4"/>
    <w:rsid w:val="00E216FA"/>
    <w:rsid w:val="00E218D1"/>
    <w:rsid w:val="00E219B6"/>
    <w:rsid w:val="00E21E69"/>
    <w:rsid w:val="00E2277F"/>
    <w:rsid w:val="00E229DF"/>
    <w:rsid w:val="00E22C94"/>
    <w:rsid w:val="00E22CB3"/>
    <w:rsid w:val="00E22DE0"/>
    <w:rsid w:val="00E2351C"/>
    <w:rsid w:val="00E23CE2"/>
    <w:rsid w:val="00E23CFD"/>
    <w:rsid w:val="00E2402C"/>
    <w:rsid w:val="00E24205"/>
    <w:rsid w:val="00E2432C"/>
    <w:rsid w:val="00E2437D"/>
    <w:rsid w:val="00E243B4"/>
    <w:rsid w:val="00E24645"/>
    <w:rsid w:val="00E247E8"/>
    <w:rsid w:val="00E24A8B"/>
    <w:rsid w:val="00E25372"/>
    <w:rsid w:val="00E26454"/>
    <w:rsid w:val="00E264B9"/>
    <w:rsid w:val="00E266A2"/>
    <w:rsid w:val="00E26901"/>
    <w:rsid w:val="00E26944"/>
    <w:rsid w:val="00E26BC4"/>
    <w:rsid w:val="00E27300"/>
    <w:rsid w:val="00E27412"/>
    <w:rsid w:val="00E27462"/>
    <w:rsid w:val="00E2785A"/>
    <w:rsid w:val="00E27B64"/>
    <w:rsid w:val="00E27C87"/>
    <w:rsid w:val="00E27D41"/>
    <w:rsid w:val="00E302AE"/>
    <w:rsid w:val="00E30706"/>
    <w:rsid w:val="00E30842"/>
    <w:rsid w:val="00E30AAD"/>
    <w:rsid w:val="00E30CAD"/>
    <w:rsid w:val="00E30DF1"/>
    <w:rsid w:val="00E30ED8"/>
    <w:rsid w:val="00E316DE"/>
    <w:rsid w:val="00E3192A"/>
    <w:rsid w:val="00E31A19"/>
    <w:rsid w:val="00E31C8D"/>
    <w:rsid w:val="00E31FCD"/>
    <w:rsid w:val="00E321C3"/>
    <w:rsid w:val="00E3224E"/>
    <w:rsid w:val="00E323C0"/>
    <w:rsid w:val="00E323E5"/>
    <w:rsid w:val="00E32524"/>
    <w:rsid w:val="00E3258C"/>
    <w:rsid w:val="00E32671"/>
    <w:rsid w:val="00E329F3"/>
    <w:rsid w:val="00E32AF3"/>
    <w:rsid w:val="00E32B24"/>
    <w:rsid w:val="00E32DA7"/>
    <w:rsid w:val="00E3350E"/>
    <w:rsid w:val="00E33724"/>
    <w:rsid w:val="00E33844"/>
    <w:rsid w:val="00E3394A"/>
    <w:rsid w:val="00E339C4"/>
    <w:rsid w:val="00E33C81"/>
    <w:rsid w:val="00E33EC2"/>
    <w:rsid w:val="00E33FCF"/>
    <w:rsid w:val="00E346AF"/>
    <w:rsid w:val="00E34744"/>
    <w:rsid w:val="00E3476F"/>
    <w:rsid w:val="00E347DD"/>
    <w:rsid w:val="00E34C2C"/>
    <w:rsid w:val="00E35043"/>
    <w:rsid w:val="00E35242"/>
    <w:rsid w:val="00E35244"/>
    <w:rsid w:val="00E354FA"/>
    <w:rsid w:val="00E357BB"/>
    <w:rsid w:val="00E35A3C"/>
    <w:rsid w:val="00E35B01"/>
    <w:rsid w:val="00E35BAB"/>
    <w:rsid w:val="00E35BD8"/>
    <w:rsid w:val="00E35D53"/>
    <w:rsid w:val="00E35DAD"/>
    <w:rsid w:val="00E35E25"/>
    <w:rsid w:val="00E361AE"/>
    <w:rsid w:val="00E36621"/>
    <w:rsid w:val="00E36780"/>
    <w:rsid w:val="00E36893"/>
    <w:rsid w:val="00E36D37"/>
    <w:rsid w:val="00E36DF0"/>
    <w:rsid w:val="00E3754F"/>
    <w:rsid w:val="00E3769B"/>
    <w:rsid w:val="00E37A2F"/>
    <w:rsid w:val="00E40271"/>
    <w:rsid w:val="00E405EB"/>
    <w:rsid w:val="00E4061E"/>
    <w:rsid w:val="00E408F5"/>
    <w:rsid w:val="00E40B08"/>
    <w:rsid w:val="00E40D40"/>
    <w:rsid w:val="00E41029"/>
    <w:rsid w:val="00E411E7"/>
    <w:rsid w:val="00E41344"/>
    <w:rsid w:val="00E4143D"/>
    <w:rsid w:val="00E41DF8"/>
    <w:rsid w:val="00E4206C"/>
    <w:rsid w:val="00E42D00"/>
    <w:rsid w:val="00E42DD1"/>
    <w:rsid w:val="00E43763"/>
    <w:rsid w:val="00E43AEC"/>
    <w:rsid w:val="00E4485D"/>
    <w:rsid w:val="00E449A9"/>
    <w:rsid w:val="00E44AC1"/>
    <w:rsid w:val="00E44C23"/>
    <w:rsid w:val="00E44CC3"/>
    <w:rsid w:val="00E44CCD"/>
    <w:rsid w:val="00E45272"/>
    <w:rsid w:val="00E454E6"/>
    <w:rsid w:val="00E4565E"/>
    <w:rsid w:val="00E45729"/>
    <w:rsid w:val="00E4573B"/>
    <w:rsid w:val="00E45CDD"/>
    <w:rsid w:val="00E45D8C"/>
    <w:rsid w:val="00E45DA5"/>
    <w:rsid w:val="00E45FD8"/>
    <w:rsid w:val="00E46035"/>
    <w:rsid w:val="00E46689"/>
    <w:rsid w:val="00E466D3"/>
    <w:rsid w:val="00E4682E"/>
    <w:rsid w:val="00E46BFB"/>
    <w:rsid w:val="00E473C6"/>
    <w:rsid w:val="00E477CF"/>
    <w:rsid w:val="00E47936"/>
    <w:rsid w:val="00E47A07"/>
    <w:rsid w:val="00E47A79"/>
    <w:rsid w:val="00E47BCC"/>
    <w:rsid w:val="00E47C30"/>
    <w:rsid w:val="00E47CE5"/>
    <w:rsid w:val="00E47DE3"/>
    <w:rsid w:val="00E47EB8"/>
    <w:rsid w:val="00E50060"/>
    <w:rsid w:val="00E50318"/>
    <w:rsid w:val="00E50811"/>
    <w:rsid w:val="00E50B94"/>
    <w:rsid w:val="00E50C14"/>
    <w:rsid w:val="00E50E9D"/>
    <w:rsid w:val="00E50F82"/>
    <w:rsid w:val="00E518CE"/>
    <w:rsid w:val="00E52041"/>
    <w:rsid w:val="00E52239"/>
    <w:rsid w:val="00E52AE8"/>
    <w:rsid w:val="00E531F3"/>
    <w:rsid w:val="00E5321B"/>
    <w:rsid w:val="00E53661"/>
    <w:rsid w:val="00E53BB7"/>
    <w:rsid w:val="00E53BE7"/>
    <w:rsid w:val="00E53BED"/>
    <w:rsid w:val="00E53EA5"/>
    <w:rsid w:val="00E53EE9"/>
    <w:rsid w:val="00E5431C"/>
    <w:rsid w:val="00E544B2"/>
    <w:rsid w:val="00E54769"/>
    <w:rsid w:val="00E54AD5"/>
    <w:rsid w:val="00E5557B"/>
    <w:rsid w:val="00E55AC2"/>
    <w:rsid w:val="00E55E51"/>
    <w:rsid w:val="00E56084"/>
    <w:rsid w:val="00E56448"/>
    <w:rsid w:val="00E56CE7"/>
    <w:rsid w:val="00E56E07"/>
    <w:rsid w:val="00E56E98"/>
    <w:rsid w:val="00E57227"/>
    <w:rsid w:val="00E5739F"/>
    <w:rsid w:val="00E57B5C"/>
    <w:rsid w:val="00E57D7F"/>
    <w:rsid w:val="00E57ECB"/>
    <w:rsid w:val="00E6029B"/>
    <w:rsid w:val="00E6040E"/>
    <w:rsid w:val="00E604F2"/>
    <w:rsid w:val="00E6055B"/>
    <w:rsid w:val="00E60562"/>
    <w:rsid w:val="00E6074D"/>
    <w:rsid w:val="00E60957"/>
    <w:rsid w:val="00E60AA9"/>
    <w:rsid w:val="00E60BAE"/>
    <w:rsid w:val="00E60F19"/>
    <w:rsid w:val="00E61097"/>
    <w:rsid w:val="00E6141B"/>
    <w:rsid w:val="00E6177D"/>
    <w:rsid w:val="00E61929"/>
    <w:rsid w:val="00E619D3"/>
    <w:rsid w:val="00E61AF6"/>
    <w:rsid w:val="00E61D6E"/>
    <w:rsid w:val="00E61ED6"/>
    <w:rsid w:val="00E61EFE"/>
    <w:rsid w:val="00E61F0C"/>
    <w:rsid w:val="00E61FD0"/>
    <w:rsid w:val="00E62129"/>
    <w:rsid w:val="00E621C9"/>
    <w:rsid w:val="00E6243C"/>
    <w:rsid w:val="00E62661"/>
    <w:rsid w:val="00E62743"/>
    <w:rsid w:val="00E628AE"/>
    <w:rsid w:val="00E62A3F"/>
    <w:rsid w:val="00E62BF6"/>
    <w:rsid w:val="00E62D6E"/>
    <w:rsid w:val="00E62E93"/>
    <w:rsid w:val="00E63128"/>
    <w:rsid w:val="00E633D7"/>
    <w:rsid w:val="00E63BF8"/>
    <w:rsid w:val="00E63E30"/>
    <w:rsid w:val="00E63F92"/>
    <w:rsid w:val="00E64146"/>
    <w:rsid w:val="00E6416A"/>
    <w:rsid w:val="00E643F7"/>
    <w:rsid w:val="00E64718"/>
    <w:rsid w:val="00E64C2D"/>
    <w:rsid w:val="00E64CB4"/>
    <w:rsid w:val="00E65144"/>
    <w:rsid w:val="00E6525F"/>
    <w:rsid w:val="00E65811"/>
    <w:rsid w:val="00E65E55"/>
    <w:rsid w:val="00E66062"/>
    <w:rsid w:val="00E66087"/>
    <w:rsid w:val="00E660CC"/>
    <w:rsid w:val="00E66719"/>
    <w:rsid w:val="00E66C3E"/>
    <w:rsid w:val="00E66C58"/>
    <w:rsid w:val="00E66D72"/>
    <w:rsid w:val="00E67146"/>
    <w:rsid w:val="00E671CD"/>
    <w:rsid w:val="00E672F6"/>
    <w:rsid w:val="00E67583"/>
    <w:rsid w:val="00E67C5B"/>
    <w:rsid w:val="00E67C9B"/>
    <w:rsid w:val="00E67DE2"/>
    <w:rsid w:val="00E7039F"/>
    <w:rsid w:val="00E707D6"/>
    <w:rsid w:val="00E7087E"/>
    <w:rsid w:val="00E70B20"/>
    <w:rsid w:val="00E70C63"/>
    <w:rsid w:val="00E70C98"/>
    <w:rsid w:val="00E71880"/>
    <w:rsid w:val="00E71D49"/>
    <w:rsid w:val="00E72089"/>
    <w:rsid w:val="00E724E1"/>
    <w:rsid w:val="00E725C0"/>
    <w:rsid w:val="00E728B4"/>
    <w:rsid w:val="00E72ACE"/>
    <w:rsid w:val="00E72EB9"/>
    <w:rsid w:val="00E73127"/>
    <w:rsid w:val="00E7325E"/>
    <w:rsid w:val="00E73272"/>
    <w:rsid w:val="00E737ED"/>
    <w:rsid w:val="00E7391C"/>
    <w:rsid w:val="00E73BBE"/>
    <w:rsid w:val="00E73D1A"/>
    <w:rsid w:val="00E73DDE"/>
    <w:rsid w:val="00E73DFD"/>
    <w:rsid w:val="00E740C5"/>
    <w:rsid w:val="00E74815"/>
    <w:rsid w:val="00E748F8"/>
    <w:rsid w:val="00E74AAF"/>
    <w:rsid w:val="00E75427"/>
    <w:rsid w:val="00E756FA"/>
    <w:rsid w:val="00E758CA"/>
    <w:rsid w:val="00E763BE"/>
    <w:rsid w:val="00E7658F"/>
    <w:rsid w:val="00E76649"/>
    <w:rsid w:val="00E769DC"/>
    <w:rsid w:val="00E76A54"/>
    <w:rsid w:val="00E76A7D"/>
    <w:rsid w:val="00E76E3D"/>
    <w:rsid w:val="00E773FA"/>
    <w:rsid w:val="00E7747E"/>
    <w:rsid w:val="00E774C5"/>
    <w:rsid w:val="00E774F0"/>
    <w:rsid w:val="00E7757A"/>
    <w:rsid w:val="00E77ABB"/>
    <w:rsid w:val="00E77E1D"/>
    <w:rsid w:val="00E77EF8"/>
    <w:rsid w:val="00E77F73"/>
    <w:rsid w:val="00E80188"/>
    <w:rsid w:val="00E804C5"/>
    <w:rsid w:val="00E8070F"/>
    <w:rsid w:val="00E80ABE"/>
    <w:rsid w:val="00E810EC"/>
    <w:rsid w:val="00E812D5"/>
    <w:rsid w:val="00E81731"/>
    <w:rsid w:val="00E81AD0"/>
    <w:rsid w:val="00E81FB0"/>
    <w:rsid w:val="00E822D5"/>
    <w:rsid w:val="00E82576"/>
    <w:rsid w:val="00E826D6"/>
    <w:rsid w:val="00E8274E"/>
    <w:rsid w:val="00E82BE6"/>
    <w:rsid w:val="00E82C8D"/>
    <w:rsid w:val="00E82F51"/>
    <w:rsid w:val="00E82FE0"/>
    <w:rsid w:val="00E832CF"/>
    <w:rsid w:val="00E83519"/>
    <w:rsid w:val="00E83BE9"/>
    <w:rsid w:val="00E83C5C"/>
    <w:rsid w:val="00E83FB9"/>
    <w:rsid w:val="00E8460C"/>
    <w:rsid w:val="00E84C79"/>
    <w:rsid w:val="00E851B5"/>
    <w:rsid w:val="00E853E3"/>
    <w:rsid w:val="00E85597"/>
    <w:rsid w:val="00E85710"/>
    <w:rsid w:val="00E85730"/>
    <w:rsid w:val="00E85CA1"/>
    <w:rsid w:val="00E85DF2"/>
    <w:rsid w:val="00E85E45"/>
    <w:rsid w:val="00E8634C"/>
    <w:rsid w:val="00E863B0"/>
    <w:rsid w:val="00E866BF"/>
    <w:rsid w:val="00E866DC"/>
    <w:rsid w:val="00E86888"/>
    <w:rsid w:val="00E86B10"/>
    <w:rsid w:val="00E8756D"/>
    <w:rsid w:val="00E876A7"/>
    <w:rsid w:val="00E879D7"/>
    <w:rsid w:val="00E87A1B"/>
    <w:rsid w:val="00E87CC7"/>
    <w:rsid w:val="00E87F4E"/>
    <w:rsid w:val="00E90211"/>
    <w:rsid w:val="00E90289"/>
    <w:rsid w:val="00E905AC"/>
    <w:rsid w:val="00E906CD"/>
    <w:rsid w:val="00E90805"/>
    <w:rsid w:val="00E90C29"/>
    <w:rsid w:val="00E90E27"/>
    <w:rsid w:val="00E91795"/>
    <w:rsid w:val="00E924EA"/>
    <w:rsid w:val="00E92977"/>
    <w:rsid w:val="00E93152"/>
    <w:rsid w:val="00E93456"/>
    <w:rsid w:val="00E940DA"/>
    <w:rsid w:val="00E94137"/>
    <w:rsid w:val="00E9431E"/>
    <w:rsid w:val="00E94370"/>
    <w:rsid w:val="00E9447B"/>
    <w:rsid w:val="00E94595"/>
    <w:rsid w:val="00E94711"/>
    <w:rsid w:val="00E947BE"/>
    <w:rsid w:val="00E94961"/>
    <w:rsid w:val="00E94A40"/>
    <w:rsid w:val="00E95268"/>
    <w:rsid w:val="00E95738"/>
    <w:rsid w:val="00E9591E"/>
    <w:rsid w:val="00E95FCD"/>
    <w:rsid w:val="00E95FFC"/>
    <w:rsid w:val="00E96238"/>
    <w:rsid w:val="00E96644"/>
    <w:rsid w:val="00E96876"/>
    <w:rsid w:val="00E9696D"/>
    <w:rsid w:val="00E96CCC"/>
    <w:rsid w:val="00E96D41"/>
    <w:rsid w:val="00E9707B"/>
    <w:rsid w:val="00E9770E"/>
    <w:rsid w:val="00E979FA"/>
    <w:rsid w:val="00E97D08"/>
    <w:rsid w:val="00E97DA8"/>
    <w:rsid w:val="00EA00B9"/>
    <w:rsid w:val="00EA0317"/>
    <w:rsid w:val="00EA0375"/>
    <w:rsid w:val="00EA0873"/>
    <w:rsid w:val="00EA09A0"/>
    <w:rsid w:val="00EA0E12"/>
    <w:rsid w:val="00EA0FFD"/>
    <w:rsid w:val="00EA1330"/>
    <w:rsid w:val="00EA15A3"/>
    <w:rsid w:val="00EA17A3"/>
    <w:rsid w:val="00EA19AF"/>
    <w:rsid w:val="00EA19E1"/>
    <w:rsid w:val="00EA1BBB"/>
    <w:rsid w:val="00EA1DFC"/>
    <w:rsid w:val="00EA2562"/>
    <w:rsid w:val="00EA283C"/>
    <w:rsid w:val="00EA30E5"/>
    <w:rsid w:val="00EA311E"/>
    <w:rsid w:val="00EA32C5"/>
    <w:rsid w:val="00EA37CA"/>
    <w:rsid w:val="00EA3901"/>
    <w:rsid w:val="00EA3AE2"/>
    <w:rsid w:val="00EA3C8A"/>
    <w:rsid w:val="00EA3D8B"/>
    <w:rsid w:val="00EA3E3E"/>
    <w:rsid w:val="00EA408A"/>
    <w:rsid w:val="00EA430B"/>
    <w:rsid w:val="00EA4372"/>
    <w:rsid w:val="00EA449D"/>
    <w:rsid w:val="00EA44D8"/>
    <w:rsid w:val="00EA4552"/>
    <w:rsid w:val="00EA5362"/>
    <w:rsid w:val="00EA53B1"/>
    <w:rsid w:val="00EA541D"/>
    <w:rsid w:val="00EA568F"/>
    <w:rsid w:val="00EA56E6"/>
    <w:rsid w:val="00EA5944"/>
    <w:rsid w:val="00EA5989"/>
    <w:rsid w:val="00EA5DAD"/>
    <w:rsid w:val="00EA6067"/>
    <w:rsid w:val="00EA6407"/>
    <w:rsid w:val="00EA652E"/>
    <w:rsid w:val="00EA673E"/>
    <w:rsid w:val="00EA6C70"/>
    <w:rsid w:val="00EA6C90"/>
    <w:rsid w:val="00EA6D18"/>
    <w:rsid w:val="00EA6FD8"/>
    <w:rsid w:val="00EA6FE2"/>
    <w:rsid w:val="00EA6FFA"/>
    <w:rsid w:val="00EA747D"/>
    <w:rsid w:val="00EA74B1"/>
    <w:rsid w:val="00EA7ACA"/>
    <w:rsid w:val="00EA7DB1"/>
    <w:rsid w:val="00EA7F43"/>
    <w:rsid w:val="00EB01DE"/>
    <w:rsid w:val="00EB068F"/>
    <w:rsid w:val="00EB0851"/>
    <w:rsid w:val="00EB18F1"/>
    <w:rsid w:val="00EB1BC1"/>
    <w:rsid w:val="00EB1EA0"/>
    <w:rsid w:val="00EB1F27"/>
    <w:rsid w:val="00EB2068"/>
    <w:rsid w:val="00EB217C"/>
    <w:rsid w:val="00EB23F9"/>
    <w:rsid w:val="00EB2440"/>
    <w:rsid w:val="00EB2665"/>
    <w:rsid w:val="00EB2688"/>
    <w:rsid w:val="00EB29D0"/>
    <w:rsid w:val="00EB2C0B"/>
    <w:rsid w:val="00EB2EA6"/>
    <w:rsid w:val="00EB3460"/>
    <w:rsid w:val="00EB34D1"/>
    <w:rsid w:val="00EB34E9"/>
    <w:rsid w:val="00EB371C"/>
    <w:rsid w:val="00EB373A"/>
    <w:rsid w:val="00EB399F"/>
    <w:rsid w:val="00EB3A0F"/>
    <w:rsid w:val="00EB3AE0"/>
    <w:rsid w:val="00EB3FE9"/>
    <w:rsid w:val="00EB420A"/>
    <w:rsid w:val="00EB42AC"/>
    <w:rsid w:val="00EB4423"/>
    <w:rsid w:val="00EB494C"/>
    <w:rsid w:val="00EB4C6B"/>
    <w:rsid w:val="00EB4F0D"/>
    <w:rsid w:val="00EB5245"/>
    <w:rsid w:val="00EB55BC"/>
    <w:rsid w:val="00EB5908"/>
    <w:rsid w:val="00EB5BFB"/>
    <w:rsid w:val="00EB5F3E"/>
    <w:rsid w:val="00EB5FA2"/>
    <w:rsid w:val="00EB616D"/>
    <w:rsid w:val="00EB6315"/>
    <w:rsid w:val="00EB63AD"/>
    <w:rsid w:val="00EB669F"/>
    <w:rsid w:val="00EB6748"/>
    <w:rsid w:val="00EB68B4"/>
    <w:rsid w:val="00EB6956"/>
    <w:rsid w:val="00EB6A34"/>
    <w:rsid w:val="00EB6CF5"/>
    <w:rsid w:val="00EB6FED"/>
    <w:rsid w:val="00EB72D7"/>
    <w:rsid w:val="00EB7377"/>
    <w:rsid w:val="00EB747B"/>
    <w:rsid w:val="00EB768D"/>
    <w:rsid w:val="00EB7730"/>
    <w:rsid w:val="00EB77A0"/>
    <w:rsid w:val="00EB7B2A"/>
    <w:rsid w:val="00EB7C5A"/>
    <w:rsid w:val="00EC0148"/>
    <w:rsid w:val="00EC02DA"/>
    <w:rsid w:val="00EC032F"/>
    <w:rsid w:val="00EC038E"/>
    <w:rsid w:val="00EC0786"/>
    <w:rsid w:val="00EC098B"/>
    <w:rsid w:val="00EC0990"/>
    <w:rsid w:val="00EC0AC8"/>
    <w:rsid w:val="00EC0F1C"/>
    <w:rsid w:val="00EC1345"/>
    <w:rsid w:val="00EC14C6"/>
    <w:rsid w:val="00EC174A"/>
    <w:rsid w:val="00EC1C46"/>
    <w:rsid w:val="00EC1FE2"/>
    <w:rsid w:val="00EC20A0"/>
    <w:rsid w:val="00EC2265"/>
    <w:rsid w:val="00EC26F2"/>
    <w:rsid w:val="00EC29B3"/>
    <w:rsid w:val="00EC2ABC"/>
    <w:rsid w:val="00EC2C08"/>
    <w:rsid w:val="00EC2C14"/>
    <w:rsid w:val="00EC3007"/>
    <w:rsid w:val="00EC3B08"/>
    <w:rsid w:val="00EC3B57"/>
    <w:rsid w:val="00EC3EE1"/>
    <w:rsid w:val="00EC3F8B"/>
    <w:rsid w:val="00EC41BF"/>
    <w:rsid w:val="00EC437C"/>
    <w:rsid w:val="00EC44A5"/>
    <w:rsid w:val="00EC44B2"/>
    <w:rsid w:val="00EC46E8"/>
    <w:rsid w:val="00EC4B78"/>
    <w:rsid w:val="00EC4D0F"/>
    <w:rsid w:val="00EC4D68"/>
    <w:rsid w:val="00EC506C"/>
    <w:rsid w:val="00EC511F"/>
    <w:rsid w:val="00EC598C"/>
    <w:rsid w:val="00EC5A55"/>
    <w:rsid w:val="00EC5C36"/>
    <w:rsid w:val="00EC60AE"/>
    <w:rsid w:val="00EC624F"/>
    <w:rsid w:val="00EC64E3"/>
    <w:rsid w:val="00EC660E"/>
    <w:rsid w:val="00EC67CF"/>
    <w:rsid w:val="00EC6878"/>
    <w:rsid w:val="00EC6C30"/>
    <w:rsid w:val="00EC6E68"/>
    <w:rsid w:val="00EC71DF"/>
    <w:rsid w:val="00EC765F"/>
    <w:rsid w:val="00EC79CD"/>
    <w:rsid w:val="00EC7DB6"/>
    <w:rsid w:val="00ED04F9"/>
    <w:rsid w:val="00ED0CBF"/>
    <w:rsid w:val="00ED0EFA"/>
    <w:rsid w:val="00ED13CD"/>
    <w:rsid w:val="00ED16B7"/>
    <w:rsid w:val="00ED17A5"/>
    <w:rsid w:val="00ED1988"/>
    <w:rsid w:val="00ED1BE9"/>
    <w:rsid w:val="00ED20DA"/>
    <w:rsid w:val="00ED21DF"/>
    <w:rsid w:val="00ED23A5"/>
    <w:rsid w:val="00ED23E8"/>
    <w:rsid w:val="00ED2417"/>
    <w:rsid w:val="00ED25A0"/>
    <w:rsid w:val="00ED2798"/>
    <w:rsid w:val="00ED28B2"/>
    <w:rsid w:val="00ED2C5C"/>
    <w:rsid w:val="00ED2E0E"/>
    <w:rsid w:val="00ED321B"/>
    <w:rsid w:val="00ED34F4"/>
    <w:rsid w:val="00ED357A"/>
    <w:rsid w:val="00ED38B8"/>
    <w:rsid w:val="00ED3953"/>
    <w:rsid w:val="00ED3E11"/>
    <w:rsid w:val="00ED3EEA"/>
    <w:rsid w:val="00ED3F9C"/>
    <w:rsid w:val="00ED4AED"/>
    <w:rsid w:val="00ED4B7C"/>
    <w:rsid w:val="00ED5080"/>
    <w:rsid w:val="00ED5F9C"/>
    <w:rsid w:val="00ED60FB"/>
    <w:rsid w:val="00ED6596"/>
    <w:rsid w:val="00ED6F46"/>
    <w:rsid w:val="00ED6F85"/>
    <w:rsid w:val="00ED7498"/>
    <w:rsid w:val="00ED766F"/>
    <w:rsid w:val="00ED7717"/>
    <w:rsid w:val="00ED79A9"/>
    <w:rsid w:val="00ED7D59"/>
    <w:rsid w:val="00EE007D"/>
    <w:rsid w:val="00EE017A"/>
    <w:rsid w:val="00EE0716"/>
    <w:rsid w:val="00EE0829"/>
    <w:rsid w:val="00EE095C"/>
    <w:rsid w:val="00EE0A07"/>
    <w:rsid w:val="00EE0D35"/>
    <w:rsid w:val="00EE0E79"/>
    <w:rsid w:val="00EE1214"/>
    <w:rsid w:val="00EE1270"/>
    <w:rsid w:val="00EE1393"/>
    <w:rsid w:val="00EE16A7"/>
    <w:rsid w:val="00EE1852"/>
    <w:rsid w:val="00EE2329"/>
    <w:rsid w:val="00EE270E"/>
    <w:rsid w:val="00EE2813"/>
    <w:rsid w:val="00EE2BA1"/>
    <w:rsid w:val="00EE2C6D"/>
    <w:rsid w:val="00EE2E2D"/>
    <w:rsid w:val="00EE303A"/>
    <w:rsid w:val="00EE345F"/>
    <w:rsid w:val="00EE38AE"/>
    <w:rsid w:val="00EE39E2"/>
    <w:rsid w:val="00EE3AA3"/>
    <w:rsid w:val="00EE3BB1"/>
    <w:rsid w:val="00EE3C05"/>
    <w:rsid w:val="00EE40A4"/>
    <w:rsid w:val="00EE4387"/>
    <w:rsid w:val="00EE46B5"/>
    <w:rsid w:val="00EE481D"/>
    <w:rsid w:val="00EE49BE"/>
    <w:rsid w:val="00EE4CDD"/>
    <w:rsid w:val="00EE4D64"/>
    <w:rsid w:val="00EE4F66"/>
    <w:rsid w:val="00EE53D1"/>
    <w:rsid w:val="00EE56FA"/>
    <w:rsid w:val="00EE59BB"/>
    <w:rsid w:val="00EE5AC8"/>
    <w:rsid w:val="00EE5B7E"/>
    <w:rsid w:val="00EE5D5C"/>
    <w:rsid w:val="00EE62D2"/>
    <w:rsid w:val="00EE6504"/>
    <w:rsid w:val="00EE6A29"/>
    <w:rsid w:val="00EE6AD2"/>
    <w:rsid w:val="00EE6B85"/>
    <w:rsid w:val="00EE6F34"/>
    <w:rsid w:val="00EE70B1"/>
    <w:rsid w:val="00EE7370"/>
    <w:rsid w:val="00EE757A"/>
    <w:rsid w:val="00EE7595"/>
    <w:rsid w:val="00EE75D6"/>
    <w:rsid w:val="00EE7766"/>
    <w:rsid w:val="00EE7973"/>
    <w:rsid w:val="00EE7989"/>
    <w:rsid w:val="00EE7ACF"/>
    <w:rsid w:val="00EE7D6A"/>
    <w:rsid w:val="00EF0508"/>
    <w:rsid w:val="00EF0AAB"/>
    <w:rsid w:val="00EF0B1F"/>
    <w:rsid w:val="00EF0C54"/>
    <w:rsid w:val="00EF101F"/>
    <w:rsid w:val="00EF12EA"/>
    <w:rsid w:val="00EF1461"/>
    <w:rsid w:val="00EF14D7"/>
    <w:rsid w:val="00EF15C0"/>
    <w:rsid w:val="00EF17BF"/>
    <w:rsid w:val="00EF194C"/>
    <w:rsid w:val="00EF1B94"/>
    <w:rsid w:val="00EF1DA1"/>
    <w:rsid w:val="00EF1ECF"/>
    <w:rsid w:val="00EF23F3"/>
    <w:rsid w:val="00EF285D"/>
    <w:rsid w:val="00EF286C"/>
    <w:rsid w:val="00EF2AB7"/>
    <w:rsid w:val="00EF3588"/>
    <w:rsid w:val="00EF39F5"/>
    <w:rsid w:val="00EF3B3F"/>
    <w:rsid w:val="00EF3B59"/>
    <w:rsid w:val="00EF4219"/>
    <w:rsid w:val="00EF42CF"/>
    <w:rsid w:val="00EF45C8"/>
    <w:rsid w:val="00EF4600"/>
    <w:rsid w:val="00EF48C2"/>
    <w:rsid w:val="00EF4B70"/>
    <w:rsid w:val="00EF4C99"/>
    <w:rsid w:val="00EF4F81"/>
    <w:rsid w:val="00EF5373"/>
    <w:rsid w:val="00EF550D"/>
    <w:rsid w:val="00EF55FE"/>
    <w:rsid w:val="00EF5846"/>
    <w:rsid w:val="00EF5916"/>
    <w:rsid w:val="00EF59DE"/>
    <w:rsid w:val="00EF5AE4"/>
    <w:rsid w:val="00EF5C31"/>
    <w:rsid w:val="00EF5F78"/>
    <w:rsid w:val="00EF675D"/>
    <w:rsid w:val="00EF6A1E"/>
    <w:rsid w:val="00EF6B09"/>
    <w:rsid w:val="00EF6C92"/>
    <w:rsid w:val="00EF74FE"/>
    <w:rsid w:val="00EF75DC"/>
    <w:rsid w:val="00EF7C97"/>
    <w:rsid w:val="00F00253"/>
    <w:rsid w:val="00F009AA"/>
    <w:rsid w:val="00F00A76"/>
    <w:rsid w:val="00F00EDC"/>
    <w:rsid w:val="00F0165E"/>
    <w:rsid w:val="00F01DA3"/>
    <w:rsid w:val="00F02FEF"/>
    <w:rsid w:val="00F031B9"/>
    <w:rsid w:val="00F03204"/>
    <w:rsid w:val="00F03A77"/>
    <w:rsid w:val="00F03B1D"/>
    <w:rsid w:val="00F040A0"/>
    <w:rsid w:val="00F0430F"/>
    <w:rsid w:val="00F04638"/>
    <w:rsid w:val="00F04DE1"/>
    <w:rsid w:val="00F05420"/>
    <w:rsid w:val="00F0544F"/>
    <w:rsid w:val="00F055B1"/>
    <w:rsid w:val="00F05CA4"/>
    <w:rsid w:val="00F05CC6"/>
    <w:rsid w:val="00F05E00"/>
    <w:rsid w:val="00F060C7"/>
    <w:rsid w:val="00F06356"/>
    <w:rsid w:val="00F06391"/>
    <w:rsid w:val="00F06A35"/>
    <w:rsid w:val="00F06A4D"/>
    <w:rsid w:val="00F06CAD"/>
    <w:rsid w:val="00F07386"/>
    <w:rsid w:val="00F074F2"/>
    <w:rsid w:val="00F07761"/>
    <w:rsid w:val="00F078AF"/>
    <w:rsid w:val="00F07906"/>
    <w:rsid w:val="00F07A70"/>
    <w:rsid w:val="00F07E50"/>
    <w:rsid w:val="00F1016F"/>
    <w:rsid w:val="00F1061A"/>
    <w:rsid w:val="00F109B2"/>
    <w:rsid w:val="00F10B92"/>
    <w:rsid w:val="00F10CE0"/>
    <w:rsid w:val="00F10CFE"/>
    <w:rsid w:val="00F10DAA"/>
    <w:rsid w:val="00F115D1"/>
    <w:rsid w:val="00F11A4B"/>
    <w:rsid w:val="00F120B8"/>
    <w:rsid w:val="00F123F4"/>
    <w:rsid w:val="00F1290E"/>
    <w:rsid w:val="00F12946"/>
    <w:rsid w:val="00F12B6A"/>
    <w:rsid w:val="00F12BB9"/>
    <w:rsid w:val="00F12C76"/>
    <w:rsid w:val="00F12CA5"/>
    <w:rsid w:val="00F12EDD"/>
    <w:rsid w:val="00F13280"/>
    <w:rsid w:val="00F1345A"/>
    <w:rsid w:val="00F134C3"/>
    <w:rsid w:val="00F138BB"/>
    <w:rsid w:val="00F13A8A"/>
    <w:rsid w:val="00F14105"/>
    <w:rsid w:val="00F1418B"/>
    <w:rsid w:val="00F14302"/>
    <w:rsid w:val="00F148B3"/>
    <w:rsid w:val="00F14D15"/>
    <w:rsid w:val="00F1501A"/>
    <w:rsid w:val="00F15413"/>
    <w:rsid w:val="00F15774"/>
    <w:rsid w:val="00F15857"/>
    <w:rsid w:val="00F15985"/>
    <w:rsid w:val="00F15B56"/>
    <w:rsid w:val="00F16166"/>
    <w:rsid w:val="00F16771"/>
    <w:rsid w:val="00F169B7"/>
    <w:rsid w:val="00F16B33"/>
    <w:rsid w:val="00F16EBC"/>
    <w:rsid w:val="00F16F8A"/>
    <w:rsid w:val="00F176BC"/>
    <w:rsid w:val="00F17A28"/>
    <w:rsid w:val="00F17AFC"/>
    <w:rsid w:val="00F17BFD"/>
    <w:rsid w:val="00F17FDF"/>
    <w:rsid w:val="00F20202"/>
    <w:rsid w:val="00F20366"/>
    <w:rsid w:val="00F204C0"/>
    <w:rsid w:val="00F2099A"/>
    <w:rsid w:val="00F20C3B"/>
    <w:rsid w:val="00F20CD0"/>
    <w:rsid w:val="00F210F3"/>
    <w:rsid w:val="00F211D0"/>
    <w:rsid w:val="00F214B9"/>
    <w:rsid w:val="00F21592"/>
    <w:rsid w:val="00F21709"/>
    <w:rsid w:val="00F21922"/>
    <w:rsid w:val="00F21935"/>
    <w:rsid w:val="00F21A8F"/>
    <w:rsid w:val="00F21C1F"/>
    <w:rsid w:val="00F22192"/>
    <w:rsid w:val="00F22383"/>
    <w:rsid w:val="00F22724"/>
    <w:rsid w:val="00F22A40"/>
    <w:rsid w:val="00F22B6F"/>
    <w:rsid w:val="00F22BB6"/>
    <w:rsid w:val="00F22D99"/>
    <w:rsid w:val="00F2314A"/>
    <w:rsid w:val="00F2322C"/>
    <w:rsid w:val="00F234C3"/>
    <w:rsid w:val="00F234E6"/>
    <w:rsid w:val="00F23514"/>
    <w:rsid w:val="00F235AB"/>
    <w:rsid w:val="00F23746"/>
    <w:rsid w:val="00F238B8"/>
    <w:rsid w:val="00F2391A"/>
    <w:rsid w:val="00F24386"/>
    <w:rsid w:val="00F2477C"/>
    <w:rsid w:val="00F247DA"/>
    <w:rsid w:val="00F2482A"/>
    <w:rsid w:val="00F2488E"/>
    <w:rsid w:val="00F2508A"/>
    <w:rsid w:val="00F2547A"/>
    <w:rsid w:val="00F25EDB"/>
    <w:rsid w:val="00F260B5"/>
    <w:rsid w:val="00F261BA"/>
    <w:rsid w:val="00F264F9"/>
    <w:rsid w:val="00F26661"/>
    <w:rsid w:val="00F266BA"/>
    <w:rsid w:val="00F267A4"/>
    <w:rsid w:val="00F26809"/>
    <w:rsid w:val="00F26891"/>
    <w:rsid w:val="00F26FF7"/>
    <w:rsid w:val="00F270F6"/>
    <w:rsid w:val="00F27655"/>
    <w:rsid w:val="00F27877"/>
    <w:rsid w:val="00F2788C"/>
    <w:rsid w:val="00F27B18"/>
    <w:rsid w:val="00F3031D"/>
    <w:rsid w:val="00F30342"/>
    <w:rsid w:val="00F3034B"/>
    <w:rsid w:val="00F3039C"/>
    <w:rsid w:val="00F3047E"/>
    <w:rsid w:val="00F30560"/>
    <w:rsid w:val="00F3057F"/>
    <w:rsid w:val="00F30600"/>
    <w:rsid w:val="00F30A84"/>
    <w:rsid w:val="00F30A8F"/>
    <w:rsid w:val="00F312A5"/>
    <w:rsid w:val="00F3130D"/>
    <w:rsid w:val="00F3146F"/>
    <w:rsid w:val="00F31A0F"/>
    <w:rsid w:val="00F31C8D"/>
    <w:rsid w:val="00F31E96"/>
    <w:rsid w:val="00F3201F"/>
    <w:rsid w:val="00F32223"/>
    <w:rsid w:val="00F324D9"/>
    <w:rsid w:val="00F32A0B"/>
    <w:rsid w:val="00F32D9F"/>
    <w:rsid w:val="00F32F5D"/>
    <w:rsid w:val="00F333CD"/>
    <w:rsid w:val="00F334B6"/>
    <w:rsid w:val="00F334F5"/>
    <w:rsid w:val="00F3361C"/>
    <w:rsid w:val="00F33A32"/>
    <w:rsid w:val="00F340B0"/>
    <w:rsid w:val="00F34157"/>
    <w:rsid w:val="00F34563"/>
    <w:rsid w:val="00F34568"/>
    <w:rsid w:val="00F349BD"/>
    <w:rsid w:val="00F34C18"/>
    <w:rsid w:val="00F35228"/>
    <w:rsid w:val="00F352A0"/>
    <w:rsid w:val="00F3538E"/>
    <w:rsid w:val="00F353E1"/>
    <w:rsid w:val="00F357EA"/>
    <w:rsid w:val="00F358D3"/>
    <w:rsid w:val="00F35DD3"/>
    <w:rsid w:val="00F3635D"/>
    <w:rsid w:val="00F369E9"/>
    <w:rsid w:val="00F36B3D"/>
    <w:rsid w:val="00F37306"/>
    <w:rsid w:val="00F377A0"/>
    <w:rsid w:val="00F377DF"/>
    <w:rsid w:val="00F3781E"/>
    <w:rsid w:val="00F37F0D"/>
    <w:rsid w:val="00F40193"/>
    <w:rsid w:val="00F4028C"/>
    <w:rsid w:val="00F402A4"/>
    <w:rsid w:val="00F40903"/>
    <w:rsid w:val="00F40929"/>
    <w:rsid w:val="00F40CF2"/>
    <w:rsid w:val="00F40E11"/>
    <w:rsid w:val="00F40E1A"/>
    <w:rsid w:val="00F4184D"/>
    <w:rsid w:val="00F41CC8"/>
    <w:rsid w:val="00F41DE3"/>
    <w:rsid w:val="00F41E46"/>
    <w:rsid w:val="00F41E96"/>
    <w:rsid w:val="00F425E3"/>
    <w:rsid w:val="00F42631"/>
    <w:rsid w:val="00F42698"/>
    <w:rsid w:val="00F42B1A"/>
    <w:rsid w:val="00F43446"/>
    <w:rsid w:val="00F4345E"/>
    <w:rsid w:val="00F4363C"/>
    <w:rsid w:val="00F436B1"/>
    <w:rsid w:val="00F43899"/>
    <w:rsid w:val="00F43C09"/>
    <w:rsid w:val="00F43DC8"/>
    <w:rsid w:val="00F4400F"/>
    <w:rsid w:val="00F441E1"/>
    <w:rsid w:val="00F44393"/>
    <w:rsid w:val="00F44504"/>
    <w:rsid w:val="00F448C0"/>
    <w:rsid w:val="00F44978"/>
    <w:rsid w:val="00F44CAF"/>
    <w:rsid w:val="00F44CCF"/>
    <w:rsid w:val="00F44CE8"/>
    <w:rsid w:val="00F452B9"/>
    <w:rsid w:val="00F45492"/>
    <w:rsid w:val="00F45660"/>
    <w:rsid w:val="00F4579A"/>
    <w:rsid w:val="00F45F22"/>
    <w:rsid w:val="00F45F2E"/>
    <w:rsid w:val="00F45F38"/>
    <w:rsid w:val="00F46282"/>
    <w:rsid w:val="00F462F9"/>
    <w:rsid w:val="00F4632C"/>
    <w:rsid w:val="00F4673D"/>
    <w:rsid w:val="00F46754"/>
    <w:rsid w:val="00F46A0C"/>
    <w:rsid w:val="00F46EB6"/>
    <w:rsid w:val="00F46ED0"/>
    <w:rsid w:val="00F46FE5"/>
    <w:rsid w:val="00F47117"/>
    <w:rsid w:val="00F474AE"/>
    <w:rsid w:val="00F47901"/>
    <w:rsid w:val="00F47A1F"/>
    <w:rsid w:val="00F47E9A"/>
    <w:rsid w:val="00F5009D"/>
    <w:rsid w:val="00F50380"/>
    <w:rsid w:val="00F504E9"/>
    <w:rsid w:val="00F50C53"/>
    <w:rsid w:val="00F50FBB"/>
    <w:rsid w:val="00F51348"/>
    <w:rsid w:val="00F51511"/>
    <w:rsid w:val="00F51727"/>
    <w:rsid w:val="00F51752"/>
    <w:rsid w:val="00F51991"/>
    <w:rsid w:val="00F51ADD"/>
    <w:rsid w:val="00F51D20"/>
    <w:rsid w:val="00F521CE"/>
    <w:rsid w:val="00F523CF"/>
    <w:rsid w:val="00F524DC"/>
    <w:rsid w:val="00F52BE5"/>
    <w:rsid w:val="00F52E2E"/>
    <w:rsid w:val="00F53787"/>
    <w:rsid w:val="00F53B9C"/>
    <w:rsid w:val="00F5401C"/>
    <w:rsid w:val="00F5402B"/>
    <w:rsid w:val="00F540B2"/>
    <w:rsid w:val="00F541BE"/>
    <w:rsid w:val="00F5425C"/>
    <w:rsid w:val="00F5438E"/>
    <w:rsid w:val="00F548CB"/>
    <w:rsid w:val="00F54A9F"/>
    <w:rsid w:val="00F54C12"/>
    <w:rsid w:val="00F54DBE"/>
    <w:rsid w:val="00F554EE"/>
    <w:rsid w:val="00F558CE"/>
    <w:rsid w:val="00F55BD4"/>
    <w:rsid w:val="00F55CE1"/>
    <w:rsid w:val="00F55DB8"/>
    <w:rsid w:val="00F5650A"/>
    <w:rsid w:val="00F56799"/>
    <w:rsid w:val="00F567CC"/>
    <w:rsid w:val="00F56A6A"/>
    <w:rsid w:val="00F56BDE"/>
    <w:rsid w:val="00F56D43"/>
    <w:rsid w:val="00F5738F"/>
    <w:rsid w:val="00F57549"/>
    <w:rsid w:val="00F57565"/>
    <w:rsid w:val="00F5758C"/>
    <w:rsid w:val="00F57CE7"/>
    <w:rsid w:val="00F57FF5"/>
    <w:rsid w:val="00F60189"/>
    <w:rsid w:val="00F602AC"/>
    <w:rsid w:val="00F602ED"/>
    <w:rsid w:val="00F606DE"/>
    <w:rsid w:val="00F607B5"/>
    <w:rsid w:val="00F60886"/>
    <w:rsid w:val="00F618C3"/>
    <w:rsid w:val="00F61A2C"/>
    <w:rsid w:val="00F61C90"/>
    <w:rsid w:val="00F62028"/>
    <w:rsid w:val="00F621EC"/>
    <w:rsid w:val="00F622B8"/>
    <w:rsid w:val="00F62311"/>
    <w:rsid w:val="00F6237F"/>
    <w:rsid w:val="00F62584"/>
    <w:rsid w:val="00F6273B"/>
    <w:rsid w:val="00F62C3D"/>
    <w:rsid w:val="00F62D70"/>
    <w:rsid w:val="00F6301B"/>
    <w:rsid w:val="00F630E8"/>
    <w:rsid w:val="00F6338E"/>
    <w:rsid w:val="00F6365A"/>
    <w:rsid w:val="00F639C5"/>
    <w:rsid w:val="00F63F2A"/>
    <w:rsid w:val="00F63FA2"/>
    <w:rsid w:val="00F6461B"/>
    <w:rsid w:val="00F6464B"/>
    <w:rsid w:val="00F65092"/>
    <w:rsid w:val="00F6530D"/>
    <w:rsid w:val="00F655E2"/>
    <w:rsid w:val="00F65621"/>
    <w:rsid w:val="00F658A8"/>
    <w:rsid w:val="00F65A0D"/>
    <w:rsid w:val="00F660A2"/>
    <w:rsid w:val="00F661A4"/>
    <w:rsid w:val="00F6681D"/>
    <w:rsid w:val="00F66CF6"/>
    <w:rsid w:val="00F67073"/>
    <w:rsid w:val="00F6711D"/>
    <w:rsid w:val="00F67B7D"/>
    <w:rsid w:val="00F67BAC"/>
    <w:rsid w:val="00F704A8"/>
    <w:rsid w:val="00F704D5"/>
    <w:rsid w:val="00F70537"/>
    <w:rsid w:val="00F7058C"/>
    <w:rsid w:val="00F70BC9"/>
    <w:rsid w:val="00F70F53"/>
    <w:rsid w:val="00F71004"/>
    <w:rsid w:val="00F711B8"/>
    <w:rsid w:val="00F71313"/>
    <w:rsid w:val="00F71785"/>
    <w:rsid w:val="00F7180C"/>
    <w:rsid w:val="00F71CA5"/>
    <w:rsid w:val="00F71E7F"/>
    <w:rsid w:val="00F71F40"/>
    <w:rsid w:val="00F72104"/>
    <w:rsid w:val="00F72386"/>
    <w:rsid w:val="00F7293D"/>
    <w:rsid w:val="00F72F02"/>
    <w:rsid w:val="00F72FE0"/>
    <w:rsid w:val="00F73371"/>
    <w:rsid w:val="00F73376"/>
    <w:rsid w:val="00F73490"/>
    <w:rsid w:val="00F73B08"/>
    <w:rsid w:val="00F73BED"/>
    <w:rsid w:val="00F73CAF"/>
    <w:rsid w:val="00F73CBA"/>
    <w:rsid w:val="00F743E5"/>
    <w:rsid w:val="00F744B5"/>
    <w:rsid w:val="00F74694"/>
    <w:rsid w:val="00F74EFD"/>
    <w:rsid w:val="00F75057"/>
    <w:rsid w:val="00F75112"/>
    <w:rsid w:val="00F75220"/>
    <w:rsid w:val="00F7528D"/>
    <w:rsid w:val="00F75575"/>
    <w:rsid w:val="00F75679"/>
    <w:rsid w:val="00F75832"/>
    <w:rsid w:val="00F75849"/>
    <w:rsid w:val="00F758A7"/>
    <w:rsid w:val="00F75959"/>
    <w:rsid w:val="00F75979"/>
    <w:rsid w:val="00F76000"/>
    <w:rsid w:val="00F76118"/>
    <w:rsid w:val="00F761C0"/>
    <w:rsid w:val="00F762C1"/>
    <w:rsid w:val="00F763CA"/>
    <w:rsid w:val="00F76469"/>
    <w:rsid w:val="00F76980"/>
    <w:rsid w:val="00F76BA0"/>
    <w:rsid w:val="00F76E40"/>
    <w:rsid w:val="00F76E5D"/>
    <w:rsid w:val="00F76EC9"/>
    <w:rsid w:val="00F76F8E"/>
    <w:rsid w:val="00F77155"/>
    <w:rsid w:val="00F77267"/>
    <w:rsid w:val="00F774F4"/>
    <w:rsid w:val="00F77770"/>
    <w:rsid w:val="00F77BB6"/>
    <w:rsid w:val="00F77E42"/>
    <w:rsid w:val="00F80027"/>
    <w:rsid w:val="00F809E3"/>
    <w:rsid w:val="00F80C9A"/>
    <w:rsid w:val="00F80CEB"/>
    <w:rsid w:val="00F80E1F"/>
    <w:rsid w:val="00F81666"/>
    <w:rsid w:val="00F81BE3"/>
    <w:rsid w:val="00F81CFE"/>
    <w:rsid w:val="00F81DFD"/>
    <w:rsid w:val="00F81E6A"/>
    <w:rsid w:val="00F8211D"/>
    <w:rsid w:val="00F82465"/>
    <w:rsid w:val="00F826C2"/>
    <w:rsid w:val="00F82A0B"/>
    <w:rsid w:val="00F82CB0"/>
    <w:rsid w:val="00F82D4C"/>
    <w:rsid w:val="00F82DB1"/>
    <w:rsid w:val="00F82DF5"/>
    <w:rsid w:val="00F831AF"/>
    <w:rsid w:val="00F83270"/>
    <w:rsid w:val="00F838B1"/>
    <w:rsid w:val="00F839BD"/>
    <w:rsid w:val="00F83A95"/>
    <w:rsid w:val="00F83ACF"/>
    <w:rsid w:val="00F83B50"/>
    <w:rsid w:val="00F83E67"/>
    <w:rsid w:val="00F83ED8"/>
    <w:rsid w:val="00F83EEF"/>
    <w:rsid w:val="00F840B9"/>
    <w:rsid w:val="00F840BF"/>
    <w:rsid w:val="00F842F2"/>
    <w:rsid w:val="00F843E4"/>
    <w:rsid w:val="00F84418"/>
    <w:rsid w:val="00F844B8"/>
    <w:rsid w:val="00F845EC"/>
    <w:rsid w:val="00F8488D"/>
    <w:rsid w:val="00F84992"/>
    <w:rsid w:val="00F84B9E"/>
    <w:rsid w:val="00F84CB4"/>
    <w:rsid w:val="00F84CD0"/>
    <w:rsid w:val="00F854AE"/>
    <w:rsid w:val="00F856AC"/>
    <w:rsid w:val="00F859EC"/>
    <w:rsid w:val="00F85A42"/>
    <w:rsid w:val="00F85D8A"/>
    <w:rsid w:val="00F85EAC"/>
    <w:rsid w:val="00F85F10"/>
    <w:rsid w:val="00F85F38"/>
    <w:rsid w:val="00F85FC0"/>
    <w:rsid w:val="00F86153"/>
    <w:rsid w:val="00F86213"/>
    <w:rsid w:val="00F86344"/>
    <w:rsid w:val="00F863F4"/>
    <w:rsid w:val="00F867CA"/>
    <w:rsid w:val="00F86A36"/>
    <w:rsid w:val="00F86FF4"/>
    <w:rsid w:val="00F87225"/>
    <w:rsid w:val="00F87272"/>
    <w:rsid w:val="00F87D0A"/>
    <w:rsid w:val="00F902C6"/>
    <w:rsid w:val="00F90321"/>
    <w:rsid w:val="00F90694"/>
    <w:rsid w:val="00F90713"/>
    <w:rsid w:val="00F907C3"/>
    <w:rsid w:val="00F90EA3"/>
    <w:rsid w:val="00F90EC4"/>
    <w:rsid w:val="00F90EF2"/>
    <w:rsid w:val="00F910AF"/>
    <w:rsid w:val="00F9134B"/>
    <w:rsid w:val="00F9142F"/>
    <w:rsid w:val="00F916DC"/>
    <w:rsid w:val="00F91A8A"/>
    <w:rsid w:val="00F91BE4"/>
    <w:rsid w:val="00F91F55"/>
    <w:rsid w:val="00F91F84"/>
    <w:rsid w:val="00F921AD"/>
    <w:rsid w:val="00F923BE"/>
    <w:rsid w:val="00F92DEC"/>
    <w:rsid w:val="00F92E16"/>
    <w:rsid w:val="00F93091"/>
    <w:rsid w:val="00F93847"/>
    <w:rsid w:val="00F9388E"/>
    <w:rsid w:val="00F93992"/>
    <w:rsid w:val="00F93B55"/>
    <w:rsid w:val="00F93E40"/>
    <w:rsid w:val="00F942A2"/>
    <w:rsid w:val="00F94314"/>
    <w:rsid w:val="00F9467F"/>
    <w:rsid w:val="00F94745"/>
    <w:rsid w:val="00F9475A"/>
    <w:rsid w:val="00F947A9"/>
    <w:rsid w:val="00F949EA"/>
    <w:rsid w:val="00F94C6F"/>
    <w:rsid w:val="00F94D31"/>
    <w:rsid w:val="00F94E79"/>
    <w:rsid w:val="00F9531B"/>
    <w:rsid w:val="00F95593"/>
    <w:rsid w:val="00F95609"/>
    <w:rsid w:val="00F95626"/>
    <w:rsid w:val="00F95789"/>
    <w:rsid w:val="00F965E0"/>
    <w:rsid w:val="00F96B74"/>
    <w:rsid w:val="00F96F95"/>
    <w:rsid w:val="00F9732F"/>
    <w:rsid w:val="00F9733B"/>
    <w:rsid w:val="00F977E6"/>
    <w:rsid w:val="00FA00CE"/>
    <w:rsid w:val="00FA096B"/>
    <w:rsid w:val="00FA12E1"/>
    <w:rsid w:val="00FA1AFF"/>
    <w:rsid w:val="00FA1BF0"/>
    <w:rsid w:val="00FA1E2C"/>
    <w:rsid w:val="00FA1F2B"/>
    <w:rsid w:val="00FA1FC0"/>
    <w:rsid w:val="00FA2318"/>
    <w:rsid w:val="00FA2C02"/>
    <w:rsid w:val="00FA2F19"/>
    <w:rsid w:val="00FA2FB8"/>
    <w:rsid w:val="00FA306A"/>
    <w:rsid w:val="00FA3104"/>
    <w:rsid w:val="00FA34A4"/>
    <w:rsid w:val="00FA3620"/>
    <w:rsid w:val="00FA3815"/>
    <w:rsid w:val="00FA3CE3"/>
    <w:rsid w:val="00FA3D06"/>
    <w:rsid w:val="00FA411D"/>
    <w:rsid w:val="00FA4137"/>
    <w:rsid w:val="00FA45F3"/>
    <w:rsid w:val="00FA4640"/>
    <w:rsid w:val="00FA46A8"/>
    <w:rsid w:val="00FA4B29"/>
    <w:rsid w:val="00FA519F"/>
    <w:rsid w:val="00FA54D4"/>
    <w:rsid w:val="00FA553C"/>
    <w:rsid w:val="00FA56C0"/>
    <w:rsid w:val="00FA57AF"/>
    <w:rsid w:val="00FA57F3"/>
    <w:rsid w:val="00FA5A9C"/>
    <w:rsid w:val="00FA5BBD"/>
    <w:rsid w:val="00FA5C00"/>
    <w:rsid w:val="00FA5EFC"/>
    <w:rsid w:val="00FA6328"/>
    <w:rsid w:val="00FA655D"/>
    <w:rsid w:val="00FA6612"/>
    <w:rsid w:val="00FA6AC8"/>
    <w:rsid w:val="00FA6F03"/>
    <w:rsid w:val="00FA6F44"/>
    <w:rsid w:val="00FA72B4"/>
    <w:rsid w:val="00FA731F"/>
    <w:rsid w:val="00FA738A"/>
    <w:rsid w:val="00FA7447"/>
    <w:rsid w:val="00FA749C"/>
    <w:rsid w:val="00FA7642"/>
    <w:rsid w:val="00FA797B"/>
    <w:rsid w:val="00FA7F80"/>
    <w:rsid w:val="00FB005F"/>
    <w:rsid w:val="00FB012F"/>
    <w:rsid w:val="00FB01FA"/>
    <w:rsid w:val="00FB09D3"/>
    <w:rsid w:val="00FB0CB8"/>
    <w:rsid w:val="00FB1AD1"/>
    <w:rsid w:val="00FB1B09"/>
    <w:rsid w:val="00FB21CC"/>
    <w:rsid w:val="00FB2732"/>
    <w:rsid w:val="00FB2736"/>
    <w:rsid w:val="00FB2B59"/>
    <w:rsid w:val="00FB2BCA"/>
    <w:rsid w:val="00FB2DC0"/>
    <w:rsid w:val="00FB3208"/>
    <w:rsid w:val="00FB34C1"/>
    <w:rsid w:val="00FB3842"/>
    <w:rsid w:val="00FB39B6"/>
    <w:rsid w:val="00FB3CE3"/>
    <w:rsid w:val="00FB3D18"/>
    <w:rsid w:val="00FB3EB0"/>
    <w:rsid w:val="00FB4795"/>
    <w:rsid w:val="00FB47C5"/>
    <w:rsid w:val="00FB48B3"/>
    <w:rsid w:val="00FB499E"/>
    <w:rsid w:val="00FB4B28"/>
    <w:rsid w:val="00FB4BEF"/>
    <w:rsid w:val="00FB4E69"/>
    <w:rsid w:val="00FB5142"/>
    <w:rsid w:val="00FB51EC"/>
    <w:rsid w:val="00FB5257"/>
    <w:rsid w:val="00FB532B"/>
    <w:rsid w:val="00FB57AB"/>
    <w:rsid w:val="00FB5810"/>
    <w:rsid w:val="00FB5BEE"/>
    <w:rsid w:val="00FB5C0B"/>
    <w:rsid w:val="00FB6251"/>
    <w:rsid w:val="00FB695C"/>
    <w:rsid w:val="00FB69B6"/>
    <w:rsid w:val="00FB6C09"/>
    <w:rsid w:val="00FB77AF"/>
    <w:rsid w:val="00FB783C"/>
    <w:rsid w:val="00FC0223"/>
    <w:rsid w:val="00FC0EDB"/>
    <w:rsid w:val="00FC1651"/>
    <w:rsid w:val="00FC1809"/>
    <w:rsid w:val="00FC1BA8"/>
    <w:rsid w:val="00FC1C8A"/>
    <w:rsid w:val="00FC1E71"/>
    <w:rsid w:val="00FC1F9D"/>
    <w:rsid w:val="00FC2A0E"/>
    <w:rsid w:val="00FC2A8A"/>
    <w:rsid w:val="00FC2AAC"/>
    <w:rsid w:val="00FC2F9B"/>
    <w:rsid w:val="00FC32CC"/>
    <w:rsid w:val="00FC370F"/>
    <w:rsid w:val="00FC385B"/>
    <w:rsid w:val="00FC3E47"/>
    <w:rsid w:val="00FC3EF3"/>
    <w:rsid w:val="00FC4374"/>
    <w:rsid w:val="00FC462B"/>
    <w:rsid w:val="00FC46CB"/>
    <w:rsid w:val="00FC485C"/>
    <w:rsid w:val="00FC4A8F"/>
    <w:rsid w:val="00FC4BDC"/>
    <w:rsid w:val="00FC52C6"/>
    <w:rsid w:val="00FC53A0"/>
    <w:rsid w:val="00FC569D"/>
    <w:rsid w:val="00FC56FD"/>
    <w:rsid w:val="00FC573D"/>
    <w:rsid w:val="00FC5CAF"/>
    <w:rsid w:val="00FC5E5E"/>
    <w:rsid w:val="00FC5E7E"/>
    <w:rsid w:val="00FC635B"/>
    <w:rsid w:val="00FC6375"/>
    <w:rsid w:val="00FC6434"/>
    <w:rsid w:val="00FC647A"/>
    <w:rsid w:val="00FC700B"/>
    <w:rsid w:val="00FC79BE"/>
    <w:rsid w:val="00FC7A01"/>
    <w:rsid w:val="00FC7AE6"/>
    <w:rsid w:val="00FC7B26"/>
    <w:rsid w:val="00FC7B36"/>
    <w:rsid w:val="00FC7C1F"/>
    <w:rsid w:val="00FC7D1B"/>
    <w:rsid w:val="00FC7EE3"/>
    <w:rsid w:val="00FD00E8"/>
    <w:rsid w:val="00FD010A"/>
    <w:rsid w:val="00FD0170"/>
    <w:rsid w:val="00FD055E"/>
    <w:rsid w:val="00FD071B"/>
    <w:rsid w:val="00FD09A5"/>
    <w:rsid w:val="00FD0B31"/>
    <w:rsid w:val="00FD0CA9"/>
    <w:rsid w:val="00FD0F7B"/>
    <w:rsid w:val="00FD1603"/>
    <w:rsid w:val="00FD17FE"/>
    <w:rsid w:val="00FD1852"/>
    <w:rsid w:val="00FD19D5"/>
    <w:rsid w:val="00FD1C83"/>
    <w:rsid w:val="00FD1F20"/>
    <w:rsid w:val="00FD25DE"/>
    <w:rsid w:val="00FD27E2"/>
    <w:rsid w:val="00FD2D61"/>
    <w:rsid w:val="00FD2DC1"/>
    <w:rsid w:val="00FD2E53"/>
    <w:rsid w:val="00FD30B7"/>
    <w:rsid w:val="00FD3701"/>
    <w:rsid w:val="00FD3DF5"/>
    <w:rsid w:val="00FD3E9A"/>
    <w:rsid w:val="00FD416C"/>
    <w:rsid w:val="00FD41AA"/>
    <w:rsid w:val="00FD4540"/>
    <w:rsid w:val="00FD455F"/>
    <w:rsid w:val="00FD459C"/>
    <w:rsid w:val="00FD49AF"/>
    <w:rsid w:val="00FD4AD4"/>
    <w:rsid w:val="00FD4B14"/>
    <w:rsid w:val="00FD4D03"/>
    <w:rsid w:val="00FD5056"/>
    <w:rsid w:val="00FD5491"/>
    <w:rsid w:val="00FD56EA"/>
    <w:rsid w:val="00FD5911"/>
    <w:rsid w:val="00FD60B2"/>
    <w:rsid w:val="00FD6299"/>
    <w:rsid w:val="00FD644E"/>
    <w:rsid w:val="00FD6552"/>
    <w:rsid w:val="00FD6571"/>
    <w:rsid w:val="00FD667D"/>
    <w:rsid w:val="00FD6715"/>
    <w:rsid w:val="00FD6A8A"/>
    <w:rsid w:val="00FD6AE2"/>
    <w:rsid w:val="00FD6BFA"/>
    <w:rsid w:val="00FD6D08"/>
    <w:rsid w:val="00FD7018"/>
    <w:rsid w:val="00FD705B"/>
    <w:rsid w:val="00FD7325"/>
    <w:rsid w:val="00FD7414"/>
    <w:rsid w:val="00FD75C7"/>
    <w:rsid w:val="00FD76C8"/>
    <w:rsid w:val="00FD7C87"/>
    <w:rsid w:val="00FD7D44"/>
    <w:rsid w:val="00FE055C"/>
    <w:rsid w:val="00FE08E9"/>
    <w:rsid w:val="00FE0AA3"/>
    <w:rsid w:val="00FE0EA2"/>
    <w:rsid w:val="00FE0F97"/>
    <w:rsid w:val="00FE1077"/>
    <w:rsid w:val="00FE1440"/>
    <w:rsid w:val="00FE178B"/>
    <w:rsid w:val="00FE1ACF"/>
    <w:rsid w:val="00FE1C6A"/>
    <w:rsid w:val="00FE208C"/>
    <w:rsid w:val="00FE21D5"/>
    <w:rsid w:val="00FE2295"/>
    <w:rsid w:val="00FE237F"/>
    <w:rsid w:val="00FE25B3"/>
    <w:rsid w:val="00FE25F5"/>
    <w:rsid w:val="00FE2A97"/>
    <w:rsid w:val="00FE2F12"/>
    <w:rsid w:val="00FE319D"/>
    <w:rsid w:val="00FE37A0"/>
    <w:rsid w:val="00FE3CFE"/>
    <w:rsid w:val="00FE3EB5"/>
    <w:rsid w:val="00FE452B"/>
    <w:rsid w:val="00FE4870"/>
    <w:rsid w:val="00FE4966"/>
    <w:rsid w:val="00FE49D0"/>
    <w:rsid w:val="00FE4E28"/>
    <w:rsid w:val="00FE50C0"/>
    <w:rsid w:val="00FE5973"/>
    <w:rsid w:val="00FE5D00"/>
    <w:rsid w:val="00FE600F"/>
    <w:rsid w:val="00FE61D6"/>
    <w:rsid w:val="00FE61E9"/>
    <w:rsid w:val="00FE647B"/>
    <w:rsid w:val="00FE6758"/>
    <w:rsid w:val="00FE6BEB"/>
    <w:rsid w:val="00FE6C22"/>
    <w:rsid w:val="00FE7238"/>
    <w:rsid w:val="00FE74D2"/>
    <w:rsid w:val="00FE78B7"/>
    <w:rsid w:val="00FE792B"/>
    <w:rsid w:val="00FE79D2"/>
    <w:rsid w:val="00FE7B5E"/>
    <w:rsid w:val="00FE7F7A"/>
    <w:rsid w:val="00FF0037"/>
    <w:rsid w:val="00FF0490"/>
    <w:rsid w:val="00FF0778"/>
    <w:rsid w:val="00FF0888"/>
    <w:rsid w:val="00FF0940"/>
    <w:rsid w:val="00FF0B4F"/>
    <w:rsid w:val="00FF0FE2"/>
    <w:rsid w:val="00FF1290"/>
    <w:rsid w:val="00FF1561"/>
    <w:rsid w:val="00FF1739"/>
    <w:rsid w:val="00FF1753"/>
    <w:rsid w:val="00FF1803"/>
    <w:rsid w:val="00FF2127"/>
    <w:rsid w:val="00FF23AE"/>
    <w:rsid w:val="00FF24A3"/>
    <w:rsid w:val="00FF265A"/>
    <w:rsid w:val="00FF282A"/>
    <w:rsid w:val="00FF2BE8"/>
    <w:rsid w:val="00FF2CA7"/>
    <w:rsid w:val="00FF2D2F"/>
    <w:rsid w:val="00FF2D4F"/>
    <w:rsid w:val="00FF2FC0"/>
    <w:rsid w:val="00FF3026"/>
    <w:rsid w:val="00FF30F9"/>
    <w:rsid w:val="00FF31B4"/>
    <w:rsid w:val="00FF32DE"/>
    <w:rsid w:val="00FF3DF3"/>
    <w:rsid w:val="00FF3F02"/>
    <w:rsid w:val="00FF40F9"/>
    <w:rsid w:val="00FF4212"/>
    <w:rsid w:val="00FF4C07"/>
    <w:rsid w:val="00FF4E6B"/>
    <w:rsid w:val="00FF520A"/>
    <w:rsid w:val="00FF53DB"/>
    <w:rsid w:val="00FF5431"/>
    <w:rsid w:val="00FF5709"/>
    <w:rsid w:val="00FF586F"/>
    <w:rsid w:val="00FF5A05"/>
    <w:rsid w:val="00FF5AE5"/>
    <w:rsid w:val="00FF5E8C"/>
    <w:rsid w:val="00FF5E90"/>
    <w:rsid w:val="00FF5F6E"/>
    <w:rsid w:val="00FF66CA"/>
    <w:rsid w:val="00FF68D3"/>
    <w:rsid w:val="00FF6C9E"/>
    <w:rsid w:val="00FF7326"/>
    <w:rsid w:val="00FF75B2"/>
    <w:rsid w:val="00FF780A"/>
    <w:rsid w:val="00FF7898"/>
    <w:rsid w:val="00FF78A6"/>
    <w:rsid w:val="00FF79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05FA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9"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qFormat="1"/>
    <w:lsdException w:name="Body Text First Indent 2" w:semiHidden="1" w:uiPriority="0" w:unhideWhenUsed="1" w:qFormat="1"/>
    <w:lsdException w:name="Note Heading" w:semiHidden="1" w:uiPriority="0"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7BA3"/>
  </w:style>
  <w:style w:type="paragraph" w:styleId="Heading1">
    <w:name w:val="heading 1"/>
    <w:aliases w:val="Section Heading,Heading,Heading + All caps,Left:  0&quot;,First line:  0&quot;,Before:  0 pt,h1"/>
    <w:basedOn w:val="Normal"/>
    <w:link w:val="Heading1Char"/>
    <w:uiPriority w:val="9"/>
    <w:qFormat/>
    <w:rsid w:val="006639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
    <w:basedOn w:val="Normal"/>
    <w:next w:val="Normal"/>
    <w:link w:val="Heading2Char"/>
    <w:uiPriority w:val="99"/>
    <w:qFormat/>
    <w:rsid w:val="00962850"/>
    <w:pPr>
      <w:keepNext/>
      <w:spacing w:after="240" w:line="240" w:lineRule="auto"/>
      <w:outlineLvl w:val="1"/>
    </w:pPr>
    <w:rPr>
      <w:rFonts w:ascii="Times New Roman Bold" w:eastAsia="PMingLiU" w:hAnsi="Times New Roman Bold" w:cs="Arial"/>
      <w:b/>
      <w:bCs/>
      <w:color w:val="000000"/>
      <w:sz w:val="20"/>
      <w:szCs w:val="28"/>
      <w:lang w:val="en-GB" w:eastAsia="zh-TW"/>
    </w:rPr>
  </w:style>
  <w:style w:type="paragraph" w:styleId="Heading3">
    <w:name w:val="heading 3"/>
    <w:aliases w:val="H3,h3,12pt Italic,DPW Head Left Bold"/>
    <w:basedOn w:val="Normal"/>
    <w:next w:val="Normal"/>
    <w:link w:val="Heading3Char"/>
    <w:uiPriority w:val="99"/>
    <w:qFormat/>
    <w:rsid w:val="00962850"/>
    <w:pPr>
      <w:keepNext/>
      <w:spacing w:after="240" w:line="240" w:lineRule="auto"/>
      <w:outlineLvl w:val="2"/>
    </w:pPr>
    <w:rPr>
      <w:rFonts w:ascii="Times New Roman" w:eastAsia="PMingLiU" w:hAnsi="Times New Roman" w:cs="Arial"/>
      <w:bCs/>
      <w:color w:val="000000"/>
      <w:sz w:val="20"/>
      <w:szCs w:val="26"/>
      <w:u w:val="single"/>
      <w:lang w:val="en-GB" w:eastAsia="zh-TW"/>
    </w:rPr>
  </w:style>
  <w:style w:type="paragraph" w:styleId="Heading4">
    <w:name w:val="heading 4"/>
    <w:aliases w:val="Level 2 - a,h4"/>
    <w:basedOn w:val="Normal"/>
    <w:next w:val="BodyText"/>
    <w:link w:val="Heading4Char"/>
    <w:uiPriority w:val="99"/>
    <w:qFormat/>
    <w:rsid w:val="00962850"/>
    <w:pPr>
      <w:keepNext/>
      <w:keepLines/>
      <w:autoSpaceDE w:val="0"/>
      <w:autoSpaceDN w:val="0"/>
      <w:adjustRightInd w:val="0"/>
      <w:spacing w:before="240" w:after="0" w:line="240" w:lineRule="exact"/>
      <w:ind w:left="2880" w:right="720" w:hanging="720"/>
      <w:outlineLvl w:val="3"/>
    </w:pPr>
    <w:rPr>
      <w:rFonts w:ascii="Times New Roman" w:eastAsia="SimSun" w:hAnsi="Times New Roman" w:cs="Times New Roman"/>
      <w:sz w:val="24"/>
      <w:szCs w:val="24"/>
    </w:rPr>
  </w:style>
  <w:style w:type="paragraph" w:styleId="Heading5">
    <w:name w:val="heading 5"/>
    <w:aliases w:val="h5"/>
    <w:basedOn w:val="Normal"/>
    <w:next w:val="BodyText"/>
    <w:link w:val="Heading5Char"/>
    <w:qFormat/>
    <w:rsid w:val="00962850"/>
    <w:pPr>
      <w:keepNext/>
      <w:keepLines/>
      <w:autoSpaceDE w:val="0"/>
      <w:autoSpaceDN w:val="0"/>
      <w:adjustRightInd w:val="0"/>
      <w:spacing w:before="240" w:after="0" w:line="240" w:lineRule="exact"/>
      <w:ind w:left="3600" w:right="720" w:hanging="720"/>
      <w:outlineLvl w:val="4"/>
    </w:pPr>
    <w:rPr>
      <w:rFonts w:ascii="Times New Roman" w:eastAsia="SimSun" w:hAnsi="Times New Roman" w:cs="Times New Roman"/>
      <w:sz w:val="24"/>
      <w:szCs w:val="24"/>
    </w:rPr>
  </w:style>
  <w:style w:type="paragraph" w:styleId="Heading6">
    <w:name w:val="heading 6"/>
    <w:aliases w:val="h6"/>
    <w:basedOn w:val="Normal"/>
    <w:next w:val="BodyText"/>
    <w:link w:val="Heading6Char"/>
    <w:qFormat/>
    <w:rsid w:val="00962850"/>
    <w:pPr>
      <w:keepNext/>
      <w:keepLines/>
      <w:autoSpaceDE w:val="0"/>
      <w:autoSpaceDN w:val="0"/>
      <w:adjustRightInd w:val="0"/>
      <w:spacing w:before="240" w:after="0" w:line="240" w:lineRule="exact"/>
      <w:ind w:left="4320" w:right="720" w:hanging="720"/>
      <w:outlineLvl w:val="5"/>
    </w:pPr>
    <w:rPr>
      <w:rFonts w:ascii="Times New Roman" w:eastAsia="SimSun" w:hAnsi="Times New Roman" w:cs="Times New Roman"/>
      <w:sz w:val="24"/>
      <w:szCs w:val="24"/>
    </w:rPr>
  </w:style>
  <w:style w:type="paragraph" w:styleId="Heading7">
    <w:name w:val="heading 7"/>
    <w:aliases w:val="h7"/>
    <w:basedOn w:val="Normal"/>
    <w:next w:val="BodyText"/>
    <w:link w:val="Heading7Char"/>
    <w:qFormat/>
    <w:rsid w:val="00962850"/>
    <w:pPr>
      <w:keepNext/>
      <w:keepLines/>
      <w:autoSpaceDE w:val="0"/>
      <w:autoSpaceDN w:val="0"/>
      <w:adjustRightInd w:val="0"/>
      <w:spacing w:before="240" w:after="0" w:line="240" w:lineRule="exact"/>
      <w:ind w:left="5040" w:right="720" w:hanging="720"/>
      <w:outlineLvl w:val="6"/>
    </w:pPr>
    <w:rPr>
      <w:rFonts w:ascii="Times New Roman" w:eastAsia="SimSun" w:hAnsi="Times New Roman" w:cs="Times New Roman"/>
      <w:sz w:val="24"/>
      <w:szCs w:val="24"/>
    </w:rPr>
  </w:style>
  <w:style w:type="paragraph" w:styleId="Heading8">
    <w:name w:val="heading 8"/>
    <w:aliases w:val="h8"/>
    <w:basedOn w:val="Normal"/>
    <w:next w:val="BodyText"/>
    <w:link w:val="Heading8Char"/>
    <w:qFormat/>
    <w:rsid w:val="00962850"/>
    <w:pPr>
      <w:keepNext/>
      <w:keepLines/>
      <w:autoSpaceDE w:val="0"/>
      <w:autoSpaceDN w:val="0"/>
      <w:adjustRightInd w:val="0"/>
      <w:spacing w:before="240" w:after="0" w:line="240" w:lineRule="exact"/>
      <w:ind w:left="5760" w:right="720" w:hanging="720"/>
      <w:outlineLvl w:val="7"/>
    </w:pPr>
    <w:rPr>
      <w:rFonts w:ascii="Times New Roman" w:eastAsia="SimSun" w:hAnsi="Times New Roman" w:cs="Times New Roman"/>
      <w:sz w:val="24"/>
      <w:szCs w:val="24"/>
    </w:rPr>
  </w:style>
  <w:style w:type="paragraph" w:styleId="Heading9">
    <w:name w:val="heading 9"/>
    <w:aliases w:val="h9"/>
    <w:basedOn w:val="Normal"/>
    <w:next w:val="BodyText"/>
    <w:link w:val="Heading9Char"/>
    <w:qFormat/>
    <w:rsid w:val="00962850"/>
    <w:pPr>
      <w:keepNext/>
      <w:keepLines/>
      <w:autoSpaceDE w:val="0"/>
      <w:autoSpaceDN w:val="0"/>
      <w:adjustRightInd w:val="0"/>
      <w:spacing w:before="240" w:after="0" w:line="240" w:lineRule="exact"/>
      <w:ind w:left="6480" w:right="720" w:hanging="720"/>
      <w:outlineLvl w:val="8"/>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uideline 字元"/>
    <w:basedOn w:val="Normal"/>
    <w:link w:val="HeaderChar"/>
    <w:uiPriority w:val="99"/>
    <w:unhideWhenUsed/>
    <w:rsid w:val="003078F3"/>
    <w:pPr>
      <w:tabs>
        <w:tab w:val="center" w:pos="4680"/>
        <w:tab w:val="right" w:pos="9360"/>
      </w:tabs>
      <w:spacing w:after="0" w:line="240" w:lineRule="auto"/>
    </w:pPr>
  </w:style>
  <w:style w:type="character" w:customStyle="1" w:styleId="HeaderChar">
    <w:name w:val="Header Char"/>
    <w:aliases w:val="Guideline 字元 Char"/>
    <w:basedOn w:val="DefaultParagraphFont"/>
    <w:link w:val="Header"/>
    <w:uiPriority w:val="99"/>
    <w:rsid w:val="003078F3"/>
  </w:style>
  <w:style w:type="paragraph" w:styleId="Footer">
    <w:name w:val="footer"/>
    <w:basedOn w:val="Normal"/>
    <w:link w:val="FooterChar"/>
    <w:uiPriority w:val="99"/>
    <w:unhideWhenUsed/>
    <w:rsid w:val="00307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8F3"/>
  </w:style>
  <w:style w:type="paragraph" w:styleId="BalloonText">
    <w:name w:val="Balloon Text"/>
    <w:basedOn w:val="Normal"/>
    <w:link w:val="BalloonTextChar"/>
    <w:uiPriority w:val="99"/>
    <w:semiHidden/>
    <w:unhideWhenUsed/>
    <w:rsid w:val="00307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8F3"/>
    <w:rPr>
      <w:rFonts w:ascii="Tahoma" w:hAnsi="Tahoma" w:cs="Tahoma"/>
      <w:sz w:val="16"/>
      <w:szCs w:val="16"/>
    </w:rPr>
  </w:style>
  <w:style w:type="paragraph" w:styleId="ListParagraph">
    <w:name w:val="List Paragraph"/>
    <w:basedOn w:val="Normal"/>
    <w:uiPriority w:val="34"/>
    <w:qFormat/>
    <w:rsid w:val="00747E4D"/>
    <w:pPr>
      <w:ind w:left="720"/>
      <w:contextualSpacing/>
    </w:pPr>
  </w:style>
  <w:style w:type="paragraph" w:customStyle="1" w:styleId="O-BodyText">
    <w:name w:val="O-Body Text ()"/>
    <w:aliases w:val="1Body,s1"/>
    <w:basedOn w:val="Normal"/>
    <w:qFormat/>
    <w:rsid w:val="006632BB"/>
    <w:pPr>
      <w:spacing w:after="0" w:line="240" w:lineRule="auto"/>
    </w:pPr>
    <w:rPr>
      <w:rFonts w:ascii="Times New Roman" w:eastAsia="Times New Roman" w:hAnsi="Times New Roman" w:cs="Times New Roman"/>
      <w:color w:val="000000"/>
      <w:sz w:val="20"/>
      <w:szCs w:val="20"/>
      <w:lang w:val="en-GB" w:eastAsia="zh-TW"/>
    </w:rPr>
  </w:style>
  <w:style w:type="table" w:styleId="TableGrid">
    <w:name w:val="Table Grid"/>
    <w:basedOn w:val="TableNormal"/>
    <w:uiPriority w:val="39"/>
    <w:rsid w:val="00144D60"/>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16D"/>
    <w:rPr>
      <w:color w:val="0000FF" w:themeColor="hyperlink"/>
      <w:u w:val="single"/>
    </w:rPr>
  </w:style>
  <w:style w:type="table" w:styleId="LightShading">
    <w:name w:val="Light Shading"/>
    <w:basedOn w:val="TableNormal"/>
    <w:uiPriority w:val="60"/>
    <w:rsid w:val="00934A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aliases w:val="Section Heading Char1,Heading Char1,Heading + All caps Char1,Left:  0&quot; Char1,First line:  0&quot; Char1,Before:  0 pt Char,h1 Char"/>
    <w:basedOn w:val="DefaultParagraphFont"/>
    <w:link w:val="Heading1"/>
    <w:uiPriority w:val="9"/>
    <w:rsid w:val="00663922"/>
    <w:rPr>
      <w:rFonts w:ascii="Times New Roman" w:eastAsia="Times New Roman" w:hAnsi="Times New Roman" w:cs="Times New Roman"/>
      <w:b/>
      <w:bCs/>
      <w:kern w:val="36"/>
      <w:sz w:val="48"/>
      <w:szCs w:val="48"/>
    </w:rPr>
  </w:style>
  <w:style w:type="character" w:customStyle="1" w:styleId="Heading2Char">
    <w:name w:val="Heading 2 Char"/>
    <w:aliases w:val="h2 Char"/>
    <w:basedOn w:val="DefaultParagraphFont"/>
    <w:link w:val="Heading2"/>
    <w:uiPriority w:val="99"/>
    <w:rsid w:val="00962850"/>
    <w:rPr>
      <w:rFonts w:ascii="Times New Roman Bold" w:eastAsia="PMingLiU" w:hAnsi="Times New Roman Bold" w:cs="Arial"/>
      <w:b/>
      <w:bCs/>
      <w:color w:val="000000"/>
      <w:sz w:val="20"/>
      <w:szCs w:val="28"/>
      <w:lang w:val="en-GB" w:eastAsia="zh-TW"/>
    </w:rPr>
  </w:style>
  <w:style w:type="character" w:customStyle="1" w:styleId="Heading3Char">
    <w:name w:val="Heading 3 Char"/>
    <w:aliases w:val="H3 Char,h3 Char,12pt Italic Char,DPW Head Left Bold Char"/>
    <w:basedOn w:val="DefaultParagraphFont"/>
    <w:link w:val="Heading3"/>
    <w:uiPriority w:val="99"/>
    <w:rsid w:val="00962850"/>
    <w:rPr>
      <w:rFonts w:ascii="Times New Roman" w:eastAsia="PMingLiU" w:hAnsi="Times New Roman" w:cs="Arial"/>
      <w:bCs/>
      <w:color w:val="000000"/>
      <w:sz w:val="20"/>
      <w:szCs w:val="26"/>
      <w:u w:val="single"/>
      <w:lang w:val="en-GB" w:eastAsia="zh-TW"/>
    </w:rPr>
  </w:style>
  <w:style w:type="character" w:customStyle="1" w:styleId="Heading4Char">
    <w:name w:val="Heading 4 Char"/>
    <w:aliases w:val="Level 2 - a Char,h4 Char"/>
    <w:basedOn w:val="DefaultParagraphFont"/>
    <w:link w:val="Heading4"/>
    <w:uiPriority w:val="99"/>
    <w:rsid w:val="00962850"/>
    <w:rPr>
      <w:rFonts w:ascii="Times New Roman" w:eastAsia="SimSun" w:hAnsi="Times New Roman" w:cs="Times New Roman"/>
      <w:sz w:val="24"/>
      <w:szCs w:val="24"/>
    </w:rPr>
  </w:style>
  <w:style w:type="character" w:customStyle="1" w:styleId="Heading5Char">
    <w:name w:val="Heading 5 Char"/>
    <w:aliases w:val="h5 Char"/>
    <w:basedOn w:val="DefaultParagraphFont"/>
    <w:link w:val="Heading5"/>
    <w:rsid w:val="00962850"/>
    <w:rPr>
      <w:rFonts w:ascii="Times New Roman" w:eastAsia="SimSun" w:hAnsi="Times New Roman" w:cs="Times New Roman"/>
      <w:sz w:val="24"/>
      <w:szCs w:val="24"/>
    </w:rPr>
  </w:style>
  <w:style w:type="character" w:customStyle="1" w:styleId="Heading6Char">
    <w:name w:val="Heading 6 Char"/>
    <w:aliases w:val="h6 Char"/>
    <w:basedOn w:val="DefaultParagraphFont"/>
    <w:link w:val="Heading6"/>
    <w:rsid w:val="00962850"/>
    <w:rPr>
      <w:rFonts w:ascii="Times New Roman" w:eastAsia="SimSun" w:hAnsi="Times New Roman" w:cs="Times New Roman"/>
      <w:sz w:val="24"/>
      <w:szCs w:val="24"/>
    </w:rPr>
  </w:style>
  <w:style w:type="character" w:customStyle="1" w:styleId="Heading7Char">
    <w:name w:val="Heading 7 Char"/>
    <w:aliases w:val="h7 Char"/>
    <w:basedOn w:val="DefaultParagraphFont"/>
    <w:link w:val="Heading7"/>
    <w:rsid w:val="00962850"/>
    <w:rPr>
      <w:rFonts w:ascii="Times New Roman" w:eastAsia="SimSun" w:hAnsi="Times New Roman" w:cs="Times New Roman"/>
      <w:sz w:val="24"/>
      <w:szCs w:val="24"/>
    </w:rPr>
  </w:style>
  <w:style w:type="character" w:customStyle="1" w:styleId="Heading8Char">
    <w:name w:val="Heading 8 Char"/>
    <w:aliases w:val="h8 Char"/>
    <w:basedOn w:val="DefaultParagraphFont"/>
    <w:link w:val="Heading8"/>
    <w:rsid w:val="00962850"/>
    <w:rPr>
      <w:rFonts w:ascii="Times New Roman" w:eastAsia="SimSun" w:hAnsi="Times New Roman" w:cs="Times New Roman"/>
      <w:sz w:val="24"/>
      <w:szCs w:val="24"/>
    </w:rPr>
  </w:style>
  <w:style w:type="character" w:customStyle="1" w:styleId="Heading9Char">
    <w:name w:val="Heading 9 Char"/>
    <w:aliases w:val="h9 Char"/>
    <w:basedOn w:val="DefaultParagraphFont"/>
    <w:link w:val="Heading9"/>
    <w:rsid w:val="00962850"/>
    <w:rPr>
      <w:rFonts w:ascii="Times New Roman" w:eastAsia="SimSun" w:hAnsi="Times New Roman" w:cs="Times New Roman"/>
      <w:sz w:val="24"/>
      <w:szCs w:val="24"/>
    </w:rPr>
  </w:style>
  <w:style w:type="numbering" w:customStyle="1" w:styleId="NoList1">
    <w:name w:val="No List1"/>
    <w:next w:val="NoList"/>
    <w:uiPriority w:val="99"/>
    <w:semiHidden/>
    <w:unhideWhenUsed/>
    <w:rsid w:val="00962850"/>
  </w:style>
  <w:style w:type="paragraph" w:customStyle="1" w:styleId="O-BodyTextDS">
    <w:name w:val="O-Body Text (DS)"/>
    <w:aliases w:val="2Body,s28,28"/>
    <w:basedOn w:val="Normal"/>
    <w:uiPriority w:val="4"/>
    <w:qFormat/>
    <w:rsid w:val="00962850"/>
    <w:pPr>
      <w:spacing w:after="0" w:line="480" w:lineRule="auto"/>
    </w:pPr>
    <w:rPr>
      <w:rFonts w:ascii="Times New Roman" w:eastAsia="Times New Roman" w:hAnsi="Times New Roman" w:cs="Times New Roman"/>
      <w:color w:val="000000"/>
      <w:sz w:val="20"/>
      <w:szCs w:val="20"/>
      <w:lang w:eastAsia="zh-TW"/>
    </w:rPr>
  </w:style>
  <w:style w:type="paragraph" w:customStyle="1" w:styleId="O-BodyTextJ">
    <w:name w:val="O-Body Text (J)"/>
    <w:aliases w:val="3Body,s13"/>
    <w:basedOn w:val="Normal"/>
    <w:uiPriority w:val="7"/>
    <w:qFormat/>
    <w:rsid w:val="00962850"/>
    <w:pPr>
      <w:spacing w:after="0" w:line="240" w:lineRule="auto"/>
      <w:jc w:val="both"/>
    </w:pPr>
    <w:rPr>
      <w:rFonts w:ascii="Times New Roman" w:eastAsia="Times New Roman" w:hAnsi="Times New Roman" w:cs="Times New Roman"/>
      <w:color w:val="000000"/>
      <w:sz w:val="20"/>
      <w:szCs w:val="20"/>
      <w:lang w:eastAsia="zh-TW"/>
    </w:rPr>
  </w:style>
  <w:style w:type="paragraph" w:customStyle="1" w:styleId="O-BodyText5">
    <w:name w:val="O-Body Text .5&quot;"/>
    <w:aliases w:val="1Half,s2,S2"/>
    <w:uiPriority w:val="1"/>
    <w:qFormat/>
    <w:rsid w:val="00962850"/>
    <w:pPr>
      <w:spacing w:after="240" w:line="240" w:lineRule="auto"/>
      <w:ind w:firstLine="720"/>
    </w:pPr>
    <w:rPr>
      <w:rFonts w:ascii="Times New Roman" w:eastAsia="Times New Roman" w:hAnsi="Times New Roman" w:cs="Times New Roman"/>
      <w:sz w:val="24"/>
      <w:szCs w:val="24"/>
      <w:lang w:eastAsia="zh-TW"/>
    </w:rPr>
  </w:style>
  <w:style w:type="paragraph" w:customStyle="1" w:styleId="O-BodyText5DS">
    <w:name w:val="O-Body Text .5” (DS)"/>
    <w:aliases w:val="2Half,s29"/>
    <w:basedOn w:val="Normal"/>
    <w:uiPriority w:val="5"/>
    <w:qFormat/>
    <w:rsid w:val="00962850"/>
    <w:pPr>
      <w:spacing w:after="0" w:line="480" w:lineRule="auto"/>
      <w:ind w:firstLine="720"/>
    </w:pPr>
    <w:rPr>
      <w:rFonts w:ascii="Times New Roman" w:eastAsia="Times New Roman" w:hAnsi="Times New Roman" w:cs="Times New Roman"/>
      <w:color w:val="000000"/>
      <w:sz w:val="20"/>
      <w:szCs w:val="20"/>
      <w:lang w:eastAsia="zh-TW"/>
    </w:rPr>
  </w:style>
  <w:style w:type="paragraph" w:customStyle="1" w:styleId="O-BodyText5J">
    <w:name w:val="O-Body Text .5” (J)"/>
    <w:aliases w:val="3Half,s14,O-Body Text .5&quot; (J)"/>
    <w:basedOn w:val="Normal"/>
    <w:link w:val="O-BodyText5JChar"/>
    <w:uiPriority w:val="7"/>
    <w:qFormat/>
    <w:rsid w:val="00962850"/>
    <w:pPr>
      <w:spacing w:after="0" w:line="240" w:lineRule="auto"/>
      <w:ind w:firstLine="720"/>
      <w:jc w:val="both"/>
    </w:pPr>
    <w:rPr>
      <w:rFonts w:ascii="Times New Roman" w:eastAsia="Times New Roman" w:hAnsi="Times New Roman" w:cs="Times New Roman"/>
      <w:color w:val="000000"/>
      <w:sz w:val="20"/>
      <w:szCs w:val="20"/>
      <w:lang w:eastAsia="zh-TW"/>
    </w:rPr>
  </w:style>
  <w:style w:type="paragraph" w:customStyle="1" w:styleId="O-BodyText1">
    <w:name w:val="O-Body Text 1&quot;"/>
    <w:aliases w:val="1Full,s3,S3"/>
    <w:basedOn w:val="Normal"/>
    <w:uiPriority w:val="2"/>
    <w:qFormat/>
    <w:rsid w:val="00962850"/>
    <w:pPr>
      <w:spacing w:after="0" w:line="240" w:lineRule="auto"/>
      <w:ind w:firstLine="1440"/>
    </w:pPr>
    <w:rPr>
      <w:rFonts w:ascii="Times New Roman" w:eastAsia="Times New Roman" w:hAnsi="Times New Roman" w:cs="Times New Roman"/>
      <w:color w:val="000000"/>
      <w:sz w:val="20"/>
      <w:szCs w:val="20"/>
      <w:lang w:eastAsia="zh-TW"/>
    </w:rPr>
  </w:style>
  <w:style w:type="paragraph" w:customStyle="1" w:styleId="O-BodyText1DS">
    <w:name w:val="O-Body Text 1” (DS)"/>
    <w:aliases w:val="2Full,s30,30"/>
    <w:basedOn w:val="Normal"/>
    <w:uiPriority w:val="6"/>
    <w:qFormat/>
    <w:rsid w:val="00962850"/>
    <w:pPr>
      <w:spacing w:after="0" w:line="480" w:lineRule="auto"/>
      <w:ind w:firstLine="1440"/>
    </w:pPr>
    <w:rPr>
      <w:rFonts w:ascii="Times New Roman" w:eastAsia="Times New Roman" w:hAnsi="Times New Roman" w:cs="Times New Roman"/>
      <w:color w:val="000000"/>
      <w:sz w:val="20"/>
      <w:szCs w:val="20"/>
      <w:lang w:eastAsia="zh-TW"/>
    </w:rPr>
  </w:style>
  <w:style w:type="paragraph" w:customStyle="1" w:styleId="O-BodyText1J">
    <w:name w:val="O-Body Text 1” (J)"/>
    <w:aliases w:val="3Full,s15,O-Body Text 1&quot; (J)"/>
    <w:basedOn w:val="Normal"/>
    <w:uiPriority w:val="7"/>
    <w:qFormat/>
    <w:rsid w:val="00962850"/>
    <w:pPr>
      <w:spacing w:after="0" w:line="240" w:lineRule="auto"/>
      <w:ind w:firstLine="1440"/>
      <w:jc w:val="both"/>
    </w:pPr>
    <w:rPr>
      <w:rFonts w:ascii="Times New Roman" w:eastAsia="Times New Roman" w:hAnsi="Times New Roman" w:cs="Times New Roman"/>
      <w:color w:val="000000"/>
      <w:sz w:val="20"/>
      <w:szCs w:val="20"/>
      <w:lang w:eastAsia="zh-TW"/>
    </w:rPr>
  </w:style>
  <w:style w:type="paragraph" w:customStyle="1" w:styleId="O-Bullet">
    <w:name w:val="O-Bullet ()"/>
    <w:aliases w:val="1Bullet,s4"/>
    <w:uiPriority w:val="32"/>
    <w:qFormat/>
    <w:rsid w:val="00962850"/>
    <w:pPr>
      <w:numPr>
        <w:numId w:val="1"/>
      </w:numPr>
      <w:spacing w:after="240" w:line="240" w:lineRule="auto"/>
    </w:pPr>
    <w:rPr>
      <w:rFonts w:ascii="Times New Roman" w:eastAsia="Times New Roman" w:hAnsi="Times New Roman" w:cs="Times New Roman"/>
      <w:sz w:val="24"/>
      <w:szCs w:val="24"/>
      <w:lang w:eastAsia="zh-TW"/>
    </w:rPr>
  </w:style>
  <w:style w:type="paragraph" w:customStyle="1" w:styleId="O-Bullet5">
    <w:name w:val="O-Bullet .5&quot;"/>
    <w:aliases w:val="2Bullet,s26"/>
    <w:uiPriority w:val="32"/>
    <w:rsid w:val="00962850"/>
    <w:pPr>
      <w:numPr>
        <w:numId w:val="2"/>
      </w:numPr>
      <w:spacing w:after="240" w:line="240" w:lineRule="auto"/>
    </w:pPr>
    <w:rPr>
      <w:rFonts w:ascii="Times New Roman" w:eastAsia="Times New Roman" w:hAnsi="Times New Roman" w:cs="Times New Roman"/>
      <w:sz w:val="24"/>
      <w:szCs w:val="24"/>
      <w:lang w:eastAsia="zh-TW"/>
    </w:rPr>
  </w:style>
  <w:style w:type="paragraph" w:customStyle="1" w:styleId="O-Bullet1">
    <w:name w:val="O-Bullet 1&quot;"/>
    <w:aliases w:val="3Bullet,s27,O-bullet 1&quot;"/>
    <w:uiPriority w:val="32"/>
    <w:rsid w:val="00962850"/>
    <w:pPr>
      <w:numPr>
        <w:numId w:val="3"/>
      </w:numPr>
      <w:spacing w:after="240" w:line="240" w:lineRule="auto"/>
    </w:pPr>
    <w:rPr>
      <w:rFonts w:ascii="Times New Roman" w:eastAsia="Times New Roman" w:hAnsi="Times New Roman" w:cs="Times New Roman"/>
      <w:sz w:val="24"/>
      <w:szCs w:val="24"/>
      <w:lang w:eastAsia="zh-TW"/>
    </w:rPr>
  </w:style>
  <w:style w:type="paragraph" w:customStyle="1" w:styleId="O-Indent5">
    <w:name w:val="O-Indent .5&quot;"/>
    <w:aliases w:val="Half Indent,s5,S5"/>
    <w:basedOn w:val="Normal"/>
    <w:uiPriority w:val="10"/>
    <w:qFormat/>
    <w:rsid w:val="00962850"/>
    <w:pPr>
      <w:spacing w:after="0" w:line="240" w:lineRule="auto"/>
      <w:ind w:left="720"/>
    </w:pPr>
    <w:rPr>
      <w:rFonts w:ascii="Times New Roman" w:eastAsia="Times New Roman" w:hAnsi="Times New Roman" w:cs="Times New Roman"/>
      <w:color w:val="000000"/>
      <w:sz w:val="20"/>
      <w:szCs w:val="20"/>
      <w:lang w:eastAsia="zh-TW"/>
    </w:rPr>
  </w:style>
  <w:style w:type="paragraph" w:customStyle="1" w:styleId="O-Indent1">
    <w:name w:val="O-Indent 1&quot;"/>
    <w:aliases w:val="Full Indent,s6,S6"/>
    <w:basedOn w:val="Normal"/>
    <w:uiPriority w:val="11"/>
    <w:qFormat/>
    <w:rsid w:val="00962850"/>
    <w:pPr>
      <w:spacing w:after="0" w:line="240" w:lineRule="auto"/>
      <w:ind w:left="1440"/>
    </w:pPr>
    <w:rPr>
      <w:rFonts w:ascii="Times New Roman" w:eastAsia="Times New Roman" w:hAnsi="Times New Roman" w:cs="Times New Roman"/>
      <w:color w:val="000000"/>
      <w:sz w:val="20"/>
      <w:szCs w:val="20"/>
      <w:lang w:eastAsia="zh-TW"/>
    </w:rPr>
  </w:style>
  <w:style w:type="paragraph" w:customStyle="1" w:styleId="O-Quote">
    <w:name w:val="O-Quote ()"/>
    <w:aliases w:val="1Quote,s7"/>
    <w:basedOn w:val="Normal"/>
    <w:uiPriority w:val="33"/>
    <w:rsid w:val="00962850"/>
    <w:pPr>
      <w:spacing w:after="0" w:line="240" w:lineRule="auto"/>
      <w:ind w:left="1440" w:right="1440"/>
    </w:pPr>
    <w:rPr>
      <w:rFonts w:ascii="Times New Roman" w:eastAsia="Times New Roman" w:hAnsi="Times New Roman" w:cs="Times New Roman"/>
      <w:color w:val="000000"/>
      <w:sz w:val="20"/>
      <w:szCs w:val="20"/>
      <w:lang w:eastAsia="zh-TW"/>
    </w:rPr>
  </w:style>
  <w:style w:type="paragraph" w:customStyle="1" w:styleId="O-QuoteDS">
    <w:name w:val="O-Quote (DS)"/>
    <w:aliases w:val="2Quote,s17"/>
    <w:basedOn w:val="Normal"/>
    <w:uiPriority w:val="33"/>
    <w:rsid w:val="00962850"/>
    <w:pPr>
      <w:spacing w:after="0" w:line="480" w:lineRule="auto"/>
      <w:ind w:left="1440" w:right="1440"/>
    </w:pPr>
    <w:rPr>
      <w:rFonts w:ascii="Times New Roman" w:eastAsia="Times New Roman" w:hAnsi="Times New Roman" w:cs="Times New Roman"/>
      <w:color w:val="000000"/>
      <w:sz w:val="20"/>
      <w:szCs w:val="20"/>
      <w:lang w:eastAsia="zh-TW"/>
    </w:rPr>
  </w:style>
  <w:style w:type="paragraph" w:customStyle="1" w:styleId="O-QuoteJ">
    <w:name w:val="O-Quote (J)"/>
    <w:aliases w:val="3Quote,s16"/>
    <w:basedOn w:val="Normal"/>
    <w:uiPriority w:val="33"/>
    <w:rsid w:val="00962850"/>
    <w:pPr>
      <w:spacing w:after="0" w:line="240" w:lineRule="auto"/>
      <w:ind w:left="1440" w:right="1440"/>
      <w:jc w:val="both"/>
    </w:pPr>
    <w:rPr>
      <w:rFonts w:ascii="Times New Roman" w:eastAsia="Times New Roman" w:hAnsi="Times New Roman" w:cs="Times New Roman"/>
      <w:color w:val="000000"/>
      <w:sz w:val="20"/>
      <w:szCs w:val="20"/>
      <w:lang w:eastAsia="zh-TW"/>
    </w:rPr>
  </w:style>
  <w:style w:type="paragraph" w:customStyle="1" w:styleId="O-SignatureLA">
    <w:name w:val="O-Signature (LA)"/>
    <w:aliases w:val="Sig (LA),s18"/>
    <w:basedOn w:val="Normal"/>
    <w:uiPriority w:val="45"/>
    <w:rsid w:val="00962850"/>
    <w:pPr>
      <w:keepLines/>
      <w:tabs>
        <w:tab w:val="right" w:pos="2880"/>
      </w:tabs>
      <w:spacing w:before="720" w:after="0" w:line="240" w:lineRule="auto"/>
      <w:ind w:left="547" w:hanging="547"/>
    </w:pPr>
    <w:rPr>
      <w:rFonts w:ascii="Times New Roman" w:eastAsia="Times New Roman" w:hAnsi="Times New Roman" w:cs="Times New Roman"/>
      <w:color w:val="000000"/>
      <w:sz w:val="20"/>
      <w:szCs w:val="20"/>
      <w:lang w:eastAsia="zh-TW"/>
    </w:rPr>
  </w:style>
  <w:style w:type="paragraph" w:customStyle="1" w:styleId="O-Signature">
    <w:name w:val="O-Signature"/>
    <w:aliases w:val="Sigs,s12,S12"/>
    <w:basedOn w:val="Normal"/>
    <w:next w:val="Normal"/>
    <w:uiPriority w:val="45"/>
    <w:rsid w:val="00962850"/>
    <w:pPr>
      <w:keepNext/>
      <w:keepLines/>
      <w:spacing w:after="0" w:line="240" w:lineRule="auto"/>
      <w:ind w:left="4320"/>
    </w:pPr>
    <w:rPr>
      <w:rFonts w:ascii="Times New Roman" w:eastAsia="Times New Roman" w:hAnsi="Times New Roman" w:cs="Times New Roman"/>
      <w:color w:val="000000"/>
      <w:sz w:val="20"/>
      <w:szCs w:val="20"/>
      <w:lang w:eastAsia="zh-TW"/>
    </w:rPr>
  </w:style>
  <w:style w:type="paragraph" w:customStyle="1" w:styleId="O-Title3">
    <w:name w:val="O-Title 3"/>
    <w:aliases w:val="3Title,s22,O-Title O-(Ctr) (Bld) (U) (Lower Caps),O-Title (Ctr) (Bld) (U) (Lower Caps)"/>
    <w:next w:val="O-BodyText"/>
    <w:uiPriority w:val="37"/>
    <w:qFormat/>
    <w:rsid w:val="00962850"/>
    <w:pPr>
      <w:keepNext/>
      <w:keepLines/>
      <w:spacing w:after="240" w:line="240" w:lineRule="auto"/>
      <w:jc w:val="center"/>
    </w:pPr>
    <w:rPr>
      <w:rFonts w:ascii="Times New Roman" w:eastAsia="Times New Roman" w:hAnsi="Times New Roman" w:cs="Times New Roman"/>
      <w:b/>
      <w:bCs/>
      <w:sz w:val="24"/>
      <w:szCs w:val="24"/>
      <w:u w:val="single"/>
      <w:lang w:eastAsia="zh-TW"/>
    </w:rPr>
  </w:style>
  <w:style w:type="paragraph" w:customStyle="1" w:styleId="O-TITLE">
    <w:name w:val="O-TITLE"/>
    <w:aliases w:val="1Title,s10,O-TITLE CENTERED (B),S10"/>
    <w:basedOn w:val="Normal"/>
    <w:next w:val="O-BodyText"/>
    <w:uiPriority w:val="35"/>
    <w:qFormat/>
    <w:rsid w:val="00962850"/>
    <w:pPr>
      <w:keepNext/>
      <w:keepLines/>
      <w:spacing w:after="0" w:line="240" w:lineRule="auto"/>
      <w:jc w:val="center"/>
    </w:pPr>
    <w:rPr>
      <w:rFonts w:ascii="Times New Roman" w:eastAsia="Times New Roman" w:hAnsi="Times New Roman" w:cs="Times New Roman"/>
      <w:b/>
      <w:caps/>
      <w:color w:val="000000"/>
      <w:sz w:val="20"/>
      <w:szCs w:val="20"/>
      <w:lang w:eastAsia="zh-TW"/>
    </w:rPr>
  </w:style>
  <w:style w:type="paragraph" w:customStyle="1" w:styleId="O-Title6">
    <w:name w:val="O-Title 6"/>
    <w:aliases w:val="6Title,s11,O-Title Left Bold,S11"/>
    <w:next w:val="O-BodyText"/>
    <w:uiPriority w:val="40"/>
    <w:qFormat/>
    <w:rsid w:val="00962850"/>
    <w:pPr>
      <w:keepNext/>
      <w:keepLines/>
      <w:spacing w:after="240" w:line="240" w:lineRule="auto"/>
    </w:pPr>
    <w:rPr>
      <w:rFonts w:ascii="Times New Roman" w:eastAsia="Times New Roman" w:hAnsi="Times New Roman" w:cs="Times New Roman"/>
      <w:b/>
      <w:sz w:val="24"/>
      <w:szCs w:val="24"/>
      <w:lang w:eastAsia="zh-TW"/>
    </w:rPr>
  </w:style>
  <w:style w:type="paragraph" w:customStyle="1" w:styleId="O-Title7">
    <w:name w:val="O-Title 7"/>
    <w:aliases w:val="7Title,s19,O-Title Left (Bld) (U)"/>
    <w:next w:val="O-BodyText"/>
    <w:uiPriority w:val="41"/>
    <w:qFormat/>
    <w:rsid w:val="00962850"/>
    <w:pPr>
      <w:keepNext/>
      <w:keepLines/>
      <w:spacing w:after="240" w:line="240" w:lineRule="auto"/>
    </w:pPr>
    <w:rPr>
      <w:rFonts w:ascii="Times New Roman" w:eastAsia="Times New Roman" w:hAnsi="Times New Roman" w:cs="Times New Roman"/>
      <w:b/>
      <w:bCs/>
      <w:sz w:val="24"/>
      <w:szCs w:val="24"/>
      <w:u w:val="single"/>
      <w:lang w:eastAsia="zh-TW"/>
    </w:rPr>
  </w:style>
  <w:style w:type="paragraph" w:customStyle="1" w:styleId="O-Title5">
    <w:name w:val="O-Title 5"/>
    <w:aliases w:val="5Title,s8,O-TITLE CENTERED (U),S8"/>
    <w:basedOn w:val="Normal"/>
    <w:next w:val="O-BodyText"/>
    <w:uiPriority w:val="39"/>
    <w:qFormat/>
    <w:rsid w:val="00962850"/>
    <w:pPr>
      <w:keepNext/>
      <w:keepLines/>
      <w:spacing w:after="0" w:line="240" w:lineRule="auto"/>
      <w:jc w:val="center"/>
    </w:pPr>
    <w:rPr>
      <w:rFonts w:ascii="Times New Roman" w:eastAsia="Times New Roman" w:hAnsi="Times New Roman" w:cs="Times New Roman"/>
      <w:b/>
      <w:bCs/>
      <w:iCs/>
      <w:caps/>
      <w:color w:val="000000"/>
      <w:sz w:val="20"/>
      <w:szCs w:val="20"/>
      <w:u w:val="single"/>
      <w:lang w:eastAsia="zh-TW"/>
    </w:rPr>
  </w:style>
  <w:style w:type="paragraph" w:customStyle="1" w:styleId="O-Title2">
    <w:name w:val="O-Title 2"/>
    <w:aliases w:val="2Title,s20,O-Title (Bld) (Ctr) (Lower Caps)"/>
    <w:basedOn w:val="Normal"/>
    <w:next w:val="O-BodyText"/>
    <w:uiPriority w:val="36"/>
    <w:qFormat/>
    <w:rsid w:val="00962850"/>
    <w:pPr>
      <w:keepNext/>
      <w:keepLines/>
      <w:spacing w:after="0" w:line="240" w:lineRule="auto"/>
      <w:jc w:val="center"/>
    </w:pPr>
    <w:rPr>
      <w:rFonts w:ascii="Times New Roman" w:eastAsia="Times New Roman" w:hAnsi="Times New Roman" w:cs="Times New Roman"/>
      <w:b/>
      <w:bCs/>
      <w:color w:val="000000"/>
      <w:sz w:val="20"/>
      <w:szCs w:val="20"/>
      <w:lang w:eastAsia="zh-TW"/>
    </w:rPr>
  </w:style>
  <w:style w:type="paragraph" w:styleId="NoSpacing">
    <w:name w:val="No Spacing"/>
    <w:link w:val="NoSpacingChar"/>
    <w:uiPriority w:val="8"/>
    <w:qFormat/>
    <w:rsid w:val="00962850"/>
    <w:pPr>
      <w:spacing w:after="0" w:line="240" w:lineRule="auto"/>
    </w:pPr>
    <w:rPr>
      <w:rFonts w:ascii="Times New Roman" w:hAnsi="Times New Roman" w:cs="Times New Roman"/>
      <w:sz w:val="24"/>
      <w:szCs w:val="24"/>
      <w:lang w:eastAsia="zh-TW"/>
    </w:rPr>
  </w:style>
  <w:style w:type="paragraph" w:styleId="FootnoteText">
    <w:name w:val="footnote text"/>
    <w:aliases w:val="Car"/>
    <w:basedOn w:val="Normal"/>
    <w:link w:val="FootnoteTextChar"/>
    <w:uiPriority w:val="99"/>
    <w:qFormat/>
    <w:rsid w:val="00962850"/>
    <w:pPr>
      <w:spacing w:after="0" w:line="240" w:lineRule="auto"/>
    </w:pPr>
    <w:rPr>
      <w:rFonts w:ascii="Times New Roman" w:eastAsia="PMingLiU" w:hAnsi="Times New Roman" w:cs="Times New Roman"/>
      <w:color w:val="000000"/>
      <w:sz w:val="20"/>
      <w:szCs w:val="20"/>
      <w:lang w:eastAsia="zh-TW"/>
    </w:rPr>
  </w:style>
  <w:style w:type="character" w:customStyle="1" w:styleId="FootnoteTextChar">
    <w:name w:val="Footnote Text Char"/>
    <w:aliases w:val="Car Char1"/>
    <w:basedOn w:val="DefaultParagraphFont"/>
    <w:link w:val="FootnoteText"/>
    <w:uiPriority w:val="99"/>
    <w:rsid w:val="00962850"/>
    <w:rPr>
      <w:rFonts w:ascii="Times New Roman" w:eastAsia="PMingLiU" w:hAnsi="Times New Roman" w:cs="Times New Roman"/>
      <w:color w:val="000000"/>
      <w:sz w:val="20"/>
      <w:szCs w:val="20"/>
      <w:lang w:eastAsia="zh-TW"/>
    </w:rPr>
  </w:style>
  <w:style w:type="character" w:styleId="FootnoteReference">
    <w:name w:val="footnote reference"/>
    <w:basedOn w:val="DefaultParagraphFont"/>
    <w:uiPriority w:val="99"/>
    <w:unhideWhenUsed/>
    <w:rsid w:val="00962850"/>
    <w:rPr>
      <w:vertAlign w:val="superscript"/>
      <w:lang w:val="en-US"/>
    </w:rPr>
  </w:style>
  <w:style w:type="paragraph" w:customStyle="1" w:styleId="Parties">
    <w:name w:val="Parties"/>
    <w:uiPriority w:val="34"/>
    <w:rsid w:val="00962850"/>
    <w:pPr>
      <w:numPr>
        <w:numId w:val="4"/>
      </w:numPr>
      <w:spacing w:after="240" w:line="300" w:lineRule="exact"/>
      <w:jc w:val="both"/>
    </w:pPr>
    <w:rPr>
      <w:rFonts w:ascii="Times New Roman" w:eastAsia="Times New Roman" w:hAnsi="Times New Roman" w:cs="Times New Roman"/>
      <w:sz w:val="24"/>
      <w:szCs w:val="21"/>
      <w:lang w:val="en-GB" w:eastAsia="zh-TW"/>
    </w:rPr>
  </w:style>
  <w:style w:type="paragraph" w:customStyle="1" w:styleId="Background">
    <w:name w:val="Background"/>
    <w:uiPriority w:val="34"/>
    <w:rsid w:val="00962850"/>
    <w:pPr>
      <w:numPr>
        <w:numId w:val="5"/>
      </w:numPr>
      <w:spacing w:after="240" w:line="300" w:lineRule="exact"/>
      <w:jc w:val="both"/>
    </w:pPr>
    <w:rPr>
      <w:rFonts w:ascii="Times New Roman" w:eastAsia="Times New Roman" w:hAnsi="Times New Roman" w:cs="Times New Roman"/>
      <w:sz w:val="24"/>
      <w:szCs w:val="21"/>
      <w:lang w:val="en-GB" w:eastAsia="zh-TW"/>
    </w:rPr>
  </w:style>
  <w:style w:type="paragraph" w:customStyle="1" w:styleId="OPDFooter">
    <w:name w:val="O PD Footer"/>
    <w:uiPriority w:val="46"/>
    <w:rsid w:val="00962850"/>
    <w:pPr>
      <w:tabs>
        <w:tab w:val="right" w:pos="7200"/>
      </w:tabs>
      <w:spacing w:after="0" w:line="240" w:lineRule="auto"/>
      <w:jc w:val="right"/>
    </w:pPr>
    <w:rPr>
      <w:rFonts w:ascii="Arial Narrow" w:eastAsia="Times New Roman" w:hAnsi="Arial Narrow" w:cs="Times New Roman"/>
      <w:sz w:val="18"/>
      <w:szCs w:val="20"/>
      <w:lang w:eastAsia="zh-TW"/>
    </w:rPr>
  </w:style>
  <w:style w:type="paragraph" w:customStyle="1" w:styleId="OResumeArticlesNoBullets">
    <w:name w:val="O Resume Articles No Bullets"/>
    <w:basedOn w:val="Normal"/>
    <w:uiPriority w:val="46"/>
    <w:rsid w:val="00962850"/>
    <w:pPr>
      <w:spacing w:after="0" w:line="240" w:lineRule="auto"/>
    </w:pPr>
    <w:rPr>
      <w:rFonts w:ascii="Garamond" w:eastAsia="Times" w:hAnsi="Garamond" w:cs="Times New Roman"/>
      <w:color w:val="000000"/>
      <w:sz w:val="20"/>
      <w:szCs w:val="20"/>
      <w:lang w:eastAsia="zh-TW"/>
    </w:rPr>
  </w:style>
  <w:style w:type="paragraph" w:customStyle="1" w:styleId="OResumeArticlesBullets">
    <w:name w:val="O Resume Articles Bullets"/>
    <w:basedOn w:val="OResumeArticlesNoBullets"/>
    <w:uiPriority w:val="46"/>
    <w:rsid w:val="00962850"/>
    <w:pPr>
      <w:numPr>
        <w:numId w:val="6"/>
      </w:numPr>
      <w:spacing w:after="60"/>
    </w:pPr>
  </w:style>
  <w:style w:type="paragraph" w:customStyle="1" w:styleId="OResumeArticlesHeading">
    <w:name w:val="O Resume Articles Heading"/>
    <w:basedOn w:val="OResumeArticlesNoBullets"/>
    <w:uiPriority w:val="46"/>
    <w:rsid w:val="00962850"/>
    <w:pPr>
      <w:spacing w:before="240"/>
    </w:pPr>
    <w:rPr>
      <w:b/>
    </w:rPr>
  </w:style>
  <w:style w:type="paragraph" w:customStyle="1" w:styleId="OResumeArticlesLeadin">
    <w:name w:val="O Resume Articles Leadin"/>
    <w:next w:val="Normal"/>
    <w:uiPriority w:val="46"/>
    <w:rsid w:val="00962850"/>
    <w:pPr>
      <w:keepNext/>
      <w:tabs>
        <w:tab w:val="left" w:pos="180"/>
        <w:tab w:val="left" w:pos="2520"/>
        <w:tab w:val="left" w:pos="2779"/>
        <w:tab w:val="left" w:pos="9979"/>
      </w:tabs>
      <w:spacing w:after="60" w:line="240" w:lineRule="auto"/>
      <w:ind w:firstLine="180"/>
    </w:pPr>
    <w:rPr>
      <w:rFonts w:ascii="Garamond" w:eastAsia="Times" w:hAnsi="Garamond" w:cs="Times New Roman"/>
      <w:noProof/>
      <w:szCs w:val="20"/>
      <w:lang w:eastAsia="zh-TW"/>
    </w:rPr>
  </w:style>
  <w:style w:type="paragraph" w:customStyle="1" w:styleId="OResumeAttorneyID">
    <w:name w:val="O Resume Attorney ID"/>
    <w:basedOn w:val="Normal"/>
    <w:uiPriority w:val="46"/>
    <w:rsid w:val="00962850"/>
    <w:pPr>
      <w:spacing w:after="0" w:line="240" w:lineRule="auto"/>
    </w:pPr>
    <w:rPr>
      <w:rFonts w:ascii="Arial" w:eastAsia="Times New Roman" w:hAnsi="Arial" w:cs="Times New Roman"/>
      <w:color w:val="000000"/>
      <w:sz w:val="16"/>
      <w:szCs w:val="20"/>
      <w:lang w:eastAsia="zh-TW"/>
    </w:rPr>
  </w:style>
  <w:style w:type="paragraph" w:customStyle="1" w:styleId="OResumeBodyText">
    <w:name w:val="O Resume Body Text"/>
    <w:uiPriority w:val="46"/>
    <w:rsid w:val="00962850"/>
    <w:pPr>
      <w:spacing w:before="240" w:after="0" w:line="240" w:lineRule="auto"/>
    </w:pPr>
    <w:rPr>
      <w:rFonts w:ascii="Garamond" w:eastAsia="Times" w:hAnsi="Garamond" w:cs="Times New Roman"/>
      <w:sz w:val="24"/>
      <w:szCs w:val="20"/>
      <w:lang w:eastAsia="zh-TW"/>
    </w:rPr>
  </w:style>
  <w:style w:type="paragraph" w:customStyle="1" w:styleId="OResumeBulletQualification">
    <w:name w:val="O Resume Bullet Qualification"/>
    <w:uiPriority w:val="46"/>
    <w:rsid w:val="00962850"/>
    <w:pPr>
      <w:tabs>
        <w:tab w:val="num" w:pos="360"/>
      </w:tabs>
      <w:spacing w:after="120" w:line="240" w:lineRule="auto"/>
      <w:ind w:left="180" w:hanging="180"/>
    </w:pPr>
    <w:rPr>
      <w:rFonts w:ascii="Garamond" w:eastAsia="Times" w:hAnsi="Garamond" w:cs="Times New Roman"/>
      <w:noProof/>
      <w:szCs w:val="20"/>
      <w:lang w:eastAsia="zh-TW"/>
    </w:rPr>
  </w:style>
  <w:style w:type="character" w:customStyle="1" w:styleId="OResumeClientCaseProjectName">
    <w:name w:val="O Resume Client/Case/Project Name"/>
    <w:uiPriority w:val="46"/>
    <w:rsid w:val="00962850"/>
    <w:rPr>
      <w:rFonts w:ascii="Arial" w:hAnsi="Arial"/>
      <w:b/>
      <w:sz w:val="20"/>
    </w:rPr>
  </w:style>
  <w:style w:type="paragraph" w:customStyle="1" w:styleId="OResumeContactInformation">
    <w:name w:val="O Resume Contact Information"/>
    <w:next w:val="Normal"/>
    <w:uiPriority w:val="46"/>
    <w:rsid w:val="00962850"/>
    <w:pPr>
      <w:spacing w:after="0" w:line="240" w:lineRule="auto"/>
      <w:ind w:left="187"/>
    </w:pPr>
    <w:rPr>
      <w:rFonts w:ascii="Arial" w:eastAsia="Times" w:hAnsi="Arial" w:cs="Times New Roman"/>
      <w:noProof/>
      <w:sz w:val="16"/>
      <w:szCs w:val="20"/>
      <w:lang w:eastAsia="zh-TW"/>
    </w:rPr>
  </w:style>
  <w:style w:type="paragraph" w:customStyle="1" w:styleId="OResumeEmail">
    <w:name w:val="O Resume Email"/>
    <w:uiPriority w:val="46"/>
    <w:rsid w:val="00962850"/>
    <w:pPr>
      <w:spacing w:after="360" w:line="240" w:lineRule="auto"/>
    </w:pPr>
    <w:rPr>
      <w:rFonts w:ascii="Arial" w:eastAsia="Times" w:hAnsi="Arial" w:cs="Times New Roman"/>
      <w:i/>
      <w:iCs/>
      <w:sz w:val="16"/>
      <w:szCs w:val="20"/>
      <w:lang w:eastAsia="zh-TW"/>
    </w:rPr>
  </w:style>
  <w:style w:type="paragraph" w:customStyle="1" w:styleId="OResumeFooter">
    <w:name w:val="O Resume Footer"/>
    <w:uiPriority w:val="46"/>
    <w:rsid w:val="00962850"/>
    <w:pPr>
      <w:spacing w:after="0" w:line="200" w:lineRule="exact"/>
      <w:jc w:val="right"/>
    </w:pPr>
    <w:rPr>
      <w:rFonts w:ascii="Arial Narrow" w:eastAsia="Times" w:hAnsi="Arial Narrow" w:cs="Times New Roman"/>
      <w:noProof/>
      <w:sz w:val="18"/>
      <w:szCs w:val="20"/>
      <w:lang w:eastAsia="zh-TW"/>
    </w:rPr>
  </w:style>
  <w:style w:type="paragraph" w:customStyle="1" w:styleId="OResumeName">
    <w:name w:val="O Resume Name"/>
    <w:next w:val="OResumeContactInformation"/>
    <w:uiPriority w:val="46"/>
    <w:rsid w:val="00962850"/>
    <w:pPr>
      <w:spacing w:after="120" w:line="240" w:lineRule="auto"/>
    </w:pPr>
    <w:rPr>
      <w:rFonts w:ascii="Arial" w:eastAsia="Times" w:hAnsi="Arial" w:cs="Times New Roman"/>
      <w:b/>
      <w:noProof/>
      <w:sz w:val="32"/>
      <w:szCs w:val="20"/>
      <w:lang w:eastAsia="zh-TW"/>
    </w:rPr>
  </w:style>
  <w:style w:type="paragraph" w:customStyle="1" w:styleId="OResumeSidebar">
    <w:name w:val="O Resume Sidebar"/>
    <w:uiPriority w:val="46"/>
    <w:rsid w:val="00962850"/>
    <w:pPr>
      <w:spacing w:after="120" w:line="240" w:lineRule="auto"/>
    </w:pPr>
    <w:rPr>
      <w:rFonts w:ascii="Arial" w:eastAsia="Times" w:hAnsi="Arial" w:cs="Times New Roman"/>
      <w:noProof/>
      <w:sz w:val="16"/>
      <w:szCs w:val="20"/>
      <w:lang w:eastAsia="zh-TW"/>
    </w:rPr>
  </w:style>
  <w:style w:type="paragraph" w:customStyle="1" w:styleId="OResumeSidebarBullet">
    <w:name w:val="O Resume Sidebar Bullet"/>
    <w:basedOn w:val="Normal"/>
    <w:uiPriority w:val="46"/>
    <w:rsid w:val="00962850"/>
    <w:pPr>
      <w:numPr>
        <w:numId w:val="7"/>
      </w:numPr>
      <w:spacing w:after="0" w:line="240" w:lineRule="auto"/>
    </w:pPr>
    <w:rPr>
      <w:rFonts w:ascii="Arial" w:eastAsia="Times" w:hAnsi="Arial" w:cs="Arial"/>
      <w:color w:val="000000"/>
      <w:sz w:val="16"/>
      <w:szCs w:val="20"/>
      <w:lang w:eastAsia="zh-TW"/>
    </w:rPr>
  </w:style>
  <w:style w:type="paragraph" w:customStyle="1" w:styleId="OResumeSidebarHead">
    <w:name w:val="O Resume Sidebar Head"/>
    <w:basedOn w:val="Normal"/>
    <w:uiPriority w:val="46"/>
    <w:rsid w:val="00962850"/>
    <w:pPr>
      <w:spacing w:after="0" w:line="240" w:lineRule="auto"/>
    </w:pPr>
    <w:rPr>
      <w:rFonts w:ascii="Arial" w:eastAsia="Times" w:hAnsi="Arial" w:cs="Arial"/>
      <w:b/>
      <w:noProof/>
      <w:color w:val="000000"/>
      <w:sz w:val="18"/>
      <w:szCs w:val="20"/>
      <w:lang w:eastAsia="zh-TW"/>
    </w:rPr>
  </w:style>
  <w:style w:type="paragraph" w:customStyle="1" w:styleId="O-Title4">
    <w:name w:val="O-Title 4"/>
    <w:aliases w:val="4Title,s9"/>
    <w:basedOn w:val="Normal"/>
    <w:next w:val="O-BodyText"/>
    <w:uiPriority w:val="38"/>
    <w:qFormat/>
    <w:rsid w:val="00962850"/>
    <w:pPr>
      <w:spacing w:after="0" w:line="240" w:lineRule="auto"/>
    </w:pPr>
    <w:rPr>
      <w:rFonts w:ascii="Times New Roman" w:eastAsia="Times New Roman" w:hAnsi="Times New Roman" w:cs="Times New Roman"/>
      <w:color w:val="000000"/>
      <w:sz w:val="20"/>
      <w:szCs w:val="20"/>
      <w:u w:val="single"/>
      <w:lang w:eastAsia="zh-TW"/>
    </w:rPr>
  </w:style>
  <w:style w:type="paragraph" w:customStyle="1" w:styleId="O-Title8">
    <w:name w:val="O-Title 8"/>
    <w:aliases w:val="8Title,s23,O-Title Left (I)"/>
    <w:next w:val="O-BodyText"/>
    <w:uiPriority w:val="42"/>
    <w:qFormat/>
    <w:rsid w:val="00962850"/>
    <w:pPr>
      <w:spacing w:after="240" w:line="240" w:lineRule="auto"/>
    </w:pPr>
    <w:rPr>
      <w:rFonts w:ascii="Times New Roman" w:eastAsia="Times New Roman" w:hAnsi="Times New Roman" w:cs="Times New Roman"/>
      <w:i/>
      <w:sz w:val="24"/>
      <w:szCs w:val="24"/>
      <w:lang w:eastAsia="zh-TW"/>
    </w:rPr>
  </w:style>
  <w:style w:type="paragraph" w:customStyle="1" w:styleId="O-Center">
    <w:name w:val="O-Center"/>
    <w:aliases w:val="Center,s21,O-Title (C) (Lower Caps)"/>
    <w:basedOn w:val="Normal"/>
    <w:next w:val="O-BodyText"/>
    <w:uiPriority w:val="35"/>
    <w:rsid w:val="00962850"/>
    <w:pPr>
      <w:keepNext/>
      <w:keepLines/>
      <w:spacing w:after="0" w:line="240" w:lineRule="auto"/>
      <w:jc w:val="center"/>
    </w:pPr>
    <w:rPr>
      <w:rFonts w:ascii="Times New Roman" w:eastAsia="PMingLiU" w:hAnsi="Times New Roman" w:cs="Times New Roman"/>
      <w:color w:val="000000"/>
      <w:sz w:val="20"/>
      <w:szCs w:val="20"/>
      <w:lang w:eastAsia="zh-TW"/>
    </w:rPr>
  </w:style>
  <w:style w:type="paragraph" w:customStyle="1" w:styleId="O-TITLE9">
    <w:name w:val="O-TITLE 9"/>
    <w:aliases w:val="9TITLE,s31,O-Single (no space after)"/>
    <w:basedOn w:val="Normal"/>
    <w:next w:val="O-BodyText"/>
    <w:uiPriority w:val="43"/>
    <w:qFormat/>
    <w:rsid w:val="00962850"/>
    <w:pPr>
      <w:keepNext/>
      <w:keepLines/>
      <w:spacing w:after="0" w:line="240" w:lineRule="auto"/>
    </w:pPr>
    <w:rPr>
      <w:rFonts w:ascii="Times New Roman" w:eastAsia="Times New Roman" w:hAnsi="Times New Roman" w:cs="Times New Roman"/>
      <w:b/>
      <w:caps/>
      <w:color w:val="000000"/>
      <w:sz w:val="20"/>
      <w:szCs w:val="20"/>
      <w:lang w:eastAsia="zh-TW"/>
    </w:rPr>
  </w:style>
  <w:style w:type="paragraph" w:styleId="BodyText">
    <w:name w:val="Body Text"/>
    <w:aliases w:val="bt"/>
    <w:basedOn w:val="Normal"/>
    <w:link w:val="BodyTextChar"/>
    <w:qFormat/>
    <w:rsid w:val="00962850"/>
    <w:pPr>
      <w:widowControl w:val="0"/>
      <w:spacing w:after="240" w:line="240" w:lineRule="auto"/>
      <w:ind w:firstLine="720"/>
    </w:pPr>
    <w:rPr>
      <w:rFonts w:ascii="Times New Roman" w:eastAsia="PMingLiU" w:hAnsi="Times New Roman" w:cs="Times New Roman"/>
      <w:color w:val="000000"/>
      <w:sz w:val="20"/>
      <w:szCs w:val="20"/>
      <w:lang w:val="en-GB" w:eastAsia="zh-TW"/>
    </w:rPr>
  </w:style>
  <w:style w:type="character" w:customStyle="1" w:styleId="BodyTextChar">
    <w:name w:val="Body Text Char"/>
    <w:aliases w:val="bt Char"/>
    <w:basedOn w:val="DefaultParagraphFont"/>
    <w:link w:val="BodyText"/>
    <w:rsid w:val="00962850"/>
    <w:rPr>
      <w:rFonts w:ascii="Times New Roman" w:eastAsia="PMingLiU" w:hAnsi="Times New Roman" w:cs="Times New Roman"/>
      <w:color w:val="000000"/>
      <w:sz w:val="20"/>
      <w:szCs w:val="20"/>
      <w:lang w:val="en-GB" w:eastAsia="zh-TW"/>
    </w:rPr>
  </w:style>
  <w:style w:type="paragraph" w:customStyle="1" w:styleId="BodyTextContinued">
    <w:name w:val="Body Text Continued"/>
    <w:basedOn w:val="BodyText"/>
    <w:next w:val="BodyText"/>
    <w:rsid w:val="00962850"/>
    <w:pPr>
      <w:ind w:firstLine="0"/>
    </w:pPr>
  </w:style>
  <w:style w:type="paragraph" w:customStyle="1" w:styleId="ColorfulGrid-Accent12">
    <w:name w:val="Colorful Grid - Accent 12"/>
    <w:basedOn w:val="Normal"/>
    <w:next w:val="BodyTextContinued"/>
    <w:link w:val="ColorfulGrid-Accent1Char"/>
    <w:qFormat/>
    <w:rsid w:val="00962850"/>
    <w:pPr>
      <w:spacing w:after="240" w:line="240" w:lineRule="auto"/>
      <w:ind w:left="1440" w:right="1440"/>
    </w:pPr>
    <w:rPr>
      <w:rFonts w:ascii="Times New Roman" w:eastAsia="PMingLiU" w:hAnsi="Times New Roman" w:cs="Times New Roman"/>
      <w:color w:val="000000"/>
      <w:sz w:val="20"/>
      <w:szCs w:val="20"/>
      <w:lang w:val="en-GB" w:eastAsia="zh-TW"/>
    </w:rPr>
  </w:style>
  <w:style w:type="character" w:customStyle="1" w:styleId="ColorfulGrid-Accent1Char">
    <w:name w:val="Colorful Grid - Accent 1 Char"/>
    <w:link w:val="ColorfulGrid-Accent12"/>
    <w:rsid w:val="00962850"/>
    <w:rPr>
      <w:rFonts w:ascii="Times New Roman" w:eastAsia="PMingLiU" w:hAnsi="Times New Roman" w:cs="Times New Roman"/>
      <w:color w:val="000000"/>
      <w:sz w:val="20"/>
      <w:szCs w:val="20"/>
      <w:lang w:val="en-GB" w:eastAsia="zh-TW"/>
    </w:rPr>
  </w:style>
  <w:style w:type="character" w:styleId="PageNumber">
    <w:name w:val="page number"/>
    <w:basedOn w:val="DefaultParagraphFont"/>
    <w:rsid w:val="00962850"/>
  </w:style>
  <w:style w:type="paragraph" w:customStyle="1" w:styleId="O-BodyText0">
    <w:name w:val="O-Body Text"/>
    <w:aliases w:val="S1"/>
    <w:basedOn w:val="Normal"/>
    <w:rsid w:val="00962850"/>
    <w:pPr>
      <w:spacing w:after="240" w:line="240" w:lineRule="auto"/>
    </w:pPr>
    <w:rPr>
      <w:rFonts w:ascii="Times New Roman" w:eastAsia="PMingLiU" w:hAnsi="Times New Roman" w:cs="Times New Roman"/>
      <w:color w:val="000000"/>
      <w:sz w:val="20"/>
      <w:szCs w:val="20"/>
      <w:lang w:eastAsia="zh-TW"/>
    </w:rPr>
  </w:style>
  <w:style w:type="paragraph" w:customStyle="1" w:styleId="O-Bullet0">
    <w:name w:val="O-Bullet"/>
    <w:aliases w:val="S4"/>
    <w:basedOn w:val="Normal"/>
    <w:rsid w:val="00962850"/>
    <w:pPr>
      <w:tabs>
        <w:tab w:val="num" w:pos="360"/>
      </w:tabs>
      <w:spacing w:after="240" w:line="240" w:lineRule="auto"/>
    </w:pPr>
    <w:rPr>
      <w:rFonts w:ascii="Times New Roman" w:eastAsia="PMingLiU" w:hAnsi="Times New Roman" w:cs="Times New Roman"/>
      <w:color w:val="000000"/>
      <w:sz w:val="20"/>
      <w:szCs w:val="20"/>
      <w:lang w:eastAsia="zh-TW"/>
    </w:rPr>
  </w:style>
  <w:style w:type="paragraph" w:customStyle="1" w:styleId="O-IndentedQuote">
    <w:name w:val="O-Indented Quote"/>
    <w:aliases w:val="S7"/>
    <w:basedOn w:val="Normal"/>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O-TitleLeftUnderlined">
    <w:name w:val="O-Title Left Underlined"/>
    <w:aliases w:val="S9,O-Title Left (U)"/>
    <w:basedOn w:val="Normal"/>
    <w:next w:val="Normal"/>
    <w:rsid w:val="00962850"/>
    <w:pPr>
      <w:keepNext/>
      <w:keepLines/>
      <w:spacing w:after="240" w:line="240" w:lineRule="auto"/>
    </w:pPr>
    <w:rPr>
      <w:rFonts w:ascii="Times New Roman" w:eastAsia="PMingLiU" w:hAnsi="Times New Roman" w:cs="Times New Roman"/>
      <w:color w:val="000000"/>
      <w:sz w:val="20"/>
      <w:szCs w:val="20"/>
      <w:u w:val="single"/>
      <w:lang w:eastAsia="zh-TW"/>
    </w:rPr>
  </w:style>
  <w:style w:type="character" w:customStyle="1" w:styleId="O-BodyText5JChar">
    <w:name w:val="O-Body Text .5&quot; (J) Char"/>
    <w:aliases w:val="s14 Char,O-Body Text .5” (J) Char,3Half Char"/>
    <w:link w:val="O-BodyText5J"/>
    <w:uiPriority w:val="7"/>
    <w:rsid w:val="00962850"/>
    <w:rPr>
      <w:rFonts w:ascii="Times New Roman" w:eastAsia="Times New Roman" w:hAnsi="Times New Roman" w:cs="Times New Roman"/>
      <w:color w:val="000000"/>
      <w:sz w:val="20"/>
      <w:szCs w:val="20"/>
      <w:lang w:eastAsia="zh-TW"/>
    </w:rPr>
  </w:style>
  <w:style w:type="paragraph" w:customStyle="1" w:styleId="O-TitleLeftIUBld">
    <w:name w:val="O-Title Left (I) (U) (Bld)"/>
    <w:aliases w:val="s25"/>
    <w:basedOn w:val="Normal"/>
    <w:next w:val="Normal"/>
    <w:rsid w:val="00962850"/>
    <w:pPr>
      <w:keepNext/>
      <w:spacing w:after="240" w:line="240" w:lineRule="auto"/>
    </w:pPr>
    <w:rPr>
      <w:rFonts w:ascii="Times New Roman" w:eastAsia="PMingLiU" w:hAnsi="Times New Roman" w:cs="Times New Roman"/>
      <w:b/>
      <w:bCs/>
      <w:i/>
      <w:iCs/>
      <w:color w:val="000000"/>
      <w:sz w:val="20"/>
      <w:szCs w:val="20"/>
      <w:u w:val="single"/>
      <w:lang w:eastAsia="zh-TW"/>
    </w:rPr>
  </w:style>
  <w:style w:type="paragraph" w:customStyle="1" w:styleId="O-TitleLeftIU">
    <w:name w:val="O-Title Left (I) (U)"/>
    <w:aliases w:val="s24"/>
    <w:basedOn w:val="Normal"/>
    <w:next w:val="Normal"/>
    <w:rsid w:val="00962850"/>
    <w:pPr>
      <w:keepNext/>
      <w:spacing w:after="240" w:line="240" w:lineRule="auto"/>
    </w:pPr>
    <w:rPr>
      <w:rFonts w:ascii="Times New Roman" w:eastAsia="PMingLiU" w:hAnsi="Times New Roman" w:cs="Times New Roman"/>
      <w:bCs/>
      <w:i/>
      <w:color w:val="000000"/>
      <w:sz w:val="20"/>
      <w:szCs w:val="20"/>
      <w:u w:val="single"/>
      <w:lang w:eastAsia="zh-TW"/>
    </w:rPr>
  </w:style>
  <w:style w:type="character" w:customStyle="1" w:styleId="FootnoteTextChar1">
    <w:name w:val="Footnote Text Char1"/>
    <w:aliases w:val="Car Char"/>
    <w:uiPriority w:val="99"/>
    <w:rsid w:val="00962850"/>
    <w:rPr>
      <w:rFonts w:eastAsia="PMingLiU"/>
      <w:color w:val="000000"/>
      <w:lang w:val="en-GB" w:eastAsia="zh-TW" w:bidi="ar-SA"/>
    </w:rPr>
  </w:style>
  <w:style w:type="table" w:customStyle="1" w:styleId="TableGrid1">
    <w:name w:val="Table Grid1"/>
    <w:basedOn w:val="TableNormal"/>
    <w:next w:val="TableGrid"/>
    <w:uiPriority w:val="59"/>
    <w:rsid w:val="00962850"/>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62850"/>
    <w:pPr>
      <w:spacing w:after="120" w:line="290" w:lineRule="auto"/>
      <w:ind w:left="425"/>
      <w:jc w:val="both"/>
    </w:pPr>
    <w:rPr>
      <w:rFonts w:ascii="Times New Roman" w:eastAsia="PMingLiU" w:hAnsi="Times New Roman" w:cs="Times New Roman"/>
      <w:kern w:val="20"/>
      <w:sz w:val="20"/>
      <w:szCs w:val="20"/>
      <w:lang w:eastAsia="en-US"/>
    </w:rPr>
  </w:style>
  <w:style w:type="paragraph" w:styleId="BodyTextIndent">
    <w:name w:val="Body Text Indent"/>
    <w:aliases w:val="bti"/>
    <w:basedOn w:val="BodyText"/>
    <w:next w:val="BodyText"/>
    <w:link w:val="BodyTextIndentChar"/>
    <w:qFormat/>
    <w:rsid w:val="00962850"/>
    <w:pPr>
      <w:autoSpaceDE w:val="0"/>
      <w:autoSpaceDN w:val="0"/>
      <w:adjustRightInd w:val="0"/>
      <w:ind w:left="720" w:firstLine="0"/>
    </w:pPr>
    <w:rPr>
      <w:rFonts w:eastAsia="SimSun"/>
      <w:color w:val="auto"/>
      <w:sz w:val="24"/>
      <w:szCs w:val="24"/>
      <w:lang w:val="en-US" w:eastAsia="zh-CN"/>
    </w:rPr>
  </w:style>
  <w:style w:type="character" w:customStyle="1" w:styleId="BodyTextIndentChar">
    <w:name w:val="Body Text Indent Char"/>
    <w:aliases w:val="bti Char"/>
    <w:basedOn w:val="DefaultParagraphFont"/>
    <w:link w:val="BodyTextIndent"/>
    <w:rsid w:val="00962850"/>
    <w:rPr>
      <w:rFonts w:ascii="Times New Roman" w:eastAsia="SimSun" w:hAnsi="Times New Roman" w:cs="Times New Roman"/>
      <w:sz w:val="24"/>
      <w:szCs w:val="24"/>
    </w:rPr>
  </w:style>
  <w:style w:type="paragraph" w:customStyle="1" w:styleId="LHFirmName">
    <w:name w:val="LH Firm Name"/>
    <w:basedOn w:val="Normal"/>
    <w:rsid w:val="00962850"/>
    <w:pPr>
      <w:autoSpaceDE w:val="0"/>
      <w:autoSpaceDN w:val="0"/>
      <w:adjustRightInd w:val="0"/>
      <w:spacing w:after="120" w:line="240" w:lineRule="auto"/>
      <w:ind w:left="-720"/>
    </w:pPr>
    <w:rPr>
      <w:rFonts w:ascii="EngravrsRoman BT" w:eastAsia="SimSun" w:hAnsi="EngravrsRoman BT" w:cs="EngravrsRoman BT"/>
      <w:b/>
      <w:bCs/>
      <w:spacing w:val="10"/>
      <w:sz w:val="15"/>
      <w:szCs w:val="15"/>
    </w:rPr>
  </w:style>
  <w:style w:type="paragraph" w:customStyle="1" w:styleId="LetterClosing">
    <w:name w:val="LetterClosing"/>
    <w:basedOn w:val="Normal"/>
    <w:next w:val="Normal"/>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NormalIndent">
    <w:name w:val="Normal Indent"/>
    <w:basedOn w:val="Normal"/>
    <w:rsid w:val="00962850"/>
    <w:pPr>
      <w:widowControl w:val="0"/>
      <w:autoSpaceDE w:val="0"/>
      <w:autoSpaceDN w:val="0"/>
      <w:adjustRightInd w:val="0"/>
      <w:spacing w:after="0" w:line="240" w:lineRule="exact"/>
      <w:ind w:left="720" w:right="720"/>
    </w:pPr>
    <w:rPr>
      <w:rFonts w:ascii="Times New Roman" w:eastAsia="SimSun" w:hAnsi="Times New Roman" w:cs="Times New Roman"/>
      <w:sz w:val="24"/>
      <w:szCs w:val="24"/>
    </w:rPr>
  </w:style>
  <w:style w:type="paragraph" w:customStyle="1" w:styleId="PleadingSignature">
    <w:name w:val="Pleading Signature"/>
    <w:basedOn w:val="Normal"/>
    <w:rsid w:val="00962850"/>
    <w:pPr>
      <w:keepNext/>
      <w:keepLines/>
      <w:widowControl w:val="0"/>
      <w:tabs>
        <w:tab w:val="left" w:pos="5400"/>
      </w:tabs>
      <w:autoSpaceDE w:val="0"/>
      <w:autoSpaceDN w:val="0"/>
      <w:adjustRightInd w:val="0"/>
      <w:spacing w:after="0" w:line="240" w:lineRule="exact"/>
      <w:ind w:left="4680" w:right="360"/>
    </w:pPr>
    <w:rPr>
      <w:rFonts w:ascii="Times New Roman" w:eastAsia="SimSun" w:hAnsi="Times New Roman" w:cs="Times New Roman"/>
      <w:sz w:val="24"/>
      <w:szCs w:val="24"/>
    </w:rPr>
  </w:style>
  <w:style w:type="paragraph" w:styleId="EnvelopeAddress">
    <w:name w:val="envelope address"/>
    <w:basedOn w:val="Normal"/>
    <w:rsid w:val="00962850"/>
    <w:pPr>
      <w:framePr w:w="5760" w:h="2160" w:hRule="exact" w:wrap="auto" w:vAnchor="page" w:hAnchor="page" w:x="6481" w:y="3068"/>
      <w:autoSpaceDE w:val="0"/>
      <w:autoSpaceDN w:val="0"/>
      <w:adjustRightInd w:val="0"/>
      <w:spacing w:after="0" w:line="240" w:lineRule="auto"/>
    </w:pPr>
    <w:rPr>
      <w:rFonts w:ascii="Times New Roman" w:eastAsia="SimSun" w:hAnsi="Times New Roman" w:cs="Times New Roman"/>
      <w:sz w:val="24"/>
      <w:szCs w:val="24"/>
    </w:rPr>
  </w:style>
  <w:style w:type="paragraph" w:customStyle="1" w:styleId="LetterDate">
    <w:name w:val="Letter Date"/>
    <w:basedOn w:val="Normal"/>
    <w:next w:val="BodyText"/>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TOAHeading">
    <w:name w:val="toa heading"/>
    <w:basedOn w:val="Normal"/>
    <w:next w:val="TableofAuthorities"/>
    <w:rsid w:val="00962850"/>
    <w:pPr>
      <w:keepNext/>
      <w:widowControl w:val="0"/>
      <w:autoSpaceDE w:val="0"/>
      <w:autoSpaceDN w:val="0"/>
      <w:adjustRightInd w:val="0"/>
      <w:spacing w:before="120" w:after="120" w:line="240" w:lineRule="exact"/>
      <w:jc w:val="center"/>
    </w:pPr>
    <w:rPr>
      <w:rFonts w:ascii="Times New Roman" w:eastAsia="SimSun" w:hAnsi="Times New Roman" w:cs="Times New Roman"/>
      <w:b/>
      <w:bCs/>
      <w:caps/>
      <w:sz w:val="24"/>
      <w:szCs w:val="24"/>
    </w:rPr>
  </w:style>
  <w:style w:type="paragraph" w:styleId="TableofAuthorities">
    <w:name w:val="table of authorities"/>
    <w:basedOn w:val="Normal"/>
    <w:next w:val="Normal"/>
    <w:semiHidden/>
    <w:rsid w:val="00962850"/>
    <w:pPr>
      <w:widowControl w:val="0"/>
      <w:tabs>
        <w:tab w:val="right" w:leader="dot" w:pos="9216"/>
      </w:tabs>
      <w:autoSpaceDE w:val="0"/>
      <w:autoSpaceDN w:val="0"/>
      <w:adjustRightInd w:val="0"/>
      <w:spacing w:after="120" w:line="240" w:lineRule="exact"/>
      <w:ind w:left="360" w:right="1440" w:hanging="360"/>
    </w:pPr>
    <w:rPr>
      <w:rFonts w:ascii="Times New Roman" w:eastAsia="SimSun" w:hAnsi="Times New Roman" w:cs="Times New Roman"/>
      <w:sz w:val="24"/>
      <w:szCs w:val="24"/>
    </w:rPr>
  </w:style>
  <w:style w:type="character" w:customStyle="1" w:styleId="ParagraphNumber">
    <w:name w:val="ParagraphNumber"/>
    <w:basedOn w:val="DefaultParagraphFont"/>
    <w:rsid w:val="00962850"/>
  </w:style>
  <w:style w:type="paragraph" w:styleId="TOC1">
    <w:name w:val="toc 1"/>
    <w:basedOn w:val="Normal"/>
    <w:next w:val="TOC2"/>
    <w:autoRedefine/>
    <w:semiHidden/>
    <w:rsid w:val="00962850"/>
    <w:pPr>
      <w:keepLines/>
      <w:tabs>
        <w:tab w:val="right" w:leader="dot" w:pos="9288"/>
      </w:tabs>
      <w:autoSpaceDE w:val="0"/>
      <w:autoSpaceDN w:val="0"/>
      <w:adjustRightInd w:val="0"/>
      <w:spacing w:after="0" w:line="240" w:lineRule="auto"/>
      <w:ind w:left="720" w:right="720" w:hanging="720"/>
    </w:pPr>
    <w:rPr>
      <w:rFonts w:ascii="Times New Roman" w:eastAsia="SimSun" w:hAnsi="Times New Roman" w:cs="Times New Roman"/>
      <w:sz w:val="24"/>
      <w:szCs w:val="24"/>
    </w:rPr>
  </w:style>
  <w:style w:type="paragraph" w:styleId="TOC2">
    <w:name w:val="toc 2"/>
    <w:basedOn w:val="Normal"/>
    <w:next w:val="TOC3"/>
    <w:autoRedefine/>
    <w:semiHidden/>
    <w:rsid w:val="00962850"/>
    <w:pPr>
      <w:keepLines/>
      <w:tabs>
        <w:tab w:val="right" w:leader="dot" w:pos="9288"/>
      </w:tabs>
      <w:autoSpaceDE w:val="0"/>
      <w:autoSpaceDN w:val="0"/>
      <w:adjustRightInd w:val="0"/>
      <w:spacing w:after="0" w:line="240" w:lineRule="auto"/>
      <w:ind w:left="1440" w:right="720" w:hanging="720"/>
    </w:pPr>
    <w:rPr>
      <w:rFonts w:ascii="Times New Roman" w:eastAsia="SimSun" w:hAnsi="Times New Roman" w:cs="Times New Roman"/>
      <w:sz w:val="24"/>
      <w:szCs w:val="24"/>
    </w:rPr>
  </w:style>
  <w:style w:type="paragraph" w:styleId="TOC3">
    <w:name w:val="toc 3"/>
    <w:basedOn w:val="Normal"/>
    <w:next w:val="TOC4"/>
    <w:autoRedefine/>
    <w:semiHidden/>
    <w:rsid w:val="00962850"/>
    <w:pPr>
      <w:keepLines/>
      <w:tabs>
        <w:tab w:val="right" w:leader="dot" w:pos="9288"/>
      </w:tabs>
      <w:autoSpaceDE w:val="0"/>
      <w:autoSpaceDN w:val="0"/>
      <w:adjustRightInd w:val="0"/>
      <w:spacing w:after="0" w:line="240" w:lineRule="auto"/>
      <w:ind w:left="2160" w:right="720" w:hanging="720"/>
    </w:pPr>
    <w:rPr>
      <w:rFonts w:ascii="Times New Roman" w:eastAsia="SimSun" w:hAnsi="Times New Roman" w:cs="Times New Roman"/>
      <w:sz w:val="24"/>
      <w:szCs w:val="24"/>
    </w:rPr>
  </w:style>
  <w:style w:type="paragraph" w:styleId="TOC4">
    <w:name w:val="toc 4"/>
    <w:basedOn w:val="Normal"/>
    <w:next w:val="TOC5"/>
    <w:autoRedefine/>
    <w:semiHidden/>
    <w:rsid w:val="00962850"/>
    <w:pPr>
      <w:keepLines/>
      <w:tabs>
        <w:tab w:val="right" w:leader="dot" w:pos="9288"/>
      </w:tabs>
      <w:autoSpaceDE w:val="0"/>
      <w:autoSpaceDN w:val="0"/>
      <w:adjustRightInd w:val="0"/>
      <w:spacing w:after="0" w:line="240" w:lineRule="auto"/>
      <w:ind w:left="2880" w:right="720" w:hanging="720"/>
    </w:pPr>
    <w:rPr>
      <w:rFonts w:ascii="Times New Roman" w:eastAsia="SimSun" w:hAnsi="Times New Roman" w:cs="Times New Roman"/>
      <w:sz w:val="24"/>
      <w:szCs w:val="24"/>
    </w:rPr>
  </w:style>
  <w:style w:type="paragraph" w:styleId="TOC5">
    <w:name w:val="toc 5"/>
    <w:basedOn w:val="Normal"/>
    <w:next w:val="TOC6"/>
    <w:autoRedefine/>
    <w:semiHidden/>
    <w:rsid w:val="00962850"/>
    <w:pPr>
      <w:keepLines/>
      <w:tabs>
        <w:tab w:val="right" w:leader="dot" w:pos="9288"/>
      </w:tabs>
      <w:autoSpaceDE w:val="0"/>
      <w:autoSpaceDN w:val="0"/>
      <w:adjustRightInd w:val="0"/>
      <w:spacing w:after="0" w:line="240" w:lineRule="auto"/>
      <w:ind w:left="3600" w:right="720" w:hanging="720"/>
    </w:pPr>
    <w:rPr>
      <w:rFonts w:ascii="Times New Roman" w:eastAsia="SimSun" w:hAnsi="Times New Roman" w:cs="Times New Roman"/>
      <w:sz w:val="24"/>
      <w:szCs w:val="24"/>
    </w:rPr>
  </w:style>
  <w:style w:type="paragraph" w:styleId="TOC6">
    <w:name w:val="toc 6"/>
    <w:basedOn w:val="Normal"/>
    <w:next w:val="TOC7"/>
    <w:autoRedefine/>
    <w:semiHidden/>
    <w:rsid w:val="00962850"/>
    <w:pPr>
      <w:keepLines/>
      <w:tabs>
        <w:tab w:val="right" w:leader="dot" w:pos="9288"/>
      </w:tabs>
      <w:autoSpaceDE w:val="0"/>
      <w:autoSpaceDN w:val="0"/>
      <w:adjustRightInd w:val="0"/>
      <w:spacing w:after="0" w:line="240" w:lineRule="auto"/>
      <w:ind w:left="4320" w:right="720" w:hanging="720"/>
    </w:pPr>
    <w:rPr>
      <w:rFonts w:ascii="Times New Roman" w:eastAsia="SimSun" w:hAnsi="Times New Roman" w:cs="Times New Roman"/>
      <w:sz w:val="24"/>
      <w:szCs w:val="24"/>
    </w:rPr>
  </w:style>
  <w:style w:type="paragraph" w:styleId="TOC7">
    <w:name w:val="toc 7"/>
    <w:basedOn w:val="Normal"/>
    <w:next w:val="TOC8"/>
    <w:autoRedefine/>
    <w:semiHidden/>
    <w:rsid w:val="00962850"/>
    <w:pPr>
      <w:keepLines/>
      <w:tabs>
        <w:tab w:val="right" w:leader="dot" w:pos="9288"/>
      </w:tabs>
      <w:autoSpaceDE w:val="0"/>
      <w:autoSpaceDN w:val="0"/>
      <w:adjustRightInd w:val="0"/>
      <w:spacing w:after="0" w:line="240" w:lineRule="auto"/>
      <w:ind w:left="5040" w:right="720" w:hanging="720"/>
    </w:pPr>
    <w:rPr>
      <w:rFonts w:ascii="Times New Roman" w:eastAsia="SimSun" w:hAnsi="Times New Roman" w:cs="Times New Roman"/>
      <w:sz w:val="24"/>
      <w:szCs w:val="24"/>
    </w:rPr>
  </w:style>
  <w:style w:type="paragraph" w:styleId="TOC8">
    <w:name w:val="toc 8"/>
    <w:basedOn w:val="Normal"/>
    <w:next w:val="TOC9"/>
    <w:autoRedefine/>
    <w:semiHidden/>
    <w:rsid w:val="00962850"/>
    <w:pPr>
      <w:keepLines/>
      <w:tabs>
        <w:tab w:val="right" w:leader="dot" w:pos="9288"/>
      </w:tabs>
      <w:autoSpaceDE w:val="0"/>
      <w:autoSpaceDN w:val="0"/>
      <w:adjustRightInd w:val="0"/>
      <w:spacing w:after="0" w:line="240" w:lineRule="auto"/>
      <w:ind w:left="5760" w:right="720" w:hanging="720"/>
    </w:pPr>
    <w:rPr>
      <w:rFonts w:ascii="Times New Roman" w:eastAsia="SimSun" w:hAnsi="Times New Roman" w:cs="Times New Roman"/>
      <w:sz w:val="24"/>
      <w:szCs w:val="24"/>
    </w:rPr>
  </w:style>
  <w:style w:type="paragraph" w:styleId="TOC9">
    <w:name w:val="toc 9"/>
    <w:basedOn w:val="Normal"/>
    <w:autoRedefine/>
    <w:semiHidden/>
    <w:rsid w:val="00962850"/>
    <w:pPr>
      <w:keepLines/>
      <w:tabs>
        <w:tab w:val="right" w:leader="dot" w:pos="9288"/>
      </w:tabs>
      <w:autoSpaceDE w:val="0"/>
      <w:autoSpaceDN w:val="0"/>
      <w:adjustRightInd w:val="0"/>
      <w:spacing w:after="0" w:line="240" w:lineRule="auto"/>
      <w:ind w:left="6480" w:right="720" w:hanging="720"/>
    </w:pPr>
    <w:rPr>
      <w:rFonts w:ascii="Times New Roman" w:eastAsia="SimSun" w:hAnsi="Times New Roman" w:cs="Times New Roman"/>
      <w:sz w:val="24"/>
      <w:szCs w:val="24"/>
    </w:rPr>
  </w:style>
  <w:style w:type="paragraph" w:customStyle="1" w:styleId="DeliveryPhrase">
    <w:name w:val="Delivery Phrase"/>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SDP">
    <w:name w:val="SDP"/>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Centered">
    <w:name w:val="Centered"/>
    <w:basedOn w:val="Normal"/>
    <w:next w:val="BodyText"/>
    <w:rsid w:val="00962850"/>
    <w:pPr>
      <w:autoSpaceDE w:val="0"/>
      <w:autoSpaceDN w:val="0"/>
      <w:adjustRightInd w:val="0"/>
      <w:spacing w:after="240" w:line="240" w:lineRule="exact"/>
      <w:jc w:val="center"/>
    </w:pPr>
    <w:rPr>
      <w:rFonts w:ascii="Times New Roman" w:eastAsia="SimSun" w:hAnsi="Times New Roman" w:cs="Times New Roman"/>
      <w:sz w:val="24"/>
      <w:szCs w:val="24"/>
    </w:rPr>
  </w:style>
  <w:style w:type="paragraph" w:customStyle="1" w:styleId="HeaderNumbers">
    <w:name w:val="HeaderNumbers"/>
    <w:basedOn w:val="Normal"/>
    <w:rsid w:val="00962850"/>
    <w:pPr>
      <w:autoSpaceDE w:val="0"/>
      <w:autoSpaceDN w:val="0"/>
      <w:adjustRightInd w:val="0"/>
      <w:spacing w:before="720" w:after="0" w:line="480" w:lineRule="exact"/>
      <w:ind w:right="144"/>
      <w:jc w:val="right"/>
    </w:pPr>
    <w:rPr>
      <w:rFonts w:ascii="Times New Roman" w:eastAsia="SimSun" w:hAnsi="Times New Roman" w:cs="Times New Roman"/>
      <w:sz w:val="24"/>
      <w:szCs w:val="24"/>
    </w:rPr>
  </w:style>
  <w:style w:type="paragraph" w:customStyle="1" w:styleId="LeftHeading">
    <w:name w:val="Left Heading"/>
    <w:basedOn w:val="Normal"/>
    <w:next w:val="Normal"/>
    <w:link w:val="LeftHeadingChar"/>
    <w:rsid w:val="00962850"/>
    <w:pPr>
      <w:autoSpaceDE w:val="0"/>
      <w:autoSpaceDN w:val="0"/>
      <w:adjustRightInd w:val="0"/>
      <w:spacing w:after="0" w:line="240" w:lineRule="auto"/>
    </w:pPr>
    <w:rPr>
      <w:rFonts w:ascii="Times New Roman" w:eastAsia="SimSun" w:hAnsi="Times New Roman" w:cs="Times New Roman"/>
      <w:b/>
      <w:bCs/>
      <w:sz w:val="20"/>
      <w:szCs w:val="20"/>
    </w:rPr>
  </w:style>
  <w:style w:type="character" w:customStyle="1" w:styleId="LeftHeadingChar">
    <w:name w:val="Left Heading Char"/>
    <w:link w:val="LeftHeading"/>
    <w:rsid w:val="00962850"/>
    <w:rPr>
      <w:rFonts w:ascii="Times New Roman" w:eastAsia="SimSun" w:hAnsi="Times New Roman" w:cs="Times New Roman"/>
      <w:b/>
      <w:bCs/>
      <w:sz w:val="20"/>
      <w:szCs w:val="20"/>
    </w:rPr>
  </w:style>
  <w:style w:type="paragraph" w:styleId="PlainText">
    <w:name w:val="Plain Text"/>
    <w:basedOn w:val="Normal"/>
    <w:link w:val="PlainTextChar"/>
    <w:rsid w:val="00962850"/>
    <w:pPr>
      <w:autoSpaceDE w:val="0"/>
      <w:autoSpaceDN w:val="0"/>
      <w:adjustRightInd w:val="0"/>
      <w:spacing w:after="0" w:line="240" w:lineRule="auto"/>
    </w:pPr>
    <w:rPr>
      <w:rFonts w:ascii="Courier New" w:eastAsia="SimSun" w:hAnsi="Courier New" w:cs="Times New Roman"/>
      <w:sz w:val="20"/>
      <w:szCs w:val="20"/>
      <w:lang w:eastAsia="zh-TW"/>
    </w:rPr>
  </w:style>
  <w:style w:type="character" w:customStyle="1" w:styleId="PlainTextChar">
    <w:name w:val="Plain Text Char"/>
    <w:basedOn w:val="DefaultParagraphFont"/>
    <w:link w:val="PlainText"/>
    <w:rsid w:val="00962850"/>
    <w:rPr>
      <w:rFonts w:ascii="Courier New" w:eastAsia="SimSun" w:hAnsi="Courier New" w:cs="Times New Roman"/>
      <w:sz w:val="20"/>
      <w:szCs w:val="20"/>
      <w:lang w:eastAsia="zh-TW"/>
    </w:rPr>
  </w:style>
  <w:style w:type="paragraph" w:customStyle="1" w:styleId="MacPacTrailer">
    <w:name w:val="MacPac Trailer"/>
    <w:rsid w:val="003F25F1"/>
    <w:pPr>
      <w:widowControl w:val="0"/>
      <w:spacing w:after="0" w:line="200" w:lineRule="exact"/>
    </w:pPr>
    <w:rPr>
      <w:rFonts w:ascii="Times New Roman" w:eastAsia="Times New Roman" w:hAnsi="Times New Roman" w:cs="Times New Roman"/>
      <w:sz w:val="16"/>
      <w:lang w:eastAsia="en-US"/>
    </w:rPr>
  </w:style>
  <w:style w:type="paragraph" w:customStyle="1" w:styleId="CellRowSpacer">
    <w:name w:val="CellRowSpacer"/>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VSmCellHead">
    <w:name w:val="VSm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17"/>
      <w:szCs w:val="17"/>
    </w:rPr>
  </w:style>
  <w:style w:type="paragraph" w:customStyle="1" w:styleId="VSmCellBody">
    <w:name w:val="VSm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17"/>
      <w:szCs w:val="17"/>
    </w:rPr>
  </w:style>
  <w:style w:type="paragraph" w:customStyle="1" w:styleId="Body3">
    <w:name w:val="Body 3"/>
    <w:basedOn w:val="Normal"/>
    <w:rsid w:val="00962850"/>
    <w:pPr>
      <w:tabs>
        <w:tab w:val="left" w:pos="1276"/>
      </w:tabs>
      <w:autoSpaceDE w:val="0"/>
      <w:autoSpaceDN w:val="0"/>
      <w:adjustRightInd w:val="0"/>
      <w:spacing w:after="120" w:line="288" w:lineRule="auto"/>
      <w:ind w:left="1843"/>
      <w:jc w:val="both"/>
    </w:pPr>
    <w:rPr>
      <w:rFonts w:ascii="Times New Roman" w:eastAsia="PMingLiU" w:hAnsi="Times New Roman" w:cs="Times New Roman"/>
      <w:kern w:val="20"/>
      <w:sz w:val="20"/>
      <w:szCs w:val="20"/>
    </w:rPr>
  </w:style>
  <w:style w:type="paragraph" w:customStyle="1" w:styleId="CellBody">
    <w:name w:val="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CellHead">
    <w:name w:val="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20"/>
      <w:szCs w:val="20"/>
    </w:rPr>
  </w:style>
  <w:style w:type="paragraph" w:customStyle="1" w:styleId="SmCellHead">
    <w:name w:val="SmCellHead"/>
    <w:basedOn w:val="CellHead"/>
    <w:rsid w:val="00962850"/>
    <w:rPr>
      <w:sz w:val="18"/>
      <w:szCs w:val="18"/>
    </w:rPr>
  </w:style>
  <w:style w:type="paragraph" w:customStyle="1" w:styleId="SmCellBody">
    <w:name w:val="SmCellBody"/>
    <w:basedOn w:val="CellBody"/>
    <w:rsid w:val="00962850"/>
    <w:rPr>
      <w:sz w:val="18"/>
      <w:szCs w:val="18"/>
    </w:rPr>
  </w:style>
  <w:style w:type="paragraph" w:customStyle="1" w:styleId="DeltaViewTableHeading">
    <w:name w:val="DeltaView Table Heading"/>
    <w:basedOn w:val="Normal"/>
    <w:rsid w:val="00962850"/>
    <w:pPr>
      <w:autoSpaceDE w:val="0"/>
      <w:autoSpaceDN w:val="0"/>
      <w:adjustRightInd w:val="0"/>
      <w:spacing w:after="120" w:line="240" w:lineRule="auto"/>
    </w:pPr>
    <w:rPr>
      <w:rFonts w:ascii="Arial" w:eastAsia="SimSun" w:hAnsi="Arial" w:cs="Arial"/>
      <w:b/>
      <w:bCs/>
      <w:sz w:val="24"/>
      <w:szCs w:val="24"/>
    </w:rPr>
  </w:style>
  <w:style w:type="paragraph" w:customStyle="1" w:styleId="DeltaViewTableBody">
    <w:name w:val="DeltaView Table Body"/>
    <w:basedOn w:val="Normal"/>
    <w:uiPriority w:val="99"/>
    <w:rsid w:val="00962850"/>
    <w:pPr>
      <w:autoSpaceDE w:val="0"/>
      <w:autoSpaceDN w:val="0"/>
      <w:adjustRightInd w:val="0"/>
      <w:spacing w:after="0" w:line="240" w:lineRule="auto"/>
    </w:pPr>
    <w:rPr>
      <w:rFonts w:ascii="Arial" w:eastAsia="SimSun" w:hAnsi="Arial" w:cs="Arial"/>
      <w:sz w:val="24"/>
      <w:szCs w:val="24"/>
    </w:rPr>
  </w:style>
  <w:style w:type="paragraph" w:customStyle="1" w:styleId="DeltaViewAnnounce">
    <w:name w:val="DeltaView Announce"/>
    <w:rsid w:val="00962850"/>
    <w:pPr>
      <w:autoSpaceDE w:val="0"/>
      <w:autoSpaceDN w:val="0"/>
      <w:adjustRightInd w:val="0"/>
      <w:spacing w:before="100" w:beforeAutospacing="1" w:after="100" w:afterAutospacing="1" w:line="240" w:lineRule="auto"/>
    </w:pPr>
    <w:rPr>
      <w:rFonts w:ascii="Arial" w:eastAsia="SimSun" w:hAnsi="Arial" w:cs="Arial"/>
      <w:sz w:val="24"/>
      <w:szCs w:val="24"/>
      <w:lang w:val="en-GB"/>
    </w:rPr>
  </w:style>
  <w:style w:type="character" w:customStyle="1" w:styleId="DeltaViewInsertion">
    <w:name w:val="DeltaView Insertion"/>
    <w:uiPriority w:val="99"/>
    <w:rsid w:val="00962850"/>
    <w:rPr>
      <w:color w:val="0000FF"/>
      <w:spacing w:val="0"/>
      <w:u w:val="double"/>
    </w:rPr>
  </w:style>
  <w:style w:type="character" w:customStyle="1" w:styleId="DeltaViewDeletion">
    <w:name w:val="DeltaView Deletion"/>
    <w:rsid w:val="00962850"/>
    <w:rPr>
      <w:strike/>
      <w:color w:val="FF0000"/>
      <w:spacing w:val="0"/>
    </w:rPr>
  </w:style>
  <w:style w:type="character" w:customStyle="1" w:styleId="DeltaViewMoveSource">
    <w:name w:val="DeltaView Move Source"/>
    <w:rsid w:val="00962850"/>
    <w:rPr>
      <w:strike/>
      <w:color w:val="00C000"/>
      <w:spacing w:val="0"/>
    </w:rPr>
  </w:style>
  <w:style w:type="character" w:customStyle="1" w:styleId="DeltaViewMoveDestination">
    <w:name w:val="DeltaView Move Destination"/>
    <w:rsid w:val="00962850"/>
    <w:rPr>
      <w:color w:val="00C000"/>
      <w:spacing w:val="0"/>
      <w:u w:val="double"/>
    </w:rPr>
  </w:style>
  <w:style w:type="character" w:customStyle="1" w:styleId="DeltaViewChangeNumber">
    <w:name w:val="DeltaView Change Number"/>
    <w:rsid w:val="00962850"/>
    <w:rPr>
      <w:color w:val="000000"/>
      <w:spacing w:val="0"/>
      <w:vertAlign w:val="superscript"/>
    </w:rPr>
  </w:style>
  <w:style w:type="character" w:customStyle="1" w:styleId="DeltaViewDelimiter">
    <w:name w:val="DeltaView Delimiter"/>
    <w:rsid w:val="00962850"/>
    <w:rPr>
      <w:spacing w:val="0"/>
    </w:rPr>
  </w:style>
  <w:style w:type="character" w:customStyle="1" w:styleId="DeltaViewFormatChange">
    <w:name w:val="DeltaView Format Change"/>
    <w:rsid w:val="00962850"/>
    <w:rPr>
      <w:color w:val="000000"/>
      <w:spacing w:val="0"/>
    </w:rPr>
  </w:style>
  <w:style w:type="character" w:customStyle="1" w:styleId="DeltaViewMovedDeletion">
    <w:name w:val="DeltaView Moved Deletion"/>
    <w:rsid w:val="00962850"/>
    <w:rPr>
      <w:strike/>
      <w:color w:val="C08080"/>
      <w:spacing w:val="0"/>
    </w:rPr>
  </w:style>
  <w:style w:type="character" w:customStyle="1" w:styleId="DeltaViewEditorComment">
    <w:name w:val="DeltaView Editor Comment"/>
    <w:rsid w:val="00962850"/>
    <w:rPr>
      <w:color w:val="0000FF"/>
      <w:spacing w:val="0"/>
      <w:u w:val="double"/>
    </w:rPr>
  </w:style>
  <w:style w:type="character" w:customStyle="1" w:styleId="DeltaViewStyleChangeText">
    <w:name w:val="DeltaView Style Change Text"/>
    <w:rsid w:val="00962850"/>
    <w:rPr>
      <w:color w:val="000000"/>
      <w:spacing w:val="0"/>
      <w:u w:val="double"/>
    </w:rPr>
  </w:style>
  <w:style w:type="character" w:customStyle="1" w:styleId="DeltaViewStyleChangeLabel">
    <w:name w:val="DeltaView Style Change Label"/>
    <w:rsid w:val="00962850"/>
    <w:rPr>
      <w:color w:val="000000"/>
      <w:spacing w:val="0"/>
    </w:rPr>
  </w:style>
  <w:style w:type="paragraph" w:styleId="NormalWeb">
    <w:name w:val="Normal (Web)"/>
    <w:basedOn w:val="Normal"/>
    <w:uiPriority w:val="99"/>
    <w:rsid w:val="00962850"/>
    <w:pPr>
      <w:spacing w:before="100" w:beforeAutospacing="1" w:after="100" w:afterAutospacing="1" w:line="240" w:lineRule="auto"/>
    </w:pPr>
    <w:rPr>
      <w:rFonts w:ascii="Times New Roman" w:eastAsia="PMingLiU"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Normal"/>
    <w:rsid w:val="00962850"/>
    <w:pPr>
      <w:widowControl w:val="0"/>
      <w:autoSpaceDE w:val="0"/>
      <w:autoSpaceDN w:val="0"/>
      <w:adjustRightInd w:val="0"/>
      <w:spacing w:after="160" w:line="240" w:lineRule="exact"/>
    </w:pPr>
    <w:rPr>
      <w:rFonts w:ascii="Verdana" w:eastAsia="MS Mincho" w:hAnsi="Verdana" w:cs="Times New Roman"/>
      <w:sz w:val="20"/>
      <w:szCs w:val="20"/>
      <w:lang w:eastAsia="en-US"/>
    </w:rPr>
  </w:style>
  <w:style w:type="paragraph" w:styleId="ListBullet2">
    <w:name w:val="List Bullet 2"/>
    <w:aliases w:val="lb2"/>
    <w:basedOn w:val="Normal"/>
    <w:rsid w:val="00962850"/>
    <w:pPr>
      <w:tabs>
        <w:tab w:val="num" w:pos="1440"/>
      </w:tabs>
      <w:spacing w:after="240" w:line="240" w:lineRule="auto"/>
      <w:ind w:left="1440" w:hanging="720"/>
    </w:pPr>
    <w:rPr>
      <w:rFonts w:ascii="Times New Roman" w:eastAsia="Batang" w:hAnsi="Times New Roman" w:cs="Times New Roman"/>
      <w:sz w:val="20"/>
      <w:szCs w:val="20"/>
      <w:lang w:eastAsia="en-US"/>
    </w:rPr>
  </w:style>
  <w:style w:type="paragraph" w:customStyle="1" w:styleId="CharCharCharChar">
    <w:name w:val="Char Char Char Char"/>
    <w:basedOn w:val="Normal"/>
    <w:rsid w:val="00962850"/>
    <w:pPr>
      <w:spacing w:after="160" w:line="240" w:lineRule="exact"/>
    </w:pPr>
    <w:rPr>
      <w:rFonts w:ascii="Verdana" w:eastAsia="Times New Roman" w:hAnsi="Verdana" w:cs="Times New Roman"/>
      <w:sz w:val="20"/>
      <w:szCs w:val="20"/>
      <w:lang w:eastAsia="en-US"/>
    </w:rPr>
  </w:style>
  <w:style w:type="character" w:customStyle="1" w:styleId="Table8pt">
    <w:name w:val="Table8pt"/>
    <w:aliases w:val="t8"/>
    <w:rsid w:val="00962850"/>
    <w:rPr>
      <w:sz w:val="16"/>
    </w:rPr>
  </w:style>
  <w:style w:type="character" w:styleId="CommentReference">
    <w:name w:val="annotation reference"/>
    <w:uiPriority w:val="99"/>
    <w:rsid w:val="00962850"/>
    <w:rPr>
      <w:sz w:val="21"/>
      <w:szCs w:val="21"/>
    </w:rPr>
  </w:style>
  <w:style w:type="paragraph" w:styleId="CommentText">
    <w:name w:val="annotation text"/>
    <w:basedOn w:val="Normal"/>
    <w:link w:val="CommentTextChar"/>
    <w:uiPriority w:val="99"/>
    <w:rsid w:val="00962850"/>
    <w:pPr>
      <w:spacing w:after="0" w:line="240" w:lineRule="auto"/>
    </w:pPr>
    <w:rPr>
      <w:rFonts w:ascii="Times New Roman" w:eastAsia="SimSun" w:hAnsi="Times New Roman" w:cs="Times New Roman"/>
      <w:sz w:val="24"/>
      <w:szCs w:val="24"/>
    </w:rPr>
  </w:style>
  <w:style w:type="character" w:customStyle="1" w:styleId="CommentTextChar">
    <w:name w:val="Comment Text Char"/>
    <w:basedOn w:val="DefaultParagraphFont"/>
    <w:link w:val="CommentText"/>
    <w:uiPriority w:val="99"/>
    <w:rsid w:val="00962850"/>
    <w:rPr>
      <w:rFonts w:ascii="Times New Roman" w:eastAsia="SimSun" w:hAnsi="Times New Roman" w:cs="Times New Roman"/>
      <w:sz w:val="24"/>
      <w:szCs w:val="24"/>
    </w:rPr>
  </w:style>
  <w:style w:type="paragraph" w:styleId="CommentSubject">
    <w:name w:val="annotation subject"/>
    <w:basedOn w:val="CommentText"/>
    <w:next w:val="CommentText"/>
    <w:link w:val="CommentSubjectChar"/>
    <w:uiPriority w:val="99"/>
    <w:semiHidden/>
    <w:rsid w:val="00962850"/>
    <w:rPr>
      <w:b/>
      <w:bCs/>
    </w:rPr>
  </w:style>
  <w:style w:type="character" w:customStyle="1" w:styleId="CommentSubjectChar">
    <w:name w:val="Comment Subject Char"/>
    <w:basedOn w:val="CommentTextChar"/>
    <w:link w:val="CommentSubject"/>
    <w:uiPriority w:val="99"/>
    <w:semiHidden/>
    <w:rsid w:val="00962850"/>
    <w:rPr>
      <w:rFonts w:ascii="Times New Roman" w:eastAsia="SimSun" w:hAnsi="Times New Roman" w:cs="Times New Roman"/>
      <w:b/>
      <w:bCs/>
      <w:sz w:val="24"/>
      <w:szCs w:val="24"/>
    </w:rPr>
  </w:style>
  <w:style w:type="paragraph" w:customStyle="1" w:styleId="Normal11pt">
    <w:name w:val="Normal + 11 pt"/>
    <w:aliases w:val="Bold,Justified,Before:  6 pt,After:  6 pt"/>
    <w:basedOn w:val="Normal"/>
    <w:rsid w:val="00962850"/>
    <w:pPr>
      <w:keepNext/>
      <w:tabs>
        <w:tab w:val="num" w:pos="540"/>
      </w:tabs>
      <w:autoSpaceDE w:val="0"/>
      <w:autoSpaceDN w:val="0"/>
      <w:adjustRightInd w:val="0"/>
      <w:snapToGrid w:val="0"/>
      <w:spacing w:before="120" w:after="120" w:line="240" w:lineRule="auto"/>
      <w:ind w:left="547" w:hanging="547"/>
      <w:jc w:val="both"/>
    </w:pPr>
    <w:rPr>
      <w:rFonts w:ascii="Times New Roman" w:eastAsia="SimSun" w:hAnsi="Times New Roman" w:cs="Times New Roman"/>
      <w:b/>
      <w:lang w:val="en-HK"/>
    </w:rPr>
  </w:style>
  <w:style w:type="paragraph" w:styleId="BodyText2">
    <w:name w:val="Body Text 2"/>
    <w:aliases w:val="bt2"/>
    <w:basedOn w:val="Normal"/>
    <w:link w:val="BodyText2Char"/>
    <w:qFormat/>
    <w:rsid w:val="00962850"/>
    <w:pPr>
      <w:spacing w:after="120" w:line="480" w:lineRule="auto"/>
    </w:pPr>
    <w:rPr>
      <w:rFonts w:ascii="Times New Roman" w:eastAsia="PMingLiU" w:hAnsi="Times New Roman" w:cs="Times New Roman"/>
      <w:color w:val="000000"/>
      <w:sz w:val="20"/>
      <w:szCs w:val="20"/>
      <w:lang w:val="en-GB" w:eastAsia="zh-TW"/>
    </w:rPr>
  </w:style>
  <w:style w:type="character" w:customStyle="1" w:styleId="BodyText2Char">
    <w:name w:val="Body Text 2 Char"/>
    <w:aliases w:val="bt2 Char"/>
    <w:basedOn w:val="DefaultParagraphFont"/>
    <w:link w:val="BodyText2"/>
    <w:rsid w:val="00962850"/>
    <w:rPr>
      <w:rFonts w:ascii="Times New Roman" w:eastAsia="PMingLiU" w:hAnsi="Times New Roman" w:cs="Times New Roman"/>
      <w:color w:val="000000"/>
      <w:sz w:val="20"/>
      <w:szCs w:val="20"/>
      <w:lang w:val="en-GB" w:eastAsia="zh-TW"/>
    </w:rPr>
  </w:style>
  <w:style w:type="character" w:styleId="Strong">
    <w:name w:val="Strong"/>
    <w:qFormat/>
    <w:rsid w:val="00962850"/>
    <w:rPr>
      <w:b/>
      <w:bCs/>
    </w:rPr>
  </w:style>
  <w:style w:type="character" w:customStyle="1" w:styleId="style31">
    <w:name w:val="style31"/>
    <w:rsid w:val="00962850"/>
    <w:rPr>
      <w:b/>
      <w:bCs/>
      <w:color w:val="CC3300"/>
      <w:sz w:val="21"/>
      <w:szCs w:val="21"/>
    </w:rPr>
  </w:style>
  <w:style w:type="paragraph" w:customStyle="1" w:styleId="NumContinue">
    <w:name w:val="Num Continue"/>
    <w:basedOn w:val="BodyText"/>
    <w:rsid w:val="00962850"/>
    <w:pPr>
      <w:snapToGrid w:val="0"/>
    </w:pPr>
    <w:rPr>
      <w:rFonts w:eastAsia="SimSun"/>
      <w:color w:val="auto"/>
      <w:szCs w:val="24"/>
      <w:lang w:val="en-US" w:eastAsia="zh-CN"/>
    </w:rPr>
  </w:style>
  <w:style w:type="paragraph" w:customStyle="1" w:styleId="OutlineCont1">
    <w:name w:val="Outline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OutlineCont2">
    <w:name w:val="Outline Cont 2"/>
    <w:basedOn w:val="OutlineCont1"/>
    <w:rsid w:val="00962850"/>
  </w:style>
  <w:style w:type="paragraph" w:customStyle="1" w:styleId="OutlineCont3">
    <w:name w:val="Outline Cont 3"/>
    <w:basedOn w:val="OutlineCont2"/>
    <w:rsid w:val="00962850"/>
  </w:style>
  <w:style w:type="paragraph" w:customStyle="1" w:styleId="OutlineCont4">
    <w:name w:val="Outline Cont 4"/>
    <w:basedOn w:val="OutlineCont3"/>
    <w:rsid w:val="00962850"/>
  </w:style>
  <w:style w:type="paragraph" w:customStyle="1" w:styleId="OutlineCont5">
    <w:name w:val="Outline Cont 5"/>
    <w:basedOn w:val="OutlineCont4"/>
    <w:rsid w:val="00962850"/>
  </w:style>
  <w:style w:type="paragraph" w:customStyle="1" w:styleId="OutlineCont6">
    <w:name w:val="Outline Cont 6"/>
    <w:basedOn w:val="OutlineCont5"/>
    <w:rsid w:val="00962850"/>
  </w:style>
  <w:style w:type="paragraph" w:customStyle="1" w:styleId="OutlineCont7">
    <w:name w:val="Outline Cont 7"/>
    <w:basedOn w:val="OutlineCont6"/>
    <w:rsid w:val="00962850"/>
  </w:style>
  <w:style w:type="paragraph" w:customStyle="1" w:styleId="OutlineCont8">
    <w:name w:val="Outline Cont 8"/>
    <w:basedOn w:val="OutlineCont7"/>
    <w:rsid w:val="00962850"/>
  </w:style>
  <w:style w:type="paragraph" w:customStyle="1" w:styleId="OutlineCont9">
    <w:name w:val="Outline Cont 9"/>
    <w:basedOn w:val="OutlineCont8"/>
    <w:rsid w:val="00962850"/>
  </w:style>
  <w:style w:type="paragraph" w:customStyle="1" w:styleId="OutlineL1">
    <w:name w:val="Outline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OutlineL2">
    <w:name w:val="Outline_L2"/>
    <w:basedOn w:val="OutlineL1"/>
    <w:next w:val="NumContinue"/>
    <w:rsid w:val="00962850"/>
    <w:pPr>
      <w:tabs>
        <w:tab w:val="clear" w:pos="720"/>
        <w:tab w:val="num" w:pos="1440"/>
      </w:tabs>
      <w:ind w:firstLine="720"/>
      <w:outlineLvl w:val="1"/>
    </w:pPr>
  </w:style>
  <w:style w:type="paragraph" w:customStyle="1" w:styleId="OutlineL3">
    <w:name w:val="Outline_L3"/>
    <w:basedOn w:val="OutlineL2"/>
    <w:next w:val="NumContinue"/>
    <w:rsid w:val="00962850"/>
    <w:pPr>
      <w:tabs>
        <w:tab w:val="clear" w:pos="1440"/>
        <w:tab w:val="num" w:pos="2160"/>
      </w:tabs>
      <w:ind w:firstLine="1440"/>
      <w:outlineLvl w:val="2"/>
    </w:pPr>
  </w:style>
  <w:style w:type="paragraph" w:customStyle="1" w:styleId="OutlineL4">
    <w:name w:val="Outline_L4"/>
    <w:basedOn w:val="OutlineL3"/>
    <w:next w:val="NumContinue"/>
    <w:rsid w:val="00962850"/>
    <w:pPr>
      <w:tabs>
        <w:tab w:val="clear" w:pos="2160"/>
        <w:tab w:val="num" w:pos="2880"/>
      </w:tabs>
      <w:ind w:firstLine="2160"/>
      <w:outlineLvl w:val="3"/>
    </w:pPr>
  </w:style>
  <w:style w:type="paragraph" w:customStyle="1" w:styleId="OutlineL5">
    <w:name w:val="Outline_L5"/>
    <w:basedOn w:val="OutlineL4"/>
    <w:next w:val="NumContinue"/>
    <w:rsid w:val="00962850"/>
    <w:pPr>
      <w:tabs>
        <w:tab w:val="clear" w:pos="2880"/>
        <w:tab w:val="num" w:pos="3600"/>
      </w:tabs>
      <w:ind w:firstLine="2880"/>
      <w:outlineLvl w:val="4"/>
    </w:pPr>
  </w:style>
  <w:style w:type="paragraph" w:customStyle="1" w:styleId="OutlineL6">
    <w:name w:val="Outline_L6"/>
    <w:basedOn w:val="OutlineL5"/>
    <w:next w:val="NumContinue"/>
    <w:rsid w:val="00962850"/>
    <w:pPr>
      <w:tabs>
        <w:tab w:val="clear" w:pos="3600"/>
        <w:tab w:val="num" w:pos="4320"/>
      </w:tabs>
      <w:ind w:firstLine="3600"/>
      <w:outlineLvl w:val="5"/>
    </w:pPr>
  </w:style>
  <w:style w:type="paragraph" w:customStyle="1" w:styleId="OutlineL7">
    <w:name w:val="Outline_L7"/>
    <w:basedOn w:val="OutlineL6"/>
    <w:next w:val="NumContinue"/>
    <w:rsid w:val="00962850"/>
    <w:pPr>
      <w:tabs>
        <w:tab w:val="clear" w:pos="4320"/>
        <w:tab w:val="num" w:pos="5040"/>
      </w:tabs>
      <w:ind w:firstLine="4320"/>
      <w:outlineLvl w:val="6"/>
    </w:pPr>
  </w:style>
  <w:style w:type="paragraph" w:customStyle="1" w:styleId="OutlineL8">
    <w:name w:val="Outline_L8"/>
    <w:basedOn w:val="OutlineL7"/>
    <w:next w:val="NumContinue"/>
    <w:rsid w:val="00962850"/>
    <w:pPr>
      <w:tabs>
        <w:tab w:val="clear" w:pos="5040"/>
        <w:tab w:val="num" w:pos="5760"/>
      </w:tabs>
      <w:ind w:firstLine="5040"/>
      <w:outlineLvl w:val="7"/>
    </w:pPr>
  </w:style>
  <w:style w:type="paragraph" w:customStyle="1" w:styleId="OutlineL9">
    <w:name w:val="Outline_L9"/>
    <w:basedOn w:val="OutlineL8"/>
    <w:next w:val="NumContinue"/>
    <w:rsid w:val="00962850"/>
    <w:pPr>
      <w:tabs>
        <w:tab w:val="clear" w:pos="5760"/>
        <w:tab w:val="num" w:pos="6480"/>
      </w:tabs>
      <w:ind w:firstLine="5760"/>
      <w:outlineLvl w:val="8"/>
    </w:pPr>
  </w:style>
  <w:style w:type="paragraph" w:customStyle="1" w:styleId="StandardCont1">
    <w:name w:val="Standar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StandardCont2">
    <w:name w:val="Standard Cont 2"/>
    <w:basedOn w:val="StandardCont1"/>
    <w:rsid w:val="00962850"/>
  </w:style>
  <w:style w:type="paragraph" w:customStyle="1" w:styleId="StandardCont3">
    <w:name w:val="Standard Cont 3"/>
    <w:basedOn w:val="StandardCont2"/>
    <w:rsid w:val="00962850"/>
  </w:style>
  <w:style w:type="paragraph" w:customStyle="1" w:styleId="StandardCont4">
    <w:name w:val="Standard Cont 4"/>
    <w:basedOn w:val="StandardCont3"/>
    <w:rsid w:val="00962850"/>
  </w:style>
  <w:style w:type="paragraph" w:customStyle="1" w:styleId="StandardCont5">
    <w:name w:val="Standard Cont 5"/>
    <w:basedOn w:val="StandardCont4"/>
    <w:rsid w:val="00962850"/>
  </w:style>
  <w:style w:type="paragraph" w:customStyle="1" w:styleId="StandardCont6">
    <w:name w:val="Standard Cont 6"/>
    <w:basedOn w:val="StandardCont5"/>
    <w:rsid w:val="00962850"/>
  </w:style>
  <w:style w:type="paragraph" w:customStyle="1" w:styleId="StandardCont7">
    <w:name w:val="Standard Cont 7"/>
    <w:basedOn w:val="StandardCont6"/>
    <w:rsid w:val="00962850"/>
  </w:style>
  <w:style w:type="paragraph" w:customStyle="1" w:styleId="StandardCont8">
    <w:name w:val="Standard Cont 8"/>
    <w:basedOn w:val="StandardCont7"/>
    <w:rsid w:val="00962850"/>
  </w:style>
  <w:style w:type="paragraph" w:customStyle="1" w:styleId="StandardCont9">
    <w:name w:val="Standard Cont 9"/>
    <w:basedOn w:val="StandardCont8"/>
    <w:rsid w:val="00962850"/>
  </w:style>
  <w:style w:type="paragraph" w:customStyle="1" w:styleId="StandardL1">
    <w:name w:val="Standard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StandardL2">
    <w:name w:val="Standard_L2"/>
    <w:basedOn w:val="StandardL1"/>
    <w:next w:val="NumContinue"/>
    <w:rsid w:val="00962850"/>
    <w:pPr>
      <w:tabs>
        <w:tab w:val="clear" w:pos="720"/>
        <w:tab w:val="num" w:pos="1440"/>
      </w:tabs>
      <w:ind w:firstLine="720"/>
      <w:outlineLvl w:val="1"/>
    </w:pPr>
  </w:style>
  <w:style w:type="paragraph" w:customStyle="1" w:styleId="StandardL3">
    <w:name w:val="Standard_L3"/>
    <w:basedOn w:val="StandardL2"/>
    <w:next w:val="NumContinue"/>
    <w:rsid w:val="00962850"/>
    <w:pPr>
      <w:tabs>
        <w:tab w:val="clear" w:pos="1440"/>
        <w:tab w:val="num" w:pos="2160"/>
      </w:tabs>
      <w:ind w:firstLine="1440"/>
      <w:outlineLvl w:val="2"/>
    </w:pPr>
  </w:style>
  <w:style w:type="paragraph" w:customStyle="1" w:styleId="StandardL4">
    <w:name w:val="Standard_L4"/>
    <w:basedOn w:val="StandardL3"/>
    <w:next w:val="NumContinue"/>
    <w:rsid w:val="00962850"/>
    <w:pPr>
      <w:tabs>
        <w:tab w:val="clear" w:pos="2160"/>
        <w:tab w:val="num" w:pos="2880"/>
      </w:tabs>
      <w:ind w:firstLine="2160"/>
      <w:outlineLvl w:val="3"/>
    </w:pPr>
  </w:style>
  <w:style w:type="paragraph" w:customStyle="1" w:styleId="StandardL5">
    <w:name w:val="Standard_L5"/>
    <w:basedOn w:val="StandardL4"/>
    <w:next w:val="NumContinue"/>
    <w:rsid w:val="00962850"/>
    <w:pPr>
      <w:tabs>
        <w:tab w:val="clear" w:pos="2880"/>
        <w:tab w:val="num" w:pos="3600"/>
      </w:tabs>
      <w:ind w:firstLine="2880"/>
      <w:outlineLvl w:val="4"/>
    </w:pPr>
  </w:style>
  <w:style w:type="paragraph" w:customStyle="1" w:styleId="StandardL6">
    <w:name w:val="Standard_L6"/>
    <w:basedOn w:val="StandardL5"/>
    <w:next w:val="NumContinue"/>
    <w:rsid w:val="00962850"/>
    <w:pPr>
      <w:tabs>
        <w:tab w:val="clear" w:pos="3600"/>
        <w:tab w:val="num" w:pos="4320"/>
      </w:tabs>
      <w:ind w:firstLine="3600"/>
      <w:outlineLvl w:val="5"/>
    </w:pPr>
  </w:style>
  <w:style w:type="paragraph" w:customStyle="1" w:styleId="StandardL7">
    <w:name w:val="Standard_L7"/>
    <w:basedOn w:val="StandardL6"/>
    <w:next w:val="NumContinue"/>
    <w:rsid w:val="00962850"/>
    <w:pPr>
      <w:tabs>
        <w:tab w:val="clear" w:pos="4320"/>
        <w:tab w:val="num" w:pos="5040"/>
      </w:tabs>
      <w:ind w:firstLine="4320"/>
      <w:outlineLvl w:val="6"/>
    </w:pPr>
  </w:style>
  <w:style w:type="paragraph" w:customStyle="1" w:styleId="StandardL8">
    <w:name w:val="Standard_L8"/>
    <w:basedOn w:val="StandardL7"/>
    <w:next w:val="NumContinue"/>
    <w:rsid w:val="00962850"/>
    <w:pPr>
      <w:tabs>
        <w:tab w:val="clear" w:pos="5040"/>
        <w:tab w:val="num" w:pos="5760"/>
      </w:tabs>
      <w:ind w:firstLine="5040"/>
      <w:outlineLvl w:val="7"/>
    </w:pPr>
  </w:style>
  <w:style w:type="paragraph" w:customStyle="1" w:styleId="StandardL9">
    <w:name w:val="Standard_L9"/>
    <w:basedOn w:val="StandardL8"/>
    <w:next w:val="NumContinue"/>
    <w:rsid w:val="00962850"/>
    <w:pPr>
      <w:tabs>
        <w:tab w:val="clear" w:pos="5760"/>
        <w:tab w:val="num" w:pos="6480"/>
      </w:tabs>
      <w:ind w:firstLine="5760"/>
      <w:outlineLvl w:val="8"/>
    </w:pPr>
  </w:style>
  <w:style w:type="paragraph" w:customStyle="1" w:styleId="TabbedCont1">
    <w:name w:val="Tabbe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TabbedCont2">
    <w:name w:val="Tabbed Cont 2"/>
    <w:basedOn w:val="TabbedCont1"/>
    <w:rsid w:val="00962850"/>
  </w:style>
  <w:style w:type="paragraph" w:customStyle="1" w:styleId="TabbedCont3">
    <w:name w:val="Tabbed Cont 3"/>
    <w:basedOn w:val="TabbedCont2"/>
    <w:rsid w:val="00962850"/>
  </w:style>
  <w:style w:type="paragraph" w:customStyle="1" w:styleId="TabbedCont4">
    <w:name w:val="Tabbed Cont 4"/>
    <w:basedOn w:val="TabbedCont3"/>
    <w:rsid w:val="00962850"/>
  </w:style>
  <w:style w:type="paragraph" w:customStyle="1" w:styleId="TabbedCont5">
    <w:name w:val="Tabbed Cont 5"/>
    <w:basedOn w:val="TabbedCont4"/>
    <w:rsid w:val="00962850"/>
  </w:style>
  <w:style w:type="paragraph" w:customStyle="1" w:styleId="TabbedCont6">
    <w:name w:val="Tabbed Cont 6"/>
    <w:basedOn w:val="TabbedCont5"/>
    <w:rsid w:val="00962850"/>
  </w:style>
  <w:style w:type="paragraph" w:customStyle="1" w:styleId="TabbedCont7">
    <w:name w:val="Tabbed Cont 7"/>
    <w:basedOn w:val="TabbedCont6"/>
    <w:rsid w:val="00962850"/>
  </w:style>
  <w:style w:type="paragraph" w:customStyle="1" w:styleId="TabbedCont8">
    <w:name w:val="Tabbed Cont 8"/>
    <w:basedOn w:val="TabbedCont7"/>
    <w:rsid w:val="00962850"/>
  </w:style>
  <w:style w:type="paragraph" w:customStyle="1" w:styleId="TabbedCont9">
    <w:name w:val="Tabbed Cont 9"/>
    <w:basedOn w:val="TabbedCont8"/>
    <w:rsid w:val="00962850"/>
  </w:style>
  <w:style w:type="paragraph" w:customStyle="1" w:styleId="TabbedL1">
    <w:name w:val="Tabbed_L1"/>
    <w:basedOn w:val="Normal"/>
    <w:next w:val="NumContinue"/>
    <w:rsid w:val="00962850"/>
    <w:pPr>
      <w:tabs>
        <w:tab w:val="num" w:pos="1440"/>
      </w:tabs>
      <w:spacing w:after="240" w:line="240" w:lineRule="auto"/>
      <w:ind w:firstLine="720"/>
      <w:outlineLvl w:val="0"/>
    </w:pPr>
    <w:rPr>
      <w:rFonts w:ascii="Times New Roman" w:eastAsia="SimSun" w:hAnsi="Times New Roman" w:cs="Times New Roman"/>
      <w:sz w:val="24"/>
      <w:szCs w:val="20"/>
      <w:lang w:eastAsia="en-US"/>
    </w:rPr>
  </w:style>
  <w:style w:type="paragraph" w:customStyle="1" w:styleId="TabbedL2">
    <w:name w:val="Tabbed_L2"/>
    <w:basedOn w:val="TabbedL1"/>
    <w:next w:val="NumContinue"/>
    <w:rsid w:val="00962850"/>
    <w:pPr>
      <w:tabs>
        <w:tab w:val="clear" w:pos="1440"/>
        <w:tab w:val="num" w:pos="2160"/>
      </w:tabs>
      <w:ind w:firstLine="1440"/>
      <w:outlineLvl w:val="1"/>
    </w:pPr>
  </w:style>
  <w:style w:type="paragraph" w:customStyle="1" w:styleId="TabbedL3">
    <w:name w:val="Tabbed_L3"/>
    <w:basedOn w:val="TabbedL2"/>
    <w:next w:val="NumContinue"/>
    <w:rsid w:val="00962850"/>
    <w:pPr>
      <w:tabs>
        <w:tab w:val="clear" w:pos="2160"/>
        <w:tab w:val="num" w:pos="2880"/>
      </w:tabs>
      <w:ind w:firstLine="2160"/>
      <w:outlineLvl w:val="2"/>
    </w:pPr>
  </w:style>
  <w:style w:type="paragraph" w:customStyle="1" w:styleId="TabbedL4">
    <w:name w:val="Tabbed_L4"/>
    <w:basedOn w:val="TabbedL3"/>
    <w:next w:val="NumContinue"/>
    <w:rsid w:val="00962850"/>
    <w:pPr>
      <w:tabs>
        <w:tab w:val="clear" w:pos="2880"/>
        <w:tab w:val="num" w:pos="3600"/>
      </w:tabs>
      <w:ind w:firstLine="2880"/>
      <w:outlineLvl w:val="3"/>
    </w:pPr>
  </w:style>
  <w:style w:type="paragraph" w:customStyle="1" w:styleId="TabbedL5">
    <w:name w:val="Tabbed_L5"/>
    <w:basedOn w:val="TabbedL4"/>
    <w:next w:val="NumContinue"/>
    <w:rsid w:val="00962850"/>
    <w:pPr>
      <w:tabs>
        <w:tab w:val="clear" w:pos="3600"/>
        <w:tab w:val="num" w:pos="4320"/>
      </w:tabs>
      <w:ind w:firstLine="3600"/>
      <w:outlineLvl w:val="4"/>
    </w:pPr>
  </w:style>
  <w:style w:type="paragraph" w:customStyle="1" w:styleId="TabbedL6">
    <w:name w:val="Tabbed_L6"/>
    <w:basedOn w:val="TabbedL5"/>
    <w:next w:val="NumContinue"/>
    <w:rsid w:val="00962850"/>
    <w:pPr>
      <w:tabs>
        <w:tab w:val="clear" w:pos="4320"/>
        <w:tab w:val="num" w:pos="5040"/>
      </w:tabs>
      <w:ind w:firstLine="4320"/>
      <w:outlineLvl w:val="5"/>
    </w:pPr>
  </w:style>
  <w:style w:type="paragraph" w:customStyle="1" w:styleId="TabbedL7">
    <w:name w:val="Tabbed_L7"/>
    <w:basedOn w:val="TabbedL6"/>
    <w:next w:val="NumContinue"/>
    <w:rsid w:val="00962850"/>
    <w:pPr>
      <w:tabs>
        <w:tab w:val="clear" w:pos="5040"/>
        <w:tab w:val="num" w:pos="5760"/>
      </w:tabs>
      <w:ind w:firstLine="5040"/>
      <w:outlineLvl w:val="6"/>
    </w:pPr>
  </w:style>
  <w:style w:type="paragraph" w:customStyle="1" w:styleId="TabbedL8">
    <w:name w:val="Tabbed_L8"/>
    <w:basedOn w:val="TabbedL7"/>
    <w:next w:val="NumContinue"/>
    <w:rsid w:val="00962850"/>
    <w:pPr>
      <w:tabs>
        <w:tab w:val="clear" w:pos="5760"/>
        <w:tab w:val="num" w:pos="6480"/>
      </w:tabs>
      <w:ind w:firstLine="5760"/>
      <w:outlineLvl w:val="7"/>
    </w:pPr>
  </w:style>
  <w:style w:type="paragraph" w:customStyle="1" w:styleId="TabbedL9">
    <w:name w:val="Tabbed_L9"/>
    <w:basedOn w:val="TabbedL8"/>
    <w:next w:val="NumContinue"/>
    <w:rsid w:val="00962850"/>
    <w:pPr>
      <w:tabs>
        <w:tab w:val="clear" w:pos="6480"/>
        <w:tab w:val="num" w:pos="7200"/>
      </w:tabs>
      <w:ind w:firstLine="6480"/>
      <w:outlineLvl w:val="8"/>
    </w:pPr>
  </w:style>
  <w:style w:type="paragraph" w:customStyle="1" w:styleId="ScheduleHeading1">
    <w:name w:val="Schedule Heading 1"/>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200" w:after="100" w:line="260" w:lineRule="atLeast"/>
      <w:ind w:left="709" w:hanging="709"/>
      <w:jc w:val="both"/>
    </w:pPr>
    <w:rPr>
      <w:rFonts w:eastAsia="Batang"/>
      <w:b/>
      <w:caps/>
      <w:color w:val="auto"/>
      <w:sz w:val="22"/>
      <w:lang w:eastAsia="ko-KR"/>
    </w:rPr>
  </w:style>
  <w:style w:type="paragraph" w:customStyle="1" w:styleId="ScheduleHeading2">
    <w:name w:val="Schedule Heading 2"/>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100" w:after="100" w:line="260" w:lineRule="atLeast"/>
      <w:ind w:left="709" w:hanging="709"/>
      <w:jc w:val="both"/>
    </w:pPr>
    <w:rPr>
      <w:rFonts w:eastAsia="Batang"/>
      <w:b/>
      <w:color w:val="auto"/>
      <w:sz w:val="22"/>
      <w:lang w:eastAsia="ko-KR"/>
    </w:rPr>
  </w:style>
  <w:style w:type="paragraph" w:customStyle="1" w:styleId="ScheduleHeading3">
    <w:name w:val="Schedule Heading 3"/>
    <w:basedOn w:val="BodyText"/>
    <w:next w:val="BodyText"/>
    <w:qFormat/>
    <w:rsid w:val="00962850"/>
    <w:pPr>
      <w:widowControl/>
      <w:tabs>
        <w:tab w:val="num" w:pos="1559"/>
        <w:tab w:val="left" w:pos="2268"/>
        <w:tab w:val="left" w:pos="2977"/>
        <w:tab w:val="left" w:pos="3686"/>
        <w:tab w:val="left" w:pos="4394"/>
        <w:tab w:val="right" w:pos="8789"/>
      </w:tabs>
      <w:spacing w:before="100" w:after="100" w:line="260" w:lineRule="atLeast"/>
      <w:ind w:left="1559" w:hanging="850"/>
      <w:jc w:val="both"/>
    </w:pPr>
    <w:rPr>
      <w:rFonts w:eastAsia="Batang"/>
      <w:color w:val="auto"/>
      <w:sz w:val="22"/>
      <w:lang w:eastAsia="ko-KR"/>
    </w:rPr>
  </w:style>
  <w:style w:type="paragraph" w:customStyle="1" w:styleId="ScheduleHeading4">
    <w:name w:val="Schedule Heading 4"/>
    <w:basedOn w:val="BodyText"/>
    <w:next w:val="BodyText"/>
    <w:qFormat/>
    <w:rsid w:val="00962850"/>
    <w:pPr>
      <w:widowControl/>
      <w:tabs>
        <w:tab w:val="num" w:pos="2268"/>
        <w:tab w:val="left" w:pos="2977"/>
        <w:tab w:val="left" w:pos="3686"/>
        <w:tab w:val="left" w:pos="4394"/>
        <w:tab w:val="right" w:pos="8789"/>
      </w:tabs>
      <w:spacing w:before="100" w:after="100" w:line="260" w:lineRule="atLeast"/>
      <w:ind w:left="2268" w:hanging="709"/>
      <w:jc w:val="both"/>
    </w:pPr>
    <w:rPr>
      <w:rFonts w:eastAsia="Batang"/>
      <w:color w:val="auto"/>
      <w:sz w:val="22"/>
      <w:lang w:eastAsia="ko-KR"/>
    </w:rPr>
  </w:style>
  <w:style w:type="paragraph" w:customStyle="1" w:styleId="ScheduleHeading5">
    <w:name w:val="Schedule Heading 5"/>
    <w:basedOn w:val="BodyText"/>
    <w:next w:val="BodyText"/>
    <w:qFormat/>
    <w:rsid w:val="00962850"/>
    <w:pPr>
      <w:widowControl/>
      <w:tabs>
        <w:tab w:val="num" w:pos="2977"/>
        <w:tab w:val="left" w:pos="3686"/>
        <w:tab w:val="left" w:pos="4394"/>
        <w:tab w:val="right" w:pos="8789"/>
      </w:tabs>
      <w:spacing w:before="100" w:after="100" w:line="260" w:lineRule="atLeast"/>
      <w:ind w:left="2977" w:hanging="709"/>
      <w:jc w:val="both"/>
    </w:pPr>
    <w:rPr>
      <w:rFonts w:eastAsia="Batang"/>
      <w:color w:val="auto"/>
      <w:sz w:val="22"/>
      <w:lang w:eastAsia="ko-KR"/>
    </w:rPr>
  </w:style>
  <w:style w:type="paragraph" w:customStyle="1" w:styleId="ScheduleHeading6">
    <w:name w:val="Schedule Heading 6"/>
    <w:basedOn w:val="BodyText"/>
    <w:next w:val="BodyText"/>
    <w:qFormat/>
    <w:rsid w:val="00962850"/>
    <w:pPr>
      <w:widowControl/>
      <w:tabs>
        <w:tab w:val="num" w:pos="3686"/>
        <w:tab w:val="left" w:pos="4394"/>
        <w:tab w:val="right" w:pos="8789"/>
      </w:tabs>
      <w:spacing w:before="100" w:after="100" w:line="260" w:lineRule="atLeast"/>
      <w:ind w:left="3686" w:hanging="709"/>
      <w:jc w:val="both"/>
    </w:pPr>
    <w:rPr>
      <w:rFonts w:eastAsia="Batang"/>
      <w:color w:val="auto"/>
      <w:sz w:val="22"/>
      <w:lang w:eastAsia="ko-KR"/>
    </w:rPr>
  </w:style>
  <w:style w:type="paragraph" w:customStyle="1" w:styleId="ScheduleHeading7">
    <w:name w:val="Schedule Heading 7"/>
    <w:basedOn w:val="BodyText"/>
    <w:next w:val="BodyText"/>
    <w:qFormat/>
    <w:rsid w:val="00962850"/>
    <w:pPr>
      <w:widowControl/>
      <w:tabs>
        <w:tab w:val="num" w:pos="4394"/>
        <w:tab w:val="right" w:pos="8789"/>
      </w:tabs>
      <w:spacing w:before="100" w:after="100" w:line="260" w:lineRule="atLeast"/>
      <w:ind w:left="4394" w:hanging="708"/>
      <w:jc w:val="both"/>
    </w:pPr>
    <w:rPr>
      <w:rFonts w:eastAsia="Batang"/>
      <w:color w:val="auto"/>
      <w:sz w:val="22"/>
      <w:lang w:eastAsia="ko-KR"/>
    </w:rPr>
  </w:style>
  <w:style w:type="paragraph" w:customStyle="1" w:styleId="5Bullet">
    <w:name w:val=".5 Bullet"/>
    <w:basedOn w:val="Normal"/>
    <w:rsid w:val="00962850"/>
    <w:pPr>
      <w:tabs>
        <w:tab w:val="num" w:pos="1440"/>
      </w:tabs>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HangingIndented">
    <w:name w:val="Hanging Indented"/>
    <w:basedOn w:val="O-BodyText5J"/>
    <w:rsid w:val="00962850"/>
  </w:style>
  <w:style w:type="paragraph" w:customStyle="1" w:styleId="HangingIndented1">
    <w:name w:val="Hanging Indented (1&quot;)"/>
    <w:basedOn w:val="HangingIndented"/>
    <w:rsid w:val="00962850"/>
    <w:pPr>
      <w:spacing w:after="240"/>
      <w:ind w:left="2169" w:hanging="720"/>
    </w:pPr>
    <w:rPr>
      <w:rFonts w:eastAsia="MS Mincho"/>
      <w:color w:val="auto"/>
      <w:lang w:eastAsia="ja-JP"/>
    </w:rPr>
  </w:style>
  <w:style w:type="paragraph" w:customStyle="1" w:styleId="5AND1">
    <w:name w:val=".5 AND 1"/>
    <w:basedOn w:val="Normal"/>
    <w:rsid w:val="00962850"/>
    <w:pPr>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75AND125">
    <w:name w:val=".75 AND 1.25"/>
    <w:basedOn w:val="Normal"/>
    <w:rsid w:val="00962850"/>
    <w:pPr>
      <w:spacing w:after="240" w:line="240" w:lineRule="auto"/>
      <w:ind w:left="1800" w:hanging="720"/>
      <w:jc w:val="both"/>
    </w:pPr>
    <w:rPr>
      <w:rFonts w:ascii="Times New Roman" w:eastAsia="MS Mincho" w:hAnsi="Times New Roman" w:cs="Times New Roman"/>
      <w:sz w:val="20"/>
      <w:szCs w:val="24"/>
      <w:lang w:eastAsia="ja-JP"/>
    </w:rPr>
  </w:style>
  <w:style w:type="paragraph" w:customStyle="1" w:styleId="TableNotes1">
    <w:name w:val="Table Notes 1"/>
    <w:basedOn w:val="Normal"/>
    <w:rsid w:val="00962850"/>
    <w:pPr>
      <w:spacing w:after="120" w:line="240" w:lineRule="auto"/>
      <w:ind w:left="360" w:hanging="360"/>
      <w:jc w:val="both"/>
    </w:pPr>
    <w:rPr>
      <w:rFonts w:ascii="Times New Roman" w:eastAsia="MS Mincho" w:hAnsi="Times New Roman" w:cs="Times New Roman"/>
      <w:sz w:val="16"/>
      <w:szCs w:val="24"/>
      <w:lang w:eastAsia="ja-JP"/>
    </w:rPr>
  </w:style>
  <w:style w:type="character" w:customStyle="1" w:styleId="e-text1">
    <w:name w:val="e-text1"/>
    <w:rsid w:val="00962850"/>
    <w:rPr>
      <w:rFonts w:ascii="Times New Roman" w:hAnsi="Times New Roman" w:cs="Times New Roman" w:hint="default"/>
      <w:vanish w:val="0"/>
      <w:webHidden w:val="0"/>
      <w:sz w:val="21"/>
      <w:szCs w:val="21"/>
      <w:specVanish w:val="0"/>
    </w:rPr>
  </w:style>
  <w:style w:type="paragraph" w:customStyle="1" w:styleId="Text">
    <w:name w:val="Text"/>
    <w:basedOn w:val="Normal"/>
    <w:qFormat/>
    <w:rsid w:val="00962850"/>
    <w:pPr>
      <w:kinsoku w:val="0"/>
      <w:spacing w:after="240" w:line="240" w:lineRule="atLeast"/>
      <w:jc w:val="both"/>
    </w:pPr>
    <w:rPr>
      <w:rFonts w:ascii="Times New Roman" w:eastAsia="PMingLiU" w:hAnsi="Times New Roman" w:cs="Times New Roman"/>
      <w:sz w:val="24"/>
      <w:szCs w:val="24"/>
      <w:lang w:eastAsia="en-US"/>
    </w:rPr>
  </w:style>
  <w:style w:type="paragraph" w:customStyle="1" w:styleId="Lefthead">
    <w:name w:val="Left head"/>
    <w:basedOn w:val="Normal"/>
    <w:qFormat/>
    <w:rsid w:val="00962850"/>
    <w:pPr>
      <w:keepNext/>
      <w:widowControl w:val="0"/>
      <w:kinsoku w:val="0"/>
      <w:spacing w:after="120" w:line="240" w:lineRule="atLeast"/>
    </w:pPr>
    <w:rPr>
      <w:rFonts w:ascii="Times New Roman" w:eastAsia="PMingLiU" w:hAnsi="Times New Roman" w:cs="Times New Roman"/>
      <w:b/>
      <w:sz w:val="24"/>
      <w:szCs w:val="24"/>
      <w:lang w:eastAsia="en-US"/>
    </w:rPr>
  </w:style>
  <w:style w:type="paragraph" w:customStyle="1" w:styleId="text-hanging">
    <w:name w:val="text - hanging"/>
    <w:basedOn w:val="Normal"/>
    <w:qFormat/>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paragraph" w:customStyle="1" w:styleId="TText2">
    <w:name w:val="TText2"/>
    <w:basedOn w:val="Normal"/>
    <w:rsid w:val="00962850"/>
    <w:pPr>
      <w:kinsoku w:val="0"/>
      <w:spacing w:after="240" w:line="240" w:lineRule="atLeast"/>
      <w:jc w:val="right"/>
    </w:pPr>
    <w:rPr>
      <w:rFonts w:ascii="Times New Roman" w:eastAsia="PMingLiU" w:hAnsi="Times New Roman" w:cs="Times New Roman"/>
      <w:spacing w:val="2"/>
      <w:sz w:val="24"/>
      <w:lang w:eastAsia="en-US"/>
    </w:rPr>
  </w:style>
  <w:style w:type="paragraph" w:customStyle="1" w:styleId="TText">
    <w:name w:val="TText"/>
    <w:basedOn w:val="Normal"/>
    <w:rsid w:val="00962850"/>
    <w:pPr>
      <w:tabs>
        <w:tab w:val="right" w:leader="dot" w:pos="9360"/>
      </w:tabs>
      <w:kinsoku w:val="0"/>
      <w:spacing w:after="0" w:line="240" w:lineRule="atLeast"/>
      <w:ind w:left="180" w:hanging="180"/>
    </w:pPr>
    <w:rPr>
      <w:rFonts w:ascii="Times New Roman" w:eastAsia="PMingLiU" w:hAnsi="Times New Roman" w:cs="Times New Roman"/>
      <w:sz w:val="24"/>
      <w:lang w:eastAsia="en-US"/>
    </w:rPr>
  </w:style>
  <w:style w:type="paragraph" w:customStyle="1" w:styleId="NoteTxt">
    <w:name w:val="NoteTxt"/>
    <w:basedOn w:val="Normal"/>
    <w:rsid w:val="00962850"/>
    <w:pPr>
      <w:kinsoku w:val="0"/>
      <w:spacing w:after="120" w:line="240" w:lineRule="atLeast"/>
      <w:ind w:left="720" w:hanging="720"/>
      <w:jc w:val="both"/>
    </w:pPr>
    <w:rPr>
      <w:rFonts w:ascii="Times New Roman" w:eastAsia="PMingLiU" w:hAnsi="Times New Roman" w:cs="Times New Roman"/>
      <w:sz w:val="20"/>
      <w:szCs w:val="18"/>
      <w:lang w:eastAsia="en-US"/>
    </w:rPr>
  </w:style>
  <w:style w:type="paragraph" w:customStyle="1" w:styleId="TimeTable">
    <w:name w:val="TimeTable"/>
    <w:basedOn w:val="Normal"/>
    <w:rsid w:val="00962850"/>
    <w:pPr>
      <w:kinsoku w:val="0"/>
      <w:spacing w:after="240" w:line="240" w:lineRule="atLeast"/>
      <w:jc w:val="both"/>
    </w:pPr>
    <w:rPr>
      <w:rFonts w:ascii="Times New Roman" w:eastAsia="PMingLiU" w:hAnsi="Times New Roman" w:cs="Times New Roman"/>
      <w:lang w:eastAsia="en-US"/>
    </w:rPr>
  </w:style>
  <w:style w:type="paragraph" w:customStyle="1" w:styleId="Tableleftcolumn">
    <w:name w:val="Table left column"/>
    <w:basedOn w:val="Normal"/>
    <w:qFormat/>
    <w:rsid w:val="00962850"/>
    <w:pPr>
      <w:kinsoku w:val="0"/>
      <w:spacing w:after="240" w:line="240" w:lineRule="atLeast"/>
      <w:ind w:left="288" w:hanging="288"/>
    </w:pPr>
    <w:rPr>
      <w:rFonts w:ascii="Times New Roman" w:eastAsia="PMingLiU" w:hAnsi="Times New Roman" w:cs="Times New Roman"/>
      <w:sz w:val="24"/>
      <w:szCs w:val="24"/>
      <w:lang w:eastAsia="en-US"/>
    </w:rPr>
  </w:style>
  <w:style w:type="paragraph" w:customStyle="1" w:styleId="ColorfulShading-Accent11">
    <w:name w:val="Colorful Shading - Accent 11"/>
    <w:hidden/>
    <w:semiHidden/>
    <w:rsid w:val="00962850"/>
    <w:pPr>
      <w:spacing w:after="0" w:line="240" w:lineRule="auto"/>
    </w:pPr>
    <w:rPr>
      <w:rFonts w:ascii="Times New Roman" w:eastAsia="PMingLiU" w:hAnsi="Times New Roman" w:cs="Times New Roman"/>
      <w:sz w:val="24"/>
      <w:szCs w:val="24"/>
      <w:lang w:eastAsia="en-US"/>
    </w:rPr>
  </w:style>
  <w:style w:type="paragraph" w:customStyle="1" w:styleId="Dates">
    <w:name w:val="Dates"/>
    <w:basedOn w:val="Normal"/>
    <w:rsid w:val="00962850"/>
    <w:pPr>
      <w:kinsoku w:val="0"/>
      <w:spacing w:after="0" w:line="240" w:lineRule="atLeast"/>
      <w:jc w:val="center"/>
    </w:pPr>
    <w:rPr>
      <w:rFonts w:ascii="Times New Roman" w:eastAsia="PMingLiU" w:hAnsi="Times New Roman" w:cs="Times New Roman"/>
      <w:b/>
      <w:sz w:val="24"/>
      <w:szCs w:val="24"/>
      <w:lang w:eastAsia="en-US"/>
    </w:rPr>
  </w:style>
  <w:style w:type="paragraph" w:customStyle="1" w:styleId="B1">
    <w:name w:val="B1"/>
    <w:basedOn w:val="Text"/>
    <w:rsid w:val="00962850"/>
    <w:pPr>
      <w:ind w:left="720" w:hanging="360"/>
    </w:pPr>
  </w:style>
  <w:style w:type="paragraph" w:customStyle="1" w:styleId="T1">
    <w:name w:val="T1"/>
    <w:basedOn w:val="Normal"/>
    <w:rsid w:val="00962850"/>
    <w:pPr>
      <w:kinsoku w:val="0"/>
      <w:spacing w:after="240" w:line="240" w:lineRule="atLeast"/>
      <w:ind w:left="360"/>
      <w:jc w:val="both"/>
    </w:pPr>
    <w:rPr>
      <w:rFonts w:ascii="Times New Roman" w:eastAsia="PMingLiU" w:hAnsi="Times New Roman" w:cs="Times New Roman"/>
      <w:sz w:val="24"/>
      <w:szCs w:val="24"/>
      <w:lang w:eastAsia="en-US"/>
    </w:rPr>
  </w:style>
  <w:style w:type="paragraph" w:customStyle="1" w:styleId="B2">
    <w:name w:val="B2"/>
    <w:basedOn w:val="Normal"/>
    <w:rsid w:val="00962850"/>
    <w:pPr>
      <w:kinsoku w:val="0"/>
      <w:spacing w:after="240" w:line="240" w:lineRule="atLeast"/>
      <w:ind w:left="1440" w:hanging="720"/>
    </w:pPr>
    <w:rPr>
      <w:rFonts w:ascii="Times New Roman" w:eastAsia="PMingLiU" w:hAnsi="Times New Roman" w:cs="Times New Roman"/>
      <w:sz w:val="24"/>
      <w:szCs w:val="24"/>
      <w:lang w:eastAsia="en-US"/>
    </w:rPr>
  </w:style>
  <w:style w:type="paragraph" w:customStyle="1" w:styleId="T2">
    <w:name w:val="T2"/>
    <w:basedOn w:val="Normal"/>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character" w:styleId="Emphasis">
    <w:name w:val="Emphasis"/>
    <w:uiPriority w:val="20"/>
    <w:qFormat/>
    <w:rsid w:val="00962850"/>
    <w:rPr>
      <w:b/>
      <w:bCs/>
      <w:i w:val="0"/>
      <w:iCs w:val="0"/>
    </w:rPr>
  </w:style>
  <w:style w:type="character" w:customStyle="1" w:styleId="btCharChar">
    <w:name w:val="bt Char Char"/>
    <w:rsid w:val="00962850"/>
    <w:rPr>
      <w:rFonts w:eastAsia="PMingLiU"/>
      <w:color w:val="000000"/>
      <w:lang w:val="en-GB" w:eastAsia="zh-TW" w:bidi="ar-SA"/>
    </w:rPr>
  </w:style>
  <w:style w:type="character" w:customStyle="1" w:styleId="SectionHeadingChar">
    <w:name w:val="Section Heading Char"/>
    <w:aliases w:val="Heading Char,Heading + All caps Char,Left:  0&quot; Char,First line:  0&quot; Char,Before:  0 pt Char Char"/>
    <w:rsid w:val="00962850"/>
    <w:rPr>
      <w:rFonts w:ascii="Times New Roman Bold" w:eastAsia="PMingLiU" w:hAnsi="Times New Roman Bold" w:cs="Arial"/>
      <w:b/>
      <w:bCs/>
      <w:color w:val="000000"/>
      <w:kern w:val="32"/>
      <w:szCs w:val="32"/>
      <w:lang w:val="en-GB" w:eastAsia="zh-TW" w:bidi="ar-SA"/>
    </w:rPr>
  </w:style>
  <w:style w:type="character" w:customStyle="1" w:styleId="Level2-aCharChar1">
    <w:name w:val="Level 2 - a Char Char1"/>
    <w:rsid w:val="00962850"/>
    <w:rPr>
      <w:rFonts w:eastAsia="SimSun"/>
      <w:sz w:val="24"/>
      <w:szCs w:val="24"/>
      <w:lang w:val="en-US" w:eastAsia="zh-CN" w:bidi="ar-SA"/>
    </w:rPr>
  </w:style>
  <w:style w:type="paragraph" w:customStyle="1" w:styleId="bh0">
    <w:name w:val="bh0"/>
    <w:basedOn w:val="Normal"/>
    <w:rsid w:val="00962850"/>
    <w:pPr>
      <w:spacing w:before="160" w:after="240" w:line="240" w:lineRule="auto"/>
    </w:pPr>
    <w:rPr>
      <w:rFonts w:ascii="Times New Roman" w:eastAsia="PMingLiU" w:hAnsi="Times New Roman" w:cs="Times New Roman"/>
      <w:b/>
      <w:bCs/>
      <w:sz w:val="20"/>
      <w:szCs w:val="20"/>
      <w:lang w:eastAsia="en-US"/>
    </w:rPr>
  </w:style>
  <w:style w:type="paragraph" w:customStyle="1" w:styleId="i0h2">
    <w:name w:val="i0h2"/>
    <w:basedOn w:val="Normal"/>
    <w:rsid w:val="00962850"/>
    <w:pPr>
      <w:spacing w:after="240" w:line="240" w:lineRule="auto"/>
      <w:ind w:firstLine="480"/>
      <w:jc w:val="both"/>
    </w:pPr>
    <w:rPr>
      <w:rFonts w:ascii="Times New Roman" w:eastAsia="PMingLiU" w:hAnsi="Times New Roman" w:cs="Times New Roman"/>
      <w:sz w:val="20"/>
      <w:szCs w:val="20"/>
      <w:lang w:eastAsia="en-US"/>
    </w:rPr>
  </w:style>
  <w:style w:type="character" w:customStyle="1" w:styleId="apple-style-span">
    <w:name w:val="apple-style-span"/>
    <w:basedOn w:val="DefaultParagraphFont"/>
    <w:rsid w:val="00962850"/>
  </w:style>
  <w:style w:type="character" w:customStyle="1" w:styleId="apple-converted-space">
    <w:name w:val="apple-converted-space"/>
    <w:basedOn w:val="DefaultParagraphFont"/>
    <w:rsid w:val="00962850"/>
  </w:style>
  <w:style w:type="paragraph" w:customStyle="1" w:styleId="bih0">
    <w:name w:val="bih0"/>
    <w:basedOn w:val="Normal"/>
    <w:rsid w:val="00962850"/>
    <w:pPr>
      <w:spacing w:before="160" w:after="240" w:line="240" w:lineRule="auto"/>
    </w:pPr>
    <w:rPr>
      <w:rFonts w:ascii="Times New Roman" w:eastAsia="PMingLiU" w:hAnsi="Times New Roman" w:cs="Times New Roman"/>
      <w:b/>
      <w:bCs/>
      <w:i/>
      <w:iCs/>
      <w:sz w:val="20"/>
      <w:szCs w:val="20"/>
      <w:lang w:eastAsia="zh-TW"/>
    </w:rPr>
  </w:style>
  <w:style w:type="paragraph" w:styleId="ListBullet">
    <w:name w:val="List Bullet"/>
    <w:aliases w:val="lb"/>
    <w:basedOn w:val="Normal"/>
    <w:rsid w:val="00962850"/>
    <w:pPr>
      <w:tabs>
        <w:tab w:val="num" w:pos="360"/>
      </w:tabs>
      <w:spacing w:after="0" w:line="240" w:lineRule="auto"/>
      <w:ind w:left="360" w:hanging="360"/>
    </w:pPr>
    <w:rPr>
      <w:rFonts w:ascii="Calibri" w:eastAsia="Times New Roman" w:hAnsi="Calibri" w:cs="Times New Roman"/>
      <w:lang w:eastAsia="en-US"/>
    </w:rPr>
  </w:style>
  <w:style w:type="character" w:customStyle="1" w:styleId="Level2-aCharChar">
    <w:name w:val="Level 2 - a Char Char"/>
    <w:rsid w:val="00962850"/>
    <w:rPr>
      <w:rFonts w:eastAsia="PMingLiU"/>
      <w:sz w:val="24"/>
      <w:lang w:val="en-GB" w:eastAsia="en-US" w:bidi="ar-SA"/>
    </w:rPr>
  </w:style>
  <w:style w:type="paragraph" w:styleId="ListNumber">
    <w:name w:val="List Number"/>
    <w:aliases w:val="ln"/>
    <w:basedOn w:val="Normal"/>
    <w:rsid w:val="00962850"/>
    <w:pPr>
      <w:tabs>
        <w:tab w:val="num" w:pos="360"/>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TableText">
    <w:name w:val="Table Text"/>
    <w:basedOn w:val="Normal"/>
    <w:link w:val="TableTextChar"/>
    <w:qFormat/>
    <w:rsid w:val="00962850"/>
    <w:pPr>
      <w:tabs>
        <w:tab w:val="left" w:pos="709"/>
        <w:tab w:val="left" w:pos="1418"/>
        <w:tab w:val="left" w:pos="2126"/>
        <w:tab w:val="left" w:pos="2835"/>
        <w:tab w:val="right" w:pos="9072"/>
      </w:tabs>
      <w:spacing w:after="0" w:line="260" w:lineRule="atLeast"/>
    </w:pPr>
    <w:rPr>
      <w:rFonts w:ascii="Times New Roman" w:eastAsia="PMingLiU" w:hAnsi="Times New Roman" w:cs="Times New Roman"/>
      <w:sz w:val="24"/>
      <w:szCs w:val="24"/>
      <w:lang w:eastAsia="en-US"/>
    </w:rPr>
  </w:style>
  <w:style w:type="paragraph" w:customStyle="1" w:styleId="TableHeading">
    <w:name w:val="Table Heading"/>
    <w:basedOn w:val="Normal"/>
    <w:rsid w:val="00962850"/>
    <w:pPr>
      <w:tabs>
        <w:tab w:val="left" w:pos="709"/>
        <w:tab w:val="left" w:pos="1418"/>
        <w:tab w:val="left" w:pos="2126"/>
        <w:tab w:val="left" w:pos="2835"/>
        <w:tab w:val="right" w:pos="9072"/>
      </w:tabs>
      <w:spacing w:after="0" w:line="260" w:lineRule="atLeast"/>
    </w:pPr>
    <w:rPr>
      <w:rFonts w:ascii="Arial" w:eastAsia="PMingLiU" w:hAnsi="Arial" w:cs="Times New Roman"/>
      <w:b/>
      <w:sz w:val="20"/>
      <w:szCs w:val="24"/>
      <w:lang w:eastAsia="en-US"/>
    </w:rPr>
  </w:style>
  <w:style w:type="paragraph" w:customStyle="1" w:styleId="SubHeading">
    <w:name w:val="Sub Heading"/>
    <w:basedOn w:val="Normal"/>
    <w:next w:val="Heading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customStyle="1" w:styleId="Bullet1">
    <w:name w:val="Bullet 1"/>
    <w:basedOn w:val="Normal"/>
    <w:rsid w:val="00962850"/>
    <w:pPr>
      <w:tabs>
        <w:tab w:val="num" w:pos="360"/>
        <w:tab w:val="left" w:pos="709"/>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Bullet2">
    <w:name w:val="Bullet 2"/>
    <w:basedOn w:val="Normal"/>
    <w:rsid w:val="00962850"/>
    <w:pPr>
      <w:tabs>
        <w:tab w:val="num" w:pos="360"/>
        <w:tab w:val="left" w:pos="709"/>
        <w:tab w:val="num" w:pos="1080"/>
        <w:tab w:val="left" w:pos="1418"/>
        <w:tab w:val="left" w:pos="2126"/>
        <w:tab w:val="left" w:pos="2835"/>
        <w:tab w:val="right" w:pos="9072"/>
      </w:tabs>
      <w:spacing w:after="0" w:line="260" w:lineRule="atLeast"/>
      <w:ind w:left="1080" w:hanging="360"/>
    </w:pPr>
    <w:rPr>
      <w:rFonts w:ascii="Times New Roman" w:eastAsia="PMingLiU" w:hAnsi="Times New Roman" w:cs="Times New Roman"/>
      <w:sz w:val="24"/>
      <w:szCs w:val="24"/>
      <w:lang w:eastAsia="en-US"/>
    </w:rPr>
  </w:style>
  <w:style w:type="paragraph" w:customStyle="1" w:styleId="Annexure">
    <w:name w:val="Annexure"/>
    <w:basedOn w:val="Normal"/>
    <w:next w:val="AnnexureLn2"/>
    <w:rsid w:val="00962850"/>
    <w:pPr>
      <w:keepNext/>
      <w:pBdr>
        <w:bottom w:val="single" w:sz="4" w:space="6" w:color="auto"/>
      </w:pBdr>
      <w:tabs>
        <w:tab w:val="left" w:pos="709"/>
        <w:tab w:val="left" w:pos="1418"/>
        <w:tab w:val="left" w:pos="2126"/>
        <w:tab w:val="left" w:pos="2835"/>
        <w:tab w:val="right" w:pos="9072"/>
      </w:tabs>
      <w:spacing w:after="180" w:line="280" w:lineRule="atLeast"/>
    </w:pPr>
    <w:rPr>
      <w:rFonts w:ascii="Arial" w:eastAsia="PMingLiU" w:hAnsi="Arial" w:cs="Times New Roman"/>
      <w:b/>
      <w:kern w:val="28"/>
      <w:sz w:val="24"/>
      <w:szCs w:val="20"/>
      <w:lang w:eastAsia="en-US"/>
    </w:rPr>
  </w:style>
  <w:style w:type="paragraph" w:customStyle="1" w:styleId="AnnexureLn2">
    <w:name w:val="Annexure(Ln2)"/>
    <w:basedOn w:val="Annexure"/>
    <w:next w:val="BodyText"/>
    <w:rsid w:val="00962850"/>
    <w:pPr>
      <w:spacing w:line="260" w:lineRule="atLeast"/>
    </w:pPr>
    <w:rPr>
      <w:sz w:val="22"/>
    </w:rPr>
  </w:style>
  <w:style w:type="paragraph" w:customStyle="1" w:styleId="LeftHeading12pt">
    <w:name w:val="LeftHeading 12pt"/>
    <w:basedOn w:val="Normal"/>
    <w:next w:val="Normal"/>
    <w:rsid w:val="00962850"/>
    <w:pPr>
      <w:keepNext/>
      <w:tabs>
        <w:tab w:val="left" w:pos="709"/>
        <w:tab w:val="left" w:pos="1418"/>
        <w:tab w:val="left" w:pos="2126"/>
        <w:tab w:val="left" w:pos="2835"/>
        <w:tab w:val="right" w:pos="9072"/>
      </w:tabs>
      <w:spacing w:after="180" w:line="280" w:lineRule="atLeast"/>
    </w:pPr>
    <w:rPr>
      <w:rFonts w:ascii="Arial" w:eastAsia="PMingLiU" w:hAnsi="Arial" w:cs="Times New Roman"/>
      <w:b/>
      <w:sz w:val="24"/>
      <w:szCs w:val="20"/>
      <w:lang w:eastAsia="en-US"/>
    </w:rPr>
  </w:style>
  <w:style w:type="paragraph" w:styleId="ListNumber4">
    <w:name w:val="List Number 4"/>
    <w:aliases w:val="ln4"/>
    <w:basedOn w:val="Normal"/>
    <w:rsid w:val="00962850"/>
    <w:pPr>
      <w:tabs>
        <w:tab w:val="left" w:pos="709"/>
        <w:tab w:val="left" w:pos="1418"/>
        <w:tab w:val="left" w:pos="2126"/>
        <w:tab w:val="num" w:pos="2835"/>
        <w:tab w:val="right" w:pos="9072"/>
      </w:tabs>
      <w:spacing w:after="180" w:line="260" w:lineRule="atLeast"/>
      <w:ind w:left="2835" w:hanging="360"/>
    </w:pPr>
    <w:rPr>
      <w:rFonts w:ascii="Times New Roman" w:eastAsia="Times New Roman" w:hAnsi="Times New Roman" w:cs="Times New Roman"/>
      <w:sz w:val="24"/>
      <w:szCs w:val="24"/>
      <w:lang w:eastAsia="en-US"/>
    </w:rPr>
  </w:style>
  <w:style w:type="paragraph" w:customStyle="1" w:styleId="ContentsSubHeading">
    <w:name w:val="Contents SubHeading"/>
    <w:basedOn w:val="Normal"/>
    <w:rsid w:val="00962850"/>
    <w:pPr>
      <w:tabs>
        <w:tab w:val="left" w:pos="1418"/>
        <w:tab w:val="right" w:pos="9072"/>
      </w:tabs>
      <w:spacing w:after="0" w:line="240" w:lineRule="auto"/>
    </w:pPr>
    <w:rPr>
      <w:rFonts w:ascii="Arial" w:eastAsia="PMingLiU" w:hAnsi="Arial" w:cs="Arial"/>
      <w:b/>
      <w:bCs/>
      <w:sz w:val="24"/>
      <w:szCs w:val="24"/>
      <w:lang w:eastAsia="en-US"/>
    </w:rPr>
  </w:style>
  <w:style w:type="paragraph" w:customStyle="1" w:styleId="NormalAtt">
    <w:name w:val="Normal Att"/>
    <w:basedOn w:val="Normal"/>
    <w:rsid w:val="00962850"/>
    <w:pPr>
      <w:keepNext/>
      <w:tabs>
        <w:tab w:val="left" w:pos="709"/>
        <w:tab w:val="left" w:pos="1418"/>
        <w:tab w:val="left" w:pos="2126"/>
        <w:tab w:val="left" w:pos="2835"/>
        <w:tab w:val="right" w:pos="9072"/>
      </w:tabs>
      <w:spacing w:after="0" w:line="240" w:lineRule="auto"/>
    </w:pPr>
    <w:rPr>
      <w:rFonts w:ascii="Times New Roman" w:eastAsia="PMingLiU" w:hAnsi="Times New Roman" w:cs="Times New Roman"/>
      <w:sz w:val="24"/>
      <w:szCs w:val="20"/>
      <w:lang w:eastAsia="en-US"/>
    </w:rPr>
  </w:style>
  <w:style w:type="character" w:customStyle="1" w:styleId="Highlight">
    <w:name w:val="Highlight"/>
    <w:rsid w:val="00962850"/>
    <w:rPr>
      <w:rFonts w:ascii="Arial" w:hAnsi="Arial"/>
      <w:b/>
    </w:rPr>
  </w:style>
  <w:style w:type="paragraph" w:styleId="ListNumber2">
    <w:name w:val="List Number 2"/>
    <w:aliases w:val="ln2"/>
    <w:basedOn w:val="Normal"/>
    <w:rsid w:val="00962850"/>
    <w:pPr>
      <w:tabs>
        <w:tab w:val="left" w:pos="709"/>
        <w:tab w:val="num" w:pos="1418"/>
        <w:tab w:val="left" w:pos="2126"/>
        <w:tab w:val="left" w:pos="2835"/>
        <w:tab w:val="num" w:pos="2880"/>
        <w:tab w:val="right" w:pos="9072"/>
      </w:tabs>
      <w:spacing w:after="180" w:line="260" w:lineRule="atLeast"/>
      <w:ind w:left="1418" w:firstLine="2160"/>
    </w:pPr>
    <w:rPr>
      <w:rFonts w:ascii="Times New Roman" w:eastAsia="PMingLiU" w:hAnsi="Times New Roman" w:cs="Times New Roman"/>
      <w:sz w:val="24"/>
      <w:szCs w:val="24"/>
      <w:lang w:eastAsia="en-US"/>
    </w:rPr>
  </w:style>
  <w:style w:type="paragraph" w:styleId="ListNumber3">
    <w:name w:val="List Number 3"/>
    <w:aliases w:val="ln3"/>
    <w:basedOn w:val="Normal"/>
    <w:rsid w:val="00962850"/>
    <w:pPr>
      <w:tabs>
        <w:tab w:val="left" w:pos="709"/>
        <w:tab w:val="left" w:pos="1418"/>
        <w:tab w:val="num" w:pos="2126"/>
        <w:tab w:val="left" w:pos="2835"/>
        <w:tab w:val="right" w:pos="9072"/>
      </w:tabs>
      <w:spacing w:after="180" w:line="260" w:lineRule="atLeast"/>
      <w:ind w:left="2127" w:hanging="709"/>
    </w:pPr>
    <w:rPr>
      <w:rFonts w:ascii="Times New Roman" w:eastAsia="PMingLiU" w:hAnsi="Times New Roman" w:cs="Times New Roman"/>
      <w:sz w:val="24"/>
      <w:szCs w:val="24"/>
      <w:lang w:eastAsia="en-US"/>
    </w:rPr>
  </w:style>
  <w:style w:type="paragraph" w:customStyle="1" w:styleId="ContentsHeading">
    <w:name w:val="Contents Heading"/>
    <w:basedOn w:val="Normal"/>
    <w:next w:val="ContentsSubHeading"/>
    <w:rsid w:val="00962850"/>
    <w:pPr>
      <w:keepNext/>
      <w:keepLines/>
      <w:pBdr>
        <w:bottom w:val="single" w:sz="6" w:space="6" w:color="auto"/>
      </w:pBdr>
      <w:tabs>
        <w:tab w:val="left" w:pos="709"/>
        <w:tab w:val="left" w:pos="1418"/>
        <w:tab w:val="left" w:pos="2126"/>
        <w:tab w:val="left" w:pos="2835"/>
        <w:tab w:val="right" w:pos="9072"/>
      </w:tabs>
      <w:spacing w:after="400" w:line="260" w:lineRule="atLeast"/>
    </w:pPr>
    <w:rPr>
      <w:rFonts w:ascii="Arial" w:eastAsia="Times New Roman" w:hAnsi="Arial" w:cs="Arial"/>
      <w:b/>
      <w:sz w:val="24"/>
      <w:szCs w:val="24"/>
      <w:lang w:eastAsia="en-US"/>
    </w:rPr>
  </w:style>
  <w:style w:type="paragraph" w:customStyle="1" w:styleId="Da">
    <w:name w:val="D(a)"/>
    <w:basedOn w:val="Normal"/>
    <w:rsid w:val="00962850"/>
    <w:pPr>
      <w:tabs>
        <w:tab w:val="left" w:pos="709"/>
        <w:tab w:val="num" w:pos="1418"/>
        <w:tab w:val="left" w:pos="2126"/>
        <w:tab w:val="left" w:pos="2835"/>
        <w:tab w:val="right" w:pos="9072"/>
      </w:tabs>
      <w:spacing w:after="180" w:line="260" w:lineRule="atLeast"/>
      <w:ind w:left="1418" w:hanging="709"/>
    </w:pPr>
    <w:rPr>
      <w:rFonts w:ascii="Times New Roman" w:eastAsia="PMingLiU" w:hAnsi="Times New Roman" w:cs="Times New Roman"/>
      <w:sz w:val="24"/>
      <w:szCs w:val="20"/>
      <w:lang w:eastAsia="en-US"/>
    </w:rPr>
  </w:style>
  <w:style w:type="paragraph" w:customStyle="1" w:styleId="DA0">
    <w:name w:val="D(A)"/>
    <w:basedOn w:val="Normal"/>
    <w:rsid w:val="00962850"/>
    <w:pPr>
      <w:tabs>
        <w:tab w:val="left" w:pos="709"/>
        <w:tab w:val="left" w:pos="1418"/>
        <w:tab w:val="left" w:pos="2126"/>
        <w:tab w:val="num" w:pos="2835"/>
        <w:tab w:val="right" w:pos="9072"/>
      </w:tabs>
      <w:spacing w:after="180" w:line="260" w:lineRule="atLeast"/>
      <w:ind w:left="2835" w:hanging="709"/>
    </w:pPr>
    <w:rPr>
      <w:rFonts w:ascii="Times New Roman" w:eastAsia="PMingLiU" w:hAnsi="Times New Roman" w:cs="Times New Roman"/>
      <w:sz w:val="24"/>
      <w:szCs w:val="20"/>
      <w:lang w:eastAsia="en-US"/>
    </w:rPr>
  </w:style>
  <w:style w:type="paragraph" w:customStyle="1" w:styleId="Di">
    <w:name w:val="D(i)"/>
    <w:basedOn w:val="Normal"/>
    <w:rsid w:val="00962850"/>
    <w:pPr>
      <w:tabs>
        <w:tab w:val="left" w:pos="709"/>
        <w:tab w:val="left" w:pos="1418"/>
        <w:tab w:val="num" w:pos="2160"/>
        <w:tab w:val="left" w:pos="2835"/>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DefinitionParagraph">
    <w:name w:val="Definition Paragraph"/>
    <w:basedOn w:val="Normal"/>
    <w:rsid w:val="00962850"/>
    <w:pPr>
      <w:tabs>
        <w:tab w:val="left" w:pos="709"/>
        <w:tab w:val="left" w:pos="1418"/>
        <w:tab w:val="left" w:pos="2126"/>
        <w:tab w:val="left" w:pos="2835"/>
        <w:tab w:val="right" w:pos="9072"/>
      </w:tabs>
      <w:spacing w:after="180" w:line="260" w:lineRule="atLeast"/>
    </w:pPr>
    <w:rPr>
      <w:rFonts w:ascii="Times New Roman" w:eastAsia="PMingLiU" w:hAnsi="Times New Roman" w:cs="Times New Roman"/>
      <w:sz w:val="24"/>
      <w:szCs w:val="20"/>
      <w:lang w:eastAsia="en-US"/>
    </w:rPr>
  </w:style>
  <w:style w:type="paragraph" w:customStyle="1" w:styleId="SchH1">
    <w:name w:val="SchH1"/>
    <w:basedOn w:val="Normal"/>
    <w:next w:val="BodyText"/>
    <w:rsid w:val="00962850"/>
    <w:pPr>
      <w:keepNext/>
      <w:tabs>
        <w:tab w:val="left" w:pos="709"/>
        <w:tab w:val="left" w:pos="1418"/>
        <w:tab w:val="left" w:pos="2126"/>
        <w:tab w:val="left" w:pos="2835"/>
        <w:tab w:val="right" w:pos="9072"/>
      </w:tabs>
      <w:spacing w:after="180" w:line="260" w:lineRule="atLeast"/>
      <w:ind w:left="720" w:hanging="360"/>
    </w:pPr>
    <w:rPr>
      <w:rFonts w:ascii="Arial" w:eastAsia="PMingLiU" w:hAnsi="Arial" w:cs="Times New Roman"/>
      <w:b/>
      <w:sz w:val="24"/>
      <w:szCs w:val="20"/>
      <w:lang w:eastAsia="en-US"/>
    </w:rPr>
  </w:style>
  <w:style w:type="paragraph" w:customStyle="1" w:styleId="SchH2">
    <w:name w:val="SchH2"/>
    <w:basedOn w:val="Normal"/>
    <w:next w:val="BodyText"/>
    <w:rsid w:val="00962850"/>
    <w:pPr>
      <w:keepNext/>
      <w:tabs>
        <w:tab w:val="left" w:pos="709"/>
        <w:tab w:val="left" w:pos="1418"/>
        <w:tab w:val="left" w:pos="2126"/>
        <w:tab w:val="left" w:pos="2835"/>
        <w:tab w:val="right" w:pos="9072"/>
      </w:tabs>
      <w:spacing w:after="180" w:line="260" w:lineRule="atLeast"/>
      <w:ind w:left="1440" w:hanging="360"/>
    </w:pPr>
    <w:rPr>
      <w:rFonts w:ascii="Arial" w:eastAsia="PMingLiU" w:hAnsi="Arial" w:cs="Times New Roman"/>
      <w:b/>
      <w:sz w:val="24"/>
      <w:szCs w:val="20"/>
      <w:lang w:eastAsia="en-US"/>
    </w:rPr>
  </w:style>
  <w:style w:type="paragraph" w:customStyle="1" w:styleId="SchH3">
    <w:name w:val="SchH3"/>
    <w:basedOn w:val="Normal"/>
    <w:rsid w:val="00962850"/>
    <w:pPr>
      <w:tabs>
        <w:tab w:val="left" w:pos="709"/>
        <w:tab w:val="left" w:pos="1418"/>
        <w:tab w:val="left" w:pos="2126"/>
        <w:tab w:val="num" w:pos="2160"/>
        <w:tab w:val="left" w:pos="2835"/>
        <w:tab w:val="right" w:pos="9072"/>
      </w:tabs>
      <w:spacing w:after="180" w:line="260" w:lineRule="atLeast"/>
      <w:ind w:left="2160" w:hanging="360"/>
    </w:pPr>
    <w:rPr>
      <w:rFonts w:ascii="Times New Roman" w:eastAsia="PMingLiU" w:hAnsi="Times New Roman" w:cs="Times New Roman"/>
      <w:sz w:val="24"/>
      <w:szCs w:val="20"/>
      <w:lang w:eastAsia="en-US"/>
    </w:rPr>
  </w:style>
  <w:style w:type="paragraph" w:customStyle="1" w:styleId="SchH4">
    <w:name w:val="SchH4"/>
    <w:basedOn w:val="Normal"/>
    <w:rsid w:val="00962850"/>
    <w:pPr>
      <w:tabs>
        <w:tab w:val="left" w:pos="709"/>
        <w:tab w:val="left" w:pos="1418"/>
        <w:tab w:val="left" w:pos="2126"/>
        <w:tab w:val="left" w:pos="2835"/>
        <w:tab w:val="num" w:pos="2880"/>
        <w:tab w:val="right" w:pos="9072"/>
      </w:tabs>
      <w:spacing w:after="180" w:line="260" w:lineRule="atLeast"/>
      <w:ind w:left="2880" w:hanging="360"/>
    </w:pPr>
    <w:rPr>
      <w:rFonts w:ascii="Times New Roman" w:eastAsia="PMingLiU" w:hAnsi="Times New Roman" w:cs="Times New Roman"/>
      <w:sz w:val="24"/>
      <w:szCs w:val="20"/>
      <w:lang w:eastAsia="en-US"/>
    </w:rPr>
  </w:style>
  <w:style w:type="paragraph" w:customStyle="1" w:styleId="SchH5">
    <w:name w:val="SchH5"/>
    <w:basedOn w:val="Normal"/>
    <w:rsid w:val="00962850"/>
    <w:pPr>
      <w:tabs>
        <w:tab w:val="left" w:pos="709"/>
        <w:tab w:val="left" w:pos="1418"/>
        <w:tab w:val="left" w:pos="2126"/>
        <w:tab w:val="left" w:pos="2835"/>
        <w:tab w:val="num" w:pos="3600"/>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SchH6">
    <w:name w:val="SchH6"/>
    <w:basedOn w:val="Normal"/>
    <w:rsid w:val="00962850"/>
    <w:pPr>
      <w:tabs>
        <w:tab w:val="left" w:pos="709"/>
        <w:tab w:val="left" w:pos="1418"/>
        <w:tab w:val="left" w:pos="2126"/>
        <w:tab w:val="left" w:pos="2835"/>
        <w:tab w:val="num" w:pos="4320"/>
        <w:tab w:val="right" w:pos="9072"/>
      </w:tabs>
      <w:spacing w:after="180" w:line="260" w:lineRule="atLeast"/>
      <w:ind w:left="4320" w:hanging="360"/>
    </w:pPr>
    <w:rPr>
      <w:rFonts w:ascii="Times New Roman" w:eastAsia="PMingLiU" w:hAnsi="Times New Roman" w:cs="Times New Roman"/>
      <w:sz w:val="24"/>
      <w:szCs w:val="20"/>
      <w:lang w:eastAsia="en-US"/>
    </w:rPr>
  </w:style>
  <w:style w:type="paragraph" w:customStyle="1" w:styleId="SchSH">
    <w:name w:val="SchSH"/>
    <w:basedOn w:val="Normal"/>
    <w:next w:val="SchH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styleId="BodyTextIndent3">
    <w:name w:val="Body Text Indent 3"/>
    <w:aliases w:val="bti3"/>
    <w:basedOn w:val="Normal"/>
    <w:link w:val="BodyTextIndent3Char"/>
    <w:rsid w:val="00962850"/>
    <w:pPr>
      <w:tabs>
        <w:tab w:val="left" w:pos="709"/>
        <w:tab w:val="left" w:pos="1418"/>
        <w:tab w:val="left" w:pos="2126"/>
        <w:tab w:val="left" w:pos="2835"/>
        <w:tab w:val="right" w:pos="9072"/>
      </w:tabs>
      <w:spacing w:after="120" w:line="240" w:lineRule="auto"/>
      <w:ind w:left="480"/>
    </w:pPr>
    <w:rPr>
      <w:rFonts w:ascii="Times New Roman" w:eastAsia="PMingLiU" w:hAnsi="Times New Roman" w:cs="Times New Roman"/>
      <w:sz w:val="16"/>
      <w:szCs w:val="16"/>
      <w:lang w:eastAsia="en-US"/>
    </w:rPr>
  </w:style>
  <w:style w:type="character" w:customStyle="1" w:styleId="BodyTextIndent3Char">
    <w:name w:val="Body Text Indent 3 Char"/>
    <w:aliases w:val="bti3 Char"/>
    <w:basedOn w:val="DefaultParagraphFont"/>
    <w:link w:val="BodyTextIndent3"/>
    <w:rsid w:val="00962850"/>
    <w:rPr>
      <w:rFonts w:ascii="Times New Roman" w:eastAsia="PMingLiU" w:hAnsi="Times New Roman" w:cs="Times New Roman"/>
      <w:sz w:val="16"/>
      <w:szCs w:val="16"/>
      <w:lang w:eastAsia="en-US"/>
    </w:rPr>
  </w:style>
  <w:style w:type="paragraph" w:customStyle="1" w:styleId="rrdsinglerule">
    <w:name w:val="rrdsinglerule"/>
    <w:basedOn w:val="Normal"/>
    <w:next w:val="Normal"/>
    <w:rsid w:val="00962850"/>
    <w:pPr>
      <w:pBdr>
        <w:top w:val="single" w:sz="8" w:space="1" w:color="auto"/>
      </w:pBdr>
      <w:spacing w:before="20" w:after="0" w:line="20" w:lineRule="exact"/>
      <w:jc w:val="center"/>
    </w:pPr>
    <w:rPr>
      <w:rFonts w:ascii="Times New Roman" w:eastAsia="Times New Roman" w:hAnsi="Times New Roman" w:cs="Times New Roman"/>
      <w:sz w:val="8"/>
      <w:szCs w:val="8"/>
      <w:lang w:eastAsia="en-US"/>
    </w:rPr>
  </w:style>
  <w:style w:type="paragraph" w:customStyle="1" w:styleId="rfn">
    <w:name w:val="rfn"/>
    <w:autoRedefine/>
    <w:rsid w:val="00962850"/>
    <w:pPr>
      <w:pBdr>
        <w:bottom w:val="single" w:sz="6" w:space="1" w:color="auto"/>
      </w:pBdr>
      <w:spacing w:after="60" w:line="120" w:lineRule="exact"/>
      <w:ind w:right="7200"/>
    </w:pPr>
    <w:rPr>
      <w:rFonts w:ascii="Times New Roman" w:eastAsia="PMingLiU" w:hAnsi="Times New Roman" w:cs="Times New Roman"/>
      <w:noProof/>
      <w:sz w:val="12"/>
      <w:szCs w:val="20"/>
      <w:lang w:eastAsia="en-US"/>
    </w:rPr>
  </w:style>
  <w:style w:type="character" w:customStyle="1" w:styleId="NOLEADING">
    <w:name w:val="NO LEADING"/>
    <w:rsid w:val="00962850"/>
  </w:style>
  <w:style w:type="paragraph" w:styleId="ListBullet3">
    <w:name w:val="List Bullet 3"/>
    <w:aliases w:val="lb3"/>
    <w:basedOn w:val="Normal"/>
    <w:autoRedefine/>
    <w:rsid w:val="00962850"/>
    <w:pPr>
      <w:widowControl w:val="0"/>
      <w:tabs>
        <w:tab w:val="left" w:pos="360"/>
        <w:tab w:val="left" w:pos="720"/>
        <w:tab w:val="num" w:pos="1080"/>
      </w:tabs>
      <w:autoSpaceDE w:val="0"/>
      <w:autoSpaceDN w:val="0"/>
      <w:adjustRightInd w:val="0"/>
      <w:spacing w:before="120" w:after="0" w:line="240" w:lineRule="auto"/>
      <w:ind w:left="1080" w:hanging="360"/>
      <w:jc w:val="both"/>
    </w:pPr>
    <w:rPr>
      <w:rFonts w:ascii="Times New Roman" w:eastAsia="PMingLiU" w:hAnsi="Times New Roman" w:cs="Angsana New"/>
      <w:sz w:val="20"/>
      <w:szCs w:val="24"/>
      <w:lang w:eastAsia="en-US"/>
    </w:rPr>
  </w:style>
  <w:style w:type="paragraph" w:customStyle="1" w:styleId="QuickBullet">
    <w:name w:val="Quick Bullet"/>
    <w:basedOn w:val="Normal"/>
    <w:rsid w:val="00962850"/>
    <w:pPr>
      <w:widowControl w:val="0"/>
      <w:tabs>
        <w:tab w:val="left" w:pos="360"/>
        <w:tab w:val="left" w:pos="720"/>
        <w:tab w:val="left" w:pos="1080"/>
      </w:tabs>
      <w:autoSpaceDE w:val="0"/>
      <w:autoSpaceDN w:val="0"/>
      <w:adjustRightInd w:val="0"/>
      <w:spacing w:before="120" w:after="0" w:line="240" w:lineRule="auto"/>
      <w:ind w:left="144" w:hanging="144"/>
      <w:jc w:val="both"/>
    </w:pPr>
    <w:rPr>
      <w:rFonts w:ascii="Times New Roman" w:eastAsia="PMingLiU" w:hAnsi="Times New Roman" w:cs="Angsana New"/>
      <w:sz w:val="20"/>
      <w:szCs w:val="24"/>
      <w:lang w:eastAsia="en-US"/>
    </w:rPr>
  </w:style>
  <w:style w:type="paragraph" w:customStyle="1" w:styleId="SmallCircle">
    <w:name w:val="Small Circle"/>
    <w:basedOn w:val="Normal"/>
    <w:rsid w:val="00962850"/>
    <w:pPr>
      <w:widowControl w:val="0"/>
      <w:tabs>
        <w:tab w:val="left" w:pos="360"/>
        <w:tab w:val="left" w:pos="720"/>
        <w:tab w:val="left" w:pos="1080"/>
      </w:tabs>
      <w:autoSpaceDE w:val="0"/>
      <w:autoSpaceDN w:val="0"/>
      <w:adjustRightInd w:val="0"/>
      <w:spacing w:before="120" w:after="0" w:line="240" w:lineRule="auto"/>
      <w:ind w:left="439" w:hanging="439"/>
      <w:jc w:val="both"/>
    </w:pPr>
    <w:rPr>
      <w:rFonts w:ascii="Times New Roman" w:eastAsia="PMingLiU" w:hAnsi="Times New Roman" w:cs="Angsana New"/>
      <w:sz w:val="20"/>
      <w:szCs w:val="24"/>
      <w:lang w:eastAsia="en-US"/>
    </w:rPr>
  </w:style>
  <w:style w:type="paragraph" w:customStyle="1" w:styleId="Bodytextbullet">
    <w:name w:val="Body text bullet"/>
    <w:basedOn w:val="BodyText"/>
    <w:rsid w:val="00962850"/>
    <w:pPr>
      <w:widowControl/>
      <w:tabs>
        <w:tab w:val="num" w:pos="480"/>
        <w:tab w:val="left" w:pos="709"/>
        <w:tab w:val="left" w:pos="1080"/>
        <w:tab w:val="left" w:pos="1418"/>
        <w:tab w:val="left" w:pos="2126"/>
        <w:tab w:val="left" w:pos="2835"/>
        <w:tab w:val="right" w:pos="9072"/>
      </w:tabs>
      <w:autoSpaceDE w:val="0"/>
      <w:autoSpaceDN w:val="0"/>
      <w:adjustRightInd w:val="0"/>
      <w:spacing w:before="120" w:after="120"/>
      <w:ind w:left="480" w:right="-44" w:hanging="480"/>
      <w:jc w:val="both"/>
    </w:pPr>
    <w:rPr>
      <w:rFonts w:cs="Angsana New"/>
      <w:bCs/>
      <w:color w:val="auto"/>
      <w:szCs w:val="22"/>
      <w:lang w:val="en-US" w:eastAsia="zh-CN"/>
    </w:rPr>
  </w:style>
  <w:style w:type="paragraph" w:customStyle="1" w:styleId="QuickFormat3">
    <w:name w:val="QuickFormat3"/>
    <w:basedOn w:val="Normal"/>
    <w:rsid w:val="00962850"/>
    <w:pPr>
      <w:widowControl w:val="0"/>
      <w:tabs>
        <w:tab w:val="left" w:pos="360"/>
        <w:tab w:val="num" w:pos="624"/>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lang w:eastAsia="en-US"/>
    </w:rPr>
  </w:style>
  <w:style w:type="paragraph" w:customStyle="1" w:styleId="QuickFormat2">
    <w:name w:val="QuickFormat2"/>
    <w:basedOn w:val="Normal"/>
    <w:rsid w:val="00962850"/>
    <w:pPr>
      <w:widowControl w:val="0"/>
      <w:tabs>
        <w:tab w:val="left" w:pos="360"/>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sz w:val="16"/>
      <w:szCs w:val="16"/>
      <w:lang w:eastAsia="en-US"/>
    </w:rPr>
  </w:style>
  <w:style w:type="paragraph" w:customStyle="1" w:styleId="TOCHeading2">
    <w:name w:val="TOC Heading2"/>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TOCPage">
    <w:name w:val="TOC Page"/>
    <w:basedOn w:val="Normal"/>
    <w:rsid w:val="00962850"/>
    <w:pPr>
      <w:tabs>
        <w:tab w:val="left" w:pos="360"/>
        <w:tab w:val="left" w:pos="720"/>
        <w:tab w:val="left" w:pos="1080"/>
      </w:tabs>
      <w:spacing w:before="120" w:after="240" w:line="240" w:lineRule="auto"/>
      <w:ind w:firstLine="360"/>
      <w:jc w:val="right"/>
    </w:pPr>
    <w:rPr>
      <w:rFonts w:ascii="Times New Roman" w:eastAsia="PMingLiU" w:hAnsi="Times New Roman" w:cs="Angsana New"/>
      <w:b/>
      <w:sz w:val="24"/>
      <w:szCs w:val="20"/>
      <w:lang w:eastAsia="en-US"/>
    </w:rPr>
  </w:style>
  <w:style w:type="paragraph" w:customStyle="1" w:styleId="TableSource">
    <w:name w:val="TableSource"/>
    <w:basedOn w:val="TableFootnotes"/>
    <w:rsid w:val="00962850"/>
    <w:pPr>
      <w:spacing w:after="120"/>
      <w:ind w:left="720" w:hanging="720"/>
      <w:jc w:val="left"/>
    </w:pPr>
  </w:style>
  <w:style w:type="paragraph" w:customStyle="1" w:styleId="TableFootnotes">
    <w:name w:val="TableFootnotes"/>
    <w:basedOn w:val="Normal"/>
    <w:rsid w:val="00962850"/>
    <w:pPr>
      <w:tabs>
        <w:tab w:val="left" w:pos="360"/>
        <w:tab w:val="left" w:pos="720"/>
        <w:tab w:val="left" w:pos="1080"/>
      </w:tabs>
      <w:autoSpaceDE w:val="0"/>
      <w:autoSpaceDN w:val="0"/>
      <w:adjustRightInd w:val="0"/>
      <w:spacing w:before="120" w:after="0" w:line="180" w:lineRule="exact"/>
      <w:ind w:left="432" w:hanging="432"/>
      <w:jc w:val="both"/>
    </w:pPr>
    <w:rPr>
      <w:rFonts w:ascii="Times New Roman" w:eastAsia="PMingLiU" w:hAnsi="Times New Roman" w:cs="Angsana New"/>
      <w:sz w:val="17"/>
      <w:szCs w:val="24"/>
      <w:lang w:eastAsia="en-US"/>
    </w:rPr>
  </w:style>
  <w:style w:type="paragraph" w:customStyle="1" w:styleId="BodyTextBold">
    <w:name w:val="Body Text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
      <w:color w:val="auto"/>
      <w:szCs w:val="22"/>
      <w:lang w:val="en-US" w:eastAsia="zh-CN"/>
    </w:rPr>
  </w:style>
  <w:style w:type="paragraph" w:customStyle="1" w:styleId="SubHeading1">
    <w:name w:val="SubHeading1"/>
    <w:basedOn w:val="Normal"/>
    <w:rsid w:val="00962850"/>
    <w:pPr>
      <w:tabs>
        <w:tab w:val="left" w:pos="360"/>
        <w:tab w:val="left" w:pos="720"/>
        <w:tab w:val="left" w:pos="1080"/>
      </w:tabs>
      <w:autoSpaceDE w:val="0"/>
      <w:autoSpaceDN w:val="0"/>
      <w:adjustRightInd w:val="0"/>
      <w:spacing w:before="120" w:after="120" w:line="240" w:lineRule="auto"/>
      <w:ind w:firstLine="432"/>
      <w:jc w:val="both"/>
    </w:pPr>
    <w:rPr>
      <w:rFonts w:ascii="Times New Roman" w:eastAsia="PMingLiU" w:hAnsi="Times New Roman" w:cs="Angsana New"/>
      <w:i/>
      <w:iCs/>
      <w:sz w:val="20"/>
      <w:szCs w:val="20"/>
      <w:lang w:eastAsia="en-US"/>
    </w:rPr>
  </w:style>
  <w:style w:type="paragraph" w:customStyle="1" w:styleId="SubSubHeading1">
    <w:name w:val="SubSubHeading1"/>
    <w:basedOn w:val="Normal"/>
    <w:rsid w:val="00962850"/>
    <w:pPr>
      <w:keepNext/>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b/>
      <w:bCs/>
      <w:sz w:val="20"/>
      <w:szCs w:val="20"/>
      <w:lang w:eastAsia="en-US"/>
    </w:rPr>
  </w:style>
  <w:style w:type="paragraph" w:customStyle="1" w:styleId="NotInTOCHeading1">
    <w:name w:val="NotInTOCHeading1"/>
    <w:rsid w:val="00962850"/>
    <w:pPr>
      <w:keepNext/>
      <w:spacing w:after="120" w:line="240" w:lineRule="auto"/>
      <w:jc w:val="center"/>
    </w:pPr>
    <w:rPr>
      <w:rFonts w:ascii="Times New Roman" w:eastAsia="PMingLiU" w:hAnsi="Times New Roman" w:cs="Angsana New"/>
      <w:b/>
      <w:caps/>
      <w:sz w:val="20"/>
      <w:szCs w:val="20"/>
      <w:lang w:eastAsia="en-US"/>
    </w:rPr>
  </w:style>
  <w:style w:type="paragraph" w:customStyle="1" w:styleId="TableFootnoteSeparator">
    <w:name w:val="TableFootnoteSeparator"/>
    <w:basedOn w:val="Normal"/>
    <w:rsid w:val="00962850"/>
    <w:pPr>
      <w:keepNext/>
      <w:tabs>
        <w:tab w:val="left" w:pos="360"/>
        <w:tab w:val="left" w:pos="720"/>
        <w:tab w:val="left" w:pos="1080"/>
        <w:tab w:val="right" w:pos="1836"/>
      </w:tabs>
      <w:autoSpaceDE w:val="0"/>
      <w:autoSpaceDN w:val="0"/>
      <w:adjustRightInd w:val="0"/>
      <w:spacing w:before="120" w:after="40" w:line="240" w:lineRule="auto"/>
      <w:ind w:firstLine="360"/>
      <w:jc w:val="both"/>
    </w:pPr>
    <w:rPr>
      <w:rFonts w:ascii="Times New Roman" w:eastAsia="PMingLiU" w:hAnsi="Times New Roman" w:cs="Angsana New"/>
      <w:sz w:val="20"/>
      <w:szCs w:val="24"/>
      <w:u w:val="single"/>
      <w:lang w:eastAsia="en-US"/>
    </w:rPr>
  </w:style>
  <w:style w:type="paragraph" w:customStyle="1" w:styleId="See">
    <w:name w:val="See"/>
    <w:basedOn w:val="Normal"/>
    <w:rsid w:val="00962850"/>
    <w:pPr>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i/>
      <w:iCs/>
      <w:sz w:val="20"/>
      <w:szCs w:val="20"/>
      <w:lang w:eastAsia="en-US"/>
    </w:rPr>
  </w:style>
  <w:style w:type="paragraph" w:customStyle="1" w:styleId="LetterHanging">
    <w:name w:val="Letter Hanging"/>
    <w:basedOn w:val="Normal"/>
    <w:rsid w:val="00962850"/>
    <w:pPr>
      <w:tabs>
        <w:tab w:val="left" w:pos="360"/>
        <w:tab w:val="left" w:pos="720"/>
        <w:tab w:val="left" w:pos="1080"/>
      </w:tabs>
      <w:autoSpaceDE w:val="0"/>
      <w:autoSpaceDN w:val="0"/>
      <w:adjustRightInd w:val="0"/>
      <w:spacing w:before="120" w:after="120" w:line="240" w:lineRule="auto"/>
      <w:ind w:left="648" w:hanging="432"/>
      <w:jc w:val="both"/>
    </w:pPr>
    <w:rPr>
      <w:rFonts w:ascii="Times New Roman" w:eastAsia="PMingLiU" w:hAnsi="Times New Roman" w:cs="Angsana New"/>
      <w:color w:val="000000"/>
      <w:sz w:val="20"/>
      <w:szCs w:val="20"/>
      <w:lang w:eastAsia="en-US"/>
    </w:rPr>
  </w:style>
  <w:style w:type="paragraph" w:customStyle="1" w:styleId="LittleRomanHanging">
    <w:name w:val="LittleRomanHanging"/>
    <w:basedOn w:val="Normal"/>
    <w:rsid w:val="00962850"/>
    <w:pPr>
      <w:tabs>
        <w:tab w:val="left" w:pos="360"/>
        <w:tab w:val="left" w:pos="720"/>
        <w:tab w:val="left" w:pos="1080"/>
      </w:tabs>
      <w:autoSpaceDE w:val="0"/>
      <w:autoSpaceDN w:val="0"/>
      <w:adjustRightInd w:val="0"/>
      <w:spacing w:before="120" w:after="120" w:line="240" w:lineRule="auto"/>
      <w:ind w:left="864" w:hanging="432"/>
      <w:jc w:val="both"/>
    </w:pPr>
    <w:rPr>
      <w:rFonts w:ascii="Times New Roman" w:eastAsia="PMingLiU" w:hAnsi="Times New Roman" w:cs="Angsana New"/>
      <w:color w:val="000000"/>
      <w:sz w:val="20"/>
      <w:szCs w:val="20"/>
      <w:lang w:eastAsia="en-US"/>
    </w:rPr>
  </w:style>
  <w:style w:type="paragraph" w:customStyle="1" w:styleId="BodyTextNumbered">
    <w:name w:val="Body Text Numbered"/>
    <w:basedOn w:val="BodyText"/>
    <w:rsid w:val="00962850"/>
    <w:pPr>
      <w:widowControl/>
      <w:tabs>
        <w:tab w:val="left" w:pos="720"/>
        <w:tab w:val="left" w:pos="1080"/>
        <w:tab w:val="left" w:pos="2126"/>
        <w:tab w:val="left" w:pos="2835"/>
        <w:tab w:val="right" w:pos="9072"/>
      </w:tabs>
      <w:spacing w:before="120" w:after="120"/>
      <w:ind w:left="720" w:hanging="360"/>
      <w:jc w:val="both"/>
    </w:pPr>
    <w:rPr>
      <w:rFonts w:cs="Angsana New"/>
      <w:bCs/>
      <w:color w:val="auto"/>
      <w:lang w:val="en-US" w:eastAsia="zh-CN"/>
    </w:rPr>
  </w:style>
  <w:style w:type="paragraph" w:customStyle="1" w:styleId="TitleL">
    <w:name w:val="Title L"/>
    <w:basedOn w:val="Normal"/>
    <w:rsid w:val="00962850"/>
    <w:pPr>
      <w:tabs>
        <w:tab w:val="left" w:pos="360"/>
        <w:tab w:val="left" w:pos="720"/>
        <w:tab w:val="left" w:pos="1080"/>
      </w:tabs>
      <w:spacing w:before="120" w:after="240" w:line="240" w:lineRule="auto"/>
      <w:ind w:firstLine="360"/>
      <w:outlineLvl w:val="0"/>
    </w:pPr>
    <w:rPr>
      <w:rFonts w:ascii="Times New Roman" w:eastAsia="PMingLiU" w:hAnsi="Times New Roman" w:cs="Angsana New"/>
      <w:b/>
      <w:bCs/>
      <w:sz w:val="24"/>
      <w:szCs w:val="32"/>
      <w:lang w:eastAsia="en-US"/>
    </w:rPr>
  </w:style>
  <w:style w:type="paragraph" w:customStyle="1" w:styleId="TitleUC">
    <w:name w:val="Title UC"/>
    <w:basedOn w:val="Normal"/>
    <w:next w:val="Normal"/>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sz w:val="24"/>
      <w:szCs w:val="24"/>
      <w:u w:val="single"/>
      <w:lang w:eastAsia="en-US"/>
    </w:rPr>
  </w:style>
  <w:style w:type="paragraph" w:customStyle="1" w:styleId="TitleB">
    <w:name w:val="Title B"/>
    <w:basedOn w:val="Normal"/>
    <w:next w:val="BodyText"/>
    <w:link w:val="TitleBChar"/>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Times New Roman"/>
      <w:b/>
      <w:sz w:val="20"/>
      <w:szCs w:val="20"/>
      <w:lang w:eastAsia="en-US"/>
    </w:rPr>
  </w:style>
  <w:style w:type="character" w:customStyle="1" w:styleId="TitleBChar">
    <w:name w:val="Title B Char"/>
    <w:link w:val="TitleB"/>
    <w:rsid w:val="00962850"/>
    <w:rPr>
      <w:rFonts w:ascii="Times New Roman" w:eastAsia="PMingLiU" w:hAnsi="Times New Roman" w:cs="Times New Roman"/>
      <w:b/>
      <w:sz w:val="20"/>
      <w:szCs w:val="20"/>
      <w:lang w:eastAsia="en-US"/>
    </w:rPr>
  </w:style>
  <w:style w:type="paragraph" w:customStyle="1" w:styleId="TitleBC">
    <w:name w:val="Title B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lang w:eastAsia="en-US"/>
    </w:rPr>
  </w:style>
  <w:style w:type="paragraph" w:customStyle="1" w:styleId="TitleBU">
    <w:name w:val="Title BU"/>
    <w:basedOn w:val="Normal"/>
    <w:next w:val="BodyText"/>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Angsana New"/>
      <w:b/>
      <w:sz w:val="24"/>
      <w:szCs w:val="24"/>
      <w:u w:val="single"/>
      <w:lang w:eastAsia="en-US"/>
    </w:rPr>
  </w:style>
  <w:style w:type="paragraph" w:customStyle="1" w:styleId="TitleBUC">
    <w:name w:val="Title BU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u w:val="single"/>
      <w:lang w:eastAsia="en-US"/>
    </w:rPr>
  </w:style>
  <w:style w:type="paragraph" w:customStyle="1" w:styleId="TitleC">
    <w:name w:val="Title C"/>
    <w:basedOn w:val="Normal"/>
    <w:next w:val="Normal"/>
    <w:rsid w:val="00962850"/>
    <w:pPr>
      <w:tabs>
        <w:tab w:val="left" w:pos="360"/>
        <w:tab w:val="decimal" w:pos="504"/>
        <w:tab w:val="left" w:pos="720"/>
        <w:tab w:val="left" w:pos="1080"/>
      </w:tabs>
      <w:spacing w:before="120" w:after="240" w:line="240" w:lineRule="auto"/>
      <w:ind w:firstLine="360"/>
      <w:jc w:val="center"/>
    </w:pPr>
    <w:rPr>
      <w:rFonts w:ascii="Times New Roman" w:eastAsia="PMingLiU" w:hAnsi="Times New Roman" w:cs="Angsana New"/>
      <w:sz w:val="24"/>
      <w:szCs w:val="24"/>
      <w:lang w:eastAsia="en-US"/>
    </w:rPr>
  </w:style>
  <w:style w:type="paragraph" w:customStyle="1" w:styleId="ListRoman1">
    <w:name w:val="List Roman 1"/>
    <w:basedOn w:val="Normal"/>
    <w:next w:val="BodyText"/>
    <w:rsid w:val="00962850"/>
    <w:pPr>
      <w:tabs>
        <w:tab w:val="left" w:pos="22"/>
        <w:tab w:val="left" w:pos="360"/>
        <w:tab w:val="left" w:pos="720"/>
        <w:tab w:val="left" w:pos="1080"/>
        <w:tab w:val="num" w:pos="1440"/>
      </w:tabs>
      <w:spacing w:before="120" w:line="288" w:lineRule="auto"/>
      <w:ind w:left="1440" w:hanging="720"/>
      <w:jc w:val="both"/>
    </w:pPr>
    <w:rPr>
      <w:rFonts w:ascii="CG Times" w:eastAsia="PMingLiU" w:hAnsi="CG Times" w:cs="Angsana New"/>
      <w:szCs w:val="20"/>
      <w:lang w:eastAsia="en-US"/>
    </w:rPr>
  </w:style>
  <w:style w:type="paragraph" w:customStyle="1" w:styleId="ListRoman2">
    <w:name w:val="List Roman 2"/>
    <w:basedOn w:val="Normal"/>
    <w:next w:val="Normal"/>
    <w:rsid w:val="00962850"/>
    <w:pPr>
      <w:tabs>
        <w:tab w:val="left" w:pos="50"/>
        <w:tab w:val="left" w:pos="360"/>
        <w:tab w:val="left" w:pos="720"/>
        <w:tab w:val="left" w:pos="1080"/>
        <w:tab w:val="left" w:pos="1418"/>
      </w:tabs>
      <w:spacing w:before="120" w:line="288" w:lineRule="auto"/>
      <w:ind w:left="1440" w:hanging="360"/>
      <w:jc w:val="both"/>
    </w:pPr>
    <w:rPr>
      <w:rFonts w:ascii="CG Times" w:eastAsia="PMingLiU" w:hAnsi="CG Times" w:cs="Angsana New"/>
      <w:szCs w:val="20"/>
      <w:lang w:eastAsia="en-US"/>
    </w:rPr>
  </w:style>
  <w:style w:type="paragraph" w:customStyle="1" w:styleId="ListRoman3">
    <w:name w:val="List Roman 3"/>
    <w:basedOn w:val="Normal"/>
    <w:next w:val="Normal"/>
    <w:rsid w:val="00962850"/>
    <w:pPr>
      <w:tabs>
        <w:tab w:val="left" w:pos="68"/>
        <w:tab w:val="left" w:pos="360"/>
        <w:tab w:val="left" w:pos="720"/>
        <w:tab w:val="left" w:pos="1080"/>
        <w:tab w:val="num" w:pos="1928"/>
      </w:tabs>
      <w:spacing w:before="120" w:line="288" w:lineRule="auto"/>
      <w:ind w:left="1928" w:hanging="511"/>
      <w:jc w:val="both"/>
    </w:pPr>
    <w:rPr>
      <w:rFonts w:ascii="CG Times" w:eastAsia="PMingLiU" w:hAnsi="CG Times" w:cs="Angsana New"/>
      <w:szCs w:val="20"/>
      <w:lang w:eastAsia="en-US"/>
    </w:rPr>
  </w:style>
  <w:style w:type="paragraph" w:customStyle="1" w:styleId="ListAlpha1">
    <w:name w:val="List Alpha 1"/>
    <w:basedOn w:val="Normal"/>
    <w:next w:val="BodyText"/>
    <w:rsid w:val="00962850"/>
    <w:pPr>
      <w:tabs>
        <w:tab w:val="left" w:pos="22"/>
        <w:tab w:val="left" w:pos="360"/>
        <w:tab w:val="num" w:pos="420"/>
        <w:tab w:val="left" w:pos="720"/>
        <w:tab w:val="left" w:pos="1080"/>
      </w:tabs>
      <w:spacing w:before="120" w:line="288" w:lineRule="auto"/>
      <w:ind w:left="420" w:hanging="420"/>
      <w:jc w:val="both"/>
    </w:pPr>
    <w:rPr>
      <w:rFonts w:ascii="CG Times" w:eastAsia="PMingLiU" w:hAnsi="CG Times" w:cs="Angsana New"/>
      <w:szCs w:val="20"/>
      <w:lang w:eastAsia="en-US"/>
    </w:rPr>
  </w:style>
  <w:style w:type="paragraph" w:customStyle="1" w:styleId="ListAlpha2">
    <w:name w:val="List Alpha 2"/>
    <w:basedOn w:val="Normal"/>
    <w:next w:val="Normal"/>
    <w:rsid w:val="00962850"/>
    <w:pPr>
      <w:tabs>
        <w:tab w:val="left" w:pos="50"/>
        <w:tab w:val="left" w:pos="360"/>
        <w:tab w:val="left" w:pos="720"/>
        <w:tab w:val="num" w:pos="840"/>
        <w:tab w:val="left" w:pos="1080"/>
        <w:tab w:val="left" w:pos="1418"/>
      </w:tabs>
      <w:spacing w:before="120" w:line="288" w:lineRule="auto"/>
      <w:ind w:left="840" w:hanging="420"/>
      <w:jc w:val="both"/>
    </w:pPr>
    <w:rPr>
      <w:rFonts w:ascii="CG Times" w:eastAsia="PMingLiU" w:hAnsi="CG Times" w:cs="Angsana New"/>
      <w:szCs w:val="20"/>
      <w:lang w:eastAsia="en-US"/>
    </w:rPr>
  </w:style>
  <w:style w:type="paragraph" w:customStyle="1" w:styleId="ListAlpha3">
    <w:name w:val="List Alpha 3"/>
    <w:basedOn w:val="Normal"/>
    <w:next w:val="Normal"/>
    <w:rsid w:val="00962850"/>
    <w:pPr>
      <w:tabs>
        <w:tab w:val="left" w:pos="68"/>
        <w:tab w:val="left" w:pos="360"/>
        <w:tab w:val="left" w:pos="720"/>
        <w:tab w:val="left" w:pos="1080"/>
        <w:tab w:val="num" w:pos="1260"/>
      </w:tabs>
      <w:spacing w:before="120" w:line="288" w:lineRule="auto"/>
      <w:ind w:left="1260" w:hanging="420"/>
      <w:jc w:val="both"/>
    </w:pPr>
    <w:rPr>
      <w:rFonts w:ascii="CG Times" w:eastAsia="PMingLiU" w:hAnsi="CG Times" w:cs="Angsana New"/>
      <w:szCs w:val="20"/>
      <w:lang w:eastAsia="en-US"/>
    </w:rPr>
  </w:style>
  <w:style w:type="paragraph" w:customStyle="1" w:styleId="STBBullet1">
    <w:name w:val="STB Bullet 1"/>
    <w:basedOn w:val="Normal"/>
    <w:rsid w:val="00962850"/>
    <w:pPr>
      <w:tabs>
        <w:tab w:val="left" w:pos="360"/>
        <w:tab w:val="num" w:pos="720"/>
        <w:tab w:val="left" w:pos="1080"/>
        <w:tab w:val="left" w:pos="1418"/>
      </w:tabs>
      <w:spacing w:before="120" w:after="240" w:line="240" w:lineRule="auto"/>
      <w:jc w:val="both"/>
    </w:pPr>
    <w:rPr>
      <w:rFonts w:ascii="Times New Roman" w:eastAsia="PMingLiU" w:hAnsi="Times New Roman" w:cs="Angsana New"/>
      <w:sz w:val="24"/>
      <w:szCs w:val="24"/>
      <w:lang w:eastAsia="en-US"/>
    </w:rPr>
  </w:style>
  <w:style w:type="paragraph" w:customStyle="1" w:styleId="STBBullet1DBL">
    <w:name w:val="STB Bullet 1 DBL"/>
    <w:basedOn w:val="Normal"/>
    <w:rsid w:val="00962850"/>
    <w:pPr>
      <w:tabs>
        <w:tab w:val="left" w:pos="360"/>
        <w:tab w:val="left" w:pos="709"/>
        <w:tab w:val="left" w:pos="1080"/>
      </w:tabs>
      <w:spacing w:before="120" w:after="0" w:line="480" w:lineRule="auto"/>
      <w:ind w:left="709"/>
      <w:jc w:val="both"/>
    </w:pPr>
    <w:rPr>
      <w:rFonts w:ascii="Times New Roman" w:eastAsia="PMingLiU" w:hAnsi="Times New Roman" w:cs="Angsana New"/>
      <w:sz w:val="24"/>
      <w:szCs w:val="24"/>
      <w:lang w:eastAsia="en-US"/>
    </w:rPr>
  </w:style>
  <w:style w:type="paragraph" w:customStyle="1" w:styleId="STBBullet2">
    <w:name w:val="STB Bullet 2"/>
    <w:basedOn w:val="Normal"/>
    <w:rsid w:val="00962850"/>
    <w:pPr>
      <w:tabs>
        <w:tab w:val="left" w:pos="360"/>
        <w:tab w:val="left" w:pos="720"/>
        <w:tab w:val="num" w:pos="1440"/>
      </w:tabs>
      <w:spacing w:before="120" w:after="240" w:line="240" w:lineRule="auto"/>
      <w:ind w:firstLine="720"/>
      <w:jc w:val="both"/>
    </w:pPr>
    <w:rPr>
      <w:rFonts w:ascii="Times New Roman" w:eastAsia="PMingLiU" w:hAnsi="Times New Roman" w:cs="Angsana New"/>
      <w:sz w:val="24"/>
      <w:szCs w:val="24"/>
      <w:lang w:eastAsia="en-US"/>
    </w:rPr>
  </w:style>
  <w:style w:type="paragraph" w:customStyle="1" w:styleId="STBBullet2DBL">
    <w:name w:val="STB Bullet 2 DBL"/>
    <w:basedOn w:val="Normal"/>
    <w:rsid w:val="00962850"/>
    <w:pPr>
      <w:tabs>
        <w:tab w:val="left" w:pos="360"/>
        <w:tab w:val="num" w:pos="420"/>
        <w:tab w:val="left" w:pos="720"/>
      </w:tabs>
      <w:spacing w:before="120" w:after="0" w:line="480" w:lineRule="auto"/>
      <w:ind w:left="420" w:hanging="420"/>
      <w:jc w:val="both"/>
    </w:pPr>
    <w:rPr>
      <w:rFonts w:ascii="Times New Roman" w:eastAsia="PMingLiU" w:hAnsi="Times New Roman" w:cs="Angsana New"/>
      <w:sz w:val="24"/>
      <w:szCs w:val="24"/>
      <w:lang w:eastAsia="en-US"/>
    </w:rPr>
  </w:style>
  <w:style w:type="paragraph" w:customStyle="1" w:styleId="STBBullet3">
    <w:name w:val="STB Bullet 3"/>
    <w:basedOn w:val="Normal"/>
    <w:rsid w:val="00962850"/>
    <w:pPr>
      <w:tabs>
        <w:tab w:val="left" w:pos="360"/>
        <w:tab w:val="left" w:pos="720"/>
        <w:tab w:val="left" w:pos="1080"/>
      </w:tabs>
      <w:spacing w:before="120" w:after="240" w:line="240" w:lineRule="auto"/>
      <w:jc w:val="both"/>
    </w:pPr>
    <w:rPr>
      <w:rFonts w:ascii="Times New Roman" w:eastAsia="PMingLiU" w:hAnsi="Times New Roman" w:cs="Angsana New"/>
      <w:sz w:val="24"/>
      <w:szCs w:val="24"/>
      <w:lang w:eastAsia="en-US"/>
    </w:rPr>
  </w:style>
  <w:style w:type="paragraph" w:customStyle="1" w:styleId="STBBullet3DBL">
    <w:name w:val="STB Bullet 3 DBL"/>
    <w:basedOn w:val="Normal"/>
    <w:rsid w:val="00962850"/>
    <w:pPr>
      <w:tabs>
        <w:tab w:val="left" w:pos="360"/>
        <w:tab w:val="left" w:pos="720"/>
        <w:tab w:val="left" w:pos="1080"/>
      </w:tabs>
      <w:spacing w:before="120" w:after="0" w:line="480" w:lineRule="auto"/>
      <w:jc w:val="both"/>
    </w:pPr>
    <w:rPr>
      <w:rFonts w:ascii="Times New Roman" w:eastAsia="PMingLiU" w:hAnsi="Times New Roman" w:cs="Angsana New"/>
      <w:sz w:val="24"/>
      <w:szCs w:val="24"/>
      <w:lang w:eastAsia="en-US"/>
    </w:rPr>
  </w:style>
  <w:style w:type="paragraph" w:customStyle="1" w:styleId="STBBullet4">
    <w:name w:val="STB Bullet 4"/>
    <w:basedOn w:val="Normal"/>
    <w:rsid w:val="00962850"/>
    <w:pPr>
      <w:tabs>
        <w:tab w:val="left" w:pos="360"/>
        <w:tab w:val="left" w:pos="720"/>
        <w:tab w:val="left" w:pos="1080"/>
        <w:tab w:val="num" w:pos="1440"/>
      </w:tabs>
      <w:spacing w:before="120" w:after="240" w:line="240" w:lineRule="auto"/>
      <w:jc w:val="both"/>
    </w:pPr>
    <w:rPr>
      <w:rFonts w:ascii="Times New Roman" w:eastAsia="PMingLiU" w:hAnsi="Times New Roman" w:cs="Angsana New"/>
      <w:sz w:val="24"/>
      <w:szCs w:val="24"/>
      <w:lang w:eastAsia="en-US"/>
    </w:rPr>
  </w:style>
  <w:style w:type="paragraph" w:customStyle="1" w:styleId="STBBullet4DBL">
    <w:name w:val="STB Bullet 4 DBL"/>
    <w:basedOn w:val="Normal"/>
    <w:rsid w:val="00962850"/>
    <w:pPr>
      <w:tabs>
        <w:tab w:val="left" w:pos="360"/>
        <w:tab w:val="left" w:pos="720"/>
        <w:tab w:val="left" w:pos="1080"/>
        <w:tab w:val="num" w:pos="2160"/>
      </w:tabs>
      <w:spacing w:before="120" w:after="0" w:line="480" w:lineRule="auto"/>
      <w:jc w:val="both"/>
    </w:pPr>
    <w:rPr>
      <w:rFonts w:ascii="Times New Roman" w:eastAsia="PMingLiU" w:hAnsi="Times New Roman" w:cs="Angsana New"/>
      <w:sz w:val="24"/>
      <w:szCs w:val="24"/>
      <w:lang w:eastAsia="en-US"/>
    </w:rPr>
  </w:style>
  <w:style w:type="paragraph" w:customStyle="1" w:styleId="STBListNumber1">
    <w:name w:val="STB List Number 1"/>
    <w:basedOn w:val="Normal"/>
    <w:rsid w:val="00962850"/>
    <w:pPr>
      <w:tabs>
        <w:tab w:val="left" w:pos="360"/>
        <w:tab w:val="left" w:pos="720"/>
        <w:tab w:val="num" w:pos="1800"/>
      </w:tabs>
      <w:spacing w:before="120" w:after="240" w:line="240" w:lineRule="auto"/>
      <w:ind w:left="1800" w:hanging="360"/>
      <w:jc w:val="both"/>
    </w:pPr>
    <w:rPr>
      <w:rFonts w:ascii="Times New Roman" w:eastAsia="PMingLiU" w:hAnsi="Times New Roman" w:cs="Angsana New"/>
      <w:sz w:val="24"/>
      <w:szCs w:val="24"/>
      <w:lang w:eastAsia="en-US"/>
    </w:rPr>
  </w:style>
  <w:style w:type="paragraph" w:customStyle="1" w:styleId="STBListNumber1DBL">
    <w:name w:val="STB List Number 1 DBL"/>
    <w:basedOn w:val="Normal"/>
    <w:rsid w:val="00962850"/>
    <w:pPr>
      <w:numPr>
        <w:ilvl w:val="1"/>
      </w:numPr>
      <w:tabs>
        <w:tab w:val="left" w:pos="360"/>
        <w:tab w:val="left" w:pos="720"/>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STBListNumber2">
    <w:name w:val="STB List Number 2"/>
    <w:basedOn w:val="Normal"/>
    <w:rsid w:val="00962850"/>
    <w:pPr>
      <w:numPr>
        <w:ilvl w:val="2"/>
      </w:num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2DBL">
    <w:name w:val="STB List Number 2 DBL"/>
    <w:basedOn w:val="Normal"/>
    <w:rsid w:val="00962850"/>
    <w:pPr>
      <w:tabs>
        <w:tab w:val="left" w:pos="360"/>
        <w:tab w:val="left" w:pos="720"/>
        <w:tab w:val="left" w:pos="1080"/>
      </w:tabs>
      <w:spacing w:before="120" w:after="0" w:line="480" w:lineRule="auto"/>
      <w:ind w:firstLine="360"/>
      <w:jc w:val="both"/>
    </w:pPr>
    <w:rPr>
      <w:rFonts w:ascii="Times New Roman" w:eastAsia="PMingLiU" w:hAnsi="Times New Roman" w:cs="Angsana New"/>
      <w:sz w:val="24"/>
      <w:szCs w:val="24"/>
      <w:lang w:eastAsia="en-US"/>
    </w:rPr>
  </w:style>
  <w:style w:type="paragraph" w:customStyle="1" w:styleId="STBListNumber3">
    <w:name w:val="STB List Number 3"/>
    <w:basedOn w:val="Normal"/>
    <w:rsid w:val="00962850"/>
    <w:pPr>
      <w:tabs>
        <w:tab w:val="left" w:pos="360"/>
        <w:tab w:val="left" w:pos="720"/>
        <w:tab w:val="left" w:pos="1080"/>
        <w:tab w:val="num" w:pos="1440"/>
      </w:tabs>
      <w:spacing w:before="120" w:after="240" w:line="240" w:lineRule="auto"/>
      <w:ind w:firstLine="360"/>
      <w:jc w:val="both"/>
    </w:pPr>
    <w:rPr>
      <w:rFonts w:ascii="Times New Roman" w:eastAsia="PMingLiU" w:hAnsi="Times New Roman" w:cs="Angsana New"/>
      <w:sz w:val="24"/>
      <w:szCs w:val="24"/>
      <w:lang w:eastAsia="en-US"/>
    </w:rPr>
  </w:style>
  <w:style w:type="paragraph" w:customStyle="1" w:styleId="STBListNumber3DBL">
    <w:name w:val="STB List Number 3 DBL"/>
    <w:basedOn w:val="Normal"/>
    <w:rsid w:val="00962850"/>
    <w:pPr>
      <w:tabs>
        <w:tab w:val="left" w:pos="360"/>
        <w:tab w:val="left" w:pos="720"/>
        <w:tab w:val="left" w:pos="1080"/>
        <w:tab w:val="num" w:pos="1260"/>
      </w:tabs>
      <w:spacing w:before="120" w:after="0" w:line="480" w:lineRule="auto"/>
      <w:ind w:firstLine="720"/>
      <w:jc w:val="both"/>
    </w:pPr>
    <w:rPr>
      <w:rFonts w:ascii="Times New Roman" w:eastAsia="PMingLiU" w:hAnsi="Times New Roman" w:cs="Angsana New"/>
      <w:sz w:val="24"/>
      <w:szCs w:val="24"/>
      <w:lang w:eastAsia="en-US"/>
    </w:rPr>
  </w:style>
  <w:style w:type="paragraph" w:customStyle="1" w:styleId="STBListNumber4">
    <w:name w:val="STB List Number 4"/>
    <w:basedOn w:val="Normal"/>
    <w:rsid w:val="00962850"/>
    <w:p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4DBL">
    <w:name w:val="STB List Number 4 DBL"/>
    <w:basedOn w:val="Normal"/>
    <w:rsid w:val="00962850"/>
    <w:pPr>
      <w:tabs>
        <w:tab w:val="left" w:pos="360"/>
        <w:tab w:val="left" w:pos="720"/>
        <w:tab w:val="left" w:pos="1080"/>
        <w:tab w:val="left" w:pos="1418"/>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text2">
    <w:name w:val="text2"/>
    <w:basedOn w:val="Normal"/>
    <w:rsid w:val="00962850"/>
    <w:pPr>
      <w:tabs>
        <w:tab w:val="left" w:pos="360"/>
        <w:tab w:val="left" w:pos="720"/>
        <w:tab w:val="left" w:pos="1080"/>
        <w:tab w:val="num" w:pos="1440"/>
      </w:tabs>
      <w:spacing w:before="120" w:after="120" w:line="240" w:lineRule="auto"/>
      <w:ind w:firstLine="432"/>
      <w:jc w:val="both"/>
    </w:pPr>
    <w:rPr>
      <w:rFonts w:ascii="Times New Roman" w:eastAsia="PMingLiU" w:hAnsi="Times New Roman" w:cs="Angsana New"/>
      <w:sz w:val="20"/>
      <w:szCs w:val="20"/>
      <w:lang w:eastAsia="en-US"/>
    </w:rPr>
  </w:style>
  <w:style w:type="paragraph" w:customStyle="1" w:styleId="LeftHeadingItalics">
    <w:name w:val="Left Heading Italics"/>
    <w:basedOn w:val="Normal"/>
    <w:rsid w:val="00962850"/>
    <w:pPr>
      <w:keepNext/>
      <w:tabs>
        <w:tab w:val="left" w:pos="360"/>
        <w:tab w:val="left" w:pos="720"/>
        <w:tab w:val="left" w:pos="1080"/>
      </w:tabs>
      <w:autoSpaceDE w:val="0"/>
      <w:autoSpaceDN w:val="0"/>
      <w:adjustRightInd w:val="0"/>
      <w:spacing w:before="120" w:after="240" w:line="240" w:lineRule="auto"/>
      <w:ind w:firstLine="720"/>
      <w:jc w:val="both"/>
      <w:outlineLvl w:val="0"/>
    </w:pPr>
    <w:rPr>
      <w:rFonts w:ascii="Times New Roman" w:eastAsia="Times New Roman" w:hAnsi="Times New Roman" w:cs="Times New Roman"/>
      <w:b/>
      <w:bCs/>
      <w:i/>
      <w:iCs/>
      <w:color w:val="000000"/>
      <w:sz w:val="20"/>
      <w:szCs w:val="20"/>
      <w:lang w:eastAsia="en-US"/>
    </w:rPr>
  </w:style>
  <w:style w:type="paragraph" w:customStyle="1" w:styleId="Level1">
    <w:name w:val="Level 1"/>
    <w:basedOn w:val="Normal"/>
    <w:next w:val="Normal"/>
    <w:rsid w:val="00962850"/>
    <w:pPr>
      <w:keepNext/>
      <w:tabs>
        <w:tab w:val="left" w:pos="360"/>
        <w:tab w:val="left" w:pos="720"/>
        <w:tab w:val="left" w:pos="1080"/>
      </w:tabs>
      <w:spacing w:before="280" w:after="140" w:line="288" w:lineRule="auto"/>
      <w:ind w:left="720" w:hanging="360"/>
      <w:jc w:val="both"/>
      <w:outlineLvl w:val="0"/>
    </w:pPr>
    <w:rPr>
      <w:rFonts w:ascii="Arial" w:eastAsia="Times New Roman" w:hAnsi="Arial" w:cs="Times New Roman"/>
      <w:b/>
      <w:kern w:val="20"/>
      <w:szCs w:val="24"/>
      <w:lang w:eastAsia="en-US"/>
    </w:rPr>
  </w:style>
  <w:style w:type="paragraph" w:customStyle="1" w:styleId="Level2">
    <w:name w:val="Level 2"/>
    <w:basedOn w:val="Normal"/>
    <w:rsid w:val="00962850"/>
    <w:pPr>
      <w:tabs>
        <w:tab w:val="left" w:pos="360"/>
        <w:tab w:val="left" w:pos="720"/>
        <w:tab w:val="left" w:pos="1080"/>
        <w:tab w:val="num" w:pos="1440"/>
      </w:tabs>
      <w:spacing w:before="120" w:after="140" w:line="288" w:lineRule="auto"/>
      <w:ind w:left="1440" w:hanging="360"/>
      <w:jc w:val="both"/>
      <w:outlineLvl w:val="1"/>
    </w:pPr>
    <w:rPr>
      <w:rFonts w:ascii="Arial" w:eastAsia="Times New Roman" w:hAnsi="Arial" w:cs="Times New Roman"/>
      <w:kern w:val="20"/>
      <w:sz w:val="20"/>
      <w:szCs w:val="24"/>
      <w:lang w:eastAsia="en-US"/>
    </w:rPr>
  </w:style>
  <w:style w:type="paragraph" w:customStyle="1" w:styleId="Level3">
    <w:name w:val="Level 3"/>
    <w:basedOn w:val="Normal"/>
    <w:rsid w:val="00962850"/>
    <w:pPr>
      <w:tabs>
        <w:tab w:val="left" w:pos="360"/>
        <w:tab w:val="left" w:pos="720"/>
        <w:tab w:val="left" w:pos="1080"/>
        <w:tab w:val="num" w:pos="2160"/>
      </w:tabs>
      <w:spacing w:before="120" w:after="140" w:line="288" w:lineRule="auto"/>
      <w:ind w:left="2160" w:hanging="360"/>
      <w:jc w:val="both"/>
      <w:outlineLvl w:val="2"/>
    </w:pPr>
    <w:rPr>
      <w:rFonts w:ascii="Arial" w:eastAsia="Times New Roman" w:hAnsi="Arial" w:cs="Times New Roman"/>
      <w:kern w:val="20"/>
      <w:sz w:val="20"/>
      <w:szCs w:val="24"/>
      <w:lang w:eastAsia="en-US"/>
    </w:rPr>
  </w:style>
  <w:style w:type="paragraph" w:customStyle="1" w:styleId="Level4">
    <w:name w:val="Level 4"/>
    <w:basedOn w:val="Normal"/>
    <w:rsid w:val="00962850"/>
    <w:pPr>
      <w:tabs>
        <w:tab w:val="left" w:pos="360"/>
        <w:tab w:val="left" w:pos="720"/>
        <w:tab w:val="left" w:pos="1080"/>
        <w:tab w:val="num" w:pos="2880"/>
      </w:tabs>
      <w:spacing w:before="120" w:after="140" w:line="288" w:lineRule="auto"/>
      <w:ind w:left="2880" w:hanging="360"/>
      <w:jc w:val="both"/>
      <w:outlineLvl w:val="3"/>
    </w:pPr>
    <w:rPr>
      <w:rFonts w:ascii="Arial" w:eastAsia="Times New Roman" w:hAnsi="Arial" w:cs="Times New Roman"/>
      <w:kern w:val="20"/>
      <w:sz w:val="20"/>
      <w:szCs w:val="24"/>
      <w:lang w:eastAsia="en-US"/>
    </w:rPr>
  </w:style>
  <w:style w:type="paragraph" w:customStyle="1" w:styleId="Level5">
    <w:name w:val="Level 5"/>
    <w:basedOn w:val="Normal"/>
    <w:rsid w:val="00962850"/>
    <w:pPr>
      <w:tabs>
        <w:tab w:val="left" w:pos="360"/>
        <w:tab w:val="left" w:pos="720"/>
        <w:tab w:val="left" w:pos="1080"/>
        <w:tab w:val="num" w:pos="3600"/>
      </w:tabs>
      <w:spacing w:before="120" w:after="140" w:line="288" w:lineRule="auto"/>
      <w:ind w:left="3600" w:hanging="360"/>
      <w:jc w:val="both"/>
      <w:outlineLvl w:val="4"/>
    </w:pPr>
    <w:rPr>
      <w:rFonts w:ascii="Arial" w:eastAsia="Times New Roman" w:hAnsi="Arial" w:cs="Times New Roman"/>
      <w:kern w:val="20"/>
      <w:sz w:val="20"/>
      <w:szCs w:val="24"/>
      <w:lang w:eastAsia="en-US"/>
    </w:rPr>
  </w:style>
  <w:style w:type="paragraph" w:customStyle="1" w:styleId="Level6">
    <w:name w:val="Level 6"/>
    <w:basedOn w:val="Normal"/>
    <w:rsid w:val="00962850"/>
    <w:pPr>
      <w:tabs>
        <w:tab w:val="left" w:pos="360"/>
        <w:tab w:val="left" w:pos="720"/>
        <w:tab w:val="left" w:pos="1080"/>
        <w:tab w:val="num" w:pos="4320"/>
      </w:tabs>
      <w:spacing w:before="120" w:after="140" w:line="288" w:lineRule="auto"/>
      <w:ind w:left="4320" w:hanging="360"/>
      <w:jc w:val="both"/>
      <w:outlineLvl w:val="5"/>
    </w:pPr>
    <w:rPr>
      <w:rFonts w:ascii="Arial" w:eastAsia="Times New Roman" w:hAnsi="Arial" w:cs="Times New Roman"/>
      <w:kern w:val="20"/>
      <w:sz w:val="20"/>
      <w:szCs w:val="24"/>
      <w:lang w:eastAsia="en-US"/>
    </w:rPr>
  </w:style>
  <w:style w:type="paragraph" w:customStyle="1" w:styleId="Level7">
    <w:name w:val="Level 7"/>
    <w:basedOn w:val="Normal"/>
    <w:rsid w:val="00962850"/>
    <w:pPr>
      <w:tabs>
        <w:tab w:val="left" w:pos="360"/>
        <w:tab w:val="left" w:pos="720"/>
        <w:tab w:val="left" w:pos="1080"/>
        <w:tab w:val="num" w:pos="5040"/>
      </w:tabs>
      <w:spacing w:before="120" w:after="140" w:line="288" w:lineRule="auto"/>
      <w:ind w:left="5040" w:hanging="360"/>
      <w:jc w:val="both"/>
      <w:outlineLvl w:val="6"/>
    </w:pPr>
    <w:rPr>
      <w:rFonts w:ascii="Arial" w:eastAsia="Times New Roman" w:hAnsi="Arial" w:cs="Times New Roman"/>
      <w:kern w:val="20"/>
      <w:sz w:val="20"/>
      <w:szCs w:val="24"/>
      <w:lang w:eastAsia="en-US"/>
    </w:rPr>
  </w:style>
  <w:style w:type="paragraph" w:customStyle="1" w:styleId="Level8">
    <w:name w:val="Level 8"/>
    <w:basedOn w:val="Normal"/>
    <w:rsid w:val="00962850"/>
    <w:pPr>
      <w:tabs>
        <w:tab w:val="left" w:pos="360"/>
        <w:tab w:val="left" w:pos="720"/>
        <w:tab w:val="left" w:pos="1080"/>
        <w:tab w:val="num" w:pos="5760"/>
      </w:tabs>
      <w:spacing w:before="120" w:after="140" w:line="288" w:lineRule="auto"/>
      <w:ind w:left="5760" w:hanging="360"/>
      <w:jc w:val="both"/>
      <w:outlineLvl w:val="7"/>
    </w:pPr>
    <w:rPr>
      <w:rFonts w:ascii="Arial" w:eastAsia="Times New Roman" w:hAnsi="Arial" w:cs="Times New Roman"/>
      <w:kern w:val="20"/>
      <w:sz w:val="20"/>
      <w:szCs w:val="24"/>
      <w:lang w:eastAsia="en-US"/>
    </w:rPr>
  </w:style>
  <w:style w:type="paragraph" w:customStyle="1" w:styleId="Level9">
    <w:name w:val="Level 9"/>
    <w:basedOn w:val="Normal"/>
    <w:rsid w:val="00962850"/>
    <w:pPr>
      <w:tabs>
        <w:tab w:val="left" w:pos="360"/>
        <w:tab w:val="left" w:pos="720"/>
        <w:tab w:val="left" w:pos="1080"/>
        <w:tab w:val="num" w:pos="6480"/>
      </w:tabs>
      <w:spacing w:before="120" w:after="140" w:line="288" w:lineRule="auto"/>
      <w:ind w:left="6480" w:hanging="360"/>
      <w:jc w:val="both"/>
      <w:outlineLvl w:val="8"/>
    </w:pPr>
    <w:rPr>
      <w:rFonts w:ascii="Arial" w:eastAsia="Times New Roman" w:hAnsi="Arial" w:cs="Times New Roman"/>
      <w:kern w:val="20"/>
      <w:sz w:val="20"/>
      <w:szCs w:val="24"/>
      <w:lang w:eastAsia="en-US"/>
    </w:rPr>
  </w:style>
  <w:style w:type="paragraph" w:customStyle="1" w:styleId="BodyTextItalics">
    <w:name w:val="Body Text Italics"/>
    <w:basedOn w:val="Normal"/>
    <w:rsid w:val="00962850"/>
    <w:pPr>
      <w:widowControl w:val="0"/>
      <w:tabs>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i/>
      <w:sz w:val="20"/>
      <w:szCs w:val="24"/>
      <w:lang w:eastAsia="en-US"/>
    </w:rPr>
  </w:style>
  <w:style w:type="paragraph" w:customStyle="1" w:styleId="Bodytext-coverpage">
    <w:name w:val="Body text - cover page"/>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Cs/>
      <w:color w:val="auto"/>
      <w:sz w:val="18"/>
      <w:szCs w:val="22"/>
      <w:lang w:val="en-US" w:eastAsia="zh-CN"/>
    </w:rPr>
  </w:style>
  <w:style w:type="paragraph" w:customStyle="1" w:styleId="Bodytext-coverpagebold">
    <w:name w:val="Body text - cover page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ascii="Times New Roman Bold" w:hAnsi="Times New Roman Bold" w:cs="Angsana New"/>
      <w:b/>
      <w:color w:val="auto"/>
      <w:sz w:val="18"/>
      <w:szCs w:val="22"/>
      <w:lang w:val="en-US" w:eastAsia="zh-CN"/>
    </w:rPr>
  </w:style>
  <w:style w:type="paragraph" w:customStyle="1" w:styleId="Bodytext-bulletletters">
    <w:name w:val="Body text - bullet letters"/>
    <w:basedOn w:val="BodyText"/>
    <w:rsid w:val="00962850"/>
    <w:pPr>
      <w:widowControl/>
      <w:tabs>
        <w:tab w:val="decimal" w:pos="504"/>
        <w:tab w:val="left" w:pos="709"/>
        <w:tab w:val="left" w:pos="1080"/>
        <w:tab w:val="left" w:pos="1418"/>
        <w:tab w:val="left" w:pos="2126"/>
        <w:tab w:val="left" w:pos="2835"/>
        <w:tab w:val="right" w:pos="9072"/>
      </w:tabs>
      <w:autoSpaceDE w:val="0"/>
      <w:autoSpaceDN w:val="0"/>
      <w:adjustRightInd w:val="0"/>
      <w:spacing w:before="120" w:after="120"/>
      <w:ind w:left="720"/>
      <w:jc w:val="both"/>
    </w:pPr>
    <w:rPr>
      <w:rFonts w:cs="Angsana New"/>
      <w:bCs/>
      <w:color w:val="auto"/>
      <w:szCs w:val="22"/>
      <w:lang w:val="en-US" w:eastAsia="zh-CN"/>
    </w:rPr>
  </w:style>
  <w:style w:type="paragraph" w:customStyle="1" w:styleId="Bodytext-indentromans">
    <w:name w:val="Body text - indent romans"/>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30" w:after="120"/>
      <w:ind w:left="720" w:hanging="360"/>
      <w:jc w:val="both"/>
    </w:pPr>
    <w:rPr>
      <w:rFonts w:cs="Angsana New"/>
      <w:bCs/>
      <w:color w:val="auto"/>
      <w:lang w:val="en-US" w:eastAsia="zh-CN"/>
    </w:rPr>
  </w:style>
  <w:style w:type="paragraph" w:customStyle="1" w:styleId="alpha3">
    <w:name w:val="alpha 3"/>
    <w:basedOn w:val="Normal"/>
    <w:rsid w:val="00962850"/>
    <w:pPr>
      <w:tabs>
        <w:tab w:val="left" w:pos="360"/>
        <w:tab w:val="left" w:pos="720"/>
        <w:tab w:val="left" w:pos="1080"/>
      </w:tabs>
      <w:spacing w:before="120" w:after="140" w:line="290" w:lineRule="auto"/>
      <w:ind w:left="720" w:hanging="360"/>
      <w:jc w:val="both"/>
    </w:pPr>
    <w:rPr>
      <w:rFonts w:ascii="Times New Roman" w:eastAsia="PMingLiU" w:hAnsi="Times New Roman" w:cs="Angsana New"/>
      <w:kern w:val="20"/>
      <w:sz w:val="24"/>
      <w:szCs w:val="20"/>
      <w:lang w:eastAsia="en-US"/>
    </w:rPr>
  </w:style>
  <w:style w:type="paragraph" w:customStyle="1" w:styleId="a">
    <w:name w:val="(a)"/>
    <w:basedOn w:val="BodyText"/>
    <w:autoRedefine/>
    <w:rsid w:val="00962850"/>
    <w:pPr>
      <w:widowControl/>
      <w:tabs>
        <w:tab w:val="left" w:pos="360"/>
        <w:tab w:val="num" w:pos="720"/>
        <w:tab w:val="left" w:pos="1418"/>
        <w:tab w:val="left" w:pos="2126"/>
        <w:tab w:val="left" w:pos="2835"/>
        <w:tab w:val="right" w:pos="9072"/>
      </w:tabs>
      <w:spacing w:before="120" w:after="120"/>
      <w:ind w:left="720" w:hanging="360"/>
      <w:jc w:val="both"/>
    </w:pPr>
    <w:rPr>
      <w:rFonts w:cs="Angsana New"/>
      <w:bCs/>
      <w:i/>
      <w:iCs/>
      <w:color w:val="auto"/>
      <w:szCs w:val="22"/>
      <w:lang w:val="en-US" w:eastAsia="zh-CN"/>
    </w:rPr>
  </w:style>
  <w:style w:type="paragraph" w:customStyle="1" w:styleId="WCPageNumber">
    <w:name w:val="WCPageNumber"/>
    <w:rsid w:val="00962850"/>
    <w:pPr>
      <w:spacing w:after="0" w:line="240" w:lineRule="auto"/>
      <w:jc w:val="center"/>
    </w:pPr>
    <w:rPr>
      <w:rFonts w:ascii="Times New Roman" w:eastAsia="PMingLiU" w:hAnsi="Times New Roman" w:cs="Times New Roman"/>
      <w:sz w:val="24"/>
      <w:szCs w:val="20"/>
      <w:lang w:eastAsia="en-US"/>
    </w:rPr>
  </w:style>
  <w:style w:type="paragraph" w:customStyle="1" w:styleId="bmc">
    <w:name w:val="bm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l">
    <w:name w:val="bml"/>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c">
    <w:name w:val="bmwl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l">
    <w:name w:val="bmwll"/>
    <w:rsid w:val="00962850"/>
    <w:pPr>
      <w:spacing w:after="0" w:line="240" w:lineRule="auto"/>
      <w:jc w:val="both"/>
    </w:pPr>
    <w:rPr>
      <w:rFonts w:ascii="Times New Roman" w:eastAsia="PMingLiU" w:hAnsi="Times New Roman" w:cs="Times New Roman"/>
      <w:sz w:val="24"/>
      <w:szCs w:val="20"/>
      <w:lang w:eastAsia="en-US"/>
    </w:rPr>
  </w:style>
  <w:style w:type="paragraph" w:customStyle="1" w:styleId="melegram">
    <w:name w:val="melegram"/>
    <w:basedOn w:val="Normal"/>
    <w:rsid w:val="00962850"/>
    <w:pPr>
      <w:tabs>
        <w:tab w:val="left" w:pos="360"/>
        <w:tab w:val="left" w:pos="720"/>
        <w:tab w:val="left" w:pos="1080"/>
      </w:tabs>
      <w:spacing w:before="100" w:beforeAutospacing="1" w:after="100" w:afterAutospacing="1" w:line="240" w:lineRule="auto"/>
      <w:ind w:firstLine="360"/>
      <w:jc w:val="both"/>
    </w:pPr>
    <w:rPr>
      <w:rFonts w:ascii="Arial Unicode MS" w:eastAsia="Arial Unicode MS" w:hAnsi="Arial Unicode MS" w:cs="Arial Unicode MS"/>
      <w:sz w:val="24"/>
      <w:szCs w:val="24"/>
      <w:lang w:eastAsia="en-US"/>
    </w:rPr>
  </w:style>
  <w:style w:type="paragraph" w:customStyle="1" w:styleId="Pyramid">
    <w:name w:val="Pyramid"/>
    <w:basedOn w:val="Normal"/>
    <w:rsid w:val="00962850"/>
    <w:pPr>
      <w:keepLines/>
      <w:tabs>
        <w:tab w:val="left" w:pos="360"/>
        <w:tab w:val="left" w:pos="720"/>
        <w:tab w:val="left" w:pos="1080"/>
      </w:tabs>
      <w:spacing w:before="120" w:after="0" w:line="240" w:lineRule="auto"/>
      <w:ind w:firstLine="360"/>
      <w:jc w:val="center"/>
    </w:pPr>
    <w:rPr>
      <w:rFonts w:ascii="Times New Roman" w:eastAsia="Times New Roman" w:hAnsi="Times New Roman" w:cs="Times New Roman"/>
      <w:b/>
      <w:bCs/>
      <w:sz w:val="20"/>
      <w:szCs w:val="20"/>
      <w:lang w:eastAsia="en-US"/>
    </w:rPr>
  </w:style>
  <w:style w:type="paragraph" w:customStyle="1" w:styleId="Footnote">
    <w:name w:val="Footnote"/>
    <w:basedOn w:val="Normal"/>
    <w:rsid w:val="00962850"/>
    <w:pPr>
      <w:tabs>
        <w:tab w:val="left" w:pos="360"/>
        <w:tab w:val="left" w:pos="720"/>
        <w:tab w:val="left" w:pos="1080"/>
      </w:tabs>
      <w:spacing w:before="120" w:after="0" w:line="240" w:lineRule="atLeast"/>
      <w:ind w:left="360" w:hanging="360"/>
      <w:jc w:val="both"/>
    </w:pPr>
    <w:rPr>
      <w:rFonts w:ascii="Times New Roman" w:eastAsia="Times New Roman" w:hAnsi="Times New Roman" w:cs="Times New Roman"/>
      <w:sz w:val="20"/>
      <w:szCs w:val="20"/>
      <w:lang w:eastAsia="en-US"/>
    </w:rPr>
  </w:style>
  <w:style w:type="paragraph" w:customStyle="1" w:styleId="SigBlock">
    <w:name w:val="SigBlock"/>
    <w:basedOn w:val="Footnote"/>
    <w:rsid w:val="00962850"/>
    <w:pPr>
      <w:keepLines/>
      <w:tabs>
        <w:tab w:val="left" w:pos="5760"/>
        <w:tab w:val="center" w:pos="8280"/>
        <w:tab w:val="right" w:pos="10800"/>
      </w:tabs>
      <w:spacing w:before="0"/>
      <w:ind w:left="5400" w:firstLine="0"/>
    </w:pPr>
  </w:style>
  <w:style w:type="paragraph" w:customStyle="1" w:styleId="ItalHead">
    <w:name w:val="ItalHead"/>
    <w:basedOn w:val="SigBlock"/>
    <w:rsid w:val="00962850"/>
    <w:pPr>
      <w:keepLines w:val="0"/>
      <w:tabs>
        <w:tab w:val="clear" w:pos="5760"/>
        <w:tab w:val="clear" w:pos="10800"/>
      </w:tabs>
      <w:ind w:left="187"/>
    </w:pPr>
    <w:rPr>
      <w:i/>
      <w:iCs/>
    </w:rPr>
  </w:style>
  <w:style w:type="paragraph" w:customStyle="1" w:styleId="Ind1">
    <w:name w:val="Ind1"/>
    <w:basedOn w:val="Normal"/>
    <w:rsid w:val="00962850"/>
    <w:pPr>
      <w:tabs>
        <w:tab w:val="left" w:pos="360"/>
        <w:tab w:val="left" w:pos="720"/>
        <w:tab w:val="left" w:pos="1080"/>
      </w:tabs>
      <w:spacing w:before="120" w:after="0" w:line="240" w:lineRule="auto"/>
      <w:ind w:firstLine="576"/>
      <w:jc w:val="both"/>
    </w:pPr>
    <w:rPr>
      <w:rFonts w:ascii="Times New Roman" w:eastAsia="Times New Roman" w:hAnsi="Times New Roman" w:cs="Times New Roman"/>
      <w:sz w:val="20"/>
      <w:szCs w:val="20"/>
      <w:lang w:eastAsia="en-US"/>
    </w:rPr>
  </w:style>
  <w:style w:type="paragraph" w:customStyle="1" w:styleId="Ind2">
    <w:name w:val="Ind2"/>
    <w:basedOn w:val="Normal"/>
    <w:rsid w:val="00962850"/>
    <w:pPr>
      <w:tabs>
        <w:tab w:val="left" w:pos="360"/>
        <w:tab w:val="left" w:pos="720"/>
        <w:tab w:val="left" w:pos="1080"/>
      </w:tabs>
      <w:spacing w:before="120" w:after="0" w:line="240" w:lineRule="auto"/>
      <w:ind w:firstLine="864"/>
      <w:jc w:val="both"/>
    </w:pPr>
    <w:rPr>
      <w:rFonts w:ascii="Times New Roman" w:eastAsia="Times New Roman" w:hAnsi="Times New Roman" w:cs="Times New Roman"/>
      <w:sz w:val="20"/>
      <w:szCs w:val="20"/>
      <w:lang w:eastAsia="en-US"/>
    </w:rPr>
  </w:style>
  <w:style w:type="paragraph" w:customStyle="1" w:styleId="Ind3">
    <w:name w:val="Ind3"/>
    <w:basedOn w:val="Normal"/>
    <w:rsid w:val="00962850"/>
    <w:pPr>
      <w:tabs>
        <w:tab w:val="left" w:pos="360"/>
        <w:tab w:val="left" w:pos="720"/>
        <w:tab w:val="left" w:pos="1080"/>
      </w:tabs>
      <w:spacing w:before="120" w:after="0" w:line="240" w:lineRule="auto"/>
      <w:ind w:firstLine="1152"/>
      <w:jc w:val="both"/>
    </w:pPr>
    <w:rPr>
      <w:rFonts w:ascii="Times New Roman" w:eastAsia="Times New Roman" w:hAnsi="Times New Roman" w:cs="Times New Roman"/>
      <w:sz w:val="20"/>
      <w:szCs w:val="20"/>
      <w:lang w:eastAsia="en-US"/>
    </w:rPr>
  </w:style>
  <w:style w:type="paragraph" w:customStyle="1" w:styleId="Ind4">
    <w:name w:val="Ind4"/>
    <w:basedOn w:val="Normal"/>
    <w:rsid w:val="00962850"/>
    <w:pPr>
      <w:tabs>
        <w:tab w:val="left" w:pos="360"/>
        <w:tab w:val="left" w:pos="720"/>
        <w:tab w:val="left" w:pos="1080"/>
      </w:tabs>
      <w:spacing w:before="120" w:after="0" w:line="240" w:lineRule="auto"/>
      <w:ind w:firstLine="1440"/>
      <w:jc w:val="both"/>
    </w:pPr>
    <w:rPr>
      <w:rFonts w:ascii="Times New Roman" w:eastAsia="Times New Roman" w:hAnsi="Times New Roman" w:cs="Times New Roman"/>
      <w:sz w:val="20"/>
      <w:szCs w:val="20"/>
      <w:lang w:eastAsia="en-US"/>
    </w:rPr>
  </w:style>
  <w:style w:type="paragraph" w:customStyle="1" w:styleId="Bullet">
    <w:name w:val="Bullet"/>
    <w:basedOn w:val="Normal"/>
    <w:rsid w:val="00962850"/>
    <w:pPr>
      <w:tabs>
        <w:tab w:val="left" w:pos="720"/>
        <w:tab w:val="left" w:pos="1080"/>
      </w:tabs>
      <w:spacing w:after="0" w:line="240" w:lineRule="auto"/>
      <w:ind w:left="1440" w:hanging="360"/>
    </w:pPr>
    <w:rPr>
      <w:rFonts w:ascii="Arial" w:eastAsia="PMingLiU" w:hAnsi="Arial" w:cs="Times New Roman"/>
      <w:szCs w:val="20"/>
      <w:lang w:val="fr-FR" w:eastAsia="en-US"/>
    </w:rPr>
  </w:style>
  <w:style w:type="paragraph" w:customStyle="1" w:styleId="BMKAddressInfo">
    <w:name w:val="BMK Address Info"/>
    <w:rsid w:val="00962850"/>
    <w:pPr>
      <w:spacing w:line="200" w:lineRule="atLeast"/>
    </w:pPr>
    <w:rPr>
      <w:rFonts w:ascii="Arial" w:eastAsia="PMingLiU" w:hAnsi="Arial" w:cs="Times New Roman"/>
      <w:noProof/>
      <w:sz w:val="16"/>
      <w:szCs w:val="16"/>
      <w:lang w:eastAsia="en-US"/>
    </w:rPr>
  </w:style>
  <w:style w:type="paragraph" w:customStyle="1" w:styleId="BMKDistributionInfo">
    <w:name w:val="BMK Distribution Info"/>
    <w:basedOn w:val="Normal"/>
    <w:rsid w:val="00962850"/>
    <w:pPr>
      <w:tabs>
        <w:tab w:val="left" w:pos="720"/>
        <w:tab w:val="left" w:pos="1080"/>
      </w:tabs>
      <w:spacing w:after="140" w:line="240" w:lineRule="auto"/>
      <w:ind w:hanging="1872"/>
    </w:pPr>
    <w:rPr>
      <w:rFonts w:ascii="Times New Roman" w:eastAsia="PMingLiU" w:hAnsi="Times New Roman" w:cs="Times New Roman"/>
      <w:sz w:val="24"/>
      <w:szCs w:val="24"/>
      <w:lang w:eastAsia="en-US"/>
    </w:rPr>
  </w:style>
  <w:style w:type="character" w:customStyle="1" w:styleId="BMKDistributionHeader">
    <w:name w:val="BMK Distribution Header"/>
    <w:rsid w:val="00962850"/>
    <w:rPr>
      <w:rFonts w:ascii="Arial Black" w:hAnsi="Arial Black"/>
      <w:sz w:val="18"/>
    </w:rPr>
  </w:style>
  <w:style w:type="paragraph" w:customStyle="1" w:styleId="BMKMemberFirmName">
    <w:name w:val="BMK Member Firm Name"/>
    <w:basedOn w:val="BMKAddressInfo"/>
    <w:next w:val="BMKAddressInfo"/>
    <w:rsid w:val="00962850"/>
    <w:pPr>
      <w:spacing w:after="0"/>
    </w:pPr>
    <w:rPr>
      <w:b/>
    </w:rPr>
  </w:style>
  <w:style w:type="paragraph" w:customStyle="1" w:styleId="BMKDeliveryLegalNoticePhrase">
    <w:name w:val="BMK Delivery/Legal Notice Phrase"/>
    <w:basedOn w:val="Normal"/>
    <w:rsid w:val="00962850"/>
    <w:pPr>
      <w:tabs>
        <w:tab w:val="left" w:pos="720"/>
        <w:tab w:val="left" w:pos="1080"/>
      </w:tabs>
      <w:spacing w:after="260" w:line="260" w:lineRule="atLeast"/>
    </w:pPr>
    <w:rPr>
      <w:rFonts w:ascii="Times New Roman" w:eastAsia="PMingLiU" w:hAnsi="Times New Roman" w:cs="Times New Roman"/>
      <w:b/>
      <w:caps/>
      <w:sz w:val="24"/>
      <w:lang w:eastAsia="en-US"/>
    </w:rPr>
  </w:style>
  <w:style w:type="paragraph" w:customStyle="1" w:styleId="BMKDocumentName">
    <w:name w:val="BMK Document Name"/>
    <w:basedOn w:val="Normal"/>
    <w:next w:val="BMKMemberFirmName"/>
    <w:rsid w:val="00962850"/>
    <w:pPr>
      <w:tabs>
        <w:tab w:val="left" w:pos="720"/>
        <w:tab w:val="left" w:pos="1080"/>
      </w:tabs>
      <w:spacing w:line="200" w:lineRule="atLeast"/>
    </w:pPr>
    <w:rPr>
      <w:rFonts w:ascii="Arial Black" w:eastAsia="PMingLiU" w:hAnsi="Arial Black" w:cs="Times New Roman"/>
      <w:noProof/>
      <w:sz w:val="18"/>
      <w:szCs w:val="24"/>
      <w:lang w:eastAsia="en-US"/>
    </w:rPr>
  </w:style>
  <w:style w:type="paragraph" w:customStyle="1" w:styleId="BMKQualifier">
    <w:name w:val="BMK Qualifier"/>
    <w:rsid w:val="00962850"/>
    <w:pPr>
      <w:tabs>
        <w:tab w:val="num" w:pos="1080"/>
        <w:tab w:val="num" w:pos="2041"/>
      </w:tabs>
      <w:spacing w:after="0" w:line="170" w:lineRule="atLeast"/>
      <w:ind w:left="2041" w:hanging="794"/>
    </w:pPr>
    <w:rPr>
      <w:rFonts w:ascii="Arial" w:eastAsia="PMingLiU" w:hAnsi="Arial" w:cs="Times New Roman"/>
      <w:caps/>
      <w:noProof/>
      <w:sz w:val="13"/>
      <w:szCs w:val="13"/>
      <w:lang w:eastAsia="en-US"/>
    </w:rPr>
  </w:style>
  <w:style w:type="paragraph" w:customStyle="1" w:styleId="Reline">
    <w:name w:val="Re line"/>
    <w:basedOn w:val="Normal"/>
    <w:next w:val="Salutation"/>
    <w:rsid w:val="00962850"/>
    <w:pPr>
      <w:tabs>
        <w:tab w:val="left" w:pos="720"/>
        <w:tab w:val="left" w:pos="1080"/>
        <w:tab w:val="num" w:pos="1800"/>
        <w:tab w:val="num" w:pos="2041"/>
      </w:tabs>
      <w:spacing w:before="260" w:after="260" w:line="240" w:lineRule="auto"/>
      <w:ind w:left="720" w:hanging="360"/>
    </w:pPr>
    <w:rPr>
      <w:rFonts w:ascii="Times New Roman" w:eastAsia="PMingLiU" w:hAnsi="Times New Roman" w:cs="Times New Roman"/>
      <w:sz w:val="24"/>
      <w:szCs w:val="24"/>
      <w:lang w:eastAsia="en-US"/>
    </w:rPr>
  </w:style>
  <w:style w:type="paragraph" w:styleId="Salutation">
    <w:name w:val="Salutation"/>
    <w:basedOn w:val="Normal"/>
    <w:next w:val="Normal"/>
    <w:link w:val="SalutationChar"/>
    <w:rsid w:val="00962850"/>
    <w:pPr>
      <w:tabs>
        <w:tab w:val="left" w:pos="360"/>
        <w:tab w:val="left" w:pos="720"/>
        <w:tab w:val="left" w:pos="1080"/>
        <w:tab w:val="num" w:pos="2520"/>
      </w:tabs>
      <w:spacing w:before="120" w:after="240" w:line="240" w:lineRule="auto"/>
      <w:ind w:left="2520" w:firstLine="360"/>
      <w:jc w:val="both"/>
    </w:pPr>
    <w:rPr>
      <w:rFonts w:ascii="Times New Roman" w:eastAsia="PMingLiU" w:hAnsi="Times New Roman" w:cs="Angsana New"/>
      <w:sz w:val="20"/>
      <w:szCs w:val="24"/>
      <w:lang w:eastAsia="en-US"/>
    </w:rPr>
  </w:style>
  <w:style w:type="character" w:customStyle="1" w:styleId="SalutationChar">
    <w:name w:val="Salutation Char"/>
    <w:basedOn w:val="DefaultParagraphFont"/>
    <w:link w:val="Salutation"/>
    <w:rsid w:val="00962850"/>
    <w:rPr>
      <w:rFonts w:ascii="Times New Roman" w:eastAsia="PMingLiU" w:hAnsi="Times New Roman" w:cs="Angsana New"/>
      <w:sz w:val="20"/>
      <w:szCs w:val="24"/>
      <w:lang w:eastAsia="en-US"/>
    </w:rPr>
  </w:style>
  <w:style w:type="paragraph" w:styleId="ListBullet4">
    <w:name w:val="List Bullet 4"/>
    <w:aliases w:val="lb4"/>
    <w:basedOn w:val="Normal"/>
    <w:autoRedefine/>
    <w:rsid w:val="00962850"/>
    <w:pPr>
      <w:tabs>
        <w:tab w:val="left" w:pos="1418"/>
      </w:tabs>
      <w:spacing w:after="240" w:line="240" w:lineRule="auto"/>
      <w:ind w:left="720" w:hanging="360"/>
    </w:pPr>
    <w:rPr>
      <w:rFonts w:ascii="Times New Roman" w:eastAsia="Times New Roman" w:hAnsi="Times New Roman" w:cs="Times New Roman"/>
      <w:sz w:val="24"/>
      <w:szCs w:val="20"/>
      <w:lang w:eastAsia="zh-TW"/>
    </w:rPr>
  </w:style>
  <w:style w:type="paragraph" w:styleId="ListBullet5">
    <w:name w:val="List Bullet 5"/>
    <w:aliases w:val="lb5"/>
    <w:basedOn w:val="Normal"/>
    <w:autoRedefine/>
    <w:rsid w:val="00962850"/>
    <w:pPr>
      <w:tabs>
        <w:tab w:val="num" w:pos="624"/>
        <w:tab w:val="num" w:pos="1800"/>
      </w:tabs>
      <w:spacing w:after="240" w:line="240" w:lineRule="auto"/>
      <w:ind w:left="1800" w:hanging="624"/>
    </w:pPr>
    <w:rPr>
      <w:rFonts w:ascii="Times New Roman" w:eastAsia="Times New Roman" w:hAnsi="Times New Roman" w:cs="Times New Roman"/>
      <w:sz w:val="24"/>
      <w:szCs w:val="20"/>
      <w:lang w:eastAsia="zh-TW"/>
    </w:rPr>
  </w:style>
  <w:style w:type="paragraph" w:styleId="ListNumber5">
    <w:name w:val="List Number 5"/>
    <w:aliases w:val="ln5"/>
    <w:basedOn w:val="Normal"/>
    <w:rsid w:val="00962850"/>
    <w:pPr>
      <w:tabs>
        <w:tab w:val="num" w:pos="567"/>
        <w:tab w:val="num" w:pos="2880"/>
      </w:tabs>
      <w:spacing w:after="240" w:line="240" w:lineRule="auto"/>
      <w:ind w:left="2880" w:hanging="567"/>
    </w:pPr>
    <w:rPr>
      <w:rFonts w:ascii="Times New Roman" w:eastAsia="Times New Roman" w:hAnsi="Times New Roman" w:cs="Times New Roman"/>
      <w:sz w:val="24"/>
      <w:szCs w:val="20"/>
      <w:lang w:eastAsia="zh-TW"/>
    </w:rPr>
  </w:style>
  <w:style w:type="paragraph" w:customStyle="1" w:styleId="Powers">
    <w:name w:val="Powers"/>
    <w:basedOn w:val="Normal"/>
    <w:rsid w:val="00962850"/>
    <w:pPr>
      <w:tabs>
        <w:tab w:val="num" w:pos="624"/>
      </w:tabs>
      <w:spacing w:after="240" w:line="240" w:lineRule="auto"/>
      <w:ind w:left="624" w:hanging="624"/>
    </w:pPr>
    <w:rPr>
      <w:rFonts w:ascii="Times New Roman" w:eastAsia="Times New Roman" w:hAnsi="Times New Roman" w:cs="Times New Roman"/>
      <w:sz w:val="24"/>
      <w:szCs w:val="20"/>
      <w:lang w:eastAsia="zh-TW"/>
    </w:rPr>
  </w:style>
  <w:style w:type="paragraph" w:customStyle="1" w:styleId="TitleLeft">
    <w:name w:val="Title Left"/>
    <w:basedOn w:val="Normal"/>
    <w:next w:val="BodyText"/>
    <w:rsid w:val="00962850"/>
    <w:pPr>
      <w:keepNext/>
      <w:spacing w:after="240" w:line="240" w:lineRule="auto"/>
    </w:pPr>
    <w:rPr>
      <w:rFonts w:ascii="Times New Roman" w:eastAsia="Times New Roman" w:hAnsi="Times New Roman" w:cs="Times New Roman"/>
      <w:b/>
      <w:sz w:val="24"/>
      <w:szCs w:val="20"/>
      <w:lang w:eastAsia="zh-TW"/>
    </w:rPr>
  </w:style>
  <w:style w:type="paragraph" w:customStyle="1" w:styleId="UKBodyText">
    <w:name w:val="UK Body Text"/>
    <w:basedOn w:val="Normal"/>
    <w:rsid w:val="00962850"/>
    <w:pPr>
      <w:tabs>
        <w:tab w:val="num" w:pos="720"/>
      </w:tabs>
      <w:spacing w:after="240" w:line="240" w:lineRule="auto"/>
      <w:jc w:val="both"/>
    </w:pPr>
    <w:rPr>
      <w:rFonts w:ascii="Times New Roman" w:eastAsia="Times New Roman" w:hAnsi="Times New Roman" w:cs="Times New Roman"/>
      <w:sz w:val="24"/>
      <w:szCs w:val="20"/>
      <w:lang w:eastAsia="zh-TW"/>
    </w:rPr>
  </w:style>
  <w:style w:type="paragraph" w:customStyle="1" w:styleId="UKListBullet">
    <w:name w:val="UK List Bullet"/>
    <w:basedOn w:val="Normal"/>
    <w:rsid w:val="00962850"/>
    <w:pPr>
      <w:tabs>
        <w:tab w:val="left" w:pos="720"/>
      </w:tabs>
      <w:spacing w:after="240" w:line="240" w:lineRule="auto"/>
      <w:ind w:left="720" w:hanging="360"/>
      <w:jc w:val="both"/>
    </w:pPr>
    <w:rPr>
      <w:rFonts w:ascii="Times New Roman" w:eastAsia="Times New Roman" w:hAnsi="Times New Roman" w:cs="Times New Roman"/>
      <w:sz w:val="24"/>
      <w:szCs w:val="20"/>
      <w:lang w:eastAsia="zh-TW"/>
    </w:rPr>
  </w:style>
  <w:style w:type="paragraph" w:customStyle="1" w:styleId="UKListNumber">
    <w:name w:val="UK List Number"/>
    <w:basedOn w:val="Normal"/>
    <w:rsid w:val="00962850"/>
    <w:pPr>
      <w:tabs>
        <w:tab w:val="left" w:pos="720"/>
      </w:tabs>
      <w:spacing w:after="240" w:line="240" w:lineRule="auto"/>
      <w:ind w:left="720" w:hanging="720"/>
      <w:jc w:val="both"/>
    </w:pPr>
    <w:rPr>
      <w:rFonts w:ascii="Times New Roman" w:eastAsia="Times New Roman" w:hAnsi="Times New Roman" w:cs="Times New Roman"/>
      <w:sz w:val="24"/>
      <w:szCs w:val="20"/>
      <w:lang w:eastAsia="zh-TW"/>
    </w:rPr>
  </w:style>
  <w:style w:type="paragraph" w:styleId="BodyText3">
    <w:name w:val="Body Text 3"/>
    <w:basedOn w:val="Normal"/>
    <w:link w:val="BodyText3Char"/>
    <w:qFormat/>
    <w:rsid w:val="00962850"/>
    <w:pPr>
      <w:widowControl w:val="0"/>
      <w:tabs>
        <w:tab w:val="left" w:pos="360"/>
        <w:tab w:val="decimal" w:pos="504"/>
        <w:tab w:val="left" w:pos="720"/>
        <w:tab w:val="left" w:pos="1080"/>
      </w:tabs>
      <w:autoSpaceDE w:val="0"/>
      <w:autoSpaceDN w:val="0"/>
      <w:adjustRightInd w:val="0"/>
      <w:spacing w:before="120" w:after="0" w:line="240" w:lineRule="auto"/>
    </w:pPr>
    <w:rPr>
      <w:rFonts w:ascii="Times New Roman" w:eastAsia="PMingLiU" w:hAnsi="Times New Roman" w:cs="Angsana New"/>
      <w:sz w:val="20"/>
      <w:szCs w:val="24"/>
    </w:rPr>
  </w:style>
  <w:style w:type="character" w:customStyle="1" w:styleId="BodyText3Char">
    <w:name w:val="Body Text 3 Char"/>
    <w:basedOn w:val="DefaultParagraphFont"/>
    <w:link w:val="BodyText3"/>
    <w:rsid w:val="00962850"/>
    <w:rPr>
      <w:rFonts w:ascii="Times New Roman" w:eastAsia="PMingLiU" w:hAnsi="Times New Roman" w:cs="Angsana New"/>
      <w:sz w:val="20"/>
      <w:szCs w:val="24"/>
    </w:rPr>
  </w:style>
  <w:style w:type="paragraph" w:customStyle="1" w:styleId="TxBrp9">
    <w:name w:val="TxBr_p9"/>
    <w:basedOn w:val="Normal"/>
    <w:rsid w:val="00962850"/>
    <w:pPr>
      <w:widowControl w:val="0"/>
      <w:tabs>
        <w:tab w:val="left" w:pos="204"/>
      </w:tabs>
      <w:autoSpaceDE w:val="0"/>
      <w:autoSpaceDN w:val="0"/>
      <w:adjustRightInd w:val="0"/>
      <w:spacing w:after="0" w:line="240" w:lineRule="auto"/>
      <w:jc w:val="both"/>
    </w:pPr>
    <w:rPr>
      <w:rFonts w:ascii="Times New Roman" w:eastAsia="PMingLiU" w:hAnsi="Times New Roman" w:cs="Times New Roman"/>
      <w:sz w:val="24"/>
      <w:szCs w:val="20"/>
      <w:lang w:eastAsia="zh-TW"/>
    </w:rPr>
  </w:style>
  <w:style w:type="paragraph" w:customStyle="1" w:styleId="TxBrp50">
    <w:name w:val="TxBr_p50"/>
    <w:basedOn w:val="Normal"/>
    <w:rsid w:val="00962850"/>
    <w:pPr>
      <w:widowControl w:val="0"/>
      <w:tabs>
        <w:tab w:val="left" w:pos="470"/>
        <w:tab w:val="left" w:pos="2517"/>
      </w:tabs>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xBrp15">
    <w:name w:val="TxBr_p15"/>
    <w:basedOn w:val="Normal"/>
    <w:rsid w:val="00962850"/>
    <w:pPr>
      <w:widowControl w:val="0"/>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ableDefaultStyle">
    <w:name w:val="TableDefaultStyle"/>
    <w:basedOn w:val="Normal"/>
    <w:rsid w:val="00962850"/>
    <w:pPr>
      <w:spacing w:before="100" w:beforeAutospacing="1" w:after="100" w:afterAutospacing="1" w:line="240" w:lineRule="auto"/>
    </w:pPr>
    <w:rPr>
      <w:rFonts w:ascii="Times New Roman" w:eastAsia="PMingLiU" w:hAnsi="Times New Roman" w:cs="Times New Roman"/>
      <w:sz w:val="20"/>
      <w:szCs w:val="20"/>
      <w:lang w:eastAsia="en-US"/>
    </w:rPr>
  </w:style>
  <w:style w:type="paragraph" w:customStyle="1" w:styleId="1CharCharCharCharCharCharCharChar">
    <w:name w:val="字元 字元1 Char Char Char Char Char Char 字元 字元 Char Char"/>
    <w:basedOn w:val="Normal"/>
    <w:rsid w:val="00962850"/>
    <w:pPr>
      <w:spacing w:after="20" w:line="240" w:lineRule="auto"/>
    </w:pPr>
    <w:rPr>
      <w:rFonts w:ascii="Times New Roman" w:eastAsia="Times New Roman" w:hAnsi="Times New Roman" w:cs="Times New Roman"/>
      <w:sz w:val="20"/>
      <w:szCs w:val="20"/>
      <w:lang w:bidi="he-IL"/>
    </w:rPr>
  </w:style>
  <w:style w:type="paragraph" w:customStyle="1" w:styleId="rrddoublerule">
    <w:name w:val="rrddoublerule"/>
    <w:basedOn w:val="rrdsinglerule"/>
    <w:rsid w:val="00962850"/>
    <w:pPr>
      <w:pBdr>
        <w:top w:val="double" w:sz="6" w:space="1" w:color="auto"/>
      </w:pBdr>
    </w:pPr>
  </w:style>
  <w:style w:type="paragraph" w:customStyle="1" w:styleId="la2">
    <w:name w:val="la2"/>
    <w:basedOn w:val="Normal"/>
    <w:next w:val="Normal"/>
    <w:rsid w:val="00962850"/>
    <w:pPr>
      <w:spacing w:after="0" w:line="40" w:lineRule="exact"/>
    </w:pPr>
    <w:rPr>
      <w:rFonts w:ascii="Times New Roman" w:eastAsia="Times New Roman" w:hAnsi="Times New Roman" w:cs="Times New Roman"/>
      <w:noProof/>
      <w:sz w:val="8"/>
      <w:szCs w:val="8"/>
      <w:lang w:eastAsia="en-US"/>
    </w:rPr>
  </w:style>
  <w:style w:type="paragraph" w:customStyle="1" w:styleId="1SectionHeadingHeadingHeadingAllcapsLeft0Fir">
    <w:name w:val="樣式 標題 1Section HeadingHeadingHeading + All capsLeft:  0&quot;Fir..."/>
    <w:basedOn w:val="Heading1"/>
    <w:rsid w:val="00962850"/>
    <w:pPr>
      <w:keepNext/>
      <w:keepLines/>
      <w:pBdr>
        <w:top w:val="single" w:sz="6" w:space="6" w:color="auto"/>
        <w:bottom w:val="single" w:sz="6" w:space="6" w:color="auto"/>
      </w:pBdr>
      <w:tabs>
        <w:tab w:val="left" w:pos="709"/>
        <w:tab w:val="left" w:pos="1418"/>
        <w:tab w:val="left" w:pos="2126"/>
        <w:tab w:val="left" w:pos="2835"/>
        <w:tab w:val="right" w:pos="9072"/>
      </w:tabs>
      <w:spacing w:before="0" w:beforeAutospacing="0" w:after="0" w:afterAutospacing="0"/>
      <w:jc w:val="center"/>
    </w:pPr>
    <w:rPr>
      <w:rFonts w:eastAsia="PMingLiU" w:cs="AdvP640B"/>
      <w:caps/>
      <w:spacing w:val="6"/>
      <w:kern w:val="0"/>
      <w:sz w:val="22"/>
      <w:szCs w:val="24"/>
    </w:rPr>
  </w:style>
  <w:style w:type="paragraph" w:customStyle="1" w:styleId="OmniPage1038">
    <w:name w:val="OmniPage #1038"/>
    <w:basedOn w:val="Normal"/>
    <w:rsid w:val="00962850"/>
    <w:pPr>
      <w:spacing w:after="0" w:line="240" w:lineRule="auto"/>
      <w:ind w:firstLine="513"/>
    </w:pPr>
    <w:rPr>
      <w:rFonts w:ascii="Arial" w:eastAsia="PMingLiU" w:hAnsi="Arial" w:cs="Times New Roman"/>
      <w:noProof/>
      <w:sz w:val="20"/>
      <w:szCs w:val="20"/>
      <w:lang w:eastAsia="zh-TW"/>
    </w:rPr>
  </w:style>
  <w:style w:type="paragraph" w:customStyle="1" w:styleId="a0">
    <w:name w:val="清單段落"/>
    <w:basedOn w:val="Normal"/>
    <w:qFormat/>
    <w:rsid w:val="00962850"/>
    <w:pPr>
      <w:spacing w:after="0" w:line="240" w:lineRule="auto"/>
      <w:ind w:leftChars="200" w:left="480"/>
    </w:pPr>
    <w:rPr>
      <w:rFonts w:ascii="Times New Roman" w:eastAsia="PMingLiU" w:hAnsi="Times New Roman" w:cs="Times New Roman"/>
      <w:color w:val="000000"/>
      <w:sz w:val="20"/>
      <w:szCs w:val="20"/>
      <w:lang w:eastAsia="zh-TW"/>
    </w:rPr>
  </w:style>
  <w:style w:type="paragraph" w:customStyle="1" w:styleId="ColorfulList-Accent12">
    <w:name w:val="Colorful List - Accent 12"/>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Body1">
    <w:name w:val="Body1"/>
    <w:basedOn w:val="Normal"/>
    <w:rsid w:val="00962850"/>
    <w:pPr>
      <w:spacing w:after="240" w:line="240" w:lineRule="auto"/>
      <w:ind w:left="567"/>
      <w:jc w:val="both"/>
    </w:pPr>
    <w:rPr>
      <w:rFonts w:ascii="Arial" w:eastAsia="SimSun" w:hAnsi="Arial" w:cs="Times New Roman"/>
      <w:sz w:val="20"/>
      <w:szCs w:val="20"/>
    </w:rPr>
  </w:style>
  <w:style w:type="paragraph" w:customStyle="1" w:styleId="Body2">
    <w:name w:val="Body2"/>
    <w:basedOn w:val="Normal"/>
    <w:rsid w:val="00962850"/>
    <w:pPr>
      <w:spacing w:after="240" w:line="240" w:lineRule="auto"/>
      <w:ind w:left="567"/>
      <w:jc w:val="both"/>
    </w:pPr>
    <w:rPr>
      <w:rFonts w:ascii="Arial" w:eastAsia="SimSun" w:hAnsi="Arial" w:cs="Times New Roman"/>
      <w:sz w:val="20"/>
      <w:szCs w:val="20"/>
    </w:rPr>
  </w:style>
  <w:style w:type="paragraph" w:customStyle="1" w:styleId="Body30">
    <w:name w:val="Body3"/>
    <w:basedOn w:val="Normal"/>
    <w:rsid w:val="00962850"/>
    <w:pPr>
      <w:spacing w:after="240" w:line="240" w:lineRule="auto"/>
      <w:ind w:left="567"/>
      <w:jc w:val="both"/>
    </w:pPr>
    <w:rPr>
      <w:rFonts w:ascii="Arial" w:eastAsia="SimSun" w:hAnsi="Arial" w:cs="Times New Roman"/>
      <w:sz w:val="20"/>
      <w:szCs w:val="20"/>
    </w:rPr>
  </w:style>
  <w:style w:type="paragraph" w:customStyle="1" w:styleId="Body4">
    <w:name w:val="Body4"/>
    <w:basedOn w:val="Normal"/>
    <w:rsid w:val="00962850"/>
    <w:pPr>
      <w:spacing w:after="240" w:line="240" w:lineRule="auto"/>
      <w:ind w:left="1276"/>
      <w:jc w:val="both"/>
    </w:pPr>
    <w:rPr>
      <w:rFonts w:ascii="Arial" w:eastAsia="SimSun" w:hAnsi="Arial" w:cs="Times New Roman"/>
      <w:sz w:val="20"/>
      <w:szCs w:val="20"/>
    </w:rPr>
  </w:style>
  <w:style w:type="paragraph" w:customStyle="1" w:styleId="Body5">
    <w:name w:val="Body5"/>
    <w:basedOn w:val="Normal"/>
    <w:rsid w:val="00962850"/>
    <w:pPr>
      <w:spacing w:after="240" w:line="240" w:lineRule="auto"/>
      <w:ind w:left="1843"/>
      <w:jc w:val="both"/>
    </w:pPr>
    <w:rPr>
      <w:rFonts w:ascii="Arial" w:eastAsia="SimSun" w:hAnsi="Arial" w:cs="Times New Roman"/>
      <w:sz w:val="20"/>
      <w:szCs w:val="20"/>
    </w:rPr>
  </w:style>
  <w:style w:type="paragraph" w:customStyle="1" w:styleId="Body6">
    <w:name w:val="Body6"/>
    <w:basedOn w:val="Normal"/>
    <w:rsid w:val="00962850"/>
    <w:pPr>
      <w:spacing w:after="240" w:line="240" w:lineRule="auto"/>
      <w:ind w:left="2409"/>
      <w:jc w:val="both"/>
    </w:pPr>
    <w:rPr>
      <w:rFonts w:ascii="Arial" w:eastAsia="SimSun" w:hAnsi="Arial" w:cs="Times New Roman"/>
      <w:sz w:val="20"/>
      <w:szCs w:val="20"/>
    </w:rPr>
  </w:style>
  <w:style w:type="paragraph" w:customStyle="1" w:styleId="Body7">
    <w:name w:val="Body7"/>
    <w:basedOn w:val="Normal"/>
    <w:rsid w:val="00962850"/>
    <w:pPr>
      <w:spacing w:after="240" w:line="240" w:lineRule="auto"/>
      <w:ind w:left="2976"/>
      <w:jc w:val="both"/>
    </w:pPr>
    <w:rPr>
      <w:rFonts w:ascii="Arial" w:eastAsia="SimSun" w:hAnsi="Arial" w:cs="Times New Roman"/>
      <w:sz w:val="20"/>
      <w:szCs w:val="20"/>
    </w:rPr>
  </w:style>
  <w:style w:type="paragraph" w:customStyle="1" w:styleId="Body8">
    <w:name w:val="Body8"/>
    <w:basedOn w:val="Normal"/>
    <w:rsid w:val="00962850"/>
    <w:pPr>
      <w:spacing w:after="240" w:line="240" w:lineRule="auto"/>
      <w:ind w:left="3543"/>
      <w:jc w:val="both"/>
    </w:pPr>
    <w:rPr>
      <w:rFonts w:ascii="Arial" w:eastAsia="SimSun" w:hAnsi="Arial" w:cs="Times New Roman"/>
      <w:sz w:val="20"/>
      <w:szCs w:val="20"/>
    </w:rPr>
  </w:style>
  <w:style w:type="paragraph" w:customStyle="1" w:styleId="Body9">
    <w:name w:val="Body9"/>
    <w:basedOn w:val="Normal"/>
    <w:rsid w:val="00962850"/>
    <w:pPr>
      <w:spacing w:after="240" w:line="240" w:lineRule="auto"/>
      <w:ind w:left="4110"/>
      <w:jc w:val="both"/>
    </w:pPr>
    <w:rPr>
      <w:rFonts w:ascii="Arial" w:eastAsia="SimSun" w:hAnsi="Arial" w:cs="Times New Roman"/>
      <w:sz w:val="20"/>
      <w:szCs w:val="20"/>
    </w:rPr>
  </w:style>
  <w:style w:type="paragraph" w:customStyle="1" w:styleId="PrecedentNote">
    <w:name w:val="Precedent Note"/>
    <w:basedOn w:val="Normal"/>
    <w:rsid w:val="00962850"/>
    <w:pPr>
      <w:spacing w:after="240" w:line="240" w:lineRule="auto"/>
    </w:pPr>
    <w:rPr>
      <w:rFonts w:ascii="Arial" w:eastAsia="SimSun" w:hAnsi="Arial" w:cs="Times New Roman"/>
      <w:b/>
      <w:i/>
      <w:color w:val="000080"/>
      <w:sz w:val="20"/>
      <w:szCs w:val="20"/>
    </w:rPr>
  </w:style>
  <w:style w:type="paragraph" w:customStyle="1" w:styleId="Schedule">
    <w:name w:val="Schedule"/>
    <w:basedOn w:val="Normal"/>
    <w:next w:val="Normal"/>
    <w:rsid w:val="00962850"/>
    <w:pPr>
      <w:spacing w:after="240" w:line="360" w:lineRule="auto"/>
      <w:jc w:val="center"/>
    </w:pPr>
    <w:rPr>
      <w:rFonts w:ascii="Arial" w:eastAsia="SimSun" w:hAnsi="Arial" w:cs="Times New Roman"/>
      <w:b/>
      <w:sz w:val="24"/>
      <w:szCs w:val="20"/>
    </w:rPr>
  </w:style>
  <w:style w:type="paragraph" w:customStyle="1" w:styleId="Heading3List">
    <w:name w:val="Heading 3 List"/>
    <w:basedOn w:val="Heading3"/>
    <w:next w:val="Body3List"/>
    <w:rsid w:val="00962850"/>
    <w:pPr>
      <w:keepNext w:val="0"/>
      <w:numPr>
        <w:ilvl w:val="2"/>
      </w:numPr>
      <w:tabs>
        <w:tab w:val="left" w:pos="851"/>
      </w:tabs>
      <w:ind w:left="850" w:hanging="737"/>
      <w:jc w:val="both"/>
    </w:pPr>
    <w:rPr>
      <w:rFonts w:ascii="Arial" w:eastAsia="SimSun" w:hAnsi="Arial" w:cs="Times New Roman"/>
      <w:bCs w:val="0"/>
      <w:color w:val="auto"/>
      <w:szCs w:val="20"/>
      <w:u w:val="none"/>
      <w:lang w:val="en-US" w:eastAsia="zh-CN"/>
    </w:rPr>
  </w:style>
  <w:style w:type="paragraph" w:customStyle="1" w:styleId="Body3List">
    <w:name w:val="Body3 List"/>
    <w:basedOn w:val="Normal"/>
    <w:rsid w:val="00962850"/>
    <w:pPr>
      <w:spacing w:after="240" w:line="240" w:lineRule="auto"/>
      <w:ind w:left="851"/>
      <w:jc w:val="both"/>
    </w:pPr>
    <w:rPr>
      <w:rFonts w:ascii="Arial" w:eastAsia="SimSun" w:hAnsi="Arial" w:cs="Times New Roman"/>
      <w:sz w:val="20"/>
      <w:szCs w:val="20"/>
    </w:rPr>
  </w:style>
  <w:style w:type="paragraph" w:customStyle="1" w:styleId="Heading2Title">
    <w:name w:val="Heading 2 Title"/>
    <w:basedOn w:val="Heading2"/>
    <w:next w:val="Body2"/>
    <w:rsid w:val="00962850"/>
    <w:pPr>
      <w:keepNext w:val="0"/>
      <w:numPr>
        <w:ilvl w:val="1"/>
      </w:numPr>
      <w:tabs>
        <w:tab w:val="num" w:pos="567"/>
      </w:tabs>
      <w:ind w:left="567" w:hanging="454"/>
      <w:jc w:val="both"/>
    </w:pPr>
    <w:rPr>
      <w:rFonts w:ascii="Arial" w:eastAsia="SimSun" w:hAnsi="Arial" w:cs="Times New Roman"/>
      <w:bCs w:val="0"/>
      <w:color w:val="auto"/>
      <w:szCs w:val="20"/>
      <w:lang w:val="en-US" w:eastAsia="zh-CN"/>
    </w:rPr>
  </w:style>
  <w:style w:type="character" w:customStyle="1" w:styleId="Definition">
    <w:name w:val="Definition"/>
    <w:rsid w:val="00962850"/>
    <w:rPr>
      <w:b/>
      <w:i/>
    </w:rPr>
  </w:style>
  <w:style w:type="character" w:customStyle="1" w:styleId="TABLES9PT">
    <w:name w:val="TABLES 9PT"/>
    <w:rsid w:val="00962850"/>
    <w:rPr>
      <w:rFonts w:ascii="Times New Roman" w:hAnsi="Times New Roman" w:cs="Times New Roman"/>
      <w:sz w:val="18"/>
      <w:szCs w:val="18"/>
    </w:rPr>
  </w:style>
  <w:style w:type="character" w:customStyle="1" w:styleId="TABLES8PT">
    <w:name w:val="TABLES 8PT"/>
    <w:rsid w:val="00962850"/>
    <w:rPr>
      <w:rFonts w:ascii="Times New Roman" w:hAnsi="Times New Roman" w:cs="Times New Roman"/>
      <w:sz w:val="16"/>
      <w:szCs w:val="16"/>
    </w:rPr>
  </w:style>
  <w:style w:type="character" w:customStyle="1" w:styleId="TABLES10PT">
    <w:name w:val="TABLES10PT"/>
    <w:rsid w:val="00962850"/>
    <w:rPr>
      <w:rFonts w:ascii="Times New Roman" w:hAnsi="Times New Roman" w:cs="Times New Roman"/>
      <w:sz w:val="20"/>
      <w:szCs w:val="20"/>
    </w:rPr>
  </w:style>
  <w:style w:type="character" w:customStyle="1" w:styleId="TABLES7PT">
    <w:name w:val="TABLES 7PT"/>
    <w:rsid w:val="00962850"/>
    <w:rPr>
      <w:rFonts w:ascii="Times New Roman" w:hAnsi="Times New Roman" w:cs="Times New Roman"/>
      <w:sz w:val="14"/>
      <w:szCs w:val="14"/>
    </w:rPr>
  </w:style>
  <w:style w:type="character" w:customStyle="1" w:styleId="para1">
    <w:name w:val="para1"/>
    <w:rsid w:val="00962850"/>
    <w:rPr>
      <w:rFonts w:ascii="Arial" w:hAnsi="Arial" w:cs="Arial" w:hint="default"/>
      <w:b w:val="0"/>
      <w:bCs w:val="0"/>
      <w:i w:val="0"/>
      <w:iCs w:val="0"/>
      <w:strike w:val="0"/>
      <w:dstrike w:val="0"/>
      <w:color w:val="000000"/>
      <w:sz w:val="20"/>
      <w:szCs w:val="20"/>
      <w:u w:val="none"/>
      <w:effect w:val="none"/>
    </w:rPr>
  </w:style>
  <w:style w:type="character" w:customStyle="1" w:styleId="excerpt">
    <w:name w:val="excerpt"/>
    <w:basedOn w:val="DefaultParagraphFont"/>
    <w:rsid w:val="00962850"/>
  </w:style>
  <w:style w:type="character" w:customStyle="1" w:styleId="a1">
    <w:name w:val="字元"/>
    <w:rsid w:val="00962850"/>
    <w:rPr>
      <w:rFonts w:eastAsia="SimSun"/>
      <w:bCs/>
      <w:sz w:val="22"/>
      <w:szCs w:val="28"/>
      <w:lang w:val="en-US" w:eastAsia="en-US" w:bidi="ar-SA"/>
    </w:rPr>
  </w:style>
  <w:style w:type="paragraph" w:styleId="BodyTextIndent2">
    <w:name w:val="Body Text Indent 2"/>
    <w:aliases w:val="bti2"/>
    <w:basedOn w:val="Normal"/>
    <w:link w:val="BodyTextIndent2Char"/>
    <w:rsid w:val="00962850"/>
    <w:pPr>
      <w:tabs>
        <w:tab w:val="left" w:pos="709"/>
        <w:tab w:val="left" w:pos="1418"/>
        <w:tab w:val="left" w:pos="2126"/>
        <w:tab w:val="left" w:pos="2835"/>
        <w:tab w:val="right" w:pos="9072"/>
      </w:tabs>
      <w:spacing w:after="120" w:line="480" w:lineRule="auto"/>
      <w:ind w:leftChars="200" w:left="480"/>
    </w:pPr>
    <w:rPr>
      <w:rFonts w:ascii="Times New Roman" w:eastAsia="PMingLiU" w:hAnsi="Times New Roman" w:cs="Times New Roman"/>
      <w:sz w:val="24"/>
      <w:szCs w:val="24"/>
      <w:lang w:val="en-GB" w:eastAsia="en-US"/>
    </w:rPr>
  </w:style>
  <w:style w:type="character" w:customStyle="1" w:styleId="BodyTextIndent2Char">
    <w:name w:val="Body Text Indent 2 Char"/>
    <w:aliases w:val="bti2 Char"/>
    <w:basedOn w:val="DefaultParagraphFont"/>
    <w:link w:val="BodyTextIndent2"/>
    <w:rsid w:val="00962850"/>
    <w:rPr>
      <w:rFonts w:ascii="Times New Roman" w:eastAsia="PMingLiU" w:hAnsi="Times New Roman" w:cs="Times New Roman"/>
      <w:sz w:val="24"/>
      <w:szCs w:val="24"/>
      <w:lang w:val="en-GB" w:eastAsia="en-US"/>
    </w:rPr>
  </w:style>
  <w:style w:type="paragraph" w:customStyle="1" w:styleId="BodyText1">
    <w:name w:val="Body Text 1"/>
    <w:basedOn w:val="Normal"/>
    <w:qFormat/>
    <w:rsid w:val="00962850"/>
    <w:pPr>
      <w:spacing w:after="240" w:line="288" w:lineRule="auto"/>
      <w:ind w:left="720"/>
      <w:jc w:val="both"/>
    </w:pPr>
    <w:rPr>
      <w:rFonts w:ascii="Times New Roman" w:eastAsia="SimSun" w:hAnsi="Times New Roman" w:cs="Simplified Arabic"/>
      <w:sz w:val="24"/>
      <w:szCs w:val="24"/>
      <w:lang w:eastAsia="en-GB" w:bidi="ar-AE"/>
    </w:rPr>
  </w:style>
  <w:style w:type="table" w:styleId="MediumShading1-Accent4">
    <w:name w:val="Medium Shading 1 Accent 4"/>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character" w:customStyle="1" w:styleId="CharChar28">
    <w:name w:val="Char Char28"/>
    <w:rsid w:val="00962850"/>
    <w:rPr>
      <w:sz w:val="24"/>
      <w:szCs w:val="24"/>
      <w:lang w:val="en-GB" w:eastAsia="zh-CN" w:bidi="he-IL"/>
    </w:rPr>
  </w:style>
  <w:style w:type="character" w:customStyle="1" w:styleId="CharChar26">
    <w:name w:val="Char Char26"/>
    <w:rsid w:val="00962850"/>
    <w:rPr>
      <w:sz w:val="24"/>
      <w:szCs w:val="24"/>
      <w:lang w:eastAsia="en-GB" w:bidi="ar-AE"/>
    </w:rPr>
  </w:style>
  <w:style w:type="character" w:customStyle="1" w:styleId="CharChar25">
    <w:name w:val="Char Char25"/>
    <w:rsid w:val="00962850"/>
    <w:rPr>
      <w:sz w:val="24"/>
      <w:szCs w:val="24"/>
      <w:lang w:eastAsia="en-GB" w:bidi="ar-AE"/>
    </w:rPr>
  </w:style>
  <w:style w:type="paragraph" w:customStyle="1" w:styleId="BodyText4">
    <w:name w:val="Body Text 4"/>
    <w:basedOn w:val="Normal"/>
    <w:qFormat/>
    <w:rsid w:val="00962850"/>
    <w:pPr>
      <w:spacing w:after="240" w:line="240" w:lineRule="auto"/>
      <w:ind w:left="2880"/>
      <w:jc w:val="both"/>
    </w:pPr>
    <w:rPr>
      <w:rFonts w:ascii="Times New Roman" w:eastAsia="SimSun" w:hAnsi="Times New Roman" w:cs="Simplified Arabic"/>
      <w:sz w:val="24"/>
      <w:szCs w:val="24"/>
      <w:lang w:eastAsia="en-GB" w:bidi="ar-AE"/>
    </w:rPr>
  </w:style>
  <w:style w:type="paragraph" w:customStyle="1" w:styleId="BodyText5">
    <w:name w:val="Body Text 5"/>
    <w:basedOn w:val="Normal"/>
    <w:qFormat/>
    <w:rsid w:val="00962850"/>
    <w:pPr>
      <w:spacing w:after="240" w:line="240" w:lineRule="auto"/>
      <w:ind w:left="3600"/>
      <w:jc w:val="both"/>
    </w:pPr>
    <w:rPr>
      <w:rFonts w:ascii="Times New Roman" w:eastAsia="SimSun" w:hAnsi="Times New Roman" w:cs="Simplified Arabic"/>
      <w:sz w:val="24"/>
      <w:szCs w:val="24"/>
      <w:lang w:eastAsia="en-GB" w:bidi="ar-AE"/>
    </w:rPr>
  </w:style>
  <w:style w:type="paragraph" w:customStyle="1" w:styleId="BodyText6">
    <w:name w:val="Body Text 6"/>
    <w:basedOn w:val="Normal"/>
    <w:qFormat/>
    <w:rsid w:val="00962850"/>
    <w:pPr>
      <w:spacing w:after="240" w:line="240" w:lineRule="auto"/>
      <w:ind w:left="4320"/>
      <w:jc w:val="both"/>
    </w:pPr>
    <w:rPr>
      <w:rFonts w:ascii="Times New Roman" w:eastAsia="SimSun" w:hAnsi="Times New Roman" w:cs="Simplified Arabic"/>
      <w:sz w:val="24"/>
      <w:szCs w:val="24"/>
      <w:lang w:eastAsia="en-GB" w:bidi="ar-AE"/>
    </w:rPr>
  </w:style>
  <w:style w:type="paragraph" w:customStyle="1" w:styleId="BodyText7">
    <w:name w:val="Body Text 7"/>
    <w:basedOn w:val="Normal"/>
    <w:qFormat/>
    <w:rsid w:val="00962850"/>
    <w:pPr>
      <w:spacing w:after="240" w:line="240" w:lineRule="auto"/>
      <w:ind w:left="5041"/>
      <w:jc w:val="both"/>
    </w:pPr>
    <w:rPr>
      <w:rFonts w:ascii="Times New Roman" w:eastAsia="SimSun" w:hAnsi="Times New Roman" w:cs="Simplified Arabic"/>
      <w:sz w:val="24"/>
      <w:szCs w:val="24"/>
      <w:lang w:eastAsia="en-GB" w:bidi="ar-AE"/>
    </w:rPr>
  </w:style>
  <w:style w:type="paragraph" w:styleId="BodyTextFirstIndent">
    <w:name w:val="Body Text First Indent"/>
    <w:basedOn w:val="BodyText"/>
    <w:link w:val="BodyTextFirstIndentChar"/>
    <w:qFormat/>
    <w:rsid w:val="00962850"/>
    <w:pPr>
      <w:widowControl/>
      <w:jc w:val="both"/>
    </w:pPr>
    <w:rPr>
      <w:rFonts w:eastAsia="SimSun" w:cs="Simplified Arabic"/>
      <w:color w:val="auto"/>
      <w:sz w:val="24"/>
      <w:szCs w:val="24"/>
      <w:lang w:eastAsia="en-GB" w:bidi="ar-AE"/>
    </w:rPr>
  </w:style>
  <w:style w:type="character" w:customStyle="1" w:styleId="BodyTextFirstIndentChar">
    <w:name w:val="Body Text First Indent Char"/>
    <w:basedOn w:val="BodyTextChar"/>
    <w:link w:val="BodyTextFirstIndent"/>
    <w:rsid w:val="00962850"/>
    <w:rPr>
      <w:rFonts w:ascii="Times New Roman" w:eastAsia="SimSun" w:hAnsi="Times New Roman" w:cs="Simplified Arabic"/>
      <w:color w:val="000000"/>
      <w:sz w:val="24"/>
      <w:szCs w:val="24"/>
      <w:lang w:val="en-GB" w:eastAsia="en-GB" w:bidi="ar-AE"/>
    </w:rPr>
  </w:style>
  <w:style w:type="character" w:customStyle="1" w:styleId="CharChar22">
    <w:name w:val="Char Char22"/>
    <w:semiHidden/>
    <w:rsid w:val="00962850"/>
    <w:rPr>
      <w:sz w:val="24"/>
      <w:szCs w:val="24"/>
      <w:lang w:bidi="ar-AE"/>
    </w:rPr>
  </w:style>
  <w:style w:type="paragraph" w:styleId="BodyTextFirstIndent2">
    <w:name w:val="Body Text First Indent 2"/>
    <w:basedOn w:val="BodyTextFirstIndent"/>
    <w:link w:val="BodyTextFirstIndent2Char"/>
    <w:qFormat/>
    <w:rsid w:val="00962850"/>
    <w:pPr>
      <w:ind w:firstLine="1440"/>
    </w:pPr>
  </w:style>
  <w:style w:type="character" w:customStyle="1" w:styleId="BodyTextFirstIndent2Char">
    <w:name w:val="Body Text First Indent 2 Char"/>
    <w:basedOn w:val="BodyTextIndentChar"/>
    <w:link w:val="BodyTextFirstIndent2"/>
    <w:rsid w:val="00962850"/>
    <w:rPr>
      <w:rFonts w:ascii="Times New Roman" w:eastAsia="SimSun" w:hAnsi="Times New Roman" w:cs="Simplified Arabic"/>
      <w:sz w:val="24"/>
      <w:szCs w:val="24"/>
      <w:lang w:val="en-GB" w:eastAsia="en-GB" w:bidi="ar-AE"/>
    </w:rPr>
  </w:style>
  <w:style w:type="character" w:styleId="EndnoteReference">
    <w:name w:val="endnote reference"/>
    <w:qFormat/>
    <w:rsid w:val="00962850"/>
    <w:rPr>
      <w:rFonts w:ascii="Times New Roman" w:eastAsia="SimSun" w:hAnsi="Times New Roman" w:cs="Simplified Arabic"/>
      <w:sz w:val="18"/>
      <w:szCs w:val="18"/>
      <w:vertAlign w:val="superscript"/>
      <w:lang w:val="en-GB" w:bidi="ar-AE"/>
    </w:rPr>
  </w:style>
  <w:style w:type="paragraph" w:styleId="EndnoteText">
    <w:name w:val="endnote text"/>
    <w:basedOn w:val="Normal"/>
    <w:next w:val="Normal"/>
    <w:link w:val="EndnoteTextChar"/>
    <w:uiPriority w:val="99"/>
    <w:qFormat/>
    <w:rsid w:val="00962850"/>
    <w:pPr>
      <w:spacing w:after="120" w:line="240" w:lineRule="auto"/>
      <w:ind w:left="340" w:hanging="340"/>
      <w:jc w:val="both"/>
    </w:pPr>
    <w:rPr>
      <w:rFonts w:ascii="Times New Roman" w:eastAsia="SimSun" w:hAnsi="Times New Roman" w:cs="Simplified Arabic"/>
      <w:sz w:val="20"/>
      <w:szCs w:val="20"/>
      <w:lang w:val="en-GB" w:bidi="ar-AE"/>
    </w:rPr>
  </w:style>
  <w:style w:type="character" w:customStyle="1" w:styleId="EndnoteTextChar">
    <w:name w:val="Endnote Text Char"/>
    <w:basedOn w:val="DefaultParagraphFont"/>
    <w:link w:val="EndnoteText"/>
    <w:uiPriority w:val="99"/>
    <w:rsid w:val="00962850"/>
    <w:rPr>
      <w:rFonts w:ascii="Times New Roman" w:eastAsia="SimSun" w:hAnsi="Times New Roman" w:cs="Simplified Arabic"/>
      <w:sz w:val="20"/>
      <w:szCs w:val="20"/>
      <w:lang w:val="en-GB" w:bidi="ar-AE"/>
    </w:rPr>
  </w:style>
  <w:style w:type="paragraph" w:customStyle="1" w:styleId="FooterRight">
    <w:name w:val="Footer Right"/>
    <w:basedOn w:val="Footer"/>
    <w:rsid w:val="00962850"/>
    <w:pPr>
      <w:tabs>
        <w:tab w:val="clear" w:pos="4680"/>
        <w:tab w:val="clear" w:pos="9360"/>
      </w:tabs>
      <w:jc w:val="right"/>
    </w:pPr>
    <w:rPr>
      <w:rFonts w:ascii="Times New Roman" w:eastAsia="SimSun" w:hAnsi="Times New Roman" w:cs="Simplified Arabic"/>
      <w:color w:val="000000"/>
      <w:sz w:val="16"/>
      <w:szCs w:val="16"/>
      <w:lang w:val="en-GB" w:bidi="he-IL"/>
    </w:rPr>
  </w:style>
  <w:style w:type="character" w:customStyle="1" w:styleId="CharChar18">
    <w:name w:val="Char Char18"/>
    <w:rsid w:val="00962850"/>
    <w:rPr>
      <w:lang w:bidi="ar-AE"/>
    </w:rPr>
  </w:style>
  <w:style w:type="character" w:customStyle="1" w:styleId="CharChar37">
    <w:name w:val="Char Char37"/>
    <w:rsid w:val="00962850"/>
    <w:rPr>
      <w:sz w:val="24"/>
      <w:szCs w:val="24"/>
      <w:lang w:bidi="ar-AE"/>
    </w:rPr>
  </w:style>
  <w:style w:type="character" w:customStyle="1" w:styleId="CharChar35">
    <w:name w:val="Char Char35"/>
    <w:rsid w:val="00962850"/>
    <w:rPr>
      <w:sz w:val="24"/>
      <w:szCs w:val="24"/>
      <w:lang w:bidi="ar-AE"/>
    </w:rPr>
  </w:style>
  <w:style w:type="character" w:customStyle="1" w:styleId="CharChar34">
    <w:name w:val="Char Char34"/>
    <w:rsid w:val="00962850"/>
    <w:rPr>
      <w:sz w:val="24"/>
      <w:szCs w:val="24"/>
      <w:lang w:bidi="ar-AE"/>
    </w:rPr>
  </w:style>
  <w:style w:type="paragraph" w:customStyle="1" w:styleId="NormalBold">
    <w:name w:val="NormalBold"/>
    <w:basedOn w:val="Normal"/>
    <w:next w:val="Normal"/>
    <w:qFormat/>
    <w:rsid w:val="00962850"/>
    <w:pPr>
      <w:spacing w:after="240" w:line="240" w:lineRule="auto"/>
      <w:jc w:val="both"/>
    </w:pPr>
    <w:rPr>
      <w:rFonts w:ascii="Times New Roman" w:eastAsia="SimSun" w:hAnsi="Times New Roman" w:cs="Simplified Arabic"/>
      <w:b/>
      <w:bCs/>
      <w:sz w:val="24"/>
      <w:szCs w:val="24"/>
      <w:lang w:bidi="ar-AE"/>
    </w:rPr>
  </w:style>
  <w:style w:type="paragraph" w:customStyle="1" w:styleId="NormalBoldNS">
    <w:name w:val="NormalBoldNS"/>
    <w:basedOn w:val="Normal"/>
    <w:next w:val="Normal"/>
    <w:qFormat/>
    <w:rsid w:val="00962850"/>
    <w:pPr>
      <w:spacing w:after="0" w:line="240" w:lineRule="auto"/>
    </w:pPr>
    <w:rPr>
      <w:rFonts w:ascii="Times New Roman" w:eastAsia="SimSun" w:hAnsi="Times New Roman" w:cs="Simplified Arabic"/>
      <w:b/>
      <w:bCs/>
      <w:sz w:val="24"/>
      <w:szCs w:val="24"/>
      <w:lang w:bidi="ar-AE"/>
    </w:rPr>
  </w:style>
  <w:style w:type="paragraph" w:customStyle="1" w:styleId="NormalNS">
    <w:name w:val="NormalNS"/>
    <w:basedOn w:val="Normal"/>
    <w:qFormat/>
    <w:rsid w:val="00962850"/>
    <w:pPr>
      <w:spacing w:after="0" w:line="240" w:lineRule="auto"/>
      <w:jc w:val="both"/>
    </w:pPr>
    <w:rPr>
      <w:rFonts w:ascii="Times New Roman" w:eastAsia="SimSun" w:hAnsi="Times New Roman" w:cs="Simplified Arabic"/>
      <w:sz w:val="24"/>
      <w:szCs w:val="24"/>
      <w:lang w:bidi="ar-AE"/>
    </w:rPr>
  </w:style>
  <w:style w:type="paragraph" w:customStyle="1" w:styleId="NormalRight">
    <w:name w:val="NormalRight"/>
    <w:basedOn w:val="NormalNS"/>
    <w:qFormat/>
    <w:rsid w:val="00962850"/>
    <w:pPr>
      <w:jc w:val="right"/>
    </w:pPr>
  </w:style>
  <w:style w:type="paragraph" w:customStyle="1" w:styleId="NoteContinuation">
    <w:name w:val="Note Continuation"/>
    <w:basedOn w:val="Normal"/>
    <w:qFormat/>
    <w:rsid w:val="00962850"/>
    <w:pPr>
      <w:spacing w:after="120" w:line="240" w:lineRule="auto"/>
      <w:ind w:left="340"/>
      <w:jc w:val="both"/>
    </w:pPr>
    <w:rPr>
      <w:rFonts w:ascii="Times New Roman" w:eastAsia="SimSun" w:hAnsi="Times New Roman" w:cs="Simplified Arabic"/>
      <w:sz w:val="20"/>
      <w:szCs w:val="20"/>
      <w:lang w:bidi="ar-AE"/>
    </w:rPr>
  </w:style>
  <w:style w:type="paragraph" w:styleId="Subtitle">
    <w:name w:val="Subtitle"/>
    <w:basedOn w:val="Normal"/>
    <w:next w:val="BodyText"/>
    <w:link w:val="SubtitleChar"/>
    <w:qFormat/>
    <w:rsid w:val="00962850"/>
    <w:pPr>
      <w:numPr>
        <w:ilvl w:val="1"/>
      </w:numPr>
      <w:spacing w:after="240" w:line="240" w:lineRule="auto"/>
      <w:jc w:val="center"/>
    </w:pPr>
    <w:rPr>
      <w:rFonts w:ascii="Times New Roman" w:eastAsia="SimSun" w:hAnsi="Times New Roman" w:cs="Simplified Arabic"/>
      <w:sz w:val="24"/>
      <w:szCs w:val="24"/>
      <w:lang w:val="en-GB" w:bidi="ar-AE"/>
    </w:rPr>
  </w:style>
  <w:style w:type="character" w:customStyle="1" w:styleId="SubtitleChar">
    <w:name w:val="Subtitle Char"/>
    <w:basedOn w:val="DefaultParagraphFont"/>
    <w:link w:val="Subtitle"/>
    <w:rsid w:val="00962850"/>
    <w:rPr>
      <w:rFonts w:ascii="Times New Roman" w:eastAsia="SimSun" w:hAnsi="Times New Roman" w:cs="Simplified Arabic"/>
      <w:sz w:val="24"/>
      <w:szCs w:val="24"/>
      <w:lang w:val="en-GB" w:bidi="ar-AE"/>
    </w:rPr>
  </w:style>
  <w:style w:type="paragraph" w:styleId="Title">
    <w:name w:val="Title"/>
    <w:basedOn w:val="Normal"/>
    <w:next w:val="BodyText"/>
    <w:link w:val="TitleChar"/>
    <w:qFormat/>
    <w:rsid w:val="00962850"/>
    <w:pPr>
      <w:spacing w:after="240" w:line="240" w:lineRule="auto"/>
      <w:jc w:val="center"/>
    </w:pPr>
    <w:rPr>
      <w:rFonts w:ascii="Times New Roman" w:eastAsia="SimSun" w:hAnsi="Times New Roman" w:cs="Simplified Arabic"/>
      <w:b/>
      <w:bCs/>
      <w:sz w:val="24"/>
      <w:szCs w:val="24"/>
      <w:lang w:val="en-GB" w:bidi="ar-AE"/>
    </w:rPr>
  </w:style>
  <w:style w:type="character" w:customStyle="1" w:styleId="TitleChar">
    <w:name w:val="Title Char"/>
    <w:basedOn w:val="DefaultParagraphFont"/>
    <w:link w:val="Title"/>
    <w:rsid w:val="00962850"/>
    <w:rPr>
      <w:rFonts w:ascii="Times New Roman" w:eastAsia="SimSun" w:hAnsi="Times New Roman" w:cs="Simplified Arabic"/>
      <w:b/>
      <w:bCs/>
      <w:sz w:val="24"/>
      <w:szCs w:val="24"/>
      <w:lang w:val="en-GB" w:bidi="ar-AE"/>
    </w:rPr>
  </w:style>
  <w:style w:type="paragraph" w:customStyle="1" w:styleId="NormalRight12">
    <w:name w:val="NormalRight12"/>
    <w:basedOn w:val="NormalRight"/>
    <w:qFormat/>
    <w:rsid w:val="00962850"/>
    <w:pPr>
      <w:spacing w:after="240"/>
    </w:pPr>
  </w:style>
  <w:style w:type="paragraph" w:customStyle="1" w:styleId="SubTitle0">
    <w:name w:val="SubTitle0"/>
    <w:basedOn w:val="Subtitle"/>
    <w:qFormat/>
    <w:rsid w:val="00962850"/>
    <w:pPr>
      <w:spacing w:after="0"/>
    </w:pPr>
  </w:style>
  <w:style w:type="paragraph" w:customStyle="1" w:styleId="OptionLabel">
    <w:name w:val="OptionLabel"/>
    <w:rsid w:val="00962850"/>
    <w:pPr>
      <w:spacing w:after="0" w:line="240" w:lineRule="auto"/>
    </w:pPr>
    <w:rPr>
      <w:rFonts w:ascii="Times New Roman" w:eastAsia="SimSun" w:hAnsi="Times New Roman" w:cs="Simplified Arabic"/>
      <w:b/>
      <w:bCs/>
      <w:sz w:val="24"/>
      <w:szCs w:val="24"/>
      <w:lang w:val="en-GB" w:bidi="ar-AE"/>
    </w:rPr>
  </w:style>
  <w:style w:type="paragraph" w:customStyle="1" w:styleId="NormalLeft">
    <w:name w:val="NormalLeft"/>
    <w:basedOn w:val="Normal"/>
    <w:next w:val="Normal"/>
    <w:qFormat/>
    <w:rsid w:val="00962850"/>
    <w:pPr>
      <w:spacing w:after="240" w:line="240" w:lineRule="auto"/>
    </w:pPr>
    <w:rPr>
      <w:rFonts w:ascii="Times New Roman" w:eastAsia="SimSun" w:hAnsi="Times New Roman" w:cs="Simplified Arabic"/>
      <w:sz w:val="24"/>
      <w:szCs w:val="24"/>
      <w:lang w:bidi="ar-AE"/>
    </w:rPr>
  </w:style>
  <w:style w:type="paragraph" w:styleId="Closing">
    <w:name w:val="Closing"/>
    <w:basedOn w:val="Normal"/>
    <w:link w:val="ClosingChar"/>
    <w:semiHidden/>
    <w:unhideWhenUsed/>
    <w:rsid w:val="00962850"/>
    <w:pPr>
      <w:spacing w:after="240" w:line="240" w:lineRule="auto"/>
      <w:ind w:left="4320"/>
      <w:jc w:val="both"/>
    </w:pPr>
    <w:rPr>
      <w:rFonts w:ascii="Times New Roman" w:eastAsia="SimSun" w:hAnsi="Times New Roman" w:cs="Simplified Arabic"/>
      <w:sz w:val="24"/>
      <w:szCs w:val="24"/>
      <w:lang w:val="en-GB" w:bidi="ar-AE"/>
    </w:rPr>
  </w:style>
  <w:style w:type="character" w:customStyle="1" w:styleId="ClosingChar">
    <w:name w:val="Closing Char"/>
    <w:basedOn w:val="DefaultParagraphFont"/>
    <w:link w:val="Closing"/>
    <w:semiHidden/>
    <w:rsid w:val="00962850"/>
    <w:rPr>
      <w:rFonts w:ascii="Times New Roman" w:eastAsia="SimSun" w:hAnsi="Times New Roman" w:cs="Simplified Arabic"/>
      <w:sz w:val="24"/>
      <w:szCs w:val="24"/>
      <w:lang w:val="en-GB" w:bidi="ar-AE"/>
    </w:rPr>
  </w:style>
  <w:style w:type="paragraph" w:styleId="Date">
    <w:name w:val="Date"/>
    <w:basedOn w:val="Normal"/>
    <w:next w:val="Normal"/>
    <w:link w:val="DateChar"/>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DateChar">
    <w:name w:val="Date Char"/>
    <w:basedOn w:val="DefaultParagraphFont"/>
    <w:link w:val="Date"/>
    <w:rsid w:val="00962850"/>
    <w:rPr>
      <w:rFonts w:ascii="Times New Roman" w:eastAsia="SimSun" w:hAnsi="Times New Roman" w:cs="Simplified Arabic"/>
      <w:sz w:val="24"/>
      <w:szCs w:val="24"/>
      <w:lang w:val="en-GB" w:bidi="ar-AE"/>
    </w:rPr>
  </w:style>
  <w:style w:type="paragraph" w:styleId="DocumentMap">
    <w:name w:val="Document Map"/>
    <w:basedOn w:val="Normal"/>
    <w:link w:val="DocumentMapChar"/>
    <w:semiHidden/>
    <w:unhideWhenUsed/>
    <w:rsid w:val="00962850"/>
    <w:pPr>
      <w:spacing w:after="240" w:line="240" w:lineRule="auto"/>
      <w:jc w:val="both"/>
    </w:pPr>
    <w:rPr>
      <w:rFonts w:ascii="Tahoma" w:eastAsia="SimSun" w:hAnsi="Tahoma" w:cs="Tahoma"/>
      <w:sz w:val="16"/>
      <w:szCs w:val="16"/>
      <w:lang w:val="en-GB" w:bidi="ar-AE"/>
    </w:rPr>
  </w:style>
  <w:style w:type="character" w:customStyle="1" w:styleId="DocumentMapChar">
    <w:name w:val="Document Map Char"/>
    <w:basedOn w:val="DefaultParagraphFont"/>
    <w:link w:val="DocumentMap"/>
    <w:semiHidden/>
    <w:rsid w:val="00962850"/>
    <w:rPr>
      <w:rFonts w:ascii="Tahoma" w:eastAsia="SimSun" w:hAnsi="Tahoma" w:cs="Tahoma"/>
      <w:sz w:val="16"/>
      <w:szCs w:val="16"/>
      <w:lang w:val="en-GB" w:bidi="ar-AE"/>
    </w:rPr>
  </w:style>
  <w:style w:type="paragraph" w:styleId="E-mailSignature">
    <w:name w:val="E-mail Signature"/>
    <w:basedOn w:val="Normal"/>
    <w:link w:val="E-mailSignatureChar"/>
    <w:semiHidden/>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E-mailSignatureChar">
    <w:name w:val="E-mail Signature Char"/>
    <w:basedOn w:val="DefaultParagraphFont"/>
    <w:link w:val="E-mailSignature"/>
    <w:semiHidden/>
    <w:rsid w:val="00962850"/>
    <w:rPr>
      <w:rFonts w:ascii="Times New Roman" w:eastAsia="SimSun" w:hAnsi="Times New Roman" w:cs="Simplified Arabic"/>
      <w:sz w:val="24"/>
      <w:szCs w:val="24"/>
      <w:lang w:val="en-GB" w:bidi="ar-AE"/>
    </w:rPr>
  </w:style>
  <w:style w:type="paragraph" w:styleId="HTMLAddress">
    <w:name w:val="HTML Address"/>
    <w:basedOn w:val="Normal"/>
    <w:link w:val="HTMLAddressChar"/>
    <w:semiHidden/>
    <w:unhideWhenUsed/>
    <w:rsid w:val="00962850"/>
    <w:pPr>
      <w:spacing w:after="240" w:line="240" w:lineRule="auto"/>
      <w:jc w:val="both"/>
    </w:pPr>
    <w:rPr>
      <w:rFonts w:ascii="Times New Roman" w:eastAsia="SimSun" w:hAnsi="Times New Roman" w:cs="Simplified Arabic"/>
      <w:i/>
      <w:iCs/>
      <w:sz w:val="24"/>
      <w:szCs w:val="24"/>
      <w:lang w:val="en-GB" w:bidi="ar-AE"/>
    </w:rPr>
  </w:style>
  <w:style w:type="character" w:customStyle="1" w:styleId="HTMLAddressChar">
    <w:name w:val="HTML Address Char"/>
    <w:basedOn w:val="DefaultParagraphFont"/>
    <w:link w:val="HTMLAddress"/>
    <w:semiHidden/>
    <w:rsid w:val="00962850"/>
    <w:rPr>
      <w:rFonts w:ascii="Times New Roman" w:eastAsia="SimSun" w:hAnsi="Times New Roman" w:cs="Simplified Arabic"/>
      <w:i/>
      <w:iCs/>
      <w:sz w:val="24"/>
      <w:szCs w:val="24"/>
      <w:lang w:val="en-GB" w:bidi="ar-AE"/>
    </w:rPr>
  </w:style>
  <w:style w:type="paragraph" w:customStyle="1" w:styleId="LightShading-Accent22">
    <w:name w:val="Light Shading - Accent 22"/>
    <w:basedOn w:val="Normal"/>
    <w:next w:val="Normal"/>
    <w:link w:val="LightShading-Accent2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0"/>
      <w:szCs w:val="20"/>
      <w:lang w:val="en-GB" w:bidi="ar-AE"/>
    </w:rPr>
  </w:style>
  <w:style w:type="character" w:customStyle="1" w:styleId="LightShading-Accent2Char">
    <w:name w:val="Light Shading - Accent 2 Char"/>
    <w:link w:val="LightShading-Accent22"/>
    <w:rsid w:val="00962850"/>
    <w:rPr>
      <w:rFonts w:ascii="Times New Roman" w:eastAsia="SimSun" w:hAnsi="Times New Roman" w:cs="Simplified Arabic"/>
      <w:b/>
      <w:bCs/>
      <w:i/>
      <w:iCs/>
      <w:color w:val="4F81BD"/>
      <w:sz w:val="20"/>
      <w:szCs w:val="20"/>
      <w:lang w:val="en-GB" w:bidi="ar-AE"/>
    </w:rPr>
  </w:style>
  <w:style w:type="paragraph" w:customStyle="1" w:styleId="StandardL90">
    <w:name w:val="Standard L9"/>
    <w:basedOn w:val="Normal"/>
    <w:next w:val="BodyText3"/>
    <w:rsid w:val="00962850"/>
    <w:pPr>
      <w:tabs>
        <w:tab w:val="num" w:pos="2160"/>
      </w:tabs>
      <w:spacing w:after="240" w:line="240" w:lineRule="auto"/>
      <w:ind w:left="2160" w:hanging="720"/>
      <w:jc w:val="both"/>
      <w:outlineLvl w:val="8"/>
    </w:pPr>
    <w:rPr>
      <w:rFonts w:ascii="Times New Roman" w:eastAsia="Times New Roman" w:hAnsi="Times New Roman" w:cs="Times New Roman"/>
      <w:sz w:val="24"/>
      <w:szCs w:val="24"/>
      <w:lang w:bidi="ar-AE"/>
    </w:rPr>
  </w:style>
  <w:style w:type="paragraph" w:customStyle="1" w:styleId="StandardL80">
    <w:name w:val="Standard L8"/>
    <w:basedOn w:val="Normal"/>
    <w:next w:val="BodyText2"/>
    <w:rsid w:val="00962850"/>
    <w:pPr>
      <w:tabs>
        <w:tab w:val="num" w:pos="1440"/>
      </w:tabs>
      <w:spacing w:after="240" w:line="240" w:lineRule="auto"/>
      <w:ind w:left="1440" w:hanging="720"/>
      <w:jc w:val="both"/>
      <w:outlineLvl w:val="7"/>
    </w:pPr>
    <w:rPr>
      <w:rFonts w:ascii="Times New Roman" w:eastAsia="Times New Roman" w:hAnsi="Times New Roman" w:cs="Times New Roman"/>
      <w:sz w:val="24"/>
      <w:szCs w:val="24"/>
      <w:lang w:bidi="ar-AE"/>
    </w:rPr>
  </w:style>
  <w:style w:type="paragraph" w:customStyle="1" w:styleId="StandardL70">
    <w:name w:val="Standard L7"/>
    <w:basedOn w:val="Normal"/>
    <w:next w:val="BodyText6"/>
    <w:rsid w:val="00962850"/>
    <w:pPr>
      <w:tabs>
        <w:tab w:val="num" w:pos="4320"/>
      </w:tabs>
      <w:spacing w:after="240" w:line="240" w:lineRule="auto"/>
      <w:ind w:left="4321" w:hanging="721"/>
      <w:jc w:val="both"/>
      <w:outlineLvl w:val="6"/>
    </w:pPr>
    <w:rPr>
      <w:rFonts w:ascii="Times New Roman" w:eastAsia="Times New Roman" w:hAnsi="Times New Roman" w:cs="Times New Roman"/>
      <w:sz w:val="24"/>
      <w:szCs w:val="24"/>
      <w:lang w:bidi="ar-AE"/>
    </w:rPr>
  </w:style>
  <w:style w:type="paragraph" w:customStyle="1" w:styleId="StandardL60">
    <w:name w:val="Standard L6"/>
    <w:basedOn w:val="Normal"/>
    <w:next w:val="BodyText5"/>
    <w:rsid w:val="00962850"/>
    <w:pPr>
      <w:tabs>
        <w:tab w:val="num" w:pos="3600"/>
      </w:tabs>
      <w:spacing w:after="240" w:line="240" w:lineRule="auto"/>
      <w:ind w:left="3600" w:hanging="720"/>
      <w:jc w:val="both"/>
      <w:outlineLvl w:val="5"/>
    </w:pPr>
    <w:rPr>
      <w:rFonts w:ascii="Times New Roman" w:eastAsia="Times New Roman" w:hAnsi="Times New Roman" w:cs="Times New Roman"/>
      <w:sz w:val="24"/>
      <w:szCs w:val="24"/>
      <w:lang w:bidi="ar-AE"/>
    </w:rPr>
  </w:style>
  <w:style w:type="paragraph" w:customStyle="1" w:styleId="StandardL50">
    <w:name w:val="Standard L5"/>
    <w:basedOn w:val="Normal"/>
    <w:next w:val="BodyText4"/>
    <w:rsid w:val="00962850"/>
    <w:pPr>
      <w:tabs>
        <w:tab w:val="num" w:pos="2880"/>
      </w:tabs>
      <w:spacing w:after="240" w:line="240" w:lineRule="auto"/>
      <w:ind w:left="2880" w:hanging="720"/>
      <w:jc w:val="both"/>
      <w:outlineLvl w:val="4"/>
    </w:pPr>
    <w:rPr>
      <w:rFonts w:ascii="Times New Roman" w:eastAsia="Times New Roman" w:hAnsi="Times New Roman" w:cs="Times New Roman"/>
      <w:sz w:val="24"/>
      <w:szCs w:val="24"/>
      <w:lang w:bidi="ar-AE"/>
    </w:rPr>
  </w:style>
  <w:style w:type="paragraph" w:customStyle="1" w:styleId="StandardL40">
    <w:name w:val="Standard L4"/>
    <w:basedOn w:val="Normal"/>
    <w:next w:val="BodyText3"/>
    <w:rsid w:val="00962850"/>
    <w:pPr>
      <w:tabs>
        <w:tab w:val="num" w:pos="2160"/>
      </w:tabs>
      <w:spacing w:after="240" w:line="240" w:lineRule="auto"/>
      <w:ind w:left="2160" w:hanging="720"/>
      <w:jc w:val="both"/>
      <w:outlineLvl w:val="3"/>
    </w:pPr>
    <w:rPr>
      <w:rFonts w:ascii="Times New Roman" w:eastAsia="Times New Roman" w:hAnsi="Times New Roman" w:cs="Times New Roman"/>
      <w:sz w:val="24"/>
      <w:szCs w:val="24"/>
      <w:lang w:bidi="ar-AE"/>
    </w:rPr>
  </w:style>
  <w:style w:type="paragraph" w:customStyle="1" w:styleId="StandardL30">
    <w:name w:val="Standard L3"/>
    <w:basedOn w:val="Normal"/>
    <w:next w:val="BodyText2"/>
    <w:rsid w:val="00962850"/>
    <w:pPr>
      <w:tabs>
        <w:tab w:val="num" w:pos="1440"/>
      </w:tabs>
      <w:spacing w:after="240" w:line="240" w:lineRule="auto"/>
      <w:ind w:left="1440" w:hanging="720"/>
      <w:jc w:val="both"/>
      <w:outlineLvl w:val="2"/>
    </w:pPr>
    <w:rPr>
      <w:rFonts w:ascii="Times New Roman" w:eastAsia="Times New Roman" w:hAnsi="Times New Roman" w:cs="Times New Roman"/>
      <w:sz w:val="24"/>
      <w:szCs w:val="24"/>
      <w:lang w:bidi="ar-AE"/>
    </w:rPr>
  </w:style>
  <w:style w:type="paragraph" w:customStyle="1" w:styleId="StandardL20">
    <w:name w:val="Standard L2"/>
    <w:basedOn w:val="Normal"/>
    <w:next w:val="BodyText1"/>
    <w:rsid w:val="00962850"/>
    <w:pPr>
      <w:tabs>
        <w:tab w:val="num" w:pos="720"/>
      </w:tabs>
      <w:spacing w:after="240" w:line="240" w:lineRule="auto"/>
      <w:ind w:left="720" w:hanging="720"/>
      <w:jc w:val="both"/>
      <w:outlineLvl w:val="1"/>
    </w:pPr>
    <w:rPr>
      <w:rFonts w:ascii="Times New Roman" w:eastAsia="Times New Roman" w:hAnsi="Times New Roman" w:cs="Times New Roman"/>
      <w:sz w:val="24"/>
      <w:szCs w:val="24"/>
      <w:lang w:bidi="ar-AE"/>
    </w:rPr>
  </w:style>
  <w:style w:type="paragraph" w:customStyle="1" w:styleId="StandardL10">
    <w:name w:val="Standard L1"/>
    <w:basedOn w:val="Normal"/>
    <w:next w:val="BodyText1"/>
    <w:rsid w:val="00962850"/>
    <w:pPr>
      <w:keepNext/>
      <w:tabs>
        <w:tab w:val="num" w:pos="720"/>
      </w:tabs>
      <w:suppressAutoHyphens/>
      <w:spacing w:after="240" w:line="240" w:lineRule="auto"/>
      <w:ind w:left="720" w:hanging="720"/>
      <w:outlineLvl w:val="0"/>
    </w:pPr>
    <w:rPr>
      <w:rFonts w:ascii="Times New Roman" w:eastAsia="Times New Roman" w:hAnsi="Times New Roman" w:cs="Times New Roman"/>
      <w:b/>
      <w:caps/>
      <w:sz w:val="24"/>
      <w:szCs w:val="24"/>
      <w:lang w:bidi="ar-AE"/>
    </w:rPr>
  </w:style>
  <w:style w:type="character" w:customStyle="1" w:styleId="CharChar14">
    <w:name w:val="Char Char14"/>
    <w:locked/>
    <w:rsid w:val="00962850"/>
    <w:rPr>
      <w:rFonts w:eastAsia="SimSun"/>
      <w:sz w:val="24"/>
      <w:szCs w:val="24"/>
      <w:lang w:val="en-US" w:eastAsia="zh-CN" w:bidi="ar-SA"/>
    </w:rPr>
  </w:style>
  <w:style w:type="paragraph" w:customStyle="1" w:styleId="1">
    <w:name w:val="引文1"/>
    <w:basedOn w:val="Normal"/>
    <w:next w:val="BodyTextContinued"/>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10">
    <w:name w:val="目錄標題1"/>
    <w:basedOn w:val="Normal"/>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11">
    <w:name w:val="清單段落1"/>
    <w:basedOn w:val="Normal"/>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Indent25hanging67">
    <w:name w:val="Indent .25 hanging .67"/>
    <w:basedOn w:val="Normal"/>
    <w:rsid w:val="00962850"/>
    <w:pPr>
      <w:tabs>
        <w:tab w:val="left" w:pos="960"/>
      </w:tabs>
      <w:spacing w:after="240" w:line="240" w:lineRule="auto"/>
      <w:ind w:left="960" w:hanging="600"/>
    </w:pPr>
    <w:rPr>
      <w:rFonts w:ascii="Times New Roman" w:eastAsia="SimSun" w:hAnsi="Times New Roman" w:cs="Times New Roman"/>
      <w:sz w:val="20"/>
      <w:szCs w:val="24"/>
      <w:lang w:eastAsia="en-US"/>
    </w:rPr>
  </w:style>
  <w:style w:type="paragraph" w:customStyle="1" w:styleId="kerry">
    <w:name w:val="kerry"/>
    <w:basedOn w:val="Normal"/>
    <w:rsid w:val="00962850"/>
    <w:pPr>
      <w:spacing w:before="100" w:beforeAutospacing="1" w:after="100" w:afterAutospacing="1" w:line="240" w:lineRule="auto"/>
    </w:pPr>
    <w:rPr>
      <w:rFonts w:ascii="Verdana" w:eastAsia="SimSun" w:hAnsi="Verdana" w:cs="Times New Roman"/>
      <w:color w:val="909295"/>
      <w:sz w:val="17"/>
      <w:szCs w:val="17"/>
    </w:rPr>
  </w:style>
  <w:style w:type="character" w:styleId="FollowedHyperlink">
    <w:name w:val="FollowedHyperlink"/>
    <w:uiPriority w:val="99"/>
    <w:rsid w:val="00962850"/>
    <w:rPr>
      <w:rFonts w:cs="Times New Roman"/>
      <w:color w:val="800080"/>
      <w:u w:val="single"/>
    </w:rPr>
  </w:style>
  <w:style w:type="character" w:customStyle="1" w:styleId="shorttext1">
    <w:name w:val="short_text1"/>
    <w:rsid w:val="00962850"/>
    <w:rPr>
      <w:sz w:val="24"/>
      <w:szCs w:val="24"/>
    </w:rPr>
  </w:style>
  <w:style w:type="table" w:customStyle="1" w:styleId="TableBM">
    <w:name w:val="Table B&amp;M"/>
    <w:basedOn w:val="TableNormal"/>
    <w:rsid w:val="00962850"/>
    <w:pPr>
      <w:spacing w:after="0" w:line="240" w:lineRule="auto"/>
    </w:pPr>
    <w:rPr>
      <w:rFonts w:ascii="Times New Roman" w:eastAsia="PMingLiU" w:hAnsi="Times New Roman" w:cs="Times New Roman"/>
      <w:sz w:val="20"/>
      <w:szCs w:val="20"/>
    </w:rPr>
    <w:tblPr>
      <w:tblCellMar>
        <w:top w:w="28" w:type="dxa"/>
        <w:bottom w:w="28" w:type="dxa"/>
      </w:tblCellMar>
    </w:tblPr>
  </w:style>
  <w:style w:type="paragraph" w:styleId="Index2">
    <w:name w:val="index 2"/>
    <w:basedOn w:val="Normal"/>
    <w:next w:val="Normal"/>
    <w:autoRedefine/>
    <w:semiHidden/>
    <w:rsid w:val="00962850"/>
    <w:pPr>
      <w:spacing w:after="0" w:line="240" w:lineRule="auto"/>
      <w:ind w:left="480" w:hanging="240"/>
    </w:pPr>
    <w:rPr>
      <w:rFonts w:ascii="Times New Roman" w:eastAsia="Times New Roman" w:hAnsi="Times New Roman" w:cs="Times New Roman"/>
      <w:sz w:val="24"/>
      <w:szCs w:val="20"/>
      <w:lang w:eastAsia="zh-TW"/>
    </w:rPr>
  </w:style>
  <w:style w:type="table" w:customStyle="1" w:styleId="12">
    <w:name w:val="网格型1"/>
    <w:basedOn w:val="TableNormal"/>
    <w:next w:val="TableGrid"/>
    <w:rsid w:val="00962850"/>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修訂"/>
    <w:hidden/>
    <w:semiHidden/>
    <w:rsid w:val="00962850"/>
    <w:pPr>
      <w:spacing w:after="0" w:line="240" w:lineRule="auto"/>
    </w:pPr>
    <w:rPr>
      <w:rFonts w:ascii="Times New Roman" w:eastAsia="PMingLiU" w:hAnsi="Times New Roman" w:cs="Times New Roman"/>
      <w:color w:val="000000"/>
      <w:sz w:val="20"/>
      <w:szCs w:val="20"/>
      <w:lang w:val="en-GB" w:eastAsia="zh-TW"/>
    </w:rPr>
  </w:style>
  <w:style w:type="paragraph" w:customStyle="1" w:styleId="Default">
    <w:name w:val="Default"/>
    <w:rsid w:val="00962850"/>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normal1">
    <w:name w:val="normal1"/>
    <w:rsid w:val="00962850"/>
    <w:rPr>
      <w:b w:val="0"/>
      <w:bCs w:val="0"/>
      <w:color w:val="7AB031"/>
    </w:rPr>
  </w:style>
  <w:style w:type="character" w:customStyle="1" w:styleId="CharChar4">
    <w:name w:val="Char Char4"/>
    <w:rsid w:val="00962850"/>
    <w:rPr>
      <w:rFonts w:ascii="PMingLiU" w:eastAsia="PMingLiU" w:cs="PMingLiU"/>
      <w:color w:val="000000"/>
      <w:sz w:val="20"/>
      <w:szCs w:val="20"/>
      <w:lang w:val="zh-TW"/>
    </w:rPr>
  </w:style>
  <w:style w:type="character" w:customStyle="1" w:styleId="CharChar3">
    <w:name w:val="Char Char3"/>
    <w:rsid w:val="00962850"/>
    <w:rPr>
      <w:rFonts w:ascii="SimSun" w:eastAsia="SimSun" w:cs="SimSun"/>
      <w:color w:val="000000"/>
      <w:sz w:val="24"/>
      <w:szCs w:val="24"/>
      <w:lang w:val="zh-CN"/>
    </w:rPr>
  </w:style>
  <w:style w:type="paragraph" w:customStyle="1" w:styleId="TableofAuthorities1">
    <w:name w:val="Table of Authorities1"/>
    <w:basedOn w:val="Normal"/>
    <w:next w:val="Normal"/>
    <w:hidden/>
    <w:rsid w:val="00962850"/>
    <w:pPr>
      <w:widowControl w:val="0"/>
      <w:tabs>
        <w:tab w:val="right" w:leader="dot" w:pos="9216"/>
      </w:tabs>
      <w:autoSpaceDE w:val="0"/>
      <w:autoSpaceDN w:val="0"/>
      <w:adjustRightInd w:val="0"/>
      <w:spacing w:after="120" w:line="240" w:lineRule="exact"/>
      <w:ind w:left="360" w:right="1440" w:hanging="360"/>
    </w:pPr>
    <w:rPr>
      <w:rFonts w:ascii="SimSun" w:eastAsia="SimSun" w:hAnsi="Times New Roman" w:cs="SimSun"/>
      <w:color w:val="000000"/>
      <w:sz w:val="24"/>
      <w:szCs w:val="24"/>
      <w:lang w:val="zh-CN"/>
    </w:rPr>
  </w:style>
  <w:style w:type="paragraph" w:customStyle="1" w:styleId="NormalWeb0">
    <w:name w:val="Normal(Web)"/>
    <w:basedOn w:val="Normal"/>
    <w:rsid w:val="00962850"/>
    <w:pPr>
      <w:widowControl w:val="0"/>
      <w:autoSpaceDE w:val="0"/>
      <w:autoSpaceDN w:val="0"/>
      <w:adjustRightInd w:val="0"/>
      <w:spacing w:before="100" w:beforeAutospacing="1" w:after="100" w:afterAutospacing="1" w:line="240" w:lineRule="auto"/>
    </w:pPr>
    <w:rPr>
      <w:rFonts w:ascii="PMingLiU" w:eastAsia="PMingLiU" w:hAnsi="Times New Roman" w:cs="PMingLiU"/>
      <w:color w:val="000000"/>
      <w:sz w:val="24"/>
      <w:szCs w:val="24"/>
      <w:lang w:val="zh-CN"/>
    </w:rPr>
  </w:style>
  <w:style w:type="character" w:customStyle="1" w:styleId="CharChar2">
    <w:name w:val="Char Char2"/>
    <w:rsid w:val="00962850"/>
    <w:rPr>
      <w:rFonts w:ascii="PMingLiU" w:eastAsia="PMingLiU" w:cs="PMingLiU"/>
      <w:color w:val="000000"/>
      <w:sz w:val="16"/>
      <w:szCs w:val="16"/>
      <w:lang w:val="zh-TW"/>
    </w:rPr>
  </w:style>
  <w:style w:type="character" w:customStyle="1" w:styleId="CharChar1">
    <w:name w:val="Char Char1"/>
    <w:rsid w:val="00962850"/>
    <w:rPr>
      <w:rFonts w:ascii="PMingLiU" w:eastAsia="PMingLiU" w:cs="PMingLiU"/>
      <w:color w:val="000000"/>
      <w:sz w:val="20"/>
      <w:szCs w:val="20"/>
      <w:lang w:val="zh-TW"/>
    </w:rPr>
  </w:style>
  <w:style w:type="character" w:customStyle="1" w:styleId="CharChar">
    <w:name w:val="Char Char"/>
    <w:rsid w:val="00962850"/>
    <w:rPr>
      <w:rFonts w:ascii="PMingLiU" w:eastAsia="PMingLiU" w:cs="PMingLiU"/>
      <w:color w:val="000000"/>
      <w:sz w:val="24"/>
      <w:szCs w:val="24"/>
      <w:lang w:val="en-US"/>
    </w:rPr>
  </w:style>
  <w:style w:type="paragraph" w:customStyle="1" w:styleId="Quote1">
    <w:name w:val="Quote1"/>
    <w:basedOn w:val="Normal"/>
    <w:next w:val="BodyTextContinued"/>
    <w:rsid w:val="00962850"/>
    <w:pPr>
      <w:widowControl w:val="0"/>
      <w:autoSpaceDE w:val="0"/>
      <w:autoSpaceDN w:val="0"/>
      <w:adjustRightInd w:val="0"/>
      <w:spacing w:after="240" w:line="240" w:lineRule="auto"/>
      <w:ind w:left="1440" w:right="1440"/>
    </w:pPr>
    <w:rPr>
      <w:rFonts w:ascii="PMingLiU" w:eastAsia="PMingLiU" w:hAnsi="Times New Roman" w:cs="PMingLiU"/>
      <w:color w:val="000000"/>
      <w:sz w:val="20"/>
      <w:szCs w:val="20"/>
      <w:lang w:val="zh-TW"/>
    </w:rPr>
  </w:style>
  <w:style w:type="paragraph" w:customStyle="1" w:styleId="Revision1">
    <w:name w:val="Revision1"/>
    <w:hidden/>
    <w:rsid w:val="00962850"/>
    <w:pPr>
      <w:widowControl w:val="0"/>
      <w:autoSpaceDE w:val="0"/>
      <w:autoSpaceDN w:val="0"/>
      <w:adjustRightInd w:val="0"/>
      <w:spacing w:after="0" w:line="240" w:lineRule="auto"/>
    </w:pPr>
    <w:rPr>
      <w:rFonts w:ascii="PMingLiU" w:eastAsia="PMingLiU" w:hAnsi="Times New Roman" w:cs="PMingLiU"/>
      <w:color w:val="000000"/>
      <w:sz w:val="24"/>
      <w:szCs w:val="24"/>
    </w:rPr>
  </w:style>
  <w:style w:type="paragraph" w:customStyle="1" w:styleId="TOCHeading1">
    <w:name w:val="TOC Heading1"/>
    <w:basedOn w:val="Normal"/>
    <w:rsid w:val="00962850"/>
    <w:pPr>
      <w:widowControl w:val="0"/>
      <w:tabs>
        <w:tab w:val="left" w:pos="360"/>
        <w:tab w:val="left" w:pos="720"/>
        <w:tab w:val="left" w:pos="1080"/>
      </w:tabs>
      <w:autoSpaceDE w:val="0"/>
      <w:autoSpaceDN w:val="0"/>
      <w:adjustRightInd w:val="0"/>
      <w:spacing w:before="120" w:after="240" w:line="240" w:lineRule="auto"/>
      <w:ind w:firstLine="360"/>
      <w:jc w:val="center"/>
    </w:pPr>
    <w:rPr>
      <w:rFonts w:ascii="PMingLiU" w:eastAsia="PMingLiU" w:hAnsi="Times New Roman" w:cs="PMingLiU"/>
      <w:b/>
      <w:bCs/>
      <w:color w:val="000000"/>
      <w:sz w:val="24"/>
      <w:szCs w:val="24"/>
    </w:rPr>
  </w:style>
  <w:style w:type="paragraph" w:customStyle="1" w:styleId="ListParagraph1">
    <w:name w:val="List Paragraph1"/>
    <w:basedOn w:val="Normal"/>
    <w:rsid w:val="00962850"/>
    <w:pPr>
      <w:widowControl w:val="0"/>
      <w:tabs>
        <w:tab w:val="left" w:pos="709"/>
        <w:tab w:val="left" w:pos="1418"/>
        <w:tab w:val="left" w:pos="2126"/>
        <w:tab w:val="left" w:pos="2835"/>
        <w:tab w:val="right" w:pos="9072"/>
      </w:tabs>
      <w:autoSpaceDE w:val="0"/>
      <w:autoSpaceDN w:val="0"/>
      <w:adjustRightInd w:val="0"/>
      <w:spacing w:after="0" w:line="240" w:lineRule="auto"/>
      <w:ind w:left="720"/>
    </w:pPr>
    <w:rPr>
      <w:rFonts w:ascii="PMingLiU" w:eastAsia="PMingLiU" w:hAnsi="Times New Roman" w:cs="PMingLiU"/>
      <w:color w:val="000000"/>
      <w:sz w:val="24"/>
      <w:szCs w:val="24"/>
    </w:rPr>
  </w:style>
  <w:style w:type="character" w:customStyle="1" w:styleId="DeltaViewComment">
    <w:name w:val="DeltaView Comment"/>
    <w:rsid w:val="00962850"/>
    <w:rPr>
      <w:color w:val="000000"/>
    </w:rPr>
  </w:style>
  <w:style w:type="character" w:customStyle="1" w:styleId="DeltaViewInsertedComment">
    <w:name w:val="DeltaView Inserted Comment"/>
    <w:rsid w:val="00962850"/>
    <w:rPr>
      <w:color w:val="0000FF"/>
      <w:u w:val="double"/>
    </w:rPr>
  </w:style>
  <w:style w:type="character" w:customStyle="1" w:styleId="DeltaViewDeletedComment">
    <w:name w:val="DeltaView Deleted Comment"/>
    <w:rsid w:val="00962850"/>
    <w:rPr>
      <w:strike/>
      <w:color w:val="FF0000"/>
    </w:rPr>
  </w:style>
  <w:style w:type="paragraph" w:customStyle="1" w:styleId="Legal2L1">
    <w:name w:val="Legal2_L1"/>
    <w:basedOn w:val="Normal"/>
    <w:next w:val="NumContinue"/>
    <w:link w:val="Legal2L1Char"/>
    <w:rsid w:val="00962850"/>
    <w:pPr>
      <w:numPr>
        <w:numId w:val="9"/>
      </w:numPr>
      <w:spacing w:after="240" w:line="240" w:lineRule="auto"/>
      <w:outlineLvl w:val="0"/>
    </w:pPr>
    <w:rPr>
      <w:rFonts w:ascii="Times New Roman" w:eastAsia="Times New Roman" w:hAnsi="Times New Roman" w:cs="Times New Roman"/>
      <w:sz w:val="20"/>
      <w:szCs w:val="20"/>
      <w:lang w:eastAsia="en-US"/>
    </w:rPr>
  </w:style>
  <w:style w:type="paragraph" w:customStyle="1" w:styleId="Legal2L2">
    <w:name w:val="Legal2_L2"/>
    <w:basedOn w:val="Legal2L1"/>
    <w:next w:val="NumContinue"/>
    <w:rsid w:val="00962850"/>
    <w:pPr>
      <w:numPr>
        <w:ilvl w:val="1"/>
      </w:numPr>
      <w:tabs>
        <w:tab w:val="clear" w:pos="1440"/>
      </w:tabs>
      <w:ind w:left="1512" w:hanging="360"/>
      <w:outlineLvl w:val="1"/>
    </w:pPr>
  </w:style>
  <w:style w:type="paragraph" w:customStyle="1" w:styleId="Legal2L3">
    <w:name w:val="Legal2_L3"/>
    <w:basedOn w:val="Legal2L2"/>
    <w:next w:val="NumContinue"/>
    <w:rsid w:val="00962850"/>
    <w:pPr>
      <w:numPr>
        <w:ilvl w:val="2"/>
      </w:numPr>
      <w:tabs>
        <w:tab w:val="clear" w:pos="2160"/>
      </w:tabs>
      <w:ind w:left="2232" w:hanging="360"/>
      <w:outlineLvl w:val="2"/>
    </w:pPr>
  </w:style>
  <w:style w:type="paragraph" w:customStyle="1" w:styleId="Legal2L4">
    <w:name w:val="Legal2_L4"/>
    <w:basedOn w:val="Legal2L3"/>
    <w:next w:val="NumContinue"/>
    <w:rsid w:val="00962850"/>
    <w:pPr>
      <w:numPr>
        <w:ilvl w:val="3"/>
      </w:numPr>
      <w:tabs>
        <w:tab w:val="clear" w:pos="2880"/>
      </w:tabs>
      <w:ind w:left="2952" w:hanging="360"/>
      <w:outlineLvl w:val="3"/>
    </w:pPr>
  </w:style>
  <w:style w:type="paragraph" w:customStyle="1" w:styleId="Legal2L5">
    <w:name w:val="Legal2_L5"/>
    <w:basedOn w:val="Legal2L4"/>
    <w:next w:val="NumContinue"/>
    <w:rsid w:val="00962850"/>
    <w:pPr>
      <w:numPr>
        <w:ilvl w:val="4"/>
      </w:numPr>
      <w:tabs>
        <w:tab w:val="clear" w:pos="3600"/>
      </w:tabs>
      <w:ind w:left="3672" w:hanging="360"/>
      <w:outlineLvl w:val="4"/>
    </w:pPr>
  </w:style>
  <w:style w:type="paragraph" w:customStyle="1" w:styleId="Legal2L6">
    <w:name w:val="Legal2_L6"/>
    <w:basedOn w:val="Legal2L5"/>
    <w:next w:val="NumContinue"/>
    <w:rsid w:val="00962850"/>
    <w:pPr>
      <w:numPr>
        <w:ilvl w:val="5"/>
      </w:numPr>
      <w:tabs>
        <w:tab w:val="clear" w:pos="4320"/>
      </w:tabs>
      <w:ind w:left="4392" w:hanging="360"/>
      <w:outlineLvl w:val="5"/>
    </w:pPr>
  </w:style>
  <w:style w:type="paragraph" w:customStyle="1" w:styleId="Legal2L7">
    <w:name w:val="Legal2_L7"/>
    <w:basedOn w:val="Legal2L6"/>
    <w:next w:val="NumContinue"/>
    <w:rsid w:val="00962850"/>
    <w:pPr>
      <w:numPr>
        <w:ilvl w:val="6"/>
      </w:numPr>
      <w:tabs>
        <w:tab w:val="clear" w:pos="5040"/>
      </w:tabs>
      <w:ind w:left="5112" w:hanging="360"/>
      <w:outlineLvl w:val="6"/>
    </w:pPr>
  </w:style>
  <w:style w:type="paragraph" w:customStyle="1" w:styleId="Legal2L8">
    <w:name w:val="Legal2_L8"/>
    <w:basedOn w:val="Legal2L7"/>
    <w:next w:val="NumContinue"/>
    <w:rsid w:val="00962850"/>
    <w:pPr>
      <w:numPr>
        <w:ilvl w:val="7"/>
      </w:numPr>
      <w:tabs>
        <w:tab w:val="clear" w:pos="1440"/>
      </w:tabs>
      <w:ind w:left="5832" w:hanging="360"/>
      <w:outlineLvl w:val="7"/>
    </w:pPr>
  </w:style>
  <w:style w:type="paragraph" w:customStyle="1" w:styleId="Legal2L9">
    <w:name w:val="Legal2_L9"/>
    <w:basedOn w:val="Legal2L8"/>
    <w:next w:val="NumContinue"/>
    <w:rsid w:val="00962850"/>
    <w:pPr>
      <w:numPr>
        <w:ilvl w:val="8"/>
      </w:numPr>
      <w:tabs>
        <w:tab w:val="clear" w:pos="2160"/>
      </w:tabs>
      <w:ind w:left="6552" w:hanging="360"/>
      <w:outlineLvl w:val="8"/>
    </w:pPr>
  </w:style>
  <w:style w:type="paragraph" w:customStyle="1" w:styleId="Address">
    <w:name w:val="Address"/>
    <w:basedOn w:val="Normal"/>
    <w:rsid w:val="00962850"/>
    <w:pPr>
      <w:widowControl w:val="0"/>
      <w:autoSpaceDE w:val="0"/>
      <w:autoSpaceDN w:val="0"/>
      <w:adjustRightInd w:val="0"/>
      <w:spacing w:after="120" w:line="288" w:lineRule="auto"/>
      <w:textAlignment w:val="center"/>
    </w:pPr>
    <w:rPr>
      <w:rFonts w:ascii="Garamond" w:eastAsia="PMingLiU" w:hAnsi="Garamond" w:cs="Times New Roman"/>
      <w:caps/>
      <w:color w:val="000000"/>
      <w:spacing w:val="-2"/>
      <w:sz w:val="16"/>
      <w:szCs w:val="16"/>
      <w:lang w:eastAsia="en-US"/>
    </w:rPr>
  </w:style>
  <w:style w:type="paragraph" w:customStyle="1" w:styleId="Office">
    <w:name w:val="Office"/>
    <w:basedOn w:val="Normal"/>
    <w:rsid w:val="00962850"/>
    <w:pPr>
      <w:widowControl w:val="0"/>
      <w:autoSpaceDE w:val="0"/>
      <w:autoSpaceDN w:val="0"/>
      <w:adjustRightInd w:val="0"/>
      <w:spacing w:after="80" w:line="140" w:lineRule="atLeast"/>
      <w:textAlignment w:val="center"/>
    </w:pPr>
    <w:rPr>
      <w:rFonts w:ascii="Garamond" w:eastAsia="PMingLiU" w:hAnsi="Garamond" w:cs="Times New Roman"/>
      <w:smallCaps/>
      <w:color w:val="000000"/>
      <w:spacing w:val="20"/>
      <w:sz w:val="13"/>
      <w:szCs w:val="13"/>
      <w:lang w:eastAsia="en-US"/>
    </w:rPr>
  </w:style>
  <w:style w:type="paragraph" w:styleId="HTMLPreformatted">
    <w:name w:val="HTML Preformatted"/>
    <w:basedOn w:val="Normal"/>
    <w:link w:val="HTMLPreformattedChar"/>
    <w:rsid w:val="0096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PMingLiU" w:hAnsi="Courier New" w:cs="Times New Roman"/>
      <w:color w:val="000033"/>
      <w:sz w:val="20"/>
      <w:szCs w:val="20"/>
      <w:lang w:eastAsia="en-US"/>
    </w:rPr>
  </w:style>
  <w:style w:type="character" w:customStyle="1" w:styleId="HTMLPreformattedChar">
    <w:name w:val="HTML Preformatted Char"/>
    <w:basedOn w:val="DefaultParagraphFont"/>
    <w:link w:val="HTMLPreformatted"/>
    <w:rsid w:val="00962850"/>
    <w:rPr>
      <w:rFonts w:ascii="Courier New" w:eastAsia="PMingLiU" w:hAnsi="Courier New" w:cs="Times New Roman"/>
      <w:color w:val="000033"/>
      <w:sz w:val="20"/>
      <w:szCs w:val="20"/>
      <w:lang w:eastAsia="en-US"/>
    </w:rPr>
  </w:style>
  <w:style w:type="paragraph" w:customStyle="1" w:styleId="BulletedList">
    <w:name w:val="Bulleted List"/>
    <w:basedOn w:val="Normal"/>
    <w:rsid w:val="00962850"/>
    <w:pPr>
      <w:tabs>
        <w:tab w:val="num" w:pos="720"/>
      </w:tabs>
      <w:spacing w:after="240" w:line="240" w:lineRule="auto"/>
      <w:ind w:left="720" w:hanging="720"/>
      <w:contextualSpacing/>
    </w:pPr>
    <w:rPr>
      <w:rFonts w:ascii="Times New Roman" w:eastAsia="PMingLiU" w:hAnsi="Times New Roman" w:cs="Times New Roman"/>
      <w:sz w:val="24"/>
      <w:szCs w:val="20"/>
      <w:lang w:eastAsia="en-US"/>
    </w:rPr>
  </w:style>
  <w:style w:type="character" w:customStyle="1" w:styleId="mark1">
    <w:name w:val="mark1"/>
    <w:rsid w:val="00962850"/>
    <w:rPr>
      <w:rFonts w:ascii="Arial" w:hAnsi="Arial" w:cs="Arial" w:hint="default"/>
      <w:b/>
      <w:bCs/>
      <w:sz w:val="18"/>
      <w:szCs w:val="18"/>
    </w:rPr>
  </w:style>
  <w:style w:type="paragraph" w:customStyle="1" w:styleId="checklist">
    <w:name w:val="checklist"/>
    <w:rsid w:val="00962850"/>
    <w:pPr>
      <w:snapToGrid w:val="0"/>
      <w:spacing w:before="40" w:after="40" w:line="220" w:lineRule="exact"/>
    </w:pPr>
    <w:rPr>
      <w:rFonts w:ascii="Arial" w:eastAsia="PMingLiU" w:hAnsi="Arial" w:cs="Times New Roman"/>
      <w:sz w:val="20"/>
      <w:szCs w:val="20"/>
      <w:lang w:val="en-GB" w:eastAsia="zh-TW"/>
    </w:rPr>
  </w:style>
  <w:style w:type="paragraph" w:customStyle="1" w:styleId="Subheading10">
    <w:name w:val="Subheading 1"/>
    <w:basedOn w:val="Normal"/>
    <w:next w:val="Normal"/>
    <w:rsid w:val="00962850"/>
    <w:pPr>
      <w:keepNext/>
      <w:spacing w:before="280" w:after="0" w:line="240" w:lineRule="auto"/>
      <w:outlineLvl w:val="7"/>
    </w:pPr>
    <w:rPr>
      <w:rFonts w:ascii="Frutiger 45 Light" w:eastAsia="STKaiti" w:hAnsi="Frutiger 45 Light" w:cs="Times New Roman"/>
      <w:b/>
      <w:sz w:val="26"/>
      <w:szCs w:val="20"/>
      <w:lang w:eastAsia="en-US"/>
    </w:rPr>
  </w:style>
  <w:style w:type="paragraph" w:customStyle="1" w:styleId="Table-Text">
    <w:name w:val="Table - Text"/>
    <w:basedOn w:val="Normal"/>
    <w:rsid w:val="00962850"/>
    <w:pPr>
      <w:spacing w:before="20" w:after="20" w:line="260" w:lineRule="atLeast"/>
      <w:ind w:left="58" w:right="58"/>
    </w:pPr>
    <w:rPr>
      <w:rFonts w:ascii="Frutiger 45 Light" w:eastAsia="STKaiti" w:hAnsi="Frutiger 45 Light" w:cs="Times New Roman"/>
      <w:sz w:val="20"/>
      <w:szCs w:val="20"/>
      <w:lang w:eastAsia="en-US"/>
    </w:rPr>
  </w:style>
  <w:style w:type="paragraph" w:customStyle="1" w:styleId="Table-ColumnHeading">
    <w:name w:val="Table - Column Heading"/>
    <w:basedOn w:val="Normal"/>
    <w:rsid w:val="00962850"/>
    <w:pPr>
      <w:keepNext/>
      <w:spacing w:before="40" w:after="20" w:line="220" w:lineRule="atLeast"/>
      <w:ind w:left="58" w:right="58"/>
      <w:jc w:val="center"/>
    </w:pPr>
    <w:rPr>
      <w:rFonts w:ascii="Frutiger 45 Light" w:eastAsia="STKaiti" w:hAnsi="Frutiger 45 Light" w:cs="Times New Roman"/>
      <w:b/>
      <w:sz w:val="18"/>
      <w:szCs w:val="24"/>
      <w:lang w:eastAsia="ja-JP"/>
    </w:rPr>
  </w:style>
  <w:style w:type="paragraph" w:customStyle="1" w:styleId="Source">
    <w:name w:val="Source"/>
    <w:basedOn w:val="Normal"/>
    <w:next w:val="Normal"/>
    <w:rsid w:val="00962850"/>
    <w:pPr>
      <w:tabs>
        <w:tab w:val="left" w:pos="851"/>
      </w:tabs>
      <w:spacing w:before="80" w:after="0" w:line="220" w:lineRule="atLeast"/>
      <w:ind w:left="851" w:hanging="851"/>
    </w:pPr>
    <w:rPr>
      <w:rFonts w:ascii="Frutiger 45 Light" w:eastAsia="MS PGothic" w:hAnsi="Frutiger 45 Light" w:cs="Times New Roman"/>
      <w:sz w:val="16"/>
      <w:szCs w:val="20"/>
      <w:lang w:eastAsia="ja-JP"/>
    </w:rPr>
  </w:style>
  <w:style w:type="paragraph" w:customStyle="1" w:styleId="Table-Numbers">
    <w:name w:val="Table - Numbers"/>
    <w:basedOn w:val="Normal"/>
    <w:rsid w:val="00962850"/>
    <w:pPr>
      <w:spacing w:before="20" w:after="20" w:line="260" w:lineRule="atLeast"/>
      <w:ind w:right="58"/>
      <w:jc w:val="right"/>
    </w:pPr>
    <w:rPr>
      <w:rFonts w:ascii="Frutiger 45 Light" w:eastAsia="STKaiti" w:hAnsi="Frutiger 45 Light" w:cs="Times New Roman"/>
      <w:sz w:val="20"/>
      <w:szCs w:val="24"/>
      <w:lang w:eastAsia="ja-JP"/>
    </w:rPr>
  </w:style>
  <w:style w:type="paragraph" w:customStyle="1" w:styleId="Table-RowHeading">
    <w:name w:val="Table - Row Heading"/>
    <w:basedOn w:val="Table-Text"/>
    <w:rsid w:val="00962850"/>
    <w:pPr>
      <w:tabs>
        <w:tab w:val="left" w:pos="187"/>
        <w:tab w:val="left" w:pos="360"/>
        <w:tab w:val="left" w:pos="547"/>
        <w:tab w:val="left" w:pos="720"/>
        <w:tab w:val="left" w:pos="907"/>
        <w:tab w:val="left" w:pos="1080"/>
        <w:tab w:val="left" w:pos="1267"/>
        <w:tab w:val="left" w:pos="1440"/>
      </w:tabs>
    </w:pPr>
  </w:style>
  <w:style w:type="paragraph" w:customStyle="1" w:styleId="Table-Heading">
    <w:name w:val="Table - Heading"/>
    <w:basedOn w:val="Normal"/>
    <w:next w:val="Normal"/>
    <w:rsid w:val="00962850"/>
    <w:pPr>
      <w:keepNext/>
      <w:spacing w:before="280" w:after="60" w:line="260" w:lineRule="atLeast"/>
    </w:pPr>
    <w:rPr>
      <w:rFonts w:ascii="Frutiger 45 Light" w:eastAsia="MS PGothic" w:hAnsi="Frutiger 45 Light" w:cs="Times New Roman"/>
      <w:b/>
      <w:szCs w:val="20"/>
      <w:lang w:eastAsia="ja-JP"/>
    </w:rPr>
  </w:style>
  <w:style w:type="paragraph" w:customStyle="1" w:styleId="Notes">
    <w:name w:val="Notes"/>
    <w:basedOn w:val="Source"/>
    <w:next w:val="Notes-Autonumbering"/>
    <w:rsid w:val="00962850"/>
    <w:pPr>
      <w:tabs>
        <w:tab w:val="num" w:pos="720"/>
      </w:tabs>
      <w:ind w:left="720" w:hanging="360"/>
    </w:pPr>
  </w:style>
  <w:style w:type="paragraph" w:customStyle="1" w:styleId="Notes-Autonumbering">
    <w:name w:val="Notes - Autonumbering"/>
    <w:basedOn w:val="Notes"/>
    <w:next w:val="Normal"/>
    <w:rsid w:val="00962850"/>
    <w:pPr>
      <w:tabs>
        <w:tab w:val="clear" w:pos="720"/>
        <w:tab w:val="left" w:pos="284"/>
        <w:tab w:val="num" w:pos="1440"/>
      </w:tabs>
      <w:spacing w:before="0"/>
      <w:ind w:left="1440"/>
    </w:pPr>
  </w:style>
  <w:style w:type="paragraph" w:customStyle="1" w:styleId="LayoutHeading">
    <w:name w:val="Layout Heading"/>
    <w:basedOn w:val="Normal"/>
    <w:next w:val="Normal"/>
    <w:rsid w:val="00962850"/>
    <w:pPr>
      <w:keepNext/>
      <w:spacing w:before="280" w:after="60" w:line="260" w:lineRule="atLeast"/>
    </w:pPr>
    <w:rPr>
      <w:rFonts w:ascii="Frutiger 45 Light" w:eastAsia="MS Mincho" w:hAnsi="Frutiger 45 Light" w:cs="Times New Roman"/>
      <w:b/>
      <w:szCs w:val="20"/>
      <w:lang w:eastAsia="en-US"/>
    </w:rPr>
  </w:style>
  <w:style w:type="paragraph" w:customStyle="1" w:styleId="LayoutSpacer">
    <w:name w:val="Layout Spacer"/>
    <w:basedOn w:val="Normal"/>
    <w:rsid w:val="00962850"/>
    <w:pPr>
      <w:widowControl w:val="0"/>
      <w:spacing w:after="0" w:line="240" w:lineRule="auto"/>
      <w:jc w:val="center"/>
    </w:pPr>
    <w:rPr>
      <w:rFonts w:ascii="Frutiger 45 Light" w:eastAsia="MS Mincho" w:hAnsi="Frutiger 45 Light" w:cs="Times New Roman"/>
      <w:bCs/>
      <w:color w:val="3783FF"/>
      <w:sz w:val="12"/>
      <w:szCs w:val="20"/>
      <w:lang w:eastAsia="en-US"/>
    </w:rPr>
  </w:style>
  <w:style w:type="paragraph" w:customStyle="1" w:styleId="LayoutBox">
    <w:name w:val="Layout Box"/>
    <w:basedOn w:val="Normal"/>
    <w:next w:val="Normal"/>
    <w:rsid w:val="00962850"/>
    <w:pPr>
      <w:spacing w:after="0" w:line="240" w:lineRule="auto"/>
    </w:pPr>
    <w:rPr>
      <w:rFonts w:ascii="Frutiger 45 Light" w:eastAsia="MS Mincho" w:hAnsi="Frutiger 45 Light" w:cs="Times New Roman"/>
      <w:szCs w:val="20"/>
      <w:lang w:eastAsia="en-US"/>
    </w:rPr>
  </w:style>
  <w:style w:type="character" w:customStyle="1" w:styleId="DocPropertySansSerif">
    <w:name w:val="DocPropertySansSerif"/>
    <w:rsid w:val="00962850"/>
    <w:rPr>
      <w:lang w:eastAsia="ja-JP"/>
    </w:rPr>
  </w:style>
  <w:style w:type="paragraph" w:customStyle="1" w:styleId="Table-ColumnHeadingUnderlined">
    <w:name w:val="Table - Column Heading Underlined"/>
    <w:basedOn w:val="Table-ColumnHeading"/>
    <w:rsid w:val="00962850"/>
    <w:pPr>
      <w:pBdr>
        <w:bottom w:val="single" w:sz="6" w:space="0" w:color="auto"/>
      </w:pBdr>
      <w:spacing w:after="60"/>
    </w:pPr>
  </w:style>
  <w:style w:type="paragraph" w:customStyle="1" w:styleId="BodyTEXTLEFTbold">
    <w:name w:val="BodyTEXTLEFTbold"/>
    <w:aliases w:val="btlb"/>
    <w:basedOn w:val="Normal"/>
    <w:rsid w:val="00962850"/>
    <w:pPr>
      <w:keepNext/>
      <w:spacing w:after="240" w:line="240" w:lineRule="auto"/>
    </w:pPr>
    <w:rPr>
      <w:rFonts w:ascii="Times New Roman" w:eastAsia="SimSun" w:hAnsi="Times New Roman" w:cs="Times New Roman"/>
      <w:b/>
      <w:sz w:val="20"/>
      <w:szCs w:val="20"/>
      <w:lang w:eastAsia="en-US"/>
    </w:rPr>
  </w:style>
  <w:style w:type="paragraph" w:customStyle="1" w:styleId="PILevel1">
    <w:name w:val="PI Level 1"/>
    <w:basedOn w:val="Normal"/>
    <w:next w:val="Normal"/>
    <w:rsid w:val="00962850"/>
    <w:pPr>
      <w:widowControl w:val="0"/>
      <w:autoSpaceDE w:val="0"/>
      <w:autoSpaceDN w:val="0"/>
      <w:adjustRightInd w:val="0"/>
      <w:spacing w:after="0" w:line="240" w:lineRule="auto"/>
      <w:outlineLvl w:val="0"/>
    </w:pPr>
    <w:rPr>
      <w:rFonts w:ascii="Times New Roman" w:eastAsia="Batang" w:hAnsi="Times New Roman" w:cs="Times New Roman"/>
      <w:sz w:val="44"/>
      <w:szCs w:val="20"/>
      <w:lang w:eastAsia="en-US"/>
    </w:rPr>
  </w:style>
  <w:style w:type="paragraph" w:customStyle="1" w:styleId="CM14">
    <w:name w:val="CM14"/>
    <w:basedOn w:val="Normal"/>
    <w:next w:val="Normal"/>
    <w:rsid w:val="00962850"/>
    <w:pPr>
      <w:widowControl w:val="0"/>
      <w:autoSpaceDE w:val="0"/>
      <w:autoSpaceDN w:val="0"/>
      <w:adjustRightInd w:val="0"/>
      <w:spacing w:after="840" w:line="240" w:lineRule="auto"/>
    </w:pPr>
    <w:rPr>
      <w:rFonts w:ascii="Times" w:eastAsia="SimSun" w:hAnsi="Times" w:cs="Times New Roman"/>
      <w:sz w:val="24"/>
      <w:szCs w:val="24"/>
    </w:rPr>
  </w:style>
  <w:style w:type="paragraph" w:customStyle="1" w:styleId="CM11">
    <w:name w:val="CM11"/>
    <w:basedOn w:val="Default"/>
    <w:next w:val="Default"/>
    <w:rsid w:val="00962850"/>
    <w:pPr>
      <w:widowControl w:val="0"/>
      <w:spacing w:after="313"/>
    </w:pPr>
    <w:rPr>
      <w:rFonts w:ascii="Times" w:hAnsi="Times"/>
      <w:color w:val="auto"/>
    </w:rPr>
  </w:style>
  <w:style w:type="paragraph" w:customStyle="1" w:styleId="CM6">
    <w:name w:val="CM6"/>
    <w:basedOn w:val="Default"/>
    <w:next w:val="Default"/>
    <w:uiPriority w:val="99"/>
    <w:rsid w:val="00962850"/>
    <w:pPr>
      <w:widowControl w:val="0"/>
      <w:spacing w:line="278" w:lineRule="atLeast"/>
    </w:pPr>
    <w:rPr>
      <w:rFonts w:ascii="Times" w:hAnsi="Times"/>
      <w:color w:val="auto"/>
    </w:rPr>
  </w:style>
  <w:style w:type="paragraph" w:customStyle="1" w:styleId="StdParaSubSec1">
    <w:name w:val="StdParaSubSec(1)"/>
    <w:basedOn w:val="Normal"/>
    <w:rsid w:val="00962850"/>
    <w:pPr>
      <w:keepNext/>
      <w:keepLines/>
      <w:tabs>
        <w:tab w:val="left" w:pos="432"/>
        <w:tab w:val="left" w:pos="893"/>
      </w:tabs>
      <w:spacing w:before="120" w:after="0" w:line="240" w:lineRule="atLeast"/>
      <w:jc w:val="both"/>
    </w:pPr>
    <w:rPr>
      <w:rFonts w:ascii="Arrus BT" w:eastAsia="Times New Roman" w:hAnsi="Arrus BT" w:cs="Times New Roman"/>
      <w:color w:val="000000"/>
      <w:sz w:val="20"/>
      <w:szCs w:val="20"/>
      <w:lang w:eastAsia="en-US"/>
    </w:rPr>
  </w:style>
  <w:style w:type="paragraph" w:customStyle="1" w:styleId="DefaultParagraphFontParaChar">
    <w:name w:val="Default Paragraph Font Para Char"/>
    <w:basedOn w:val="Normal"/>
    <w:rsid w:val="00962850"/>
    <w:pPr>
      <w:spacing w:after="160" w:line="240" w:lineRule="exact"/>
    </w:pPr>
    <w:rPr>
      <w:rFonts w:ascii="Tahoma" w:eastAsia="Times New Roman" w:hAnsi="Tahoma" w:cs="Times New Roman"/>
      <w:sz w:val="20"/>
      <w:szCs w:val="20"/>
      <w:lang w:eastAsia="en-US"/>
    </w:rPr>
  </w:style>
  <w:style w:type="paragraph" w:styleId="BlockText">
    <w:name w:val="Block Text"/>
    <w:basedOn w:val="Normal"/>
    <w:qFormat/>
    <w:rsid w:val="00962850"/>
    <w:pPr>
      <w:tabs>
        <w:tab w:val="decimal" w:pos="4644"/>
        <w:tab w:val="decimal" w:pos="6354"/>
        <w:tab w:val="decimal" w:pos="7794"/>
      </w:tabs>
      <w:spacing w:after="0" w:line="240" w:lineRule="auto"/>
      <w:ind w:left="540" w:right="436"/>
    </w:pPr>
    <w:rPr>
      <w:rFonts w:ascii="Times New Roman" w:eastAsia="PMingLiU" w:hAnsi="Times New Roman" w:cs="Times New Roman"/>
      <w:sz w:val="20"/>
      <w:szCs w:val="20"/>
      <w:lang w:eastAsia="en-US"/>
    </w:rPr>
  </w:style>
  <w:style w:type="paragraph" w:customStyle="1" w:styleId="bodycopyindent">
    <w:name w:val="body copy indent"/>
    <w:basedOn w:val="Normal"/>
    <w:rsid w:val="00962850"/>
    <w:pPr>
      <w:spacing w:before="20" w:after="0" w:line="210" w:lineRule="exact"/>
      <w:ind w:left="510"/>
    </w:pPr>
    <w:rPr>
      <w:rFonts w:ascii="Arial" w:eastAsia="PMingLiU" w:hAnsi="Arial" w:cs="Arial"/>
      <w:color w:val="000000"/>
      <w:sz w:val="17"/>
      <w:szCs w:val="17"/>
      <w:lang w:val="en-AU" w:eastAsia="en-US"/>
    </w:rPr>
  </w:style>
  <w:style w:type="paragraph" w:customStyle="1" w:styleId="Bodycopy">
    <w:name w:val="Body copy"/>
    <w:rsid w:val="00962850"/>
    <w:pPr>
      <w:spacing w:before="20" w:after="0" w:line="210" w:lineRule="exact"/>
    </w:pPr>
    <w:rPr>
      <w:rFonts w:ascii="Arial" w:eastAsia="PMingLiU" w:hAnsi="Arial" w:cs="Arial"/>
      <w:color w:val="000000"/>
      <w:sz w:val="17"/>
      <w:szCs w:val="17"/>
      <w:lang w:eastAsia="en-US"/>
    </w:rPr>
  </w:style>
  <w:style w:type="paragraph" w:customStyle="1" w:styleId="Contspgno2">
    <w:name w:val="Conts+pg no 2"/>
    <w:basedOn w:val="Normal"/>
    <w:rsid w:val="00962850"/>
    <w:pPr>
      <w:tabs>
        <w:tab w:val="right" w:pos="6099"/>
      </w:tabs>
      <w:spacing w:before="113" w:after="0" w:line="240" w:lineRule="auto"/>
      <w:jc w:val="both"/>
    </w:pPr>
    <w:rPr>
      <w:rFonts w:ascii="CG Omega" w:eastAsia="PMingLiU" w:hAnsi="CG Omega" w:cs="Times New Roman"/>
      <w:szCs w:val="20"/>
      <w:lang w:val="en-AU" w:eastAsia="en-US"/>
    </w:rPr>
  </w:style>
  <w:style w:type="paragraph" w:customStyle="1" w:styleId="ee">
    <w:name w:val="ee"/>
    <w:basedOn w:val="Normal"/>
    <w:rsid w:val="00962850"/>
    <w:pPr>
      <w:tabs>
        <w:tab w:val="left" w:pos="540"/>
      </w:tabs>
      <w:suppressAutoHyphens/>
      <w:spacing w:after="0" w:line="250" w:lineRule="exact"/>
      <w:ind w:left="540" w:hanging="540"/>
      <w:jc w:val="both"/>
    </w:pPr>
    <w:rPr>
      <w:rFonts w:ascii="CG Times (W1)" w:eastAsia="SimSun" w:hAnsi="CG Times (W1)" w:cs="Times New Roman"/>
      <w:spacing w:val="-2"/>
      <w:szCs w:val="20"/>
      <w:lang w:eastAsia="en-US"/>
    </w:rPr>
  </w:style>
  <w:style w:type="paragraph" w:customStyle="1" w:styleId="Normal10">
    <w:name w:val="Normal1"/>
    <w:rsid w:val="00962850"/>
    <w:pPr>
      <w:widowControl w:val="0"/>
      <w:adjustRightInd w:val="0"/>
      <w:spacing w:after="0" w:line="360" w:lineRule="atLeast"/>
      <w:textAlignment w:val="baseline"/>
    </w:pPr>
    <w:rPr>
      <w:rFonts w:ascii="CG Times (WN)" w:eastAsia="CG Times (WN)" w:hAnsi="Times New Roman" w:cs="Times New Roman"/>
      <w:sz w:val="23"/>
      <w:szCs w:val="20"/>
      <w:lang w:eastAsia="zh-TW"/>
    </w:rPr>
  </w:style>
  <w:style w:type="paragraph" w:customStyle="1" w:styleId="RSBodyText">
    <w:name w:val="RS Body Text"/>
    <w:basedOn w:val="Normal"/>
    <w:rsid w:val="0096285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en-US"/>
    </w:rPr>
  </w:style>
  <w:style w:type="paragraph" w:customStyle="1" w:styleId="NONCAPBOLDHEADING">
    <w:name w:val="NON CAP BOLD HEADING"/>
    <w:rsid w:val="00962850"/>
    <w:pPr>
      <w:keepNext/>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en-US"/>
    </w:rPr>
  </w:style>
  <w:style w:type="paragraph" w:customStyle="1" w:styleId="NONCAPITALHEADING">
    <w:name w:val="NON CAP ITAL HEADING"/>
    <w:rsid w:val="00962850"/>
    <w:pPr>
      <w:widowControl w:val="0"/>
      <w:autoSpaceDE w:val="0"/>
      <w:autoSpaceDN w:val="0"/>
      <w:adjustRightInd w:val="0"/>
      <w:spacing w:after="240" w:line="240" w:lineRule="auto"/>
    </w:pPr>
    <w:rPr>
      <w:rFonts w:ascii="Times New Roman" w:eastAsia="Times New Roman" w:hAnsi="Times New Roman" w:cs="Times New Roman"/>
      <w:i/>
      <w:iCs/>
      <w:sz w:val="24"/>
      <w:szCs w:val="24"/>
      <w:lang w:eastAsia="en-US"/>
    </w:rPr>
  </w:style>
  <w:style w:type="character" w:customStyle="1" w:styleId="hps">
    <w:name w:val="hps"/>
    <w:basedOn w:val="DefaultParagraphFont"/>
    <w:rsid w:val="00962850"/>
  </w:style>
  <w:style w:type="character" w:customStyle="1" w:styleId="shorttext">
    <w:name w:val="short_text"/>
    <w:basedOn w:val="DefaultParagraphFont"/>
    <w:rsid w:val="00962850"/>
  </w:style>
  <w:style w:type="character" w:customStyle="1" w:styleId="gt-icon-text1">
    <w:name w:val="gt-icon-text1"/>
    <w:basedOn w:val="DefaultParagraphFont"/>
    <w:rsid w:val="00962850"/>
  </w:style>
  <w:style w:type="character" w:customStyle="1" w:styleId="def">
    <w:name w:val="def"/>
    <w:basedOn w:val="DefaultParagraphFont"/>
    <w:rsid w:val="00962850"/>
  </w:style>
  <w:style w:type="paragraph" w:styleId="Quote">
    <w:name w:val="Quote"/>
    <w:basedOn w:val="Normal"/>
    <w:next w:val="BodyTextContinued"/>
    <w:link w:val="QuoteChar"/>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character" w:customStyle="1" w:styleId="QuoteChar">
    <w:name w:val="Quote Char"/>
    <w:basedOn w:val="DefaultParagraphFont"/>
    <w:link w:val="Quote"/>
    <w:rsid w:val="00962850"/>
    <w:rPr>
      <w:rFonts w:ascii="Times New Roman" w:eastAsia="PMingLiU" w:hAnsi="Times New Roman" w:cs="Times New Roman"/>
      <w:color w:val="000000"/>
      <w:sz w:val="20"/>
      <w:szCs w:val="20"/>
      <w:lang w:eastAsia="zh-TW"/>
    </w:rPr>
  </w:style>
  <w:style w:type="paragraph" w:styleId="IntenseQuote">
    <w:name w:val="Intense Quote"/>
    <w:basedOn w:val="Normal"/>
    <w:next w:val="Normal"/>
    <w:link w:val="IntenseQuote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IntenseQuoteChar">
    <w:name w:val="Intense Quote Char"/>
    <w:basedOn w:val="DefaultParagraphFont"/>
    <w:link w:val="IntenseQuote"/>
    <w:rsid w:val="00962850"/>
    <w:rPr>
      <w:rFonts w:ascii="Times New Roman" w:eastAsia="SimSun" w:hAnsi="Times New Roman" w:cs="Simplified Arabic"/>
      <w:b/>
      <w:bCs/>
      <w:i/>
      <w:iCs/>
      <w:color w:val="4F81BD"/>
      <w:sz w:val="24"/>
      <w:szCs w:val="24"/>
      <w:lang w:bidi="ar-AE"/>
    </w:rPr>
  </w:style>
  <w:style w:type="table" w:styleId="MediumGrid2-Accent3">
    <w:name w:val="Medium Grid 2 Accent 3"/>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paragraph" w:customStyle="1" w:styleId="JuicyHeading2">
    <w:name w:val="Juicy Heading2"/>
    <w:basedOn w:val="Normal"/>
    <w:link w:val="JuicyHeading2Char"/>
    <w:qFormat/>
    <w:rsid w:val="00962850"/>
    <w:pPr>
      <w:widowControl w:val="0"/>
      <w:snapToGrid w:val="0"/>
      <w:spacing w:after="0" w:line="240" w:lineRule="auto"/>
      <w:ind w:left="357"/>
      <w:jc w:val="both"/>
    </w:pPr>
    <w:rPr>
      <w:rFonts w:ascii="Times New Roman" w:eastAsia="PMingLiU" w:hAnsi="Times New Roman" w:cs="Times New Roman"/>
      <w:b/>
      <w:bCs/>
      <w:i/>
      <w:iCs/>
      <w:color w:val="000000"/>
      <w:w w:val="105"/>
      <w:lang w:eastAsia="zh-TW"/>
    </w:rPr>
  </w:style>
  <w:style w:type="character" w:customStyle="1" w:styleId="JuicyHeading2Char">
    <w:name w:val="Juicy Heading2 Char"/>
    <w:basedOn w:val="DefaultParagraphFont"/>
    <w:link w:val="JuicyHeading2"/>
    <w:rsid w:val="00962850"/>
    <w:rPr>
      <w:rFonts w:ascii="Times New Roman" w:eastAsia="PMingLiU" w:hAnsi="Times New Roman" w:cs="Times New Roman"/>
      <w:b/>
      <w:bCs/>
      <w:i/>
      <w:iCs/>
      <w:color w:val="000000"/>
      <w:w w:val="105"/>
      <w:lang w:eastAsia="zh-TW"/>
    </w:rPr>
  </w:style>
  <w:style w:type="paragraph" w:customStyle="1" w:styleId="JuicyHeading3">
    <w:name w:val="Juicy Heading3"/>
    <w:basedOn w:val="Normal"/>
    <w:link w:val="JuicyHeading3Char"/>
    <w:qFormat/>
    <w:rsid w:val="00962850"/>
    <w:pPr>
      <w:widowControl w:val="0"/>
      <w:snapToGrid w:val="0"/>
      <w:spacing w:after="0" w:line="240" w:lineRule="auto"/>
      <w:ind w:left="720"/>
      <w:jc w:val="both"/>
    </w:pPr>
    <w:rPr>
      <w:rFonts w:ascii="Times New Roman" w:eastAsia="DFKai-SB" w:hAnsi="Times New Roman" w:cs="Times New Roman"/>
      <w:b/>
      <w:color w:val="000000"/>
      <w:spacing w:val="6"/>
      <w:lang w:eastAsia="zh-TW"/>
    </w:rPr>
  </w:style>
  <w:style w:type="character" w:customStyle="1" w:styleId="JuicyHeading3Char">
    <w:name w:val="Juicy Heading3 Char"/>
    <w:basedOn w:val="DefaultParagraphFont"/>
    <w:link w:val="JuicyHeading3"/>
    <w:rsid w:val="00962850"/>
    <w:rPr>
      <w:rFonts w:ascii="Times New Roman" w:eastAsia="DFKai-SB" w:hAnsi="Times New Roman" w:cs="Times New Roman"/>
      <w:b/>
      <w:color w:val="000000"/>
      <w:spacing w:val="6"/>
      <w:lang w:eastAsia="zh-TW"/>
    </w:rPr>
  </w:style>
  <w:style w:type="paragraph" w:customStyle="1" w:styleId="JuicyHeading4">
    <w:name w:val="Juicy Heading4"/>
    <w:basedOn w:val="JuicyHeading3"/>
    <w:link w:val="JuicyHeading4Char"/>
    <w:qFormat/>
    <w:rsid w:val="00962850"/>
    <w:pPr>
      <w:ind w:left="1077"/>
    </w:pPr>
    <w:rPr>
      <w:b w:val="0"/>
      <w:i/>
    </w:rPr>
  </w:style>
  <w:style w:type="character" w:customStyle="1" w:styleId="JuicyHeading4Char">
    <w:name w:val="Juicy Heading4 Char"/>
    <w:basedOn w:val="JuicyHeading3Char"/>
    <w:link w:val="JuicyHeading4"/>
    <w:rsid w:val="00962850"/>
    <w:rPr>
      <w:rFonts w:ascii="Times New Roman" w:eastAsia="DFKai-SB" w:hAnsi="Times New Roman" w:cs="Times New Roman"/>
      <w:b w:val="0"/>
      <w:i/>
      <w:color w:val="000000"/>
      <w:spacing w:val="6"/>
      <w:lang w:eastAsia="zh-TW"/>
    </w:rPr>
  </w:style>
  <w:style w:type="paragraph" w:styleId="Revision">
    <w:name w:val="Revision"/>
    <w:hidden/>
    <w:uiPriority w:val="99"/>
    <w:semiHidden/>
    <w:rsid w:val="00962850"/>
    <w:pPr>
      <w:spacing w:after="0" w:line="240" w:lineRule="auto"/>
    </w:pPr>
    <w:rPr>
      <w:rFonts w:ascii="Times New Roman" w:eastAsia="PMingLiU" w:hAnsi="Times New Roman" w:cs="Times New Roman"/>
      <w:sz w:val="24"/>
      <w:szCs w:val="24"/>
      <w:lang w:eastAsia="en-US"/>
    </w:rPr>
  </w:style>
  <w:style w:type="paragraph" w:customStyle="1" w:styleId="5boldanditaltitle">
    <w:name w:val=".5 bold and ital title"/>
    <w:basedOn w:val="Normal"/>
    <w:qFormat/>
    <w:rsid w:val="00962850"/>
    <w:pPr>
      <w:snapToGrid w:val="0"/>
      <w:spacing w:after="240" w:line="240" w:lineRule="auto"/>
      <w:ind w:firstLine="360"/>
      <w:jc w:val="both"/>
      <w:outlineLvl w:val="0"/>
    </w:pPr>
    <w:rPr>
      <w:rFonts w:ascii="Times New Roman" w:eastAsia="DFKai-SB" w:hAnsi="Times New Roman" w:cs="Times New Roman"/>
      <w:b/>
      <w:i/>
      <w:spacing w:val="6"/>
      <w:lang w:val="en-GB"/>
    </w:rPr>
  </w:style>
  <w:style w:type="paragraph" w:customStyle="1" w:styleId="ColorfulGrid-Accent11">
    <w:name w:val="Colorful Grid - Accent 11"/>
    <w:basedOn w:val="Normal"/>
    <w:next w:val="BodyTextContinued"/>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ColorfulList-Accent11">
    <w:name w:val="Colorful List - Accent 11"/>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LightShading-Accent21">
    <w:name w:val="Light Shading - Accent 21"/>
    <w:basedOn w:val="Normal"/>
    <w:next w:val="Normal"/>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webdict1">
    <w:name w:val="webdict1"/>
    <w:basedOn w:val="DefaultParagraphFont"/>
    <w:rsid w:val="00962850"/>
    <w:rPr>
      <w:b/>
      <w:bCs/>
    </w:rPr>
  </w:style>
  <w:style w:type="paragraph" w:styleId="TOCHeading">
    <w:name w:val="TOC Heading"/>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character" w:customStyle="1" w:styleId="st1">
    <w:name w:val="st1"/>
    <w:basedOn w:val="DefaultParagraphFont"/>
    <w:rsid w:val="00962850"/>
  </w:style>
  <w:style w:type="table" w:customStyle="1" w:styleId="TableGrid11">
    <w:name w:val="Table Grid11"/>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unhideWhenUsed/>
    <w:rsid w:val="00962850"/>
  </w:style>
  <w:style w:type="paragraph" w:customStyle="1" w:styleId="1HangingIndent">
    <w:name w:val="1&quot;Hanging Indent"/>
    <w:basedOn w:val="Normal"/>
    <w:rsid w:val="00962850"/>
    <w:pPr>
      <w:spacing w:after="240" w:line="480" w:lineRule="atLeast"/>
      <w:ind w:left="1440" w:hanging="1440"/>
    </w:pPr>
    <w:rPr>
      <w:rFonts w:ascii="Arial" w:eastAsia="SimSun" w:hAnsi="Arial" w:cs="Times New Roman"/>
      <w:sz w:val="20"/>
      <w:szCs w:val="24"/>
    </w:rPr>
  </w:style>
  <w:style w:type="paragraph" w:customStyle="1" w:styleId="12HangingIndent">
    <w:name w:val="1/2&quot;Hanging Indent"/>
    <w:basedOn w:val="Normal"/>
    <w:rsid w:val="00962850"/>
    <w:pPr>
      <w:spacing w:after="240" w:line="480" w:lineRule="atLeast"/>
      <w:ind w:left="720" w:hanging="720"/>
    </w:pPr>
    <w:rPr>
      <w:rFonts w:ascii="Arial" w:eastAsia="SimSun" w:hAnsi="Arial" w:cs="Times New Roman"/>
      <w:sz w:val="20"/>
      <w:szCs w:val="24"/>
    </w:rPr>
  </w:style>
  <w:style w:type="paragraph" w:customStyle="1" w:styleId="BlockIndent">
    <w:name w:val="Block Indent"/>
    <w:basedOn w:val="Normal"/>
    <w:rsid w:val="00962850"/>
    <w:pPr>
      <w:spacing w:after="240" w:line="240" w:lineRule="atLeast"/>
      <w:ind w:left="1440" w:right="1440"/>
    </w:pPr>
    <w:rPr>
      <w:rFonts w:ascii="Arial" w:eastAsia="SimSun" w:hAnsi="Arial" w:cs="Times New Roman"/>
      <w:sz w:val="20"/>
      <w:szCs w:val="24"/>
    </w:rPr>
  </w:style>
  <w:style w:type="paragraph" w:styleId="EnvelopeReturn">
    <w:name w:val="envelope return"/>
    <w:basedOn w:val="Normal"/>
    <w:rsid w:val="00962850"/>
    <w:pPr>
      <w:spacing w:after="0" w:line="240" w:lineRule="atLeast"/>
    </w:pPr>
    <w:rPr>
      <w:rFonts w:ascii="Arial" w:eastAsia="SimSun" w:hAnsi="Arial" w:cs="Times New Roman"/>
      <w:sz w:val="20"/>
      <w:szCs w:val="24"/>
    </w:rPr>
  </w:style>
  <w:style w:type="paragraph" w:styleId="Index1">
    <w:name w:val="index 1"/>
    <w:basedOn w:val="Normal"/>
    <w:next w:val="Normal"/>
    <w:autoRedefine/>
    <w:rsid w:val="00962850"/>
    <w:pPr>
      <w:spacing w:after="240" w:line="240" w:lineRule="auto"/>
      <w:ind w:left="245" w:hanging="245"/>
    </w:pPr>
    <w:rPr>
      <w:rFonts w:ascii="Arial" w:eastAsia="SimSun" w:hAnsi="Arial" w:cs="Times New Roman"/>
      <w:sz w:val="24"/>
      <w:szCs w:val="24"/>
    </w:rPr>
  </w:style>
  <w:style w:type="paragraph" w:styleId="IndexHeading">
    <w:name w:val="index heading"/>
    <w:basedOn w:val="Normal"/>
    <w:next w:val="Index1"/>
    <w:rsid w:val="00962850"/>
    <w:pPr>
      <w:spacing w:after="240" w:line="240" w:lineRule="auto"/>
    </w:pPr>
    <w:rPr>
      <w:rFonts w:ascii="Arial" w:eastAsia="SimSun" w:hAnsi="Arial" w:cs="Arial"/>
      <w:b/>
      <w:bCs/>
      <w:sz w:val="24"/>
      <w:szCs w:val="24"/>
    </w:rPr>
  </w:style>
  <w:style w:type="paragraph" w:styleId="MacroText">
    <w:name w:val="macro"/>
    <w:link w:val="MacroTextChar"/>
    <w:rsid w:val="0096285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0" w:line="240" w:lineRule="atLeast"/>
      <w:textAlignment w:val="baseline"/>
    </w:pPr>
    <w:rPr>
      <w:rFonts w:ascii="Arial" w:eastAsia="SimSun" w:hAnsi="Arial" w:cs="Times New Roman"/>
      <w:sz w:val="16"/>
      <w:szCs w:val="20"/>
      <w:lang w:eastAsia="en-US"/>
    </w:rPr>
  </w:style>
  <w:style w:type="character" w:customStyle="1" w:styleId="MacroTextChar">
    <w:name w:val="Macro Text Char"/>
    <w:basedOn w:val="DefaultParagraphFont"/>
    <w:link w:val="MacroText"/>
    <w:rsid w:val="00962850"/>
    <w:rPr>
      <w:rFonts w:ascii="Arial" w:eastAsia="SimSun" w:hAnsi="Arial" w:cs="Times New Roman"/>
      <w:sz w:val="16"/>
      <w:szCs w:val="20"/>
      <w:lang w:eastAsia="en-US"/>
    </w:rPr>
  </w:style>
  <w:style w:type="paragraph" w:styleId="MessageHeader">
    <w:name w:val="Message Header"/>
    <w:basedOn w:val="Normal"/>
    <w:link w:val="MessageHeaderChar"/>
    <w:rsid w:val="00962850"/>
    <w:pPr>
      <w:pBdr>
        <w:top w:val="single" w:sz="6" w:space="1" w:color="auto"/>
        <w:left w:val="single" w:sz="6" w:space="1" w:color="auto"/>
        <w:bottom w:val="single" w:sz="6" w:space="1" w:color="auto"/>
        <w:right w:val="single" w:sz="6" w:space="1" w:color="auto"/>
      </w:pBdr>
      <w:shd w:val="pct20" w:color="auto" w:fill="auto"/>
      <w:spacing w:after="240" w:line="240" w:lineRule="auto"/>
      <w:ind w:left="1080" w:hanging="1080"/>
    </w:pPr>
    <w:rPr>
      <w:rFonts w:ascii="Arial" w:eastAsia="SimSun" w:hAnsi="Arial" w:cs="Arial"/>
      <w:sz w:val="24"/>
      <w:szCs w:val="24"/>
    </w:rPr>
  </w:style>
  <w:style w:type="character" w:customStyle="1" w:styleId="MessageHeaderChar">
    <w:name w:val="Message Header Char"/>
    <w:basedOn w:val="DefaultParagraphFont"/>
    <w:link w:val="MessageHeader"/>
    <w:rsid w:val="00962850"/>
    <w:rPr>
      <w:rFonts w:ascii="Arial" w:eastAsia="SimSun" w:hAnsi="Arial" w:cs="Arial"/>
      <w:sz w:val="24"/>
      <w:szCs w:val="24"/>
      <w:shd w:val="pct20" w:color="auto" w:fill="auto"/>
    </w:rPr>
  </w:style>
  <w:style w:type="paragraph" w:customStyle="1" w:styleId="PageNumber0">
    <w:name w:val="PageNumber"/>
    <w:basedOn w:val="Normal"/>
    <w:rsid w:val="00962850"/>
    <w:pPr>
      <w:spacing w:after="0" w:line="240" w:lineRule="atLeast"/>
    </w:pPr>
    <w:rPr>
      <w:rFonts w:ascii="Arial" w:eastAsia="SimSun" w:hAnsi="Arial" w:cs="Times New Roman"/>
      <w:sz w:val="20"/>
      <w:szCs w:val="24"/>
    </w:rPr>
  </w:style>
  <w:style w:type="paragraph" w:customStyle="1" w:styleId="remarks">
    <w:name w:val="remarks"/>
    <w:basedOn w:val="Normal"/>
    <w:rsid w:val="00962850"/>
    <w:pPr>
      <w:widowControl w:val="0"/>
      <w:spacing w:before="100" w:after="100" w:line="240" w:lineRule="auto"/>
      <w:ind w:left="720" w:right="720"/>
    </w:pPr>
    <w:rPr>
      <w:rFonts w:ascii="Tahoma" w:eastAsia="SimSun" w:hAnsi="Tahoma" w:cs="Times New Roman"/>
      <w:color w:val="0000FF"/>
      <w:sz w:val="24"/>
      <w:szCs w:val="24"/>
    </w:rPr>
  </w:style>
  <w:style w:type="paragraph" w:customStyle="1" w:styleId="Separator">
    <w:name w:val="Separator"/>
    <w:basedOn w:val="Normal"/>
    <w:rsid w:val="00962850"/>
    <w:pPr>
      <w:tabs>
        <w:tab w:val="right" w:leader="hyphen" w:pos="5875"/>
      </w:tabs>
      <w:spacing w:after="240" w:line="240" w:lineRule="auto"/>
    </w:pPr>
    <w:rPr>
      <w:rFonts w:ascii="Arial" w:eastAsia="SimSun" w:hAnsi="Arial" w:cs="Times New Roman"/>
      <w:sz w:val="20"/>
      <w:szCs w:val="24"/>
    </w:rPr>
  </w:style>
  <w:style w:type="character" w:customStyle="1" w:styleId="CommentTextChar1">
    <w:name w:val="Comment Text Char1"/>
    <w:basedOn w:val="DefaultParagraphFont"/>
    <w:semiHidden/>
    <w:rsid w:val="00962850"/>
    <w:rPr>
      <w:rFonts w:ascii="Arial" w:hAnsi="Arial"/>
      <w:szCs w:val="24"/>
      <w:lang w:eastAsia="zh-CN"/>
    </w:rPr>
  </w:style>
  <w:style w:type="paragraph" w:styleId="Index3">
    <w:name w:val="index 3"/>
    <w:basedOn w:val="Normal"/>
    <w:next w:val="Normal"/>
    <w:autoRedefine/>
    <w:rsid w:val="00962850"/>
    <w:pPr>
      <w:spacing w:after="240" w:line="240" w:lineRule="atLeast"/>
      <w:ind w:left="777" w:hanging="259"/>
    </w:pPr>
    <w:rPr>
      <w:rFonts w:ascii="Arial" w:eastAsia="SimSun" w:hAnsi="Arial" w:cs="Times New Roman"/>
      <w:sz w:val="20"/>
      <w:szCs w:val="24"/>
    </w:rPr>
  </w:style>
  <w:style w:type="paragraph" w:styleId="Index4">
    <w:name w:val="index 4"/>
    <w:basedOn w:val="Normal"/>
    <w:next w:val="Normal"/>
    <w:autoRedefine/>
    <w:rsid w:val="00962850"/>
    <w:pPr>
      <w:spacing w:after="240" w:line="240" w:lineRule="atLeast"/>
      <w:ind w:left="1037" w:hanging="259"/>
    </w:pPr>
    <w:rPr>
      <w:rFonts w:ascii="Arial" w:eastAsia="SimSun" w:hAnsi="Arial" w:cs="Times New Roman"/>
      <w:sz w:val="20"/>
      <w:szCs w:val="24"/>
    </w:rPr>
  </w:style>
  <w:style w:type="paragraph" w:styleId="Index5">
    <w:name w:val="index 5"/>
    <w:basedOn w:val="Normal"/>
    <w:next w:val="Normal"/>
    <w:autoRedefine/>
    <w:rsid w:val="00962850"/>
    <w:pPr>
      <w:spacing w:after="240" w:line="240" w:lineRule="atLeast"/>
      <w:ind w:left="1296" w:hanging="259"/>
    </w:pPr>
    <w:rPr>
      <w:rFonts w:ascii="Arial" w:eastAsia="SimSun" w:hAnsi="Arial" w:cs="Times New Roman"/>
      <w:sz w:val="20"/>
      <w:szCs w:val="24"/>
    </w:rPr>
  </w:style>
  <w:style w:type="paragraph" w:styleId="Index6">
    <w:name w:val="index 6"/>
    <w:basedOn w:val="Normal"/>
    <w:next w:val="Normal"/>
    <w:autoRedefine/>
    <w:uiPriority w:val="99"/>
    <w:rsid w:val="00962850"/>
    <w:pPr>
      <w:spacing w:after="240" w:line="240" w:lineRule="atLeast"/>
      <w:ind w:left="1555" w:hanging="259"/>
    </w:pPr>
    <w:rPr>
      <w:rFonts w:ascii="Arial" w:eastAsia="SimSun" w:hAnsi="Arial" w:cs="Times New Roman"/>
      <w:sz w:val="20"/>
      <w:szCs w:val="24"/>
    </w:rPr>
  </w:style>
  <w:style w:type="paragraph" w:styleId="Index7">
    <w:name w:val="index 7"/>
    <w:basedOn w:val="Normal"/>
    <w:next w:val="Normal"/>
    <w:autoRedefine/>
    <w:rsid w:val="00962850"/>
    <w:pPr>
      <w:spacing w:after="240" w:line="240" w:lineRule="atLeast"/>
      <w:ind w:left="1814" w:hanging="259"/>
    </w:pPr>
    <w:rPr>
      <w:rFonts w:ascii="Arial" w:eastAsia="SimSun" w:hAnsi="Arial" w:cs="Times New Roman"/>
      <w:sz w:val="20"/>
      <w:szCs w:val="24"/>
    </w:rPr>
  </w:style>
  <w:style w:type="paragraph" w:styleId="Index8">
    <w:name w:val="index 8"/>
    <w:basedOn w:val="Normal"/>
    <w:next w:val="Normal"/>
    <w:autoRedefine/>
    <w:rsid w:val="00962850"/>
    <w:pPr>
      <w:spacing w:after="240" w:line="240" w:lineRule="atLeast"/>
      <w:ind w:left="2073" w:hanging="259"/>
    </w:pPr>
    <w:rPr>
      <w:rFonts w:ascii="Arial" w:eastAsia="SimSun" w:hAnsi="Arial" w:cs="Times New Roman"/>
      <w:sz w:val="20"/>
      <w:szCs w:val="24"/>
    </w:rPr>
  </w:style>
  <w:style w:type="paragraph" w:styleId="Index9">
    <w:name w:val="index 9"/>
    <w:basedOn w:val="Normal"/>
    <w:next w:val="Normal"/>
    <w:autoRedefine/>
    <w:rsid w:val="00962850"/>
    <w:pPr>
      <w:spacing w:after="240" w:line="240" w:lineRule="atLeast"/>
      <w:ind w:left="2333" w:hanging="259"/>
    </w:pPr>
    <w:rPr>
      <w:rFonts w:ascii="Arial" w:eastAsia="SimSun" w:hAnsi="Arial" w:cs="Times New Roman"/>
      <w:sz w:val="20"/>
      <w:szCs w:val="24"/>
    </w:rPr>
  </w:style>
  <w:style w:type="paragraph" w:styleId="List">
    <w:name w:val="List"/>
    <w:basedOn w:val="Normal"/>
    <w:rsid w:val="00962850"/>
    <w:pPr>
      <w:spacing w:after="240" w:line="240" w:lineRule="atLeast"/>
      <w:ind w:left="360" w:hanging="360"/>
    </w:pPr>
    <w:rPr>
      <w:rFonts w:ascii="Arial" w:eastAsia="SimSun" w:hAnsi="Arial" w:cs="Times New Roman"/>
      <w:sz w:val="20"/>
      <w:szCs w:val="24"/>
    </w:rPr>
  </w:style>
  <w:style w:type="paragraph" w:styleId="List2">
    <w:name w:val="List 2"/>
    <w:basedOn w:val="Normal"/>
    <w:rsid w:val="00962850"/>
    <w:pPr>
      <w:spacing w:after="240" w:line="240" w:lineRule="atLeast"/>
      <w:ind w:left="720" w:hanging="360"/>
    </w:pPr>
    <w:rPr>
      <w:rFonts w:ascii="Arial" w:eastAsia="SimSun" w:hAnsi="Arial" w:cs="Times New Roman"/>
      <w:sz w:val="20"/>
      <w:szCs w:val="24"/>
    </w:rPr>
  </w:style>
  <w:style w:type="paragraph" w:styleId="List3">
    <w:name w:val="List 3"/>
    <w:basedOn w:val="Normal"/>
    <w:rsid w:val="00962850"/>
    <w:pPr>
      <w:spacing w:after="240" w:line="240" w:lineRule="atLeast"/>
      <w:ind w:left="1080" w:hanging="360"/>
    </w:pPr>
    <w:rPr>
      <w:rFonts w:ascii="Arial" w:eastAsia="SimSun" w:hAnsi="Arial" w:cs="Times New Roman"/>
      <w:sz w:val="20"/>
      <w:szCs w:val="24"/>
    </w:rPr>
  </w:style>
  <w:style w:type="paragraph" w:styleId="List4">
    <w:name w:val="List 4"/>
    <w:basedOn w:val="Normal"/>
    <w:rsid w:val="00962850"/>
    <w:pPr>
      <w:spacing w:after="240" w:line="240" w:lineRule="atLeast"/>
      <w:ind w:left="1440" w:hanging="360"/>
    </w:pPr>
    <w:rPr>
      <w:rFonts w:ascii="Arial" w:eastAsia="SimSun" w:hAnsi="Arial" w:cs="Times New Roman"/>
      <w:sz w:val="20"/>
      <w:szCs w:val="24"/>
    </w:rPr>
  </w:style>
  <w:style w:type="paragraph" w:styleId="List5">
    <w:name w:val="List 5"/>
    <w:basedOn w:val="Normal"/>
    <w:rsid w:val="00962850"/>
    <w:pPr>
      <w:spacing w:after="240" w:line="240" w:lineRule="atLeast"/>
      <w:ind w:left="1800" w:hanging="360"/>
    </w:pPr>
    <w:rPr>
      <w:rFonts w:ascii="Arial" w:eastAsia="SimSun" w:hAnsi="Arial" w:cs="Times New Roman"/>
      <w:sz w:val="20"/>
      <w:szCs w:val="24"/>
    </w:rPr>
  </w:style>
  <w:style w:type="paragraph" w:styleId="NoteHeading">
    <w:name w:val="Note Heading"/>
    <w:basedOn w:val="Normal"/>
    <w:next w:val="Normal"/>
    <w:link w:val="NoteHeadingChar"/>
    <w:rsid w:val="00962850"/>
    <w:pPr>
      <w:spacing w:after="240" w:line="240" w:lineRule="atLeast"/>
    </w:pPr>
    <w:rPr>
      <w:rFonts w:ascii="Arial" w:eastAsia="SimSun" w:hAnsi="Arial" w:cs="Times New Roman"/>
      <w:sz w:val="20"/>
      <w:szCs w:val="24"/>
    </w:rPr>
  </w:style>
  <w:style w:type="character" w:customStyle="1" w:styleId="NoteHeadingChar">
    <w:name w:val="Note Heading Char"/>
    <w:basedOn w:val="DefaultParagraphFont"/>
    <w:link w:val="NoteHeading"/>
    <w:rsid w:val="00962850"/>
    <w:rPr>
      <w:rFonts w:ascii="Arial" w:eastAsia="SimSun" w:hAnsi="Arial" w:cs="Times New Roman"/>
      <w:sz w:val="20"/>
      <w:szCs w:val="24"/>
    </w:rPr>
  </w:style>
  <w:style w:type="paragraph" w:styleId="Signature">
    <w:name w:val="Signature"/>
    <w:basedOn w:val="Normal"/>
    <w:link w:val="SignatureChar"/>
    <w:rsid w:val="00962850"/>
    <w:pPr>
      <w:numPr>
        <w:numId w:val="8"/>
      </w:numPr>
      <w:spacing w:after="240" w:line="240" w:lineRule="atLeast"/>
      <w:ind w:left="4320"/>
    </w:pPr>
    <w:rPr>
      <w:rFonts w:ascii="Arial" w:eastAsia="SimSun" w:hAnsi="Arial" w:cs="Times New Roman"/>
      <w:sz w:val="20"/>
      <w:szCs w:val="24"/>
    </w:rPr>
  </w:style>
  <w:style w:type="character" w:customStyle="1" w:styleId="SignatureChar">
    <w:name w:val="Signature Char"/>
    <w:basedOn w:val="DefaultParagraphFont"/>
    <w:link w:val="Signature"/>
    <w:rsid w:val="00962850"/>
    <w:rPr>
      <w:rFonts w:ascii="Arial" w:eastAsia="SimSun" w:hAnsi="Arial" w:cs="Times New Roman"/>
      <w:sz w:val="20"/>
      <w:szCs w:val="24"/>
    </w:rPr>
  </w:style>
  <w:style w:type="paragraph" w:styleId="TableofFigures">
    <w:name w:val="table of figures"/>
    <w:basedOn w:val="Normal"/>
    <w:next w:val="Normal"/>
    <w:rsid w:val="00962850"/>
    <w:pPr>
      <w:spacing w:after="240" w:line="240" w:lineRule="atLeast"/>
      <w:ind w:left="518" w:hanging="518"/>
    </w:pPr>
    <w:rPr>
      <w:rFonts w:ascii="Arial" w:eastAsia="SimSun" w:hAnsi="Arial" w:cs="Times New Roman"/>
      <w:sz w:val="20"/>
      <w:szCs w:val="24"/>
    </w:rPr>
  </w:style>
  <w:style w:type="character" w:customStyle="1" w:styleId="coyname">
    <w:name w:val="coyname"/>
    <w:basedOn w:val="DefaultParagraphFont"/>
    <w:rsid w:val="00962850"/>
  </w:style>
  <w:style w:type="character" w:customStyle="1" w:styleId="UNDO">
    <w:name w:val="UNDO"/>
    <w:basedOn w:val="DefaultParagraphFont"/>
    <w:rsid w:val="00962850"/>
    <w:rPr>
      <w:rFonts w:ascii="Arial" w:hAnsi="Arial"/>
      <w:color w:val="FF0000"/>
    </w:rPr>
  </w:style>
  <w:style w:type="character" w:customStyle="1" w:styleId="word-english-s1">
    <w:name w:val="word-english-s1"/>
    <w:basedOn w:val="DefaultParagraphFont"/>
    <w:rsid w:val="00962850"/>
    <w:rPr>
      <w:rFonts w:ascii="Arial" w:hAnsi="Arial" w:cs="Arial" w:hint="default"/>
      <w:color w:val="666666"/>
      <w:sz w:val="15"/>
      <w:szCs w:val="15"/>
    </w:rPr>
  </w:style>
  <w:style w:type="paragraph" w:customStyle="1" w:styleId="SCHEDULE1">
    <w:name w:val="SCHEDULE 1"/>
    <w:basedOn w:val="Normal"/>
    <w:next w:val="BodyText"/>
    <w:rsid w:val="00962850"/>
    <w:pPr>
      <w:spacing w:after="240" w:line="240" w:lineRule="atLeast"/>
      <w:jc w:val="center"/>
      <w:outlineLvl w:val="0"/>
    </w:pPr>
    <w:rPr>
      <w:rFonts w:ascii="Arial" w:eastAsia="PMingLiU" w:hAnsi="Arial" w:cs="Times New Roman"/>
      <w:b/>
      <w:szCs w:val="24"/>
      <w:lang w:eastAsia="en-US"/>
    </w:rPr>
  </w:style>
  <w:style w:type="paragraph" w:customStyle="1" w:styleId="SCHEDULE2">
    <w:name w:val="SCHEDULE 2"/>
    <w:basedOn w:val="Normal"/>
    <w:next w:val="BodyText"/>
    <w:rsid w:val="00962850"/>
    <w:pPr>
      <w:numPr>
        <w:ilvl w:val="1"/>
      </w:numPr>
      <w:spacing w:after="240" w:line="240" w:lineRule="atLeast"/>
      <w:jc w:val="center"/>
      <w:outlineLvl w:val="1"/>
    </w:pPr>
    <w:rPr>
      <w:rFonts w:ascii="Arial" w:eastAsia="PMingLiU" w:hAnsi="Arial" w:cs="Times New Roman"/>
      <w:szCs w:val="24"/>
      <w:lang w:eastAsia="en-US"/>
    </w:rPr>
  </w:style>
  <w:style w:type="paragraph" w:customStyle="1" w:styleId="SCHEDULE3">
    <w:name w:val="SCHEDULE 3"/>
    <w:basedOn w:val="Normal"/>
    <w:next w:val="BodyText"/>
    <w:rsid w:val="00962850"/>
    <w:pPr>
      <w:numPr>
        <w:ilvl w:val="2"/>
      </w:numPr>
      <w:tabs>
        <w:tab w:val="num" w:pos="720"/>
      </w:tabs>
      <w:spacing w:after="240" w:line="240" w:lineRule="atLeast"/>
      <w:ind w:left="720" w:hanging="720"/>
      <w:jc w:val="both"/>
      <w:outlineLvl w:val="2"/>
    </w:pPr>
    <w:rPr>
      <w:rFonts w:ascii="Arial" w:eastAsia="PMingLiU" w:hAnsi="Arial" w:cs="Times New Roman"/>
      <w:szCs w:val="24"/>
      <w:lang w:eastAsia="en-US"/>
    </w:rPr>
  </w:style>
  <w:style w:type="paragraph" w:customStyle="1" w:styleId="SCHEDULE4">
    <w:name w:val="SCHEDULE 4"/>
    <w:basedOn w:val="Normal"/>
    <w:next w:val="BodyText"/>
    <w:rsid w:val="00962850"/>
    <w:pPr>
      <w:numPr>
        <w:ilvl w:val="3"/>
      </w:numPr>
      <w:tabs>
        <w:tab w:val="num" w:pos="0"/>
      </w:tabs>
      <w:spacing w:after="240" w:line="240" w:lineRule="atLeast"/>
      <w:ind w:left="1440" w:hanging="720"/>
      <w:jc w:val="both"/>
      <w:outlineLvl w:val="3"/>
    </w:pPr>
    <w:rPr>
      <w:rFonts w:ascii="Arial" w:eastAsia="PMingLiU" w:hAnsi="Arial" w:cs="Times New Roman"/>
      <w:szCs w:val="24"/>
      <w:lang w:eastAsia="en-US"/>
    </w:rPr>
  </w:style>
  <w:style w:type="paragraph" w:customStyle="1" w:styleId="SCHEDULE5">
    <w:name w:val="SCHEDULE 5"/>
    <w:basedOn w:val="Normal"/>
    <w:next w:val="BodyText"/>
    <w:rsid w:val="00962850"/>
    <w:pPr>
      <w:numPr>
        <w:ilvl w:val="4"/>
      </w:numPr>
      <w:tabs>
        <w:tab w:val="num" w:pos="0"/>
      </w:tabs>
      <w:spacing w:after="240" w:line="240" w:lineRule="atLeast"/>
      <w:ind w:left="2160" w:hanging="720"/>
      <w:jc w:val="both"/>
      <w:outlineLvl w:val="4"/>
    </w:pPr>
    <w:rPr>
      <w:rFonts w:ascii="Arial" w:eastAsia="PMingLiU" w:hAnsi="Arial" w:cs="Times New Roman"/>
      <w:szCs w:val="24"/>
      <w:lang w:eastAsia="en-US"/>
    </w:rPr>
  </w:style>
  <w:style w:type="paragraph" w:customStyle="1" w:styleId="SCHEDULE6">
    <w:name w:val="SCHEDULE 6"/>
    <w:basedOn w:val="Normal"/>
    <w:next w:val="BodyText"/>
    <w:rsid w:val="00962850"/>
    <w:pPr>
      <w:keepNext/>
      <w:numPr>
        <w:ilvl w:val="5"/>
      </w:numPr>
      <w:tabs>
        <w:tab w:val="num" w:pos="720"/>
      </w:tabs>
      <w:spacing w:after="240" w:line="240" w:lineRule="atLeast"/>
      <w:ind w:left="720" w:hanging="720"/>
      <w:jc w:val="both"/>
      <w:outlineLvl w:val="5"/>
    </w:pPr>
    <w:rPr>
      <w:rFonts w:ascii="Arial" w:eastAsia="PMingLiU" w:hAnsi="Arial" w:cs="Times New Roman"/>
      <w:b/>
      <w:szCs w:val="24"/>
      <w:u w:val="single"/>
      <w:lang w:eastAsia="en-US"/>
    </w:rPr>
  </w:style>
  <w:style w:type="paragraph" w:customStyle="1" w:styleId="SCHEDULE7">
    <w:name w:val="SCHEDULE 7"/>
    <w:basedOn w:val="Normal"/>
    <w:next w:val="BodyText"/>
    <w:rsid w:val="00962850"/>
    <w:pPr>
      <w:numPr>
        <w:ilvl w:val="6"/>
      </w:numPr>
      <w:tabs>
        <w:tab w:val="num" w:pos="0"/>
      </w:tabs>
      <w:spacing w:after="240" w:line="240" w:lineRule="atLeast"/>
      <w:ind w:left="720" w:hanging="720"/>
      <w:jc w:val="both"/>
      <w:outlineLvl w:val="6"/>
    </w:pPr>
    <w:rPr>
      <w:rFonts w:ascii="Arial" w:eastAsia="PMingLiU" w:hAnsi="Arial" w:cs="Times New Roman"/>
      <w:szCs w:val="24"/>
      <w:lang w:eastAsia="en-US"/>
    </w:rPr>
  </w:style>
  <w:style w:type="paragraph" w:customStyle="1" w:styleId="SCHEDULE8">
    <w:name w:val="SCHEDULE 8"/>
    <w:basedOn w:val="Normal"/>
    <w:next w:val="BodyText"/>
    <w:rsid w:val="00962850"/>
    <w:pPr>
      <w:numPr>
        <w:ilvl w:val="7"/>
      </w:numPr>
      <w:tabs>
        <w:tab w:val="num" w:pos="0"/>
      </w:tabs>
      <w:spacing w:after="240" w:line="240" w:lineRule="atLeast"/>
      <w:ind w:left="1440" w:hanging="720"/>
      <w:jc w:val="both"/>
      <w:outlineLvl w:val="7"/>
    </w:pPr>
    <w:rPr>
      <w:rFonts w:ascii="Arial" w:eastAsia="PMingLiU" w:hAnsi="Arial" w:cs="Times New Roman"/>
      <w:szCs w:val="24"/>
      <w:lang w:eastAsia="en-US"/>
    </w:rPr>
  </w:style>
  <w:style w:type="paragraph" w:customStyle="1" w:styleId="SCHEDULE9">
    <w:name w:val="SCHEDULE 9"/>
    <w:basedOn w:val="Normal"/>
    <w:next w:val="BodyText"/>
    <w:rsid w:val="00962850"/>
    <w:pPr>
      <w:numPr>
        <w:ilvl w:val="8"/>
      </w:numPr>
      <w:spacing w:after="240" w:line="240" w:lineRule="atLeast"/>
      <w:outlineLvl w:val="8"/>
    </w:pPr>
    <w:rPr>
      <w:rFonts w:ascii="Arial" w:eastAsia="PMingLiU" w:hAnsi="Arial" w:cs="Times New Roman"/>
      <w:szCs w:val="24"/>
      <w:lang w:eastAsia="en-US"/>
    </w:rPr>
  </w:style>
  <w:style w:type="paragraph" w:customStyle="1" w:styleId="BodyTextNoIndent">
    <w:name w:val="Body Text No Indent"/>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character" w:styleId="SubtleEmphasis">
    <w:name w:val="Subtle Emphasis"/>
    <w:uiPriority w:val="19"/>
    <w:qFormat/>
    <w:rsid w:val="00962850"/>
    <w:rPr>
      <w:i/>
      <w:color w:val="5A5A5A"/>
    </w:rPr>
  </w:style>
  <w:style w:type="character" w:styleId="IntenseEmphasis">
    <w:name w:val="Intense Emphasis"/>
    <w:basedOn w:val="DefaultParagraphFont"/>
    <w:uiPriority w:val="21"/>
    <w:qFormat/>
    <w:rsid w:val="00962850"/>
    <w:rPr>
      <w:b/>
      <w:i/>
      <w:sz w:val="24"/>
      <w:szCs w:val="24"/>
      <w:u w:val="single"/>
    </w:rPr>
  </w:style>
  <w:style w:type="character" w:styleId="SubtleReference">
    <w:name w:val="Subtle Reference"/>
    <w:basedOn w:val="DefaultParagraphFont"/>
    <w:uiPriority w:val="31"/>
    <w:qFormat/>
    <w:rsid w:val="00962850"/>
    <w:rPr>
      <w:sz w:val="24"/>
      <w:szCs w:val="24"/>
      <w:u w:val="single"/>
    </w:rPr>
  </w:style>
  <w:style w:type="character" w:styleId="IntenseReference">
    <w:name w:val="Intense Reference"/>
    <w:basedOn w:val="DefaultParagraphFont"/>
    <w:uiPriority w:val="32"/>
    <w:qFormat/>
    <w:rsid w:val="00962850"/>
    <w:rPr>
      <w:b/>
      <w:sz w:val="24"/>
      <w:u w:val="single"/>
    </w:rPr>
  </w:style>
  <w:style w:type="character" w:styleId="BookTitle">
    <w:name w:val="Book Title"/>
    <w:basedOn w:val="DefaultParagraphFont"/>
    <w:uiPriority w:val="99"/>
    <w:qFormat/>
    <w:rsid w:val="00962850"/>
    <w:rPr>
      <w:rFonts w:ascii="Cambria" w:eastAsia="SimSun" w:hAnsi="Cambria"/>
      <w:b/>
      <w:i/>
      <w:sz w:val="24"/>
      <w:szCs w:val="24"/>
    </w:rPr>
  </w:style>
  <w:style w:type="character" w:customStyle="1" w:styleId="Citation">
    <w:name w:val="Citation"/>
    <w:basedOn w:val="DefaultParagraphFont"/>
    <w:uiPriority w:val="89"/>
    <w:qFormat/>
    <w:rsid w:val="00962850"/>
    <w:rPr>
      <w:u w:val="single"/>
    </w:rPr>
  </w:style>
  <w:style w:type="paragraph" w:customStyle="1" w:styleId="BodyTextDouble">
    <w:name w:val="Body Text Double"/>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paragraph" w:customStyle="1" w:styleId="StandardAshurst">
    <w:name w:val="StandardAshurst"/>
    <w:basedOn w:val="Normal"/>
    <w:rsid w:val="00962850"/>
    <w:pPr>
      <w:suppressAutoHyphens/>
      <w:spacing w:after="0" w:line="264" w:lineRule="auto"/>
      <w:jc w:val="both"/>
    </w:pPr>
    <w:rPr>
      <w:rFonts w:ascii="Verdana" w:eastAsia="MS Mincho" w:hAnsi="Verdana" w:cs="Times New Roman"/>
      <w:sz w:val="18"/>
      <w:szCs w:val="20"/>
      <w:lang w:val="en-GB"/>
    </w:rPr>
  </w:style>
  <w:style w:type="paragraph" w:customStyle="1" w:styleId="TableAshurst">
    <w:name w:val="TableAshurst"/>
    <w:basedOn w:val="Normal"/>
    <w:rsid w:val="00962850"/>
    <w:pPr>
      <w:suppressAutoHyphens/>
      <w:spacing w:before="110" w:after="110" w:line="264" w:lineRule="auto"/>
      <w:jc w:val="both"/>
    </w:pPr>
    <w:rPr>
      <w:rFonts w:ascii="Verdana" w:eastAsia="MS Mincho" w:hAnsi="Verdana" w:cs="Times New Roman"/>
      <w:sz w:val="18"/>
      <w:szCs w:val="20"/>
      <w:lang w:val="en-GB"/>
    </w:rPr>
  </w:style>
  <w:style w:type="numbering" w:customStyle="1" w:styleId="NoList2">
    <w:name w:val="No List2"/>
    <w:next w:val="NoList"/>
    <w:uiPriority w:val="99"/>
    <w:semiHidden/>
    <w:unhideWhenUsed/>
    <w:rsid w:val="00962850"/>
  </w:style>
  <w:style w:type="character" w:customStyle="1" w:styleId="st">
    <w:name w:val="st"/>
    <w:basedOn w:val="DefaultParagraphFont"/>
    <w:rsid w:val="00962850"/>
  </w:style>
  <w:style w:type="paragraph" w:customStyle="1" w:styleId="TableParagraph">
    <w:name w:val="Table Paragraph"/>
    <w:basedOn w:val="Normal"/>
    <w:uiPriority w:val="1"/>
    <w:qFormat/>
    <w:rsid w:val="00962850"/>
    <w:pPr>
      <w:widowControl w:val="0"/>
      <w:spacing w:after="0" w:line="240" w:lineRule="auto"/>
    </w:pPr>
    <w:rPr>
      <w:rFonts w:ascii="Calibri" w:eastAsia="Calibri" w:hAnsi="Calibri" w:cs="Times New Roman"/>
      <w:lang w:eastAsia="en-US"/>
    </w:rPr>
  </w:style>
  <w:style w:type="numbering" w:customStyle="1" w:styleId="NoList3">
    <w:name w:val="No List3"/>
    <w:next w:val="NoList"/>
    <w:uiPriority w:val="99"/>
    <w:semiHidden/>
    <w:unhideWhenUsed/>
    <w:rsid w:val="00962850"/>
  </w:style>
  <w:style w:type="table" w:customStyle="1" w:styleId="TableGrid2">
    <w:name w:val="Table Grid2"/>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al2Cont1">
    <w:name w:val="Legal2 Cont 1"/>
    <w:basedOn w:val="Normal"/>
    <w:link w:val="Legal2Cont1Char"/>
    <w:rsid w:val="00962850"/>
    <w:pPr>
      <w:spacing w:after="240" w:line="240" w:lineRule="auto"/>
    </w:pPr>
    <w:rPr>
      <w:rFonts w:ascii="Times New Roman" w:eastAsia="Times New Roman" w:hAnsi="Times New Roman" w:cs="Times New Roman"/>
      <w:sz w:val="20"/>
      <w:szCs w:val="20"/>
      <w:lang w:eastAsia="en-US"/>
    </w:rPr>
  </w:style>
  <w:style w:type="character" w:customStyle="1" w:styleId="Legal2Cont1Char">
    <w:name w:val="Legal2 Cont 1 Char"/>
    <w:basedOn w:val="DefaultParagraphFont"/>
    <w:link w:val="Legal2Cont1"/>
    <w:rsid w:val="00962850"/>
    <w:rPr>
      <w:rFonts w:ascii="Times New Roman" w:eastAsia="Times New Roman" w:hAnsi="Times New Roman" w:cs="Times New Roman"/>
      <w:sz w:val="20"/>
      <w:szCs w:val="20"/>
      <w:lang w:eastAsia="en-US"/>
    </w:rPr>
  </w:style>
  <w:style w:type="paragraph" w:customStyle="1" w:styleId="Legal2Cont2">
    <w:name w:val="Legal2 Cont 2"/>
    <w:basedOn w:val="Legal2Cont1"/>
    <w:link w:val="Legal2Cont2Char"/>
    <w:rsid w:val="00962850"/>
  </w:style>
  <w:style w:type="character" w:customStyle="1" w:styleId="Legal2Cont2Char">
    <w:name w:val="Legal2 Cont 2 Char"/>
    <w:basedOn w:val="DefaultParagraphFont"/>
    <w:link w:val="Legal2Cont2"/>
    <w:rsid w:val="00962850"/>
    <w:rPr>
      <w:rFonts w:ascii="Times New Roman" w:eastAsia="Times New Roman" w:hAnsi="Times New Roman" w:cs="Times New Roman"/>
      <w:sz w:val="20"/>
      <w:szCs w:val="20"/>
      <w:lang w:eastAsia="en-US"/>
    </w:rPr>
  </w:style>
  <w:style w:type="paragraph" w:customStyle="1" w:styleId="Legal2Cont3">
    <w:name w:val="Legal2 Cont 3"/>
    <w:basedOn w:val="Legal2Cont2"/>
    <w:link w:val="Legal2Cont3Char"/>
    <w:rsid w:val="00962850"/>
  </w:style>
  <w:style w:type="character" w:customStyle="1" w:styleId="Legal2Cont3Char">
    <w:name w:val="Legal2 Cont 3 Char"/>
    <w:basedOn w:val="DefaultParagraphFont"/>
    <w:link w:val="Legal2Cont3"/>
    <w:rsid w:val="00962850"/>
    <w:rPr>
      <w:rFonts w:ascii="Times New Roman" w:eastAsia="Times New Roman" w:hAnsi="Times New Roman" w:cs="Times New Roman"/>
      <w:sz w:val="20"/>
      <w:szCs w:val="20"/>
      <w:lang w:eastAsia="en-US"/>
    </w:rPr>
  </w:style>
  <w:style w:type="paragraph" w:customStyle="1" w:styleId="Legal2Cont4">
    <w:name w:val="Legal2 Cont 4"/>
    <w:basedOn w:val="Legal2Cont3"/>
    <w:link w:val="Legal2Cont4Char"/>
    <w:rsid w:val="00962850"/>
  </w:style>
  <w:style w:type="character" w:customStyle="1" w:styleId="Legal2Cont4Char">
    <w:name w:val="Legal2 Cont 4 Char"/>
    <w:basedOn w:val="DefaultParagraphFont"/>
    <w:link w:val="Legal2Cont4"/>
    <w:rsid w:val="00962850"/>
    <w:rPr>
      <w:rFonts w:ascii="Times New Roman" w:eastAsia="Times New Roman" w:hAnsi="Times New Roman" w:cs="Times New Roman"/>
      <w:sz w:val="20"/>
      <w:szCs w:val="20"/>
      <w:lang w:eastAsia="en-US"/>
    </w:rPr>
  </w:style>
  <w:style w:type="paragraph" w:customStyle="1" w:styleId="Legal2Cont5">
    <w:name w:val="Legal2 Cont 5"/>
    <w:basedOn w:val="Legal2Cont4"/>
    <w:link w:val="Legal2Cont5Char"/>
    <w:rsid w:val="00962850"/>
  </w:style>
  <w:style w:type="character" w:customStyle="1" w:styleId="Legal2Cont5Char">
    <w:name w:val="Legal2 Cont 5 Char"/>
    <w:basedOn w:val="DefaultParagraphFont"/>
    <w:link w:val="Legal2Cont5"/>
    <w:rsid w:val="00962850"/>
    <w:rPr>
      <w:rFonts w:ascii="Times New Roman" w:eastAsia="Times New Roman" w:hAnsi="Times New Roman" w:cs="Times New Roman"/>
      <w:sz w:val="20"/>
      <w:szCs w:val="20"/>
      <w:lang w:eastAsia="en-US"/>
    </w:rPr>
  </w:style>
  <w:style w:type="paragraph" w:customStyle="1" w:styleId="Legal2Cont6">
    <w:name w:val="Legal2 Cont 6"/>
    <w:basedOn w:val="Legal2Cont5"/>
    <w:link w:val="Legal2Cont6Char"/>
    <w:rsid w:val="00962850"/>
  </w:style>
  <w:style w:type="character" w:customStyle="1" w:styleId="Legal2Cont6Char">
    <w:name w:val="Legal2 Cont 6 Char"/>
    <w:basedOn w:val="DefaultParagraphFont"/>
    <w:link w:val="Legal2Cont6"/>
    <w:rsid w:val="00962850"/>
    <w:rPr>
      <w:rFonts w:ascii="Times New Roman" w:eastAsia="Times New Roman" w:hAnsi="Times New Roman" w:cs="Times New Roman"/>
      <w:sz w:val="20"/>
      <w:szCs w:val="20"/>
      <w:lang w:eastAsia="en-US"/>
    </w:rPr>
  </w:style>
  <w:style w:type="paragraph" w:customStyle="1" w:styleId="Legal2Cont7">
    <w:name w:val="Legal2 Cont 7"/>
    <w:basedOn w:val="Legal2Cont6"/>
    <w:link w:val="Legal2Cont7Char"/>
    <w:rsid w:val="00962850"/>
  </w:style>
  <w:style w:type="character" w:customStyle="1" w:styleId="Legal2Cont7Char">
    <w:name w:val="Legal2 Cont 7 Char"/>
    <w:basedOn w:val="DefaultParagraphFont"/>
    <w:link w:val="Legal2Cont7"/>
    <w:rsid w:val="00962850"/>
    <w:rPr>
      <w:rFonts w:ascii="Times New Roman" w:eastAsia="Times New Roman" w:hAnsi="Times New Roman" w:cs="Times New Roman"/>
      <w:sz w:val="20"/>
      <w:szCs w:val="20"/>
      <w:lang w:eastAsia="en-US"/>
    </w:rPr>
  </w:style>
  <w:style w:type="paragraph" w:customStyle="1" w:styleId="Legal2Cont8">
    <w:name w:val="Legal2 Cont 8"/>
    <w:basedOn w:val="Legal2Cont7"/>
    <w:link w:val="Legal2Cont8Char"/>
    <w:rsid w:val="00962850"/>
  </w:style>
  <w:style w:type="character" w:customStyle="1" w:styleId="Legal2Cont8Char">
    <w:name w:val="Legal2 Cont 8 Char"/>
    <w:basedOn w:val="DefaultParagraphFont"/>
    <w:link w:val="Legal2Cont8"/>
    <w:rsid w:val="00962850"/>
    <w:rPr>
      <w:rFonts w:ascii="Times New Roman" w:eastAsia="Times New Roman" w:hAnsi="Times New Roman" w:cs="Times New Roman"/>
      <w:sz w:val="20"/>
      <w:szCs w:val="20"/>
      <w:lang w:eastAsia="en-US"/>
    </w:rPr>
  </w:style>
  <w:style w:type="paragraph" w:customStyle="1" w:styleId="Legal2Cont9">
    <w:name w:val="Legal2 Cont 9"/>
    <w:basedOn w:val="Legal2Cont8"/>
    <w:link w:val="Legal2Cont9Char"/>
    <w:rsid w:val="00962850"/>
  </w:style>
  <w:style w:type="character" w:customStyle="1" w:styleId="Legal2Cont9Char">
    <w:name w:val="Legal2 Cont 9 Char"/>
    <w:basedOn w:val="DefaultParagraphFont"/>
    <w:link w:val="Legal2Cont9"/>
    <w:rsid w:val="00962850"/>
    <w:rPr>
      <w:rFonts w:ascii="Times New Roman" w:eastAsia="Times New Roman" w:hAnsi="Times New Roman" w:cs="Times New Roman"/>
      <w:sz w:val="20"/>
      <w:szCs w:val="20"/>
      <w:lang w:eastAsia="en-US"/>
    </w:rPr>
  </w:style>
  <w:style w:type="paragraph" w:styleId="Caption">
    <w:name w:val="caption"/>
    <w:basedOn w:val="Normal"/>
    <w:next w:val="Normal"/>
    <w:uiPriority w:val="39"/>
    <w:semiHidden/>
    <w:unhideWhenUsed/>
    <w:qFormat/>
    <w:rsid w:val="00962850"/>
    <w:pPr>
      <w:spacing w:after="0" w:line="240" w:lineRule="auto"/>
    </w:pPr>
    <w:rPr>
      <w:rFonts w:ascii="Calibri" w:eastAsia="SimSun" w:hAnsi="Calibri" w:cs="Times New Roman"/>
      <w:b/>
      <w:bCs/>
      <w:sz w:val="18"/>
      <w:szCs w:val="18"/>
      <w:lang w:val="en-GB" w:eastAsia="zh-TW"/>
    </w:rPr>
  </w:style>
  <w:style w:type="character" w:customStyle="1" w:styleId="NoSpacingChar">
    <w:name w:val="No Spacing Char"/>
    <w:basedOn w:val="DefaultParagraphFont"/>
    <w:link w:val="NoSpacing"/>
    <w:uiPriority w:val="8"/>
    <w:rsid w:val="00962850"/>
    <w:rPr>
      <w:rFonts w:ascii="Times New Roman" w:hAnsi="Times New Roman" w:cs="Times New Roman"/>
      <w:sz w:val="24"/>
      <w:szCs w:val="24"/>
      <w:lang w:eastAsia="zh-TW"/>
    </w:rPr>
  </w:style>
  <w:style w:type="paragraph" w:customStyle="1" w:styleId="Alpha">
    <w:name w:val="Alpha"/>
    <w:basedOn w:val="BodyText"/>
    <w:uiPriority w:val="4"/>
    <w:qFormat/>
    <w:rsid w:val="00962850"/>
    <w:pPr>
      <w:widowControl/>
      <w:numPr>
        <w:numId w:val="12"/>
      </w:numPr>
      <w:spacing w:before="100" w:after="100"/>
    </w:pPr>
    <w:rPr>
      <w:rFonts w:ascii="Arial" w:eastAsia="Times New Roman" w:hAnsi="Arial"/>
      <w:color w:val="auto"/>
      <w:lang w:eastAsia="en-US"/>
    </w:rPr>
  </w:style>
  <w:style w:type="paragraph" w:customStyle="1" w:styleId="AlphaBrackets">
    <w:name w:val="AlphaBrackets"/>
    <w:basedOn w:val="BodyText"/>
    <w:uiPriority w:val="4"/>
    <w:qFormat/>
    <w:rsid w:val="00962850"/>
    <w:pPr>
      <w:widowControl/>
      <w:numPr>
        <w:numId w:val="10"/>
      </w:numPr>
      <w:spacing w:before="100" w:after="100"/>
    </w:pPr>
    <w:rPr>
      <w:rFonts w:ascii="Arial" w:eastAsia="Times New Roman" w:hAnsi="Arial"/>
      <w:color w:val="auto"/>
      <w:lang w:eastAsia="en-US"/>
    </w:rPr>
  </w:style>
  <w:style w:type="paragraph" w:customStyle="1" w:styleId="Numeric">
    <w:name w:val="Numeric"/>
    <w:basedOn w:val="BodyText"/>
    <w:uiPriority w:val="4"/>
    <w:qFormat/>
    <w:rsid w:val="00962850"/>
    <w:pPr>
      <w:widowControl/>
      <w:numPr>
        <w:numId w:val="13"/>
      </w:numPr>
      <w:spacing w:before="100" w:after="100"/>
    </w:pPr>
    <w:rPr>
      <w:rFonts w:ascii="Arial" w:eastAsia="Times New Roman" w:hAnsi="Arial"/>
      <w:color w:val="auto"/>
      <w:lang w:eastAsia="en-US"/>
    </w:rPr>
  </w:style>
  <w:style w:type="paragraph" w:customStyle="1" w:styleId="NumericBrackets">
    <w:name w:val="NumericBrackets"/>
    <w:basedOn w:val="BodyText"/>
    <w:uiPriority w:val="4"/>
    <w:qFormat/>
    <w:rsid w:val="00962850"/>
    <w:pPr>
      <w:widowControl/>
      <w:numPr>
        <w:numId w:val="11"/>
      </w:numPr>
      <w:spacing w:before="100" w:after="100"/>
    </w:pPr>
    <w:rPr>
      <w:rFonts w:ascii="Arial" w:eastAsia="Times New Roman" w:hAnsi="Arial"/>
      <w:color w:val="auto"/>
      <w:lang w:eastAsia="en-US"/>
    </w:rPr>
  </w:style>
  <w:style w:type="paragraph" w:customStyle="1" w:styleId="FootnoteTextContinue">
    <w:name w:val="Footnote Text Continue"/>
    <w:basedOn w:val="Normal"/>
    <w:uiPriority w:val="39"/>
    <w:semiHidden/>
    <w:rsid w:val="00962850"/>
    <w:pPr>
      <w:spacing w:after="0" w:line="240" w:lineRule="auto"/>
      <w:ind w:left="425"/>
    </w:pPr>
    <w:rPr>
      <w:rFonts w:ascii="Arial" w:eastAsia="Batang" w:hAnsi="Arial" w:cs="Times New Roman"/>
      <w:sz w:val="18"/>
      <w:szCs w:val="20"/>
      <w:lang w:val="en-GB" w:eastAsia="en-GB"/>
    </w:rPr>
  </w:style>
  <w:style w:type="paragraph" w:customStyle="1" w:styleId="Para10">
    <w:name w:val="Para 1"/>
    <w:basedOn w:val="Heading1"/>
    <w:qFormat/>
    <w:rsid w:val="00962850"/>
    <w:pPr>
      <w:tabs>
        <w:tab w:val="left" w:pos="709"/>
      </w:tabs>
      <w:spacing w:beforeAutospacing="0" w:afterAutospacing="0"/>
      <w:ind w:left="709" w:hanging="709"/>
    </w:pPr>
    <w:rPr>
      <w:rFonts w:ascii="Arial" w:eastAsia="Batang" w:hAnsi="Arial"/>
      <w:b w:val="0"/>
      <w:bCs w:val="0"/>
      <w:kern w:val="0"/>
      <w:sz w:val="20"/>
      <w:szCs w:val="20"/>
      <w:lang w:val="en-GB" w:eastAsia="en-GB"/>
    </w:rPr>
  </w:style>
  <w:style w:type="paragraph" w:customStyle="1" w:styleId="Para2">
    <w:name w:val="Para 2"/>
    <w:basedOn w:val="Heading2"/>
    <w:qFormat/>
    <w:rsid w:val="00962850"/>
    <w:pPr>
      <w:keepNext w:val="0"/>
      <w:spacing w:before="100" w:after="100"/>
      <w:ind w:left="2430" w:hanging="360"/>
    </w:pPr>
    <w:rPr>
      <w:rFonts w:ascii="Arial" w:eastAsia="Batang" w:hAnsi="Arial" w:cs="Times New Roman"/>
      <w:bCs w:val="0"/>
      <w:color w:val="auto"/>
      <w:szCs w:val="20"/>
      <w:lang w:eastAsia="en-GB"/>
    </w:rPr>
  </w:style>
  <w:style w:type="paragraph" w:customStyle="1" w:styleId="Para3">
    <w:name w:val="Para 3"/>
    <w:basedOn w:val="Heading3"/>
    <w:qFormat/>
    <w:rsid w:val="00962850"/>
    <w:pPr>
      <w:keepNext w:val="0"/>
      <w:spacing w:before="100" w:after="100"/>
      <w:ind w:left="2160" w:hanging="720"/>
    </w:pPr>
    <w:rPr>
      <w:rFonts w:ascii="Arial" w:eastAsia="Batang" w:hAnsi="Arial" w:cs="Times New Roman"/>
      <w:b/>
      <w:bCs w:val="0"/>
      <w:color w:val="auto"/>
      <w:szCs w:val="20"/>
      <w:u w:val="none"/>
      <w:lang w:eastAsia="en-GB"/>
    </w:rPr>
  </w:style>
  <w:style w:type="paragraph" w:customStyle="1" w:styleId="Para4">
    <w:name w:val="Para 4"/>
    <w:basedOn w:val="Heading4"/>
    <w:qFormat/>
    <w:rsid w:val="00962850"/>
    <w:pPr>
      <w:keepNext w:val="0"/>
      <w:keepLines w:val="0"/>
      <w:numPr>
        <w:ilvl w:val="3"/>
      </w:numPr>
      <w:tabs>
        <w:tab w:val="num" w:pos="2268"/>
      </w:tabs>
      <w:autoSpaceDE/>
      <w:autoSpaceDN/>
      <w:adjustRightInd/>
      <w:spacing w:before="100" w:after="100" w:line="240" w:lineRule="auto"/>
      <w:ind w:left="2268" w:right="0" w:hanging="709"/>
    </w:pPr>
    <w:rPr>
      <w:rFonts w:ascii="Arial" w:eastAsia="Batang" w:hAnsi="Arial"/>
      <w:sz w:val="20"/>
      <w:szCs w:val="20"/>
      <w:lang w:val="en-GB" w:eastAsia="en-GB"/>
    </w:rPr>
  </w:style>
  <w:style w:type="paragraph" w:customStyle="1" w:styleId="Para5">
    <w:name w:val="Para 5"/>
    <w:basedOn w:val="Heading5"/>
    <w:qFormat/>
    <w:rsid w:val="00962850"/>
    <w:pPr>
      <w:keepNext w:val="0"/>
      <w:keepLines w:val="0"/>
      <w:numPr>
        <w:ilvl w:val="4"/>
      </w:numPr>
      <w:tabs>
        <w:tab w:val="num" w:pos="2977"/>
      </w:tabs>
      <w:autoSpaceDE/>
      <w:autoSpaceDN/>
      <w:adjustRightInd/>
      <w:spacing w:before="100" w:after="100" w:line="240" w:lineRule="auto"/>
      <w:ind w:left="2977" w:right="0" w:hanging="709"/>
    </w:pPr>
    <w:rPr>
      <w:rFonts w:ascii="Arial" w:eastAsia="Batang" w:hAnsi="Arial"/>
      <w:sz w:val="20"/>
      <w:szCs w:val="20"/>
      <w:lang w:val="en-GB" w:eastAsia="en-GB"/>
    </w:rPr>
  </w:style>
  <w:style w:type="paragraph" w:customStyle="1" w:styleId="Para6">
    <w:name w:val="Para 6"/>
    <w:basedOn w:val="Heading6"/>
    <w:qFormat/>
    <w:rsid w:val="00962850"/>
    <w:pPr>
      <w:keepNext w:val="0"/>
      <w:keepLines w:val="0"/>
      <w:numPr>
        <w:ilvl w:val="5"/>
      </w:numPr>
      <w:tabs>
        <w:tab w:val="num" w:pos="3686"/>
      </w:tabs>
      <w:autoSpaceDE/>
      <w:autoSpaceDN/>
      <w:adjustRightInd/>
      <w:spacing w:before="100" w:after="100" w:line="240" w:lineRule="auto"/>
      <w:ind w:left="3686" w:right="0" w:hanging="709"/>
    </w:pPr>
    <w:rPr>
      <w:rFonts w:ascii="Arial" w:eastAsia="Batang" w:hAnsi="Arial"/>
      <w:sz w:val="20"/>
      <w:szCs w:val="20"/>
      <w:lang w:val="en-GB" w:eastAsia="en-GB"/>
    </w:rPr>
  </w:style>
  <w:style w:type="paragraph" w:customStyle="1" w:styleId="Para7">
    <w:name w:val="Para 7"/>
    <w:basedOn w:val="Heading7"/>
    <w:qFormat/>
    <w:rsid w:val="00962850"/>
    <w:pPr>
      <w:keepNext w:val="0"/>
      <w:keepLines w:val="0"/>
      <w:numPr>
        <w:ilvl w:val="6"/>
      </w:numPr>
      <w:tabs>
        <w:tab w:val="num" w:pos="4394"/>
      </w:tabs>
      <w:autoSpaceDE/>
      <w:autoSpaceDN/>
      <w:adjustRightInd/>
      <w:spacing w:before="100" w:after="100" w:line="240" w:lineRule="auto"/>
      <w:ind w:left="4395" w:right="0" w:hanging="709"/>
    </w:pPr>
    <w:rPr>
      <w:rFonts w:ascii="Arial" w:eastAsia="Batang" w:hAnsi="Arial"/>
      <w:sz w:val="20"/>
      <w:szCs w:val="20"/>
      <w:lang w:val="en-GB" w:eastAsia="en-GB"/>
    </w:rPr>
  </w:style>
  <w:style w:type="paragraph" w:customStyle="1" w:styleId="DefinitionLevel1">
    <w:name w:val="Definition Level 1"/>
    <w:basedOn w:val="BodyText1"/>
    <w:uiPriority w:val="4"/>
    <w:qFormat/>
    <w:rsid w:val="00962850"/>
    <w:pPr>
      <w:spacing w:before="100" w:after="100" w:line="240" w:lineRule="auto"/>
      <w:ind w:left="1560" w:hanging="851"/>
      <w:jc w:val="left"/>
    </w:pPr>
    <w:rPr>
      <w:rFonts w:ascii="Arial" w:eastAsia="Batang" w:hAnsi="Arial" w:cs="Times New Roman"/>
      <w:sz w:val="20"/>
      <w:szCs w:val="20"/>
      <w:lang w:val="en-GB" w:bidi="ar-SA"/>
    </w:rPr>
  </w:style>
  <w:style w:type="paragraph" w:customStyle="1" w:styleId="DefinitionLevel2">
    <w:name w:val="Definition Level 2"/>
    <w:basedOn w:val="DefinitionLevel1"/>
    <w:uiPriority w:val="4"/>
    <w:qFormat/>
    <w:rsid w:val="00962850"/>
    <w:pPr>
      <w:ind w:left="2268" w:hanging="709"/>
    </w:pPr>
  </w:style>
  <w:style w:type="paragraph" w:customStyle="1" w:styleId="AppendixHeading">
    <w:name w:val="Appendix Heading"/>
    <w:basedOn w:val="BodyText1"/>
    <w:next w:val="BodyText"/>
    <w:uiPriority w:val="5"/>
    <w:rsid w:val="00962850"/>
    <w:pPr>
      <w:numPr>
        <w:numId w:val="14"/>
      </w:numPr>
      <w:spacing w:after="100" w:line="240" w:lineRule="auto"/>
      <w:jc w:val="center"/>
    </w:pPr>
    <w:rPr>
      <w:rFonts w:ascii="Arial" w:eastAsia="Batang" w:hAnsi="Arial" w:cs="Times New Roman"/>
      <w:b/>
      <w:caps/>
      <w:sz w:val="20"/>
      <w:szCs w:val="20"/>
      <w:lang w:val="en-GB" w:bidi="ar-SA"/>
    </w:rPr>
  </w:style>
  <w:style w:type="paragraph" w:customStyle="1" w:styleId="SchedulePara1">
    <w:name w:val="Schedule Para 1"/>
    <w:basedOn w:val="ScheduleHeading1"/>
    <w:qFormat/>
    <w:rsid w:val="00962850"/>
    <w:pPr>
      <w:keepNext w:val="0"/>
      <w:tabs>
        <w:tab w:val="clear" w:pos="1559"/>
        <w:tab w:val="clear" w:pos="2268"/>
        <w:tab w:val="clear" w:pos="2977"/>
        <w:tab w:val="clear" w:pos="3686"/>
        <w:tab w:val="clear" w:pos="4394"/>
        <w:tab w:val="clear" w:pos="8789"/>
      </w:tabs>
      <w:spacing w:before="100" w:line="240" w:lineRule="auto"/>
      <w:jc w:val="left"/>
    </w:pPr>
    <w:rPr>
      <w:rFonts w:ascii="Arial" w:hAnsi="Arial"/>
      <w:b w:val="0"/>
      <w:caps w:val="0"/>
      <w:sz w:val="20"/>
      <w:lang w:eastAsia="en-US"/>
    </w:rPr>
  </w:style>
  <w:style w:type="paragraph" w:customStyle="1" w:styleId="SchedulePara2">
    <w:name w:val="Schedule Para 2"/>
    <w:basedOn w:val="ScheduleHeading2"/>
    <w:qFormat/>
    <w:rsid w:val="00962850"/>
    <w:pPr>
      <w:keepNext w:val="0"/>
      <w:numPr>
        <w:ilvl w:val="1"/>
      </w:numPr>
      <w:tabs>
        <w:tab w:val="clear" w:pos="1559"/>
        <w:tab w:val="clear" w:pos="2268"/>
        <w:tab w:val="clear" w:pos="2977"/>
        <w:tab w:val="clear" w:pos="3686"/>
        <w:tab w:val="clear" w:pos="4394"/>
        <w:tab w:val="clear" w:pos="8789"/>
        <w:tab w:val="num" w:pos="709"/>
      </w:tabs>
      <w:spacing w:line="240" w:lineRule="auto"/>
      <w:ind w:left="709" w:hanging="709"/>
      <w:jc w:val="left"/>
    </w:pPr>
    <w:rPr>
      <w:rFonts w:ascii="Arial" w:hAnsi="Arial"/>
      <w:b w:val="0"/>
      <w:sz w:val="20"/>
      <w:lang w:eastAsia="en-GB"/>
    </w:rPr>
  </w:style>
  <w:style w:type="paragraph" w:customStyle="1" w:styleId="SchedulePara3">
    <w:name w:val="Schedule Para 3"/>
    <w:basedOn w:val="ScheduleHeading3"/>
    <w:qFormat/>
    <w:rsid w:val="00962850"/>
    <w:pPr>
      <w:numPr>
        <w:ilvl w:val="2"/>
      </w:numPr>
      <w:tabs>
        <w:tab w:val="clear" w:pos="2268"/>
        <w:tab w:val="clear" w:pos="2977"/>
        <w:tab w:val="clear" w:pos="3686"/>
        <w:tab w:val="clear" w:pos="4394"/>
        <w:tab w:val="clear" w:pos="8789"/>
        <w:tab w:val="num" w:pos="1559"/>
      </w:tabs>
      <w:spacing w:line="240" w:lineRule="auto"/>
      <w:ind w:left="1560" w:hanging="851"/>
      <w:jc w:val="left"/>
    </w:pPr>
    <w:rPr>
      <w:rFonts w:ascii="Arial" w:hAnsi="Arial"/>
      <w:sz w:val="20"/>
      <w:lang w:eastAsia="en-GB"/>
    </w:rPr>
  </w:style>
  <w:style w:type="paragraph" w:customStyle="1" w:styleId="SchedulePara4">
    <w:name w:val="Schedule Para 4"/>
    <w:basedOn w:val="ScheduleHeading4"/>
    <w:qFormat/>
    <w:rsid w:val="00962850"/>
    <w:pPr>
      <w:numPr>
        <w:ilvl w:val="3"/>
      </w:numPr>
      <w:tabs>
        <w:tab w:val="clear" w:pos="2977"/>
        <w:tab w:val="clear" w:pos="3686"/>
        <w:tab w:val="clear" w:pos="4394"/>
        <w:tab w:val="clear" w:pos="8789"/>
        <w:tab w:val="num" w:pos="2268"/>
      </w:tabs>
      <w:spacing w:line="240" w:lineRule="auto"/>
      <w:ind w:left="2268" w:hanging="709"/>
      <w:jc w:val="left"/>
    </w:pPr>
    <w:rPr>
      <w:rFonts w:ascii="Arial" w:hAnsi="Arial"/>
      <w:sz w:val="20"/>
      <w:lang w:eastAsia="en-GB"/>
    </w:rPr>
  </w:style>
  <w:style w:type="paragraph" w:customStyle="1" w:styleId="SchedulePara5">
    <w:name w:val="Schedule Para 5"/>
    <w:basedOn w:val="ScheduleHeading5"/>
    <w:qFormat/>
    <w:rsid w:val="00962850"/>
    <w:pPr>
      <w:numPr>
        <w:ilvl w:val="4"/>
      </w:numPr>
      <w:tabs>
        <w:tab w:val="clear" w:pos="3686"/>
        <w:tab w:val="clear" w:pos="4394"/>
        <w:tab w:val="clear" w:pos="8789"/>
        <w:tab w:val="num" w:pos="2977"/>
      </w:tabs>
      <w:spacing w:line="240" w:lineRule="auto"/>
      <w:ind w:left="2977" w:hanging="709"/>
      <w:jc w:val="left"/>
    </w:pPr>
    <w:rPr>
      <w:rFonts w:ascii="Arial" w:hAnsi="Arial"/>
      <w:sz w:val="20"/>
      <w:lang w:eastAsia="en-GB"/>
    </w:rPr>
  </w:style>
  <w:style w:type="paragraph" w:customStyle="1" w:styleId="SchedulePara6">
    <w:name w:val="Schedule Para 6"/>
    <w:basedOn w:val="ScheduleHeading6"/>
    <w:qFormat/>
    <w:rsid w:val="00962850"/>
    <w:pPr>
      <w:numPr>
        <w:ilvl w:val="5"/>
      </w:numPr>
      <w:tabs>
        <w:tab w:val="clear" w:pos="4394"/>
        <w:tab w:val="clear" w:pos="8789"/>
        <w:tab w:val="num" w:pos="3686"/>
      </w:tabs>
      <w:spacing w:line="240" w:lineRule="auto"/>
      <w:ind w:left="3686" w:hanging="709"/>
      <w:jc w:val="left"/>
    </w:pPr>
    <w:rPr>
      <w:rFonts w:ascii="Arial" w:hAnsi="Arial"/>
      <w:sz w:val="20"/>
      <w:lang w:eastAsia="en-GB"/>
    </w:rPr>
  </w:style>
  <w:style w:type="paragraph" w:customStyle="1" w:styleId="SchedulePara7">
    <w:name w:val="Schedule Para 7"/>
    <w:basedOn w:val="ScheduleHeading7"/>
    <w:qFormat/>
    <w:rsid w:val="00962850"/>
    <w:pPr>
      <w:numPr>
        <w:ilvl w:val="6"/>
      </w:numPr>
      <w:tabs>
        <w:tab w:val="clear" w:pos="8789"/>
        <w:tab w:val="num" w:pos="4394"/>
      </w:tabs>
      <w:spacing w:line="240" w:lineRule="auto"/>
      <w:ind w:left="4395" w:hanging="709"/>
      <w:jc w:val="left"/>
    </w:pPr>
    <w:rPr>
      <w:rFonts w:ascii="Arial" w:hAnsi="Arial"/>
      <w:sz w:val="20"/>
      <w:lang w:eastAsia="en-GB"/>
    </w:rPr>
  </w:style>
  <w:style w:type="paragraph" w:customStyle="1" w:styleId="ScheduleTitle">
    <w:name w:val="Schedule Title"/>
    <w:basedOn w:val="BodyText"/>
    <w:next w:val="BodyText"/>
    <w:qFormat/>
    <w:rsid w:val="00962850"/>
    <w:pPr>
      <w:widowControl/>
      <w:numPr>
        <w:numId w:val="15"/>
      </w:numPr>
      <w:spacing w:before="200" w:after="100"/>
      <w:jc w:val="center"/>
    </w:pPr>
    <w:rPr>
      <w:rFonts w:ascii="Arial" w:eastAsia="Batang" w:hAnsi="Arial"/>
      <w:b/>
      <w:caps/>
      <w:color w:val="auto"/>
      <w:lang w:eastAsia="en-US"/>
    </w:rPr>
  </w:style>
  <w:style w:type="paragraph" w:customStyle="1" w:styleId="SchedulePart">
    <w:name w:val="Schedule Part"/>
    <w:basedOn w:val="BodyText"/>
    <w:next w:val="BodyText"/>
    <w:qFormat/>
    <w:rsid w:val="00962850"/>
    <w:pPr>
      <w:widowControl/>
      <w:numPr>
        <w:numId w:val="16"/>
      </w:numPr>
      <w:spacing w:before="200" w:after="100"/>
      <w:ind w:firstLine="289"/>
      <w:jc w:val="center"/>
    </w:pPr>
    <w:rPr>
      <w:rFonts w:ascii="Arial" w:eastAsia="Batang" w:hAnsi="Arial"/>
      <w:b/>
      <w:caps/>
      <w:color w:val="auto"/>
      <w:lang w:eastAsia="en-US"/>
    </w:rPr>
  </w:style>
  <w:style w:type="table" w:styleId="Table3Deffects1">
    <w:name w:val="Table 3D effects 1"/>
    <w:basedOn w:val="TableNormal"/>
    <w:rsid w:val="00962850"/>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LineNumber">
    <w:name w:val="line number"/>
    <w:basedOn w:val="DefaultParagraphFont"/>
    <w:rsid w:val="00962850"/>
  </w:style>
  <w:style w:type="paragraph" w:customStyle="1" w:styleId="DocID">
    <w:name w:val="DocID"/>
    <w:basedOn w:val="Normal"/>
    <w:rsid w:val="00962850"/>
    <w:pPr>
      <w:widowControl w:val="0"/>
      <w:tabs>
        <w:tab w:val="center" w:pos="4514"/>
      </w:tabs>
      <w:autoSpaceDE w:val="0"/>
      <w:autoSpaceDN w:val="0"/>
      <w:adjustRightInd w:val="0"/>
      <w:spacing w:after="0" w:line="240" w:lineRule="auto"/>
      <w:jc w:val="both"/>
    </w:pPr>
    <w:rPr>
      <w:rFonts w:ascii="Palatino Linotype" w:eastAsia="PMingLiU" w:hAnsi="Palatino Linotype" w:cs="Times New Roman"/>
      <w:color w:val="0C0C0C"/>
      <w:sz w:val="20"/>
      <w:szCs w:val="24"/>
      <w:lang w:eastAsia="en-US"/>
    </w:rPr>
  </w:style>
  <w:style w:type="paragraph" w:customStyle="1" w:styleId="Normal12pt">
    <w:name w:val="Normal + 12 pt"/>
    <w:basedOn w:val="Normal"/>
    <w:rsid w:val="00962850"/>
    <w:pPr>
      <w:widowControl w:val="0"/>
      <w:spacing w:after="0" w:line="240" w:lineRule="auto"/>
      <w:jc w:val="both"/>
    </w:pPr>
    <w:rPr>
      <w:rFonts w:ascii="Times New Roman" w:eastAsia="SimSun" w:hAnsi="Times New Roman" w:cs="Times New Roman"/>
      <w:kern w:val="2"/>
      <w:sz w:val="24"/>
      <w:szCs w:val="24"/>
    </w:rPr>
  </w:style>
  <w:style w:type="character" w:customStyle="1" w:styleId="Legal2L1Char">
    <w:name w:val="Legal2_L1 Char"/>
    <w:basedOn w:val="DefaultParagraphFont"/>
    <w:link w:val="Legal2L1"/>
    <w:rsid w:val="00962850"/>
    <w:rPr>
      <w:rFonts w:ascii="Times New Roman" w:eastAsia="Times New Roman" w:hAnsi="Times New Roman" w:cs="Times New Roman"/>
      <w:sz w:val="20"/>
      <w:szCs w:val="20"/>
      <w:lang w:eastAsia="en-US"/>
    </w:rPr>
  </w:style>
  <w:style w:type="character" w:styleId="PlaceholderText">
    <w:name w:val="Placeholder Text"/>
    <w:basedOn w:val="DefaultParagraphFont"/>
    <w:uiPriority w:val="99"/>
    <w:semiHidden/>
    <w:rsid w:val="00962850"/>
    <w:rPr>
      <w:color w:val="808080"/>
    </w:rPr>
  </w:style>
  <w:style w:type="numbering" w:customStyle="1" w:styleId="NoList4">
    <w:name w:val="No List4"/>
    <w:next w:val="NoList"/>
    <w:uiPriority w:val="99"/>
    <w:semiHidden/>
    <w:unhideWhenUsed/>
    <w:rsid w:val="00073E57"/>
  </w:style>
  <w:style w:type="paragraph" w:customStyle="1" w:styleId="CM1">
    <w:name w:val="CM1"/>
    <w:basedOn w:val="Default"/>
    <w:next w:val="Default"/>
    <w:uiPriority w:val="99"/>
    <w:rsid w:val="00073E57"/>
    <w:pPr>
      <w:widowControl w:val="0"/>
      <w:spacing w:line="266" w:lineRule="atLeast"/>
    </w:pPr>
    <w:rPr>
      <w:rFonts w:ascii="AAOAG C+ Helvetica LT Std" w:eastAsia="AAOAG C+ Helvetica LT Std" w:hAnsi="Calibri"/>
      <w:color w:val="auto"/>
    </w:rPr>
  </w:style>
  <w:style w:type="paragraph" w:customStyle="1" w:styleId="CM4">
    <w:name w:val="CM4"/>
    <w:basedOn w:val="Default"/>
    <w:next w:val="Default"/>
    <w:uiPriority w:val="99"/>
    <w:rsid w:val="00073E57"/>
    <w:pPr>
      <w:widowControl w:val="0"/>
    </w:pPr>
    <w:rPr>
      <w:rFonts w:ascii="AAOAG C+ Helvetica LT Std" w:eastAsia="AAOAG C+ Helvetica LT Std" w:hAnsi="Calibri"/>
      <w:color w:val="auto"/>
    </w:rPr>
  </w:style>
  <w:style w:type="paragraph" w:customStyle="1" w:styleId="CM5">
    <w:name w:val="CM5"/>
    <w:basedOn w:val="Default"/>
    <w:next w:val="Default"/>
    <w:uiPriority w:val="99"/>
    <w:rsid w:val="00073E57"/>
    <w:pPr>
      <w:widowControl w:val="0"/>
    </w:pPr>
    <w:rPr>
      <w:rFonts w:ascii="AAOAG C+ Helvetica LT Std" w:eastAsia="AAOAG C+ Helvetica LT Std" w:hAnsi="Calibri"/>
      <w:color w:val="auto"/>
    </w:rPr>
  </w:style>
  <w:style w:type="paragraph" w:customStyle="1" w:styleId="CM7">
    <w:name w:val="CM7"/>
    <w:basedOn w:val="Default"/>
    <w:next w:val="Default"/>
    <w:uiPriority w:val="99"/>
    <w:rsid w:val="00073E57"/>
    <w:pPr>
      <w:widowControl w:val="0"/>
    </w:pPr>
    <w:rPr>
      <w:rFonts w:ascii="AAOAG C+ Helvetica LT Std" w:eastAsia="AAOAG C+ Helvetica LT Std" w:hAnsi="Calibri"/>
      <w:color w:val="auto"/>
    </w:rPr>
  </w:style>
  <w:style w:type="table" w:customStyle="1" w:styleId="TableGrid3">
    <w:name w:val="Table Grid3"/>
    <w:basedOn w:val="TableNormal"/>
    <w:next w:val="TableGrid"/>
    <w:uiPriority w:val="59"/>
    <w:rsid w:val="00CD5CC2"/>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9321EF"/>
  </w:style>
  <w:style w:type="table" w:customStyle="1" w:styleId="TableGrid4">
    <w:name w:val="Table Grid4"/>
    <w:basedOn w:val="TableNormal"/>
    <w:next w:val="TableGrid"/>
    <w:uiPriority w:val="59"/>
    <w:rsid w:val="009321EF"/>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9D5A38"/>
  </w:style>
  <w:style w:type="paragraph" w:customStyle="1" w:styleId="O-Hanging5">
    <w:name w:val="O-Hanging .5"/>
    <w:basedOn w:val="Normal"/>
    <w:uiPriority w:val="47"/>
    <w:rsid w:val="009D5A38"/>
    <w:pPr>
      <w:spacing w:line="240" w:lineRule="auto"/>
      <w:ind w:left="1440" w:hanging="720"/>
      <w:jc w:val="both"/>
    </w:pPr>
    <w:rPr>
      <w:rFonts w:ascii="Times New Roman" w:hAnsi="Times New Roman" w:cs="Times New Roman"/>
      <w:sz w:val="20"/>
      <w:szCs w:val="24"/>
      <w:lang w:eastAsia="en-US"/>
    </w:rPr>
  </w:style>
  <w:style w:type="table" w:customStyle="1" w:styleId="TableGrid5">
    <w:name w:val="Table Grid5"/>
    <w:basedOn w:val="TableNormal"/>
    <w:next w:val="TableGrid"/>
    <w:uiPriority w:val="59"/>
    <w:rsid w:val="009D5A38"/>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otnote">
    <w:name w:val="Table Footnote"/>
    <w:basedOn w:val="Normal"/>
    <w:rsid w:val="009D5A38"/>
    <w:pPr>
      <w:spacing w:line="240" w:lineRule="auto"/>
      <w:ind w:left="360" w:hanging="360"/>
    </w:pPr>
    <w:rPr>
      <w:rFonts w:ascii="Times New Roman" w:hAnsi="Times New Roman" w:cs="Times New Roman"/>
      <w:sz w:val="16"/>
      <w:szCs w:val="16"/>
      <w:lang w:eastAsia="en-US"/>
    </w:rPr>
  </w:style>
  <w:style w:type="table" w:customStyle="1" w:styleId="TableGrid12">
    <w:name w:val="Table Grid12"/>
    <w:basedOn w:val="TableNormal"/>
    <w:next w:val="TableGrid"/>
    <w:uiPriority w:val="59"/>
    <w:rsid w:val="009D5A3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9C44D4"/>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5230E"/>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3002"/>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2B5A82"/>
  </w:style>
  <w:style w:type="character" w:customStyle="1" w:styleId="HeaderChar1">
    <w:name w:val="Header Char1"/>
    <w:basedOn w:val="DefaultParagraphFont"/>
    <w:uiPriority w:val="99"/>
    <w:rsid w:val="002B5A82"/>
    <w:rPr>
      <w:noProof w:val="0"/>
      <w:lang w:val="en-US" w:eastAsia="en-US" w:bidi="ar-SA"/>
    </w:rPr>
  </w:style>
  <w:style w:type="character" w:customStyle="1" w:styleId="FooterChar1">
    <w:name w:val="Footer Char1"/>
    <w:basedOn w:val="DefaultParagraphFont"/>
    <w:uiPriority w:val="99"/>
    <w:rsid w:val="002B5A82"/>
    <w:rPr>
      <w:noProof w:val="0"/>
      <w:lang w:val="en-US" w:eastAsia="en-US" w:bidi="ar-SA"/>
    </w:rPr>
  </w:style>
  <w:style w:type="character" w:customStyle="1" w:styleId="FooterChar2">
    <w:name w:val="Footer Char2"/>
    <w:basedOn w:val="DefaultParagraphFont"/>
    <w:uiPriority w:val="99"/>
    <w:semiHidden/>
    <w:rsid w:val="002B5A82"/>
  </w:style>
  <w:style w:type="character" w:customStyle="1" w:styleId="BalloonTextChar1">
    <w:name w:val="Balloon Text Char1"/>
    <w:basedOn w:val="DefaultParagraphFont"/>
    <w:uiPriority w:val="99"/>
    <w:semiHidden/>
    <w:rsid w:val="002B5A82"/>
    <w:rPr>
      <w:rFonts w:ascii="Segoe UI" w:eastAsia="Times New Roman" w:hAnsi="Segoe UI" w:cs="Segoe UI"/>
      <w:sz w:val="18"/>
      <w:szCs w:val="18"/>
    </w:rPr>
  </w:style>
  <w:style w:type="character" w:customStyle="1" w:styleId="HeaderChar2">
    <w:name w:val="Header Char2"/>
    <w:basedOn w:val="DefaultParagraphFont"/>
    <w:uiPriority w:val="99"/>
    <w:semiHidden/>
    <w:rsid w:val="002B5A82"/>
    <w:rPr>
      <w:rFonts w:eastAsia="Times New Roman"/>
    </w:rPr>
  </w:style>
  <w:style w:type="table" w:customStyle="1" w:styleId="TableGrid13">
    <w:name w:val="Table Grid13"/>
    <w:basedOn w:val="TableNormal"/>
    <w:next w:val="TableGrid"/>
    <w:uiPriority w:val="59"/>
    <w:rsid w:val="002B5A82"/>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 Title"/>
    <w:basedOn w:val="Normal"/>
    <w:uiPriority w:val="47"/>
    <w:rsid w:val="002B5A82"/>
    <w:pPr>
      <w:spacing w:after="240" w:line="240" w:lineRule="auto"/>
    </w:pPr>
    <w:rPr>
      <w:rFonts w:ascii="Times New Roman" w:eastAsia="Times New Roman" w:hAnsi="Times New Roman" w:cs="Times New Roman"/>
      <w:b/>
      <w:sz w:val="20"/>
      <w:szCs w:val="20"/>
      <w:lang w:eastAsia="en-US"/>
    </w:rPr>
  </w:style>
  <w:style w:type="table" w:customStyle="1" w:styleId="TableGrid14">
    <w:name w:val="Table Grid14"/>
    <w:basedOn w:val="TableNormal"/>
    <w:next w:val="TableGrid"/>
    <w:uiPriority w:val="59"/>
    <w:rsid w:val="00A60B53"/>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eement1">
    <w:name w:val="Agreement 1"/>
    <w:basedOn w:val="Normal"/>
    <w:next w:val="BodyTextIndent"/>
    <w:rsid w:val="00785BFF"/>
    <w:pPr>
      <w:keepNext/>
      <w:numPr>
        <w:numId w:val="17"/>
      </w:numPr>
      <w:spacing w:before="240" w:after="120" w:line="240" w:lineRule="auto"/>
      <w:jc w:val="both"/>
      <w:outlineLvl w:val="0"/>
    </w:pPr>
    <w:rPr>
      <w:rFonts w:ascii="Arial" w:eastAsia="Times New Roman" w:hAnsi="Arial" w:cs="Times New Roman"/>
      <w:b/>
      <w:szCs w:val="24"/>
      <w:lang w:val="en-GB" w:eastAsia="en-US"/>
    </w:rPr>
  </w:style>
  <w:style w:type="paragraph" w:customStyle="1" w:styleId="Agreement2">
    <w:name w:val="Agreement 2"/>
    <w:basedOn w:val="Normal"/>
    <w:rsid w:val="00785BFF"/>
    <w:pPr>
      <w:numPr>
        <w:ilvl w:val="1"/>
        <w:numId w:val="17"/>
      </w:numPr>
      <w:spacing w:before="240" w:after="120" w:line="240" w:lineRule="auto"/>
      <w:jc w:val="both"/>
      <w:outlineLvl w:val="1"/>
    </w:pPr>
    <w:rPr>
      <w:rFonts w:ascii="Arial" w:eastAsia="Times New Roman" w:hAnsi="Arial" w:cs="Times New Roman"/>
      <w:sz w:val="21"/>
      <w:szCs w:val="24"/>
      <w:lang w:val="en-GB" w:eastAsia="en-US"/>
    </w:rPr>
  </w:style>
  <w:style w:type="paragraph" w:customStyle="1" w:styleId="Agreement3">
    <w:name w:val="Agreement 3"/>
    <w:basedOn w:val="Normal"/>
    <w:rsid w:val="00785BFF"/>
    <w:pPr>
      <w:numPr>
        <w:ilvl w:val="2"/>
        <w:numId w:val="17"/>
      </w:numPr>
      <w:spacing w:before="240" w:after="120" w:line="240" w:lineRule="auto"/>
      <w:jc w:val="both"/>
      <w:outlineLvl w:val="2"/>
    </w:pPr>
    <w:rPr>
      <w:rFonts w:ascii="Arial" w:eastAsia="Times New Roman" w:hAnsi="Arial" w:cs="Times New Roman"/>
      <w:sz w:val="21"/>
      <w:szCs w:val="24"/>
      <w:lang w:val="en-GB" w:eastAsia="en-US"/>
    </w:rPr>
  </w:style>
  <w:style w:type="paragraph" w:customStyle="1" w:styleId="Agreement4">
    <w:name w:val="Agreement 4"/>
    <w:basedOn w:val="Normal"/>
    <w:rsid w:val="00785BFF"/>
    <w:pPr>
      <w:numPr>
        <w:ilvl w:val="3"/>
        <w:numId w:val="17"/>
      </w:numPr>
      <w:spacing w:before="240" w:after="120" w:line="240" w:lineRule="auto"/>
      <w:jc w:val="both"/>
      <w:outlineLvl w:val="3"/>
    </w:pPr>
    <w:rPr>
      <w:rFonts w:ascii="Arial" w:eastAsia="Times New Roman" w:hAnsi="Arial" w:cs="Times New Roman"/>
      <w:sz w:val="21"/>
      <w:szCs w:val="24"/>
      <w:lang w:val="en-GB" w:eastAsia="en-US"/>
    </w:rPr>
  </w:style>
  <w:style w:type="paragraph" w:customStyle="1" w:styleId="Agreement5">
    <w:name w:val="Agreement 5"/>
    <w:basedOn w:val="Normal"/>
    <w:rsid w:val="00785BFF"/>
    <w:pPr>
      <w:numPr>
        <w:ilvl w:val="4"/>
        <w:numId w:val="17"/>
      </w:numPr>
      <w:spacing w:before="240" w:after="120" w:line="240" w:lineRule="auto"/>
      <w:jc w:val="both"/>
      <w:outlineLvl w:val="4"/>
    </w:pPr>
    <w:rPr>
      <w:rFonts w:ascii="Arial" w:eastAsia="Times New Roman" w:hAnsi="Arial" w:cs="Times New Roman"/>
      <w:sz w:val="21"/>
      <w:szCs w:val="24"/>
      <w:lang w:val="en-GB" w:eastAsia="en-US"/>
    </w:rPr>
  </w:style>
  <w:style w:type="paragraph" w:customStyle="1" w:styleId="Agreement6">
    <w:name w:val="Agreement 6"/>
    <w:basedOn w:val="Normal"/>
    <w:semiHidden/>
    <w:rsid w:val="00785BFF"/>
    <w:pPr>
      <w:numPr>
        <w:ilvl w:val="5"/>
        <w:numId w:val="17"/>
      </w:numPr>
      <w:spacing w:before="240" w:after="120" w:line="240" w:lineRule="auto"/>
      <w:outlineLvl w:val="5"/>
    </w:pPr>
    <w:rPr>
      <w:rFonts w:ascii="Arial" w:eastAsia="Times New Roman" w:hAnsi="Arial" w:cs="Times New Roman"/>
      <w:sz w:val="21"/>
      <w:szCs w:val="24"/>
      <w:lang w:val="en-GB" w:eastAsia="en-US"/>
    </w:rPr>
  </w:style>
  <w:style w:type="paragraph" w:customStyle="1" w:styleId="Agreement7">
    <w:name w:val="Agreement 7"/>
    <w:basedOn w:val="Normal"/>
    <w:next w:val="BodyText"/>
    <w:semiHidden/>
    <w:rsid w:val="00785BFF"/>
    <w:pPr>
      <w:numPr>
        <w:ilvl w:val="6"/>
        <w:numId w:val="17"/>
      </w:numPr>
      <w:spacing w:before="120" w:after="120" w:line="240" w:lineRule="auto"/>
      <w:jc w:val="both"/>
      <w:outlineLvl w:val="6"/>
    </w:pPr>
    <w:rPr>
      <w:rFonts w:ascii="Times New Roman" w:eastAsia="Times New Roman" w:hAnsi="Times New Roman" w:cs="Times New Roman"/>
      <w:sz w:val="24"/>
      <w:szCs w:val="24"/>
      <w:lang w:val="en-GB" w:eastAsia="en-US"/>
    </w:rPr>
  </w:style>
  <w:style w:type="paragraph" w:customStyle="1" w:styleId="Agreement8">
    <w:name w:val="Agreement 8"/>
    <w:basedOn w:val="Normal"/>
    <w:next w:val="BodyText"/>
    <w:semiHidden/>
    <w:rsid w:val="00785BFF"/>
    <w:pPr>
      <w:numPr>
        <w:ilvl w:val="7"/>
        <w:numId w:val="17"/>
      </w:numPr>
      <w:spacing w:before="120" w:after="120" w:line="240" w:lineRule="auto"/>
      <w:jc w:val="both"/>
      <w:outlineLvl w:val="7"/>
    </w:pPr>
    <w:rPr>
      <w:rFonts w:ascii="Times New Roman" w:eastAsia="Times New Roman" w:hAnsi="Times New Roman" w:cs="Times New Roman"/>
      <w:sz w:val="24"/>
      <w:szCs w:val="24"/>
      <w:lang w:val="en-GB" w:eastAsia="en-US"/>
    </w:rPr>
  </w:style>
  <w:style w:type="paragraph" w:customStyle="1" w:styleId="Agreement9">
    <w:name w:val="Agreement 9"/>
    <w:basedOn w:val="Normal"/>
    <w:next w:val="BodyText"/>
    <w:semiHidden/>
    <w:rsid w:val="00785BFF"/>
    <w:pPr>
      <w:numPr>
        <w:ilvl w:val="8"/>
        <w:numId w:val="17"/>
      </w:numPr>
      <w:spacing w:before="120" w:after="120" w:line="240" w:lineRule="auto"/>
      <w:jc w:val="both"/>
      <w:outlineLvl w:val="8"/>
    </w:pPr>
    <w:rPr>
      <w:rFonts w:ascii="Times New Roman" w:eastAsia="Times New Roman" w:hAnsi="Times New Roman" w:cs="Times New Roman"/>
      <w:sz w:val="24"/>
      <w:szCs w:val="24"/>
      <w:lang w:val="en-GB" w:eastAsia="en-US"/>
    </w:rPr>
  </w:style>
  <w:style w:type="table" w:customStyle="1" w:styleId="TableGrid15">
    <w:name w:val="Table Grid15"/>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9F6452"/>
  </w:style>
  <w:style w:type="table" w:customStyle="1" w:styleId="TableGrid17">
    <w:name w:val="Table Grid17"/>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226F2D"/>
  </w:style>
  <w:style w:type="table" w:customStyle="1" w:styleId="TableGrid19">
    <w:name w:val="Table Grid19"/>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
    <w:name w:val="Letter"/>
    <w:basedOn w:val="Normal"/>
    <w:rsid w:val="00004546"/>
    <w:pPr>
      <w:spacing w:after="240" w:line="288" w:lineRule="auto"/>
    </w:pPr>
    <w:rPr>
      <w:rFonts w:ascii="Arial" w:eastAsiaTheme="minorHAnsi" w:hAnsi="Arial" w:cs="Arial"/>
      <w:sz w:val="20"/>
      <w:szCs w:val="4"/>
      <w:lang w:val="en-GB" w:eastAsia="en-US"/>
    </w:rPr>
  </w:style>
  <w:style w:type="numbering" w:customStyle="1" w:styleId="NoList10">
    <w:name w:val="No List10"/>
    <w:next w:val="NoList"/>
    <w:uiPriority w:val="99"/>
    <w:semiHidden/>
    <w:unhideWhenUsed/>
    <w:rsid w:val="00A853F9"/>
  </w:style>
  <w:style w:type="table" w:customStyle="1" w:styleId="TableGrid26">
    <w:name w:val="Table Grid26"/>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A853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
    <w:name w:val="No List12"/>
    <w:next w:val="NoList"/>
    <w:uiPriority w:val="99"/>
    <w:semiHidden/>
    <w:unhideWhenUsed/>
    <w:rsid w:val="00A853F9"/>
  </w:style>
  <w:style w:type="table" w:customStyle="1" w:styleId="TableGrid110">
    <w:name w:val="Table Grid110"/>
    <w:basedOn w:val="TableNormal"/>
    <w:next w:val="TableGrid"/>
    <w:uiPriority w:val="59"/>
    <w:rsid w:val="00A853F9"/>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
    <w:name w:val="Medium Shading 1 - Accent 41"/>
    <w:basedOn w:val="TableNormal"/>
    <w:next w:val="MediumShading1-Accent4"/>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
    <w:name w:val="Table B&amp;M1"/>
    <w:basedOn w:val="TableNormal"/>
    <w:rsid w:val="00A853F9"/>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0">
    <w:name w:val="网格型11"/>
    <w:basedOn w:val="TableNormal"/>
    <w:next w:val="TableGrid"/>
    <w:rsid w:val="00A853F9"/>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
    <w:name w:val="Medium Grid 2 - Accent 31"/>
    <w:basedOn w:val="TableNormal"/>
    <w:next w:val="MediumGrid2-Accent3"/>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
    <w:name w:val="Table Grid111"/>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
    <w:name w:val="No List111"/>
    <w:next w:val="NoList"/>
    <w:uiPriority w:val="99"/>
    <w:semiHidden/>
    <w:unhideWhenUsed/>
    <w:rsid w:val="00A853F9"/>
  </w:style>
  <w:style w:type="numbering" w:customStyle="1" w:styleId="NoList21">
    <w:name w:val="No List21"/>
    <w:next w:val="NoList"/>
    <w:uiPriority w:val="99"/>
    <w:semiHidden/>
    <w:unhideWhenUsed/>
    <w:rsid w:val="00A853F9"/>
  </w:style>
  <w:style w:type="numbering" w:customStyle="1" w:styleId="NoList31">
    <w:name w:val="No List31"/>
    <w:next w:val="NoList"/>
    <w:uiPriority w:val="99"/>
    <w:semiHidden/>
    <w:unhideWhenUsed/>
    <w:rsid w:val="00A853F9"/>
  </w:style>
  <w:style w:type="table" w:customStyle="1" w:styleId="TableGrid27">
    <w:name w:val="Table Grid27"/>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rsid w:val="00A853F9"/>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
    <w:name w:val="No List41"/>
    <w:next w:val="NoList"/>
    <w:uiPriority w:val="99"/>
    <w:semiHidden/>
    <w:unhideWhenUsed/>
    <w:rsid w:val="00A853F9"/>
  </w:style>
  <w:style w:type="table" w:customStyle="1" w:styleId="TableGrid31">
    <w:name w:val="Table Grid31"/>
    <w:basedOn w:val="TableNormal"/>
    <w:next w:val="TableGrid"/>
    <w:uiPriority w:val="59"/>
    <w:rsid w:val="00A853F9"/>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A853F9"/>
  </w:style>
  <w:style w:type="table" w:customStyle="1" w:styleId="TableGrid41">
    <w:name w:val="Table Grid41"/>
    <w:basedOn w:val="TableNormal"/>
    <w:next w:val="TableGrid"/>
    <w:uiPriority w:val="59"/>
    <w:rsid w:val="00A853F9"/>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A853F9"/>
  </w:style>
  <w:style w:type="table" w:customStyle="1" w:styleId="TableGrid51">
    <w:name w:val="Table Grid51"/>
    <w:basedOn w:val="TableNormal"/>
    <w:next w:val="TableGrid"/>
    <w:uiPriority w:val="59"/>
    <w:rsid w:val="00A853F9"/>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A853F9"/>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A853F9"/>
  </w:style>
  <w:style w:type="table" w:customStyle="1" w:styleId="TableGrid131">
    <w:name w:val="Table Grid131"/>
    <w:basedOn w:val="TableNormal"/>
    <w:next w:val="TableGrid"/>
    <w:uiPriority w:val="59"/>
    <w:rsid w:val="00A853F9"/>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A853F9"/>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A853F9"/>
  </w:style>
  <w:style w:type="table" w:customStyle="1" w:styleId="TableGrid171">
    <w:name w:val="Table Grid17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A853F9"/>
  </w:style>
  <w:style w:type="table" w:customStyle="1" w:styleId="TableGrid191">
    <w:name w:val="Table Grid19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04B32"/>
    <w:pPr>
      <w:widowControl w:val="0"/>
      <w:autoSpaceDE w:val="0"/>
      <w:autoSpaceDN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C0AEA"/>
  </w:style>
  <w:style w:type="numbering" w:customStyle="1" w:styleId="NoList14">
    <w:name w:val="No List14"/>
    <w:next w:val="NoList"/>
    <w:uiPriority w:val="99"/>
    <w:semiHidden/>
    <w:unhideWhenUsed/>
    <w:rsid w:val="00A6469A"/>
  </w:style>
  <w:style w:type="table" w:customStyle="1" w:styleId="TableGrid29">
    <w:name w:val="Table Grid29"/>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
    <w:name w:val="Light Shading2"/>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5">
    <w:name w:val="No List15"/>
    <w:next w:val="NoList"/>
    <w:uiPriority w:val="99"/>
    <w:semiHidden/>
    <w:unhideWhenUsed/>
    <w:rsid w:val="00A6469A"/>
  </w:style>
  <w:style w:type="table" w:customStyle="1" w:styleId="TableGrid112">
    <w:name w:val="Table Grid112"/>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2">
    <w:name w:val="Medium Shading 1 - Accent 42"/>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2">
    <w:name w:val="Table B&amp;M2"/>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20">
    <w:name w:val="网格型12"/>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2">
    <w:name w:val="Medium Grid 2 - Accent 32"/>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3">
    <w:name w:val="Table Grid113"/>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uiPriority w:val="99"/>
    <w:semiHidden/>
    <w:unhideWhenUsed/>
    <w:rsid w:val="00A6469A"/>
  </w:style>
  <w:style w:type="numbering" w:customStyle="1" w:styleId="NoList22">
    <w:name w:val="No List22"/>
    <w:next w:val="NoList"/>
    <w:uiPriority w:val="99"/>
    <w:semiHidden/>
    <w:unhideWhenUsed/>
    <w:rsid w:val="00A6469A"/>
  </w:style>
  <w:style w:type="numbering" w:customStyle="1" w:styleId="NoList32">
    <w:name w:val="No List32"/>
    <w:next w:val="NoList"/>
    <w:uiPriority w:val="99"/>
    <w:semiHidden/>
    <w:unhideWhenUsed/>
    <w:rsid w:val="00A6469A"/>
  </w:style>
  <w:style w:type="table" w:customStyle="1" w:styleId="TableGrid210">
    <w:name w:val="Table Grid210"/>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2">
    <w:name w:val="Table 3D effects 12"/>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2">
    <w:name w:val="No List42"/>
    <w:next w:val="NoList"/>
    <w:uiPriority w:val="99"/>
    <w:semiHidden/>
    <w:unhideWhenUsed/>
    <w:rsid w:val="00A6469A"/>
  </w:style>
  <w:style w:type="table" w:customStyle="1" w:styleId="TableGrid32">
    <w:name w:val="Table Grid32"/>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A6469A"/>
  </w:style>
  <w:style w:type="table" w:customStyle="1" w:styleId="TableGrid42">
    <w:name w:val="Table Grid42"/>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A6469A"/>
  </w:style>
  <w:style w:type="table" w:customStyle="1" w:styleId="TableGrid52">
    <w:name w:val="Table Grid52"/>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A6469A"/>
  </w:style>
  <w:style w:type="table" w:customStyle="1" w:styleId="TableGrid132">
    <w:name w:val="Table Grid132"/>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A6469A"/>
  </w:style>
  <w:style w:type="table" w:customStyle="1" w:styleId="TableGrid172">
    <w:name w:val="Table Grid17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A6469A"/>
  </w:style>
  <w:style w:type="table" w:customStyle="1" w:styleId="TableGrid192">
    <w:name w:val="Table Grid19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A6469A"/>
  </w:style>
  <w:style w:type="table" w:customStyle="1" w:styleId="TableGrid261">
    <w:name w:val="Table Grid26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1">
    <w:name w:val="No List121"/>
    <w:next w:val="NoList"/>
    <w:uiPriority w:val="99"/>
    <w:semiHidden/>
    <w:unhideWhenUsed/>
    <w:rsid w:val="00A6469A"/>
  </w:style>
  <w:style w:type="table" w:customStyle="1" w:styleId="TableGrid1101">
    <w:name w:val="Table Grid1101"/>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1">
    <w:name w:val="Medium Shading 1 - Accent 411"/>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1">
    <w:name w:val="Table B&amp;M11"/>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1">
    <w:name w:val="网格型111"/>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1">
    <w:name w:val="Medium Grid 2 - Accent 311"/>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1">
    <w:name w:val="Table Grid111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A6469A"/>
  </w:style>
  <w:style w:type="numbering" w:customStyle="1" w:styleId="NoList211">
    <w:name w:val="No List211"/>
    <w:next w:val="NoList"/>
    <w:uiPriority w:val="99"/>
    <w:semiHidden/>
    <w:unhideWhenUsed/>
    <w:rsid w:val="00A6469A"/>
  </w:style>
  <w:style w:type="numbering" w:customStyle="1" w:styleId="NoList311">
    <w:name w:val="No List311"/>
    <w:next w:val="NoList"/>
    <w:uiPriority w:val="99"/>
    <w:semiHidden/>
    <w:unhideWhenUsed/>
    <w:rsid w:val="00A6469A"/>
  </w:style>
  <w:style w:type="table" w:customStyle="1" w:styleId="TableGrid271">
    <w:name w:val="Table Grid27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1">
    <w:name w:val="Table 3D effects 111"/>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1">
    <w:name w:val="No List411"/>
    <w:next w:val="NoList"/>
    <w:uiPriority w:val="99"/>
    <w:semiHidden/>
    <w:unhideWhenUsed/>
    <w:rsid w:val="00A6469A"/>
  </w:style>
  <w:style w:type="table" w:customStyle="1" w:styleId="TableGrid311">
    <w:name w:val="Table Grid311"/>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A6469A"/>
  </w:style>
  <w:style w:type="table" w:customStyle="1" w:styleId="TableGrid411">
    <w:name w:val="Table Grid411"/>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A6469A"/>
  </w:style>
  <w:style w:type="table" w:customStyle="1" w:styleId="TableGrid511">
    <w:name w:val="Table Grid511"/>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A6469A"/>
  </w:style>
  <w:style w:type="table" w:customStyle="1" w:styleId="TableGrid1311">
    <w:name w:val="Table Grid1311"/>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A6469A"/>
  </w:style>
  <w:style w:type="table" w:customStyle="1" w:styleId="TableGrid1711">
    <w:name w:val="Table Grid17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A6469A"/>
  </w:style>
  <w:style w:type="table" w:customStyle="1" w:styleId="TableGrid1911">
    <w:name w:val="Table Grid19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59"/>
    <w:rsid w:val="00A6469A"/>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7516D7"/>
  </w:style>
  <w:style w:type="table" w:customStyle="1" w:styleId="TableGrid30">
    <w:name w:val="Table Grid30"/>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7">
    <w:name w:val="No List17"/>
    <w:next w:val="NoList"/>
    <w:uiPriority w:val="99"/>
    <w:semiHidden/>
    <w:unhideWhenUsed/>
    <w:rsid w:val="007516D7"/>
  </w:style>
  <w:style w:type="table" w:customStyle="1" w:styleId="TableGrid114">
    <w:name w:val="Table Grid114"/>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3">
    <w:name w:val="Medium Shading 1 - Accent 43"/>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3">
    <w:name w:val="Table B&amp;M3"/>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3">
    <w:name w:val="网格型13"/>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3">
    <w:name w:val="Medium Grid 2 - Accent 33"/>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5">
    <w:name w:val="Table Grid115"/>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NoList"/>
    <w:uiPriority w:val="99"/>
    <w:semiHidden/>
    <w:unhideWhenUsed/>
    <w:rsid w:val="007516D7"/>
  </w:style>
  <w:style w:type="numbering" w:customStyle="1" w:styleId="NoList23">
    <w:name w:val="No List23"/>
    <w:next w:val="NoList"/>
    <w:uiPriority w:val="99"/>
    <w:semiHidden/>
    <w:unhideWhenUsed/>
    <w:rsid w:val="007516D7"/>
  </w:style>
  <w:style w:type="numbering" w:customStyle="1" w:styleId="NoList33">
    <w:name w:val="No List33"/>
    <w:next w:val="NoList"/>
    <w:uiPriority w:val="99"/>
    <w:semiHidden/>
    <w:unhideWhenUsed/>
    <w:rsid w:val="007516D7"/>
  </w:style>
  <w:style w:type="table" w:customStyle="1" w:styleId="TableGrid213">
    <w:name w:val="Table Grid213"/>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3">
    <w:name w:val="Table 3D effects 13"/>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3">
    <w:name w:val="No List43"/>
    <w:next w:val="NoList"/>
    <w:uiPriority w:val="99"/>
    <w:semiHidden/>
    <w:unhideWhenUsed/>
    <w:rsid w:val="007516D7"/>
  </w:style>
  <w:style w:type="table" w:customStyle="1" w:styleId="TableGrid33">
    <w:name w:val="Table Grid33"/>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7516D7"/>
  </w:style>
  <w:style w:type="table" w:customStyle="1" w:styleId="TableGrid43">
    <w:name w:val="Table Grid43"/>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7516D7"/>
  </w:style>
  <w:style w:type="table" w:customStyle="1" w:styleId="TableGrid53">
    <w:name w:val="Table Grid53"/>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7516D7"/>
  </w:style>
  <w:style w:type="table" w:customStyle="1" w:styleId="TableGrid133">
    <w:name w:val="Table Grid133"/>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7516D7"/>
  </w:style>
  <w:style w:type="table" w:customStyle="1" w:styleId="TableGrid173">
    <w:name w:val="Table Grid17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7516D7"/>
  </w:style>
  <w:style w:type="table" w:customStyle="1" w:styleId="TableGrid193">
    <w:name w:val="Table Grid19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7516D7"/>
  </w:style>
  <w:style w:type="table" w:customStyle="1" w:styleId="TableGrid262">
    <w:name w:val="Table Grid26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2">
    <w:name w:val="No List122"/>
    <w:next w:val="NoList"/>
    <w:uiPriority w:val="99"/>
    <w:semiHidden/>
    <w:unhideWhenUsed/>
    <w:rsid w:val="007516D7"/>
  </w:style>
  <w:style w:type="table" w:customStyle="1" w:styleId="TableGrid1102">
    <w:name w:val="Table Grid1102"/>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2">
    <w:name w:val="Medium Shading 1 - Accent 412"/>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2">
    <w:name w:val="Table B&amp;M12"/>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2">
    <w:name w:val="网格型112"/>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2">
    <w:name w:val="Medium Grid 2 - Accent 312"/>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2">
    <w:name w:val="Table Grid111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
    <w:name w:val="No List1112"/>
    <w:next w:val="NoList"/>
    <w:uiPriority w:val="99"/>
    <w:semiHidden/>
    <w:unhideWhenUsed/>
    <w:rsid w:val="007516D7"/>
  </w:style>
  <w:style w:type="numbering" w:customStyle="1" w:styleId="NoList212">
    <w:name w:val="No List212"/>
    <w:next w:val="NoList"/>
    <w:uiPriority w:val="99"/>
    <w:semiHidden/>
    <w:unhideWhenUsed/>
    <w:rsid w:val="007516D7"/>
  </w:style>
  <w:style w:type="numbering" w:customStyle="1" w:styleId="NoList312">
    <w:name w:val="No List312"/>
    <w:next w:val="NoList"/>
    <w:uiPriority w:val="99"/>
    <w:semiHidden/>
    <w:unhideWhenUsed/>
    <w:rsid w:val="007516D7"/>
  </w:style>
  <w:style w:type="table" w:customStyle="1" w:styleId="TableGrid272">
    <w:name w:val="Table Grid27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2">
    <w:name w:val="Table 3D effects 112"/>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2">
    <w:name w:val="No List412"/>
    <w:next w:val="NoList"/>
    <w:uiPriority w:val="99"/>
    <w:semiHidden/>
    <w:unhideWhenUsed/>
    <w:rsid w:val="007516D7"/>
  </w:style>
  <w:style w:type="table" w:customStyle="1" w:styleId="TableGrid312">
    <w:name w:val="Table Grid312"/>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7516D7"/>
  </w:style>
  <w:style w:type="table" w:customStyle="1" w:styleId="TableGrid412">
    <w:name w:val="Table Grid412"/>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7516D7"/>
  </w:style>
  <w:style w:type="table" w:customStyle="1" w:styleId="TableGrid512">
    <w:name w:val="Table Grid512"/>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7516D7"/>
  </w:style>
  <w:style w:type="table" w:customStyle="1" w:styleId="TableGrid1312">
    <w:name w:val="Table Grid1312"/>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7516D7"/>
  </w:style>
  <w:style w:type="table" w:customStyle="1" w:styleId="TableGrid1712">
    <w:name w:val="Table Grid17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7516D7"/>
  </w:style>
  <w:style w:type="table" w:customStyle="1" w:styleId="TableGrid1912">
    <w:name w:val="Table Grid19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2">
    <w:name w:val="Table Grid20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2">
    <w:name w:val="Table Grid1332"/>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3">
    <w:name w:val="Table Grid1333"/>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4">
    <w:name w:val="Table Grid1334"/>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TableNormal"/>
    <w:next w:val="TableGrid"/>
    <w:uiPriority w:val="59"/>
    <w:rsid w:val="000F537F"/>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5">
    <w:name w:val="Table Grid1335"/>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qFormat/>
    <w:rsid w:val="003D1263"/>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CD186F"/>
    <w:pPr>
      <w:widowControl w:val="0"/>
      <w:jc w:val="both"/>
    </w:pPr>
    <w:rPr>
      <w:rFonts w:ascii="Calibri" w:eastAsia="SimSun" w:hAnsi="Calibri" w:cs="Times New Roman"/>
      <w:kern w:val="2"/>
      <w:sz w:val="21"/>
      <w:szCs w:val="21"/>
    </w:rPr>
  </w:style>
  <w:style w:type="character" w:customStyle="1" w:styleId="TableTextChar">
    <w:name w:val="Table Text Char"/>
    <w:link w:val="TableText"/>
    <w:locked/>
    <w:rsid w:val="00193A0A"/>
    <w:rPr>
      <w:rFonts w:ascii="Times New Roman" w:eastAsia="PMingLiU" w:hAnsi="Times New Roman" w:cs="Times New Roman"/>
      <w:sz w:val="24"/>
      <w:szCs w:val="24"/>
      <w:lang w:eastAsia="en-US"/>
    </w:rPr>
  </w:style>
  <w:style w:type="paragraph" w:customStyle="1" w:styleId="fdBodyText">
    <w:name w:val="fd Body Text"/>
    <w:basedOn w:val="Normal"/>
    <w:uiPriority w:val="9"/>
    <w:rsid w:val="0089511F"/>
    <w:pPr>
      <w:ind w:firstLine="360"/>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8">
      <w:bodyDiv w:val="1"/>
      <w:marLeft w:val="0"/>
      <w:marRight w:val="0"/>
      <w:marTop w:val="0"/>
      <w:marBottom w:val="0"/>
      <w:divBdr>
        <w:top w:val="none" w:sz="0" w:space="0" w:color="auto"/>
        <w:left w:val="none" w:sz="0" w:space="0" w:color="auto"/>
        <w:bottom w:val="none" w:sz="0" w:space="0" w:color="auto"/>
        <w:right w:val="none" w:sz="0" w:space="0" w:color="auto"/>
      </w:divBdr>
    </w:div>
    <w:div w:id="7026981">
      <w:bodyDiv w:val="1"/>
      <w:marLeft w:val="0"/>
      <w:marRight w:val="0"/>
      <w:marTop w:val="0"/>
      <w:marBottom w:val="0"/>
      <w:divBdr>
        <w:top w:val="none" w:sz="0" w:space="0" w:color="auto"/>
        <w:left w:val="none" w:sz="0" w:space="0" w:color="auto"/>
        <w:bottom w:val="none" w:sz="0" w:space="0" w:color="auto"/>
        <w:right w:val="none" w:sz="0" w:space="0" w:color="auto"/>
      </w:divBdr>
    </w:div>
    <w:div w:id="20131869">
      <w:bodyDiv w:val="1"/>
      <w:marLeft w:val="0"/>
      <w:marRight w:val="0"/>
      <w:marTop w:val="0"/>
      <w:marBottom w:val="0"/>
      <w:divBdr>
        <w:top w:val="none" w:sz="0" w:space="0" w:color="auto"/>
        <w:left w:val="none" w:sz="0" w:space="0" w:color="auto"/>
        <w:bottom w:val="none" w:sz="0" w:space="0" w:color="auto"/>
        <w:right w:val="none" w:sz="0" w:space="0" w:color="auto"/>
      </w:divBdr>
    </w:div>
    <w:div w:id="31807212">
      <w:bodyDiv w:val="1"/>
      <w:marLeft w:val="0"/>
      <w:marRight w:val="0"/>
      <w:marTop w:val="0"/>
      <w:marBottom w:val="0"/>
      <w:divBdr>
        <w:top w:val="none" w:sz="0" w:space="0" w:color="auto"/>
        <w:left w:val="none" w:sz="0" w:space="0" w:color="auto"/>
        <w:bottom w:val="none" w:sz="0" w:space="0" w:color="auto"/>
        <w:right w:val="none" w:sz="0" w:space="0" w:color="auto"/>
      </w:divBdr>
    </w:div>
    <w:div w:id="42876585">
      <w:bodyDiv w:val="1"/>
      <w:marLeft w:val="0"/>
      <w:marRight w:val="0"/>
      <w:marTop w:val="0"/>
      <w:marBottom w:val="0"/>
      <w:divBdr>
        <w:top w:val="none" w:sz="0" w:space="0" w:color="auto"/>
        <w:left w:val="none" w:sz="0" w:space="0" w:color="auto"/>
        <w:bottom w:val="none" w:sz="0" w:space="0" w:color="auto"/>
        <w:right w:val="none" w:sz="0" w:space="0" w:color="auto"/>
      </w:divBdr>
    </w:div>
    <w:div w:id="54622726">
      <w:bodyDiv w:val="1"/>
      <w:marLeft w:val="0"/>
      <w:marRight w:val="0"/>
      <w:marTop w:val="0"/>
      <w:marBottom w:val="0"/>
      <w:divBdr>
        <w:top w:val="none" w:sz="0" w:space="0" w:color="auto"/>
        <w:left w:val="none" w:sz="0" w:space="0" w:color="auto"/>
        <w:bottom w:val="none" w:sz="0" w:space="0" w:color="auto"/>
        <w:right w:val="none" w:sz="0" w:space="0" w:color="auto"/>
      </w:divBdr>
    </w:div>
    <w:div w:id="65809614">
      <w:bodyDiv w:val="1"/>
      <w:marLeft w:val="0"/>
      <w:marRight w:val="0"/>
      <w:marTop w:val="0"/>
      <w:marBottom w:val="0"/>
      <w:divBdr>
        <w:top w:val="none" w:sz="0" w:space="0" w:color="auto"/>
        <w:left w:val="none" w:sz="0" w:space="0" w:color="auto"/>
        <w:bottom w:val="none" w:sz="0" w:space="0" w:color="auto"/>
        <w:right w:val="none" w:sz="0" w:space="0" w:color="auto"/>
      </w:divBdr>
    </w:div>
    <w:div w:id="67505312">
      <w:bodyDiv w:val="1"/>
      <w:marLeft w:val="0"/>
      <w:marRight w:val="0"/>
      <w:marTop w:val="0"/>
      <w:marBottom w:val="0"/>
      <w:divBdr>
        <w:top w:val="none" w:sz="0" w:space="0" w:color="auto"/>
        <w:left w:val="none" w:sz="0" w:space="0" w:color="auto"/>
        <w:bottom w:val="none" w:sz="0" w:space="0" w:color="auto"/>
        <w:right w:val="none" w:sz="0" w:space="0" w:color="auto"/>
      </w:divBdr>
    </w:div>
    <w:div w:id="70935436">
      <w:bodyDiv w:val="1"/>
      <w:marLeft w:val="0"/>
      <w:marRight w:val="0"/>
      <w:marTop w:val="0"/>
      <w:marBottom w:val="0"/>
      <w:divBdr>
        <w:top w:val="none" w:sz="0" w:space="0" w:color="auto"/>
        <w:left w:val="none" w:sz="0" w:space="0" w:color="auto"/>
        <w:bottom w:val="none" w:sz="0" w:space="0" w:color="auto"/>
        <w:right w:val="none" w:sz="0" w:space="0" w:color="auto"/>
      </w:divBdr>
    </w:div>
    <w:div w:id="76250726">
      <w:bodyDiv w:val="1"/>
      <w:marLeft w:val="0"/>
      <w:marRight w:val="0"/>
      <w:marTop w:val="0"/>
      <w:marBottom w:val="0"/>
      <w:divBdr>
        <w:top w:val="none" w:sz="0" w:space="0" w:color="auto"/>
        <w:left w:val="none" w:sz="0" w:space="0" w:color="auto"/>
        <w:bottom w:val="none" w:sz="0" w:space="0" w:color="auto"/>
        <w:right w:val="none" w:sz="0" w:space="0" w:color="auto"/>
      </w:divBdr>
    </w:div>
    <w:div w:id="88812664">
      <w:bodyDiv w:val="1"/>
      <w:marLeft w:val="0"/>
      <w:marRight w:val="0"/>
      <w:marTop w:val="0"/>
      <w:marBottom w:val="0"/>
      <w:divBdr>
        <w:top w:val="none" w:sz="0" w:space="0" w:color="auto"/>
        <w:left w:val="none" w:sz="0" w:space="0" w:color="auto"/>
        <w:bottom w:val="none" w:sz="0" w:space="0" w:color="auto"/>
        <w:right w:val="none" w:sz="0" w:space="0" w:color="auto"/>
      </w:divBdr>
    </w:div>
    <w:div w:id="88936543">
      <w:bodyDiv w:val="1"/>
      <w:marLeft w:val="0"/>
      <w:marRight w:val="0"/>
      <w:marTop w:val="0"/>
      <w:marBottom w:val="0"/>
      <w:divBdr>
        <w:top w:val="none" w:sz="0" w:space="0" w:color="auto"/>
        <w:left w:val="none" w:sz="0" w:space="0" w:color="auto"/>
        <w:bottom w:val="none" w:sz="0" w:space="0" w:color="auto"/>
        <w:right w:val="none" w:sz="0" w:space="0" w:color="auto"/>
      </w:divBdr>
    </w:div>
    <w:div w:id="104739193">
      <w:bodyDiv w:val="1"/>
      <w:marLeft w:val="0"/>
      <w:marRight w:val="0"/>
      <w:marTop w:val="0"/>
      <w:marBottom w:val="0"/>
      <w:divBdr>
        <w:top w:val="none" w:sz="0" w:space="0" w:color="auto"/>
        <w:left w:val="none" w:sz="0" w:space="0" w:color="auto"/>
        <w:bottom w:val="none" w:sz="0" w:space="0" w:color="auto"/>
        <w:right w:val="none" w:sz="0" w:space="0" w:color="auto"/>
      </w:divBdr>
    </w:div>
    <w:div w:id="119542690">
      <w:bodyDiv w:val="1"/>
      <w:marLeft w:val="0"/>
      <w:marRight w:val="0"/>
      <w:marTop w:val="0"/>
      <w:marBottom w:val="0"/>
      <w:divBdr>
        <w:top w:val="none" w:sz="0" w:space="0" w:color="auto"/>
        <w:left w:val="none" w:sz="0" w:space="0" w:color="auto"/>
        <w:bottom w:val="none" w:sz="0" w:space="0" w:color="auto"/>
        <w:right w:val="none" w:sz="0" w:space="0" w:color="auto"/>
      </w:divBdr>
    </w:div>
    <w:div w:id="123279778">
      <w:bodyDiv w:val="1"/>
      <w:marLeft w:val="0"/>
      <w:marRight w:val="0"/>
      <w:marTop w:val="0"/>
      <w:marBottom w:val="0"/>
      <w:divBdr>
        <w:top w:val="none" w:sz="0" w:space="0" w:color="auto"/>
        <w:left w:val="none" w:sz="0" w:space="0" w:color="auto"/>
        <w:bottom w:val="none" w:sz="0" w:space="0" w:color="auto"/>
        <w:right w:val="none" w:sz="0" w:space="0" w:color="auto"/>
      </w:divBdr>
    </w:div>
    <w:div w:id="143157638">
      <w:bodyDiv w:val="1"/>
      <w:marLeft w:val="0"/>
      <w:marRight w:val="0"/>
      <w:marTop w:val="0"/>
      <w:marBottom w:val="0"/>
      <w:divBdr>
        <w:top w:val="none" w:sz="0" w:space="0" w:color="auto"/>
        <w:left w:val="none" w:sz="0" w:space="0" w:color="auto"/>
        <w:bottom w:val="none" w:sz="0" w:space="0" w:color="auto"/>
        <w:right w:val="none" w:sz="0" w:space="0" w:color="auto"/>
      </w:divBdr>
    </w:div>
    <w:div w:id="148443148">
      <w:bodyDiv w:val="1"/>
      <w:marLeft w:val="0"/>
      <w:marRight w:val="0"/>
      <w:marTop w:val="0"/>
      <w:marBottom w:val="0"/>
      <w:divBdr>
        <w:top w:val="none" w:sz="0" w:space="0" w:color="auto"/>
        <w:left w:val="none" w:sz="0" w:space="0" w:color="auto"/>
        <w:bottom w:val="none" w:sz="0" w:space="0" w:color="auto"/>
        <w:right w:val="none" w:sz="0" w:space="0" w:color="auto"/>
      </w:divBdr>
    </w:div>
    <w:div w:id="175847316">
      <w:bodyDiv w:val="1"/>
      <w:marLeft w:val="0"/>
      <w:marRight w:val="0"/>
      <w:marTop w:val="0"/>
      <w:marBottom w:val="0"/>
      <w:divBdr>
        <w:top w:val="none" w:sz="0" w:space="0" w:color="auto"/>
        <w:left w:val="none" w:sz="0" w:space="0" w:color="auto"/>
        <w:bottom w:val="none" w:sz="0" w:space="0" w:color="auto"/>
        <w:right w:val="none" w:sz="0" w:space="0" w:color="auto"/>
      </w:divBdr>
    </w:div>
    <w:div w:id="177086010">
      <w:bodyDiv w:val="1"/>
      <w:marLeft w:val="0"/>
      <w:marRight w:val="0"/>
      <w:marTop w:val="0"/>
      <w:marBottom w:val="0"/>
      <w:divBdr>
        <w:top w:val="none" w:sz="0" w:space="0" w:color="auto"/>
        <w:left w:val="none" w:sz="0" w:space="0" w:color="auto"/>
        <w:bottom w:val="none" w:sz="0" w:space="0" w:color="auto"/>
        <w:right w:val="none" w:sz="0" w:space="0" w:color="auto"/>
      </w:divBdr>
    </w:div>
    <w:div w:id="194581926">
      <w:bodyDiv w:val="1"/>
      <w:marLeft w:val="0"/>
      <w:marRight w:val="0"/>
      <w:marTop w:val="0"/>
      <w:marBottom w:val="0"/>
      <w:divBdr>
        <w:top w:val="none" w:sz="0" w:space="0" w:color="auto"/>
        <w:left w:val="none" w:sz="0" w:space="0" w:color="auto"/>
        <w:bottom w:val="none" w:sz="0" w:space="0" w:color="auto"/>
        <w:right w:val="none" w:sz="0" w:space="0" w:color="auto"/>
      </w:divBdr>
    </w:div>
    <w:div w:id="203254541">
      <w:bodyDiv w:val="1"/>
      <w:marLeft w:val="0"/>
      <w:marRight w:val="0"/>
      <w:marTop w:val="0"/>
      <w:marBottom w:val="0"/>
      <w:divBdr>
        <w:top w:val="none" w:sz="0" w:space="0" w:color="auto"/>
        <w:left w:val="none" w:sz="0" w:space="0" w:color="auto"/>
        <w:bottom w:val="none" w:sz="0" w:space="0" w:color="auto"/>
        <w:right w:val="none" w:sz="0" w:space="0" w:color="auto"/>
      </w:divBdr>
    </w:div>
    <w:div w:id="211580692">
      <w:bodyDiv w:val="1"/>
      <w:marLeft w:val="0"/>
      <w:marRight w:val="0"/>
      <w:marTop w:val="0"/>
      <w:marBottom w:val="0"/>
      <w:divBdr>
        <w:top w:val="none" w:sz="0" w:space="0" w:color="auto"/>
        <w:left w:val="none" w:sz="0" w:space="0" w:color="auto"/>
        <w:bottom w:val="none" w:sz="0" w:space="0" w:color="auto"/>
        <w:right w:val="none" w:sz="0" w:space="0" w:color="auto"/>
      </w:divBdr>
    </w:div>
    <w:div w:id="219755463">
      <w:bodyDiv w:val="1"/>
      <w:marLeft w:val="0"/>
      <w:marRight w:val="0"/>
      <w:marTop w:val="0"/>
      <w:marBottom w:val="0"/>
      <w:divBdr>
        <w:top w:val="none" w:sz="0" w:space="0" w:color="auto"/>
        <w:left w:val="none" w:sz="0" w:space="0" w:color="auto"/>
        <w:bottom w:val="none" w:sz="0" w:space="0" w:color="auto"/>
        <w:right w:val="none" w:sz="0" w:space="0" w:color="auto"/>
      </w:divBdr>
    </w:div>
    <w:div w:id="223689373">
      <w:bodyDiv w:val="1"/>
      <w:marLeft w:val="0"/>
      <w:marRight w:val="0"/>
      <w:marTop w:val="0"/>
      <w:marBottom w:val="0"/>
      <w:divBdr>
        <w:top w:val="none" w:sz="0" w:space="0" w:color="auto"/>
        <w:left w:val="none" w:sz="0" w:space="0" w:color="auto"/>
        <w:bottom w:val="none" w:sz="0" w:space="0" w:color="auto"/>
        <w:right w:val="none" w:sz="0" w:space="0" w:color="auto"/>
      </w:divBdr>
    </w:div>
    <w:div w:id="234823556">
      <w:bodyDiv w:val="1"/>
      <w:marLeft w:val="0"/>
      <w:marRight w:val="0"/>
      <w:marTop w:val="0"/>
      <w:marBottom w:val="0"/>
      <w:divBdr>
        <w:top w:val="none" w:sz="0" w:space="0" w:color="auto"/>
        <w:left w:val="none" w:sz="0" w:space="0" w:color="auto"/>
        <w:bottom w:val="none" w:sz="0" w:space="0" w:color="auto"/>
        <w:right w:val="none" w:sz="0" w:space="0" w:color="auto"/>
      </w:divBdr>
    </w:div>
    <w:div w:id="236092804">
      <w:bodyDiv w:val="1"/>
      <w:marLeft w:val="0"/>
      <w:marRight w:val="0"/>
      <w:marTop w:val="0"/>
      <w:marBottom w:val="0"/>
      <w:divBdr>
        <w:top w:val="none" w:sz="0" w:space="0" w:color="auto"/>
        <w:left w:val="none" w:sz="0" w:space="0" w:color="auto"/>
        <w:bottom w:val="none" w:sz="0" w:space="0" w:color="auto"/>
        <w:right w:val="none" w:sz="0" w:space="0" w:color="auto"/>
      </w:divBdr>
    </w:div>
    <w:div w:id="241987172">
      <w:bodyDiv w:val="1"/>
      <w:marLeft w:val="0"/>
      <w:marRight w:val="0"/>
      <w:marTop w:val="0"/>
      <w:marBottom w:val="0"/>
      <w:divBdr>
        <w:top w:val="none" w:sz="0" w:space="0" w:color="auto"/>
        <w:left w:val="none" w:sz="0" w:space="0" w:color="auto"/>
        <w:bottom w:val="none" w:sz="0" w:space="0" w:color="auto"/>
        <w:right w:val="none" w:sz="0" w:space="0" w:color="auto"/>
      </w:divBdr>
    </w:div>
    <w:div w:id="252668821">
      <w:bodyDiv w:val="1"/>
      <w:marLeft w:val="0"/>
      <w:marRight w:val="0"/>
      <w:marTop w:val="0"/>
      <w:marBottom w:val="0"/>
      <w:divBdr>
        <w:top w:val="none" w:sz="0" w:space="0" w:color="auto"/>
        <w:left w:val="none" w:sz="0" w:space="0" w:color="auto"/>
        <w:bottom w:val="none" w:sz="0" w:space="0" w:color="auto"/>
        <w:right w:val="none" w:sz="0" w:space="0" w:color="auto"/>
      </w:divBdr>
    </w:div>
    <w:div w:id="259484875">
      <w:bodyDiv w:val="1"/>
      <w:marLeft w:val="0"/>
      <w:marRight w:val="0"/>
      <w:marTop w:val="0"/>
      <w:marBottom w:val="0"/>
      <w:divBdr>
        <w:top w:val="none" w:sz="0" w:space="0" w:color="auto"/>
        <w:left w:val="none" w:sz="0" w:space="0" w:color="auto"/>
        <w:bottom w:val="none" w:sz="0" w:space="0" w:color="auto"/>
        <w:right w:val="none" w:sz="0" w:space="0" w:color="auto"/>
      </w:divBdr>
    </w:div>
    <w:div w:id="265119388">
      <w:bodyDiv w:val="1"/>
      <w:marLeft w:val="0"/>
      <w:marRight w:val="0"/>
      <w:marTop w:val="0"/>
      <w:marBottom w:val="0"/>
      <w:divBdr>
        <w:top w:val="none" w:sz="0" w:space="0" w:color="auto"/>
        <w:left w:val="none" w:sz="0" w:space="0" w:color="auto"/>
        <w:bottom w:val="none" w:sz="0" w:space="0" w:color="auto"/>
        <w:right w:val="none" w:sz="0" w:space="0" w:color="auto"/>
      </w:divBdr>
    </w:div>
    <w:div w:id="269359308">
      <w:bodyDiv w:val="1"/>
      <w:marLeft w:val="0"/>
      <w:marRight w:val="0"/>
      <w:marTop w:val="0"/>
      <w:marBottom w:val="0"/>
      <w:divBdr>
        <w:top w:val="none" w:sz="0" w:space="0" w:color="auto"/>
        <w:left w:val="none" w:sz="0" w:space="0" w:color="auto"/>
        <w:bottom w:val="none" w:sz="0" w:space="0" w:color="auto"/>
        <w:right w:val="none" w:sz="0" w:space="0" w:color="auto"/>
      </w:divBdr>
    </w:div>
    <w:div w:id="269705960">
      <w:bodyDiv w:val="1"/>
      <w:marLeft w:val="0"/>
      <w:marRight w:val="0"/>
      <w:marTop w:val="0"/>
      <w:marBottom w:val="0"/>
      <w:divBdr>
        <w:top w:val="none" w:sz="0" w:space="0" w:color="auto"/>
        <w:left w:val="none" w:sz="0" w:space="0" w:color="auto"/>
        <w:bottom w:val="none" w:sz="0" w:space="0" w:color="auto"/>
        <w:right w:val="none" w:sz="0" w:space="0" w:color="auto"/>
      </w:divBdr>
    </w:div>
    <w:div w:id="269892708">
      <w:bodyDiv w:val="1"/>
      <w:marLeft w:val="0"/>
      <w:marRight w:val="0"/>
      <w:marTop w:val="0"/>
      <w:marBottom w:val="0"/>
      <w:divBdr>
        <w:top w:val="none" w:sz="0" w:space="0" w:color="auto"/>
        <w:left w:val="none" w:sz="0" w:space="0" w:color="auto"/>
        <w:bottom w:val="none" w:sz="0" w:space="0" w:color="auto"/>
        <w:right w:val="none" w:sz="0" w:space="0" w:color="auto"/>
      </w:divBdr>
    </w:div>
    <w:div w:id="284117556">
      <w:bodyDiv w:val="1"/>
      <w:marLeft w:val="0"/>
      <w:marRight w:val="0"/>
      <w:marTop w:val="0"/>
      <w:marBottom w:val="0"/>
      <w:divBdr>
        <w:top w:val="none" w:sz="0" w:space="0" w:color="auto"/>
        <w:left w:val="none" w:sz="0" w:space="0" w:color="auto"/>
        <w:bottom w:val="none" w:sz="0" w:space="0" w:color="auto"/>
        <w:right w:val="none" w:sz="0" w:space="0" w:color="auto"/>
      </w:divBdr>
    </w:div>
    <w:div w:id="289096955">
      <w:bodyDiv w:val="1"/>
      <w:marLeft w:val="0"/>
      <w:marRight w:val="0"/>
      <w:marTop w:val="0"/>
      <w:marBottom w:val="0"/>
      <w:divBdr>
        <w:top w:val="none" w:sz="0" w:space="0" w:color="auto"/>
        <w:left w:val="none" w:sz="0" w:space="0" w:color="auto"/>
        <w:bottom w:val="none" w:sz="0" w:space="0" w:color="auto"/>
        <w:right w:val="none" w:sz="0" w:space="0" w:color="auto"/>
      </w:divBdr>
    </w:div>
    <w:div w:id="292566344">
      <w:bodyDiv w:val="1"/>
      <w:marLeft w:val="0"/>
      <w:marRight w:val="0"/>
      <w:marTop w:val="0"/>
      <w:marBottom w:val="0"/>
      <w:divBdr>
        <w:top w:val="none" w:sz="0" w:space="0" w:color="auto"/>
        <w:left w:val="none" w:sz="0" w:space="0" w:color="auto"/>
        <w:bottom w:val="none" w:sz="0" w:space="0" w:color="auto"/>
        <w:right w:val="none" w:sz="0" w:space="0" w:color="auto"/>
      </w:divBdr>
    </w:div>
    <w:div w:id="305167456">
      <w:bodyDiv w:val="1"/>
      <w:marLeft w:val="0"/>
      <w:marRight w:val="0"/>
      <w:marTop w:val="0"/>
      <w:marBottom w:val="0"/>
      <w:divBdr>
        <w:top w:val="none" w:sz="0" w:space="0" w:color="auto"/>
        <w:left w:val="none" w:sz="0" w:space="0" w:color="auto"/>
        <w:bottom w:val="none" w:sz="0" w:space="0" w:color="auto"/>
        <w:right w:val="none" w:sz="0" w:space="0" w:color="auto"/>
      </w:divBdr>
    </w:div>
    <w:div w:id="311637820">
      <w:bodyDiv w:val="1"/>
      <w:marLeft w:val="0"/>
      <w:marRight w:val="0"/>
      <w:marTop w:val="0"/>
      <w:marBottom w:val="0"/>
      <w:divBdr>
        <w:top w:val="none" w:sz="0" w:space="0" w:color="auto"/>
        <w:left w:val="none" w:sz="0" w:space="0" w:color="auto"/>
        <w:bottom w:val="none" w:sz="0" w:space="0" w:color="auto"/>
        <w:right w:val="none" w:sz="0" w:space="0" w:color="auto"/>
      </w:divBdr>
    </w:div>
    <w:div w:id="322319262">
      <w:bodyDiv w:val="1"/>
      <w:marLeft w:val="0"/>
      <w:marRight w:val="0"/>
      <w:marTop w:val="0"/>
      <w:marBottom w:val="0"/>
      <w:divBdr>
        <w:top w:val="none" w:sz="0" w:space="0" w:color="auto"/>
        <w:left w:val="none" w:sz="0" w:space="0" w:color="auto"/>
        <w:bottom w:val="none" w:sz="0" w:space="0" w:color="auto"/>
        <w:right w:val="none" w:sz="0" w:space="0" w:color="auto"/>
      </w:divBdr>
    </w:div>
    <w:div w:id="335768794">
      <w:bodyDiv w:val="1"/>
      <w:marLeft w:val="0"/>
      <w:marRight w:val="0"/>
      <w:marTop w:val="0"/>
      <w:marBottom w:val="0"/>
      <w:divBdr>
        <w:top w:val="none" w:sz="0" w:space="0" w:color="auto"/>
        <w:left w:val="none" w:sz="0" w:space="0" w:color="auto"/>
        <w:bottom w:val="none" w:sz="0" w:space="0" w:color="auto"/>
        <w:right w:val="none" w:sz="0" w:space="0" w:color="auto"/>
      </w:divBdr>
    </w:div>
    <w:div w:id="337386063">
      <w:bodyDiv w:val="1"/>
      <w:marLeft w:val="0"/>
      <w:marRight w:val="0"/>
      <w:marTop w:val="0"/>
      <w:marBottom w:val="0"/>
      <w:divBdr>
        <w:top w:val="none" w:sz="0" w:space="0" w:color="auto"/>
        <w:left w:val="none" w:sz="0" w:space="0" w:color="auto"/>
        <w:bottom w:val="none" w:sz="0" w:space="0" w:color="auto"/>
        <w:right w:val="none" w:sz="0" w:space="0" w:color="auto"/>
      </w:divBdr>
    </w:div>
    <w:div w:id="342707618">
      <w:bodyDiv w:val="1"/>
      <w:marLeft w:val="0"/>
      <w:marRight w:val="0"/>
      <w:marTop w:val="0"/>
      <w:marBottom w:val="0"/>
      <w:divBdr>
        <w:top w:val="none" w:sz="0" w:space="0" w:color="auto"/>
        <w:left w:val="none" w:sz="0" w:space="0" w:color="auto"/>
        <w:bottom w:val="none" w:sz="0" w:space="0" w:color="auto"/>
        <w:right w:val="none" w:sz="0" w:space="0" w:color="auto"/>
      </w:divBdr>
    </w:div>
    <w:div w:id="347563632">
      <w:bodyDiv w:val="1"/>
      <w:marLeft w:val="0"/>
      <w:marRight w:val="0"/>
      <w:marTop w:val="0"/>
      <w:marBottom w:val="0"/>
      <w:divBdr>
        <w:top w:val="none" w:sz="0" w:space="0" w:color="auto"/>
        <w:left w:val="none" w:sz="0" w:space="0" w:color="auto"/>
        <w:bottom w:val="none" w:sz="0" w:space="0" w:color="auto"/>
        <w:right w:val="none" w:sz="0" w:space="0" w:color="auto"/>
      </w:divBdr>
    </w:div>
    <w:div w:id="358091876">
      <w:bodyDiv w:val="1"/>
      <w:marLeft w:val="0"/>
      <w:marRight w:val="0"/>
      <w:marTop w:val="0"/>
      <w:marBottom w:val="0"/>
      <w:divBdr>
        <w:top w:val="none" w:sz="0" w:space="0" w:color="auto"/>
        <w:left w:val="none" w:sz="0" w:space="0" w:color="auto"/>
        <w:bottom w:val="none" w:sz="0" w:space="0" w:color="auto"/>
        <w:right w:val="none" w:sz="0" w:space="0" w:color="auto"/>
      </w:divBdr>
    </w:div>
    <w:div w:id="368844954">
      <w:bodyDiv w:val="1"/>
      <w:marLeft w:val="0"/>
      <w:marRight w:val="0"/>
      <w:marTop w:val="0"/>
      <w:marBottom w:val="0"/>
      <w:divBdr>
        <w:top w:val="none" w:sz="0" w:space="0" w:color="auto"/>
        <w:left w:val="none" w:sz="0" w:space="0" w:color="auto"/>
        <w:bottom w:val="none" w:sz="0" w:space="0" w:color="auto"/>
        <w:right w:val="none" w:sz="0" w:space="0" w:color="auto"/>
      </w:divBdr>
    </w:div>
    <w:div w:id="369644219">
      <w:bodyDiv w:val="1"/>
      <w:marLeft w:val="0"/>
      <w:marRight w:val="0"/>
      <w:marTop w:val="0"/>
      <w:marBottom w:val="0"/>
      <w:divBdr>
        <w:top w:val="none" w:sz="0" w:space="0" w:color="auto"/>
        <w:left w:val="none" w:sz="0" w:space="0" w:color="auto"/>
        <w:bottom w:val="none" w:sz="0" w:space="0" w:color="auto"/>
        <w:right w:val="none" w:sz="0" w:space="0" w:color="auto"/>
      </w:divBdr>
    </w:div>
    <w:div w:id="375391954">
      <w:bodyDiv w:val="1"/>
      <w:marLeft w:val="0"/>
      <w:marRight w:val="0"/>
      <w:marTop w:val="0"/>
      <w:marBottom w:val="0"/>
      <w:divBdr>
        <w:top w:val="none" w:sz="0" w:space="0" w:color="auto"/>
        <w:left w:val="none" w:sz="0" w:space="0" w:color="auto"/>
        <w:bottom w:val="none" w:sz="0" w:space="0" w:color="auto"/>
        <w:right w:val="none" w:sz="0" w:space="0" w:color="auto"/>
      </w:divBdr>
    </w:div>
    <w:div w:id="380515171">
      <w:bodyDiv w:val="1"/>
      <w:marLeft w:val="0"/>
      <w:marRight w:val="0"/>
      <w:marTop w:val="0"/>
      <w:marBottom w:val="0"/>
      <w:divBdr>
        <w:top w:val="none" w:sz="0" w:space="0" w:color="auto"/>
        <w:left w:val="none" w:sz="0" w:space="0" w:color="auto"/>
        <w:bottom w:val="none" w:sz="0" w:space="0" w:color="auto"/>
        <w:right w:val="none" w:sz="0" w:space="0" w:color="auto"/>
      </w:divBdr>
    </w:div>
    <w:div w:id="388385712">
      <w:bodyDiv w:val="1"/>
      <w:marLeft w:val="0"/>
      <w:marRight w:val="0"/>
      <w:marTop w:val="0"/>
      <w:marBottom w:val="0"/>
      <w:divBdr>
        <w:top w:val="none" w:sz="0" w:space="0" w:color="auto"/>
        <w:left w:val="none" w:sz="0" w:space="0" w:color="auto"/>
        <w:bottom w:val="none" w:sz="0" w:space="0" w:color="auto"/>
        <w:right w:val="none" w:sz="0" w:space="0" w:color="auto"/>
      </w:divBdr>
    </w:div>
    <w:div w:id="439885343">
      <w:bodyDiv w:val="1"/>
      <w:marLeft w:val="0"/>
      <w:marRight w:val="0"/>
      <w:marTop w:val="0"/>
      <w:marBottom w:val="0"/>
      <w:divBdr>
        <w:top w:val="none" w:sz="0" w:space="0" w:color="auto"/>
        <w:left w:val="none" w:sz="0" w:space="0" w:color="auto"/>
        <w:bottom w:val="none" w:sz="0" w:space="0" w:color="auto"/>
        <w:right w:val="none" w:sz="0" w:space="0" w:color="auto"/>
      </w:divBdr>
    </w:div>
    <w:div w:id="455031268">
      <w:bodyDiv w:val="1"/>
      <w:marLeft w:val="0"/>
      <w:marRight w:val="0"/>
      <w:marTop w:val="0"/>
      <w:marBottom w:val="0"/>
      <w:divBdr>
        <w:top w:val="none" w:sz="0" w:space="0" w:color="auto"/>
        <w:left w:val="none" w:sz="0" w:space="0" w:color="auto"/>
        <w:bottom w:val="none" w:sz="0" w:space="0" w:color="auto"/>
        <w:right w:val="none" w:sz="0" w:space="0" w:color="auto"/>
      </w:divBdr>
    </w:div>
    <w:div w:id="464467667">
      <w:bodyDiv w:val="1"/>
      <w:marLeft w:val="0"/>
      <w:marRight w:val="0"/>
      <w:marTop w:val="0"/>
      <w:marBottom w:val="0"/>
      <w:divBdr>
        <w:top w:val="none" w:sz="0" w:space="0" w:color="auto"/>
        <w:left w:val="none" w:sz="0" w:space="0" w:color="auto"/>
        <w:bottom w:val="none" w:sz="0" w:space="0" w:color="auto"/>
        <w:right w:val="none" w:sz="0" w:space="0" w:color="auto"/>
      </w:divBdr>
    </w:div>
    <w:div w:id="467010947">
      <w:bodyDiv w:val="1"/>
      <w:marLeft w:val="0"/>
      <w:marRight w:val="0"/>
      <w:marTop w:val="0"/>
      <w:marBottom w:val="0"/>
      <w:divBdr>
        <w:top w:val="none" w:sz="0" w:space="0" w:color="auto"/>
        <w:left w:val="none" w:sz="0" w:space="0" w:color="auto"/>
        <w:bottom w:val="none" w:sz="0" w:space="0" w:color="auto"/>
        <w:right w:val="none" w:sz="0" w:space="0" w:color="auto"/>
      </w:divBdr>
    </w:div>
    <w:div w:id="480117027">
      <w:bodyDiv w:val="1"/>
      <w:marLeft w:val="0"/>
      <w:marRight w:val="0"/>
      <w:marTop w:val="0"/>
      <w:marBottom w:val="0"/>
      <w:divBdr>
        <w:top w:val="none" w:sz="0" w:space="0" w:color="auto"/>
        <w:left w:val="none" w:sz="0" w:space="0" w:color="auto"/>
        <w:bottom w:val="none" w:sz="0" w:space="0" w:color="auto"/>
        <w:right w:val="none" w:sz="0" w:space="0" w:color="auto"/>
      </w:divBdr>
    </w:div>
    <w:div w:id="482045622">
      <w:bodyDiv w:val="1"/>
      <w:marLeft w:val="0"/>
      <w:marRight w:val="0"/>
      <w:marTop w:val="0"/>
      <w:marBottom w:val="0"/>
      <w:divBdr>
        <w:top w:val="none" w:sz="0" w:space="0" w:color="auto"/>
        <w:left w:val="none" w:sz="0" w:space="0" w:color="auto"/>
        <w:bottom w:val="none" w:sz="0" w:space="0" w:color="auto"/>
        <w:right w:val="none" w:sz="0" w:space="0" w:color="auto"/>
      </w:divBdr>
    </w:div>
    <w:div w:id="487940141">
      <w:bodyDiv w:val="1"/>
      <w:marLeft w:val="0"/>
      <w:marRight w:val="0"/>
      <w:marTop w:val="0"/>
      <w:marBottom w:val="0"/>
      <w:divBdr>
        <w:top w:val="none" w:sz="0" w:space="0" w:color="auto"/>
        <w:left w:val="none" w:sz="0" w:space="0" w:color="auto"/>
        <w:bottom w:val="none" w:sz="0" w:space="0" w:color="auto"/>
        <w:right w:val="none" w:sz="0" w:space="0" w:color="auto"/>
      </w:divBdr>
    </w:div>
    <w:div w:id="492451079">
      <w:bodyDiv w:val="1"/>
      <w:marLeft w:val="0"/>
      <w:marRight w:val="0"/>
      <w:marTop w:val="0"/>
      <w:marBottom w:val="0"/>
      <w:divBdr>
        <w:top w:val="none" w:sz="0" w:space="0" w:color="auto"/>
        <w:left w:val="none" w:sz="0" w:space="0" w:color="auto"/>
        <w:bottom w:val="none" w:sz="0" w:space="0" w:color="auto"/>
        <w:right w:val="none" w:sz="0" w:space="0" w:color="auto"/>
      </w:divBdr>
    </w:div>
    <w:div w:id="504981912">
      <w:bodyDiv w:val="1"/>
      <w:marLeft w:val="0"/>
      <w:marRight w:val="0"/>
      <w:marTop w:val="0"/>
      <w:marBottom w:val="0"/>
      <w:divBdr>
        <w:top w:val="none" w:sz="0" w:space="0" w:color="auto"/>
        <w:left w:val="none" w:sz="0" w:space="0" w:color="auto"/>
        <w:bottom w:val="none" w:sz="0" w:space="0" w:color="auto"/>
        <w:right w:val="none" w:sz="0" w:space="0" w:color="auto"/>
      </w:divBdr>
    </w:div>
    <w:div w:id="506021401">
      <w:bodyDiv w:val="1"/>
      <w:marLeft w:val="0"/>
      <w:marRight w:val="0"/>
      <w:marTop w:val="0"/>
      <w:marBottom w:val="0"/>
      <w:divBdr>
        <w:top w:val="none" w:sz="0" w:space="0" w:color="auto"/>
        <w:left w:val="none" w:sz="0" w:space="0" w:color="auto"/>
        <w:bottom w:val="none" w:sz="0" w:space="0" w:color="auto"/>
        <w:right w:val="none" w:sz="0" w:space="0" w:color="auto"/>
      </w:divBdr>
    </w:div>
    <w:div w:id="510217072">
      <w:bodyDiv w:val="1"/>
      <w:marLeft w:val="0"/>
      <w:marRight w:val="0"/>
      <w:marTop w:val="0"/>
      <w:marBottom w:val="0"/>
      <w:divBdr>
        <w:top w:val="none" w:sz="0" w:space="0" w:color="auto"/>
        <w:left w:val="none" w:sz="0" w:space="0" w:color="auto"/>
        <w:bottom w:val="none" w:sz="0" w:space="0" w:color="auto"/>
        <w:right w:val="none" w:sz="0" w:space="0" w:color="auto"/>
      </w:divBdr>
    </w:div>
    <w:div w:id="513542492">
      <w:bodyDiv w:val="1"/>
      <w:marLeft w:val="0"/>
      <w:marRight w:val="0"/>
      <w:marTop w:val="0"/>
      <w:marBottom w:val="0"/>
      <w:divBdr>
        <w:top w:val="none" w:sz="0" w:space="0" w:color="auto"/>
        <w:left w:val="none" w:sz="0" w:space="0" w:color="auto"/>
        <w:bottom w:val="none" w:sz="0" w:space="0" w:color="auto"/>
        <w:right w:val="none" w:sz="0" w:space="0" w:color="auto"/>
      </w:divBdr>
    </w:div>
    <w:div w:id="514421443">
      <w:bodyDiv w:val="1"/>
      <w:marLeft w:val="0"/>
      <w:marRight w:val="0"/>
      <w:marTop w:val="0"/>
      <w:marBottom w:val="0"/>
      <w:divBdr>
        <w:top w:val="none" w:sz="0" w:space="0" w:color="auto"/>
        <w:left w:val="none" w:sz="0" w:space="0" w:color="auto"/>
        <w:bottom w:val="none" w:sz="0" w:space="0" w:color="auto"/>
        <w:right w:val="none" w:sz="0" w:space="0" w:color="auto"/>
      </w:divBdr>
    </w:div>
    <w:div w:id="529415901">
      <w:bodyDiv w:val="1"/>
      <w:marLeft w:val="0"/>
      <w:marRight w:val="0"/>
      <w:marTop w:val="0"/>
      <w:marBottom w:val="0"/>
      <w:divBdr>
        <w:top w:val="none" w:sz="0" w:space="0" w:color="auto"/>
        <w:left w:val="none" w:sz="0" w:space="0" w:color="auto"/>
        <w:bottom w:val="none" w:sz="0" w:space="0" w:color="auto"/>
        <w:right w:val="none" w:sz="0" w:space="0" w:color="auto"/>
      </w:divBdr>
    </w:div>
    <w:div w:id="545677247">
      <w:bodyDiv w:val="1"/>
      <w:marLeft w:val="0"/>
      <w:marRight w:val="0"/>
      <w:marTop w:val="0"/>
      <w:marBottom w:val="0"/>
      <w:divBdr>
        <w:top w:val="none" w:sz="0" w:space="0" w:color="auto"/>
        <w:left w:val="none" w:sz="0" w:space="0" w:color="auto"/>
        <w:bottom w:val="none" w:sz="0" w:space="0" w:color="auto"/>
        <w:right w:val="none" w:sz="0" w:space="0" w:color="auto"/>
      </w:divBdr>
    </w:div>
    <w:div w:id="549615206">
      <w:bodyDiv w:val="1"/>
      <w:marLeft w:val="0"/>
      <w:marRight w:val="0"/>
      <w:marTop w:val="0"/>
      <w:marBottom w:val="0"/>
      <w:divBdr>
        <w:top w:val="none" w:sz="0" w:space="0" w:color="auto"/>
        <w:left w:val="none" w:sz="0" w:space="0" w:color="auto"/>
        <w:bottom w:val="none" w:sz="0" w:space="0" w:color="auto"/>
        <w:right w:val="none" w:sz="0" w:space="0" w:color="auto"/>
      </w:divBdr>
    </w:div>
    <w:div w:id="556206759">
      <w:bodyDiv w:val="1"/>
      <w:marLeft w:val="0"/>
      <w:marRight w:val="0"/>
      <w:marTop w:val="0"/>
      <w:marBottom w:val="0"/>
      <w:divBdr>
        <w:top w:val="none" w:sz="0" w:space="0" w:color="auto"/>
        <w:left w:val="none" w:sz="0" w:space="0" w:color="auto"/>
        <w:bottom w:val="none" w:sz="0" w:space="0" w:color="auto"/>
        <w:right w:val="none" w:sz="0" w:space="0" w:color="auto"/>
      </w:divBdr>
    </w:div>
    <w:div w:id="562566552">
      <w:bodyDiv w:val="1"/>
      <w:marLeft w:val="0"/>
      <w:marRight w:val="0"/>
      <w:marTop w:val="0"/>
      <w:marBottom w:val="0"/>
      <w:divBdr>
        <w:top w:val="none" w:sz="0" w:space="0" w:color="auto"/>
        <w:left w:val="none" w:sz="0" w:space="0" w:color="auto"/>
        <w:bottom w:val="none" w:sz="0" w:space="0" w:color="auto"/>
        <w:right w:val="none" w:sz="0" w:space="0" w:color="auto"/>
      </w:divBdr>
    </w:div>
    <w:div w:id="567112525">
      <w:bodyDiv w:val="1"/>
      <w:marLeft w:val="0"/>
      <w:marRight w:val="0"/>
      <w:marTop w:val="0"/>
      <w:marBottom w:val="0"/>
      <w:divBdr>
        <w:top w:val="none" w:sz="0" w:space="0" w:color="auto"/>
        <w:left w:val="none" w:sz="0" w:space="0" w:color="auto"/>
        <w:bottom w:val="none" w:sz="0" w:space="0" w:color="auto"/>
        <w:right w:val="none" w:sz="0" w:space="0" w:color="auto"/>
      </w:divBdr>
    </w:div>
    <w:div w:id="576941261">
      <w:bodyDiv w:val="1"/>
      <w:marLeft w:val="0"/>
      <w:marRight w:val="0"/>
      <w:marTop w:val="0"/>
      <w:marBottom w:val="0"/>
      <w:divBdr>
        <w:top w:val="none" w:sz="0" w:space="0" w:color="auto"/>
        <w:left w:val="none" w:sz="0" w:space="0" w:color="auto"/>
        <w:bottom w:val="none" w:sz="0" w:space="0" w:color="auto"/>
        <w:right w:val="none" w:sz="0" w:space="0" w:color="auto"/>
      </w:divBdr>
    </w:div>
    <w:div w:id="580915242">
      <w:bodyDiv w:val="1"/>
      <w:marLeft w:val="0"/>
      <w:marRight w:val="0"/>
      <w:marTop w:val="0"/>
      <w:marBottom w:val="0"/>
      <w:divBdr>
        <w:top w:val="none" w:sz="0" w:space="0" w:color="auto"/>
        <w:left w:val="none" w:sz="0" w:space="0" w:color="auto"/>
        <w:bottom w:val="none" w:sz="0" w:space="0" w:color="auto"/>
        <w:right w:val="none" w:sz="0" w:space="0" w:color="auto"/>
      </w:divBdr>
    </w:div>
    <w:div w:id="588582105">
      <w:bodyDiv w:val="1"/>
      <w:marLeft w:val="0"/>
      <w:marRight w:val="0"/>
      <w:marTop w:val="0"/>
      <w:marBottom w:val="0"/>
      <w:divBdr>
        <w:top w:val="none" w:sz="0" w:space="0" w:color="auto"/>
        <w:left w:val="none" w:sz="0" w:space="0" w:color="auto"/>
        <w:bottom w:val="none" w:sz="0" w:space="0" w:color="auto"/>
        <w:right w:val="none" w:sz="0" w:space="0" w:color="auto"/>
      </w:divBdr>
    </w:div>
    <w:div w:id="601644805">
      <w:bodyDiv w:val="1"/>
      <w:marLeft w:val="0"/>
      <w:marRight w:val="0"/>
      <w:marTop w:val="0"/>
      <w:marBottom w:val="0"/>
      <w:divBdr>
        <w:top w:val="none" w:sz="0" w:space="0" w:color="auto"/>
        <w:left w:val="none" w:sz="0" w:space="0" w:color="auto"/>
        <w:bottom w:val="none" w:sz="0" w:space="0" w:color="auto"/>
        <w:right w:val="none" w:sz="0" w:space="0" w:color="auto"/>
      </w:divBdr>
    </w:div>
    <w:div w:id="635526360">
      <w:bodyDiv w:val="1"/>
      <w:marLeft w:val="0"/>
      <w:marRight w:val="0"/>
      <w:marTop w:val="0"/>
      <w:marBottom w:val="0"/>
      <w:divBdr>
        <w:top w:val="none" w:sz="0" w:space="0" w:color="auto"/>
        <w:left w:val="none" w:sz="0" w:space="0" w:color="auto"/>
        <w:bottom w:val="none" w:sz="0" w:space="0" w:color="auto"/>
        <w:right w:val="none" w:sz="0" w:space="0" w:color="auto"/>
      </w:divBdr>
    </w:div>
    <w:div w:id="650325443">
      <w:bodyDiv w:val="1"/>
      <w:marLeft w:val="0"/>
      <w:marRight w:val="0"/>
      <w:marTop w:val="0"/>
      <w:marBottom w:val="0"/>
      <w:divBdr>
        <w:top w:val="none" w:sz="0" w:space="0" w:color="auto"/>
        <w:left w:val="none" w:sz="0" w:space="0" w:color="auto"/>
        <w:bottom w:val="none" w:sz="0" w:space="0" w:color="auto"/>
        <w:right w:val="none" w:sz="0" w:space="0" w:color="auto"/>
      </w:divBdr>
    </w:div>
    <w:div w:id="656421911">
      <w:bodyDiv w:val="1"/>
      <w:marLeft w:val="0"/>
      <w:marRight w:val="0"/>
      <w:marTop w:val="0"/>
      <w:marBottom w:val="0"/>
      <w:divBdr>
        <w:top w:val="none" w:sz="0" w:space="0" w:color="auto"/>
        <w:left w:val="none" w:sz="0" w:space="0" w:color="auto"/>
        <w:bottom w:val="none" w:sz="0" w:space="0" w:color="auto"/>
        <w:right w:val="none" w:sz="0" w:space="0" w:color="auto"/>
      </w:divBdr>
    </w:div>
    <w:div w:id="657271963">
      <w:bodyDiv w:val="1"/>
      <w:marLeft w:val="0"/>
      <w:marRight w:val="0"/>
      <w:marTop w:val="0"/>
      <w:marBottom w:val="0"/>
      <w:divBdr>
        <w:top w:val="none" w:sz="0" w:space="0" w:color="auto"/>
        <w:left w:val="none" w:sz="0" w:space="0" w:color="auto"/>
        <w:bottom w:val="none" w:sz="0" w:space="0" w:color="auto"/>
        <w:right w:val="none" w:sz="0" w:space="0" w:color="auto"/>
      </w:divBdr>
    </w:div>
    <w:div w:id="685252200">
      <w:bodyDiv w:val="1"/>
      <w:marLeft w:val="0"/>
      <w:marRight w:val="0"/>
      <w:marTop w:val="0"/>
      <w:marBottom w:val="0"/>
      <w:divBdr>
        <w:top w:val="none" w:sz="0" w:space="0" w:color="auto"/>
        <w:left w:val="none" w:sz="0" w:space="0" w:color="auto"/>
        <w:bottom w:val="none" w:sz="0" w:space="0" w:color="auto"/>
        <w:right w:val="none" w:sz="0" w:space="0" w:color="auto"/>
      </w:divBdr>
    </w:div>
    <w:div w:id="687220765">
      <w:bodyDiv w:val="1"/>
      <w:marLeft w:val="0"/>
      <w:marRight w:val="0"/>
      <w:marTop w:val="0"/>
      <w:marBottom w:val="0"/>
      <w:divBdr>
        <w:top w:val="none" w:sz="0" w:space="0" w:color="auto"/>
        <w:left w:val="none" w:sz="0" w:space="0" w:color="auto"/>
        <w:bottom w:val="none" w:sz="0" w:space="0" w:color="auto"/>
        <w:right w:val="none" w:sz="0" w:space="0" w:color="auto"/>
      </w:divBdr>
    </w:div>
    <w:div w:id="694312664">
      <w:bodyDiv w:val="1"/>
      <w:marLeft w:val="0"/>
      <w:marRight w:val="0"/>
      <w:marTop w:val="0"/>
      <w:marBottom w:val="0"/>
      <w:divBdr>
        <w:top w:val="none" w:sz="0" w:space="0" w:color="auto"/>
        <w:left w:val="none" w:sz="0" w:space="0" w:color="auto"/>
        <w:bottom w:val="none" w:sz="0" w:space="0" w:color="auto"/>
        <w:right w:val="none" w:sz="0" w:space="0" w:color="auto"/>
      </w:divBdr>
    </w:div>
    <w:div w:id="698238956">
      <w:bodyDiv w:val="1"/>
      <w:marLeft w:val="0"/>
      <w:marRight w:val="0"/>
      <w:marTop w:val="0"/>
      <w:marBottom w:val="0"/>
      <w:divBdr>
        <w:top w:val="none" w:sz="0" w:space="0" w:color="auto"/>
        <w:left w:val="none" w:sz="0" w:space="0" w:color="auto"/>
        <w:bottom w:val="none" w:sz="0" w:space="0" w:color="auto"/>
        <w:right w:val="none" w:sz="0" w:space="0" w:color="auto"/>
      </w:divBdr>
    </w:div>
    <w:div w:id="705523620">
      <w:bodyDiv w:val="1"/>
      <w:marLeft w:val="0"/>
      <w:marRight w:val="0"/>
      <w:marTop w:val="0"/>
      <w:marBottom w:val="0"/>
      <w:divBdr>
        <w:top w:val="none" w:sz="0" w:space="0" w:color="auto"/>
        <w:left w:val="none" w:sz="0" w:space="0" w:color="auto"/>
        <w:bottom w:val="none" w:sz="0" w:space="0" w:color="auto"/>
        <w:right w:val="none" w:sz="0" w:space="0" w:color="auto"/>
      </w:divBdr>
    </w:div>
    <w:div w:id="708652619">
      <w:bodyDiv w:val="1"/>
      <w:marLeft w:val="0"/>
      <w:marRight w:val="0"/>
      <w:marTop w:val="0"/>
      <w:marBottom w:val="0"/>
      <w:divBdr>
        <w:top w:val="none" w:sz="0" w:space="0" w:color="auto"/>
        <w:left w:val="none" w:sz="0" w:space="0" w:color="auto"/>
        <w:bottom w:val="none" w:sz="0" w:space="0" w:color="auto"/>
        <w:right w:val="none" w:sz="0" w:space="0" w:color="auto"/>
      </w:divBdr>
    </w:div>
    <w:div w:id="712845243">
      <w:bodyDiv w:val="1"/>
      <w:marLeft w:val="0"/>
      <w:marRight w:val="0"/>
      <w:marTop w:val="0"/>
      <w:marBottom w:val="0"/>
      <w:divBdr>
        <w:top w:val="none" w:sz="0" w:space="0" w:color="auto"/>
        <w:left w:val="none" w:sz="0" w:space="0" w:color="auto"/>
        <w:bottom w:val="none" w:sz="0" w:space="0" w:color="auto"/>
        <w:right w:val="none" w:sz="0" w:space="0" w:color="auto"/>
      </w:divBdr>
    </w:div>
    <w:div w:id="714935115">
      <w:bodyDiv w:val="1"/>
      <w:marLeft w:val="0"/>
      <w:marRight w:val="0"/>
      <w:marTop w:val="0"/>
      <w:marBottom w:val="0"/>
      <w:divBdr>
        <w:top w:val="none" w:sz="0" w:space="0" w:color="auto"/>
        <w:left w:val="none" w:sz="0" w:space="0" w:color="auto"/>
        <w:bottom w:val="none" w:sz="0" w:space="0" w:color="auto"/>
        <w:right w:val="none" w:sz="0" w:space="0" w:color="auto"/>
      </w:divBdr>
    </w:div>
    <w:div w:id="720594648">
      <w:bodyDiv w:val="1"/>
      <w:marLeft w:val="0"/>
      <w:marRight w:val="0"/>
      <w:marTop w:val="0"/>
      <w:marBottom w:val="0"/>
      <w:divBdr>
        <w:top w:val="none" w:sz="0" w:space="0" w:color="auto"/>
        <w:left w:val="none" w:sz="0" w:space="0" w:color="auto"/>
        <w:bottom w:val="none" w:sz="0" w:space="0" w:color="auto"/>
        <w:right w:val="none" w:sz="0" w:space="0" w:color="auto"/>
      </w:divBdr>
    </w:div>
    <w:div w:id="721170175">
      <w:bodyDiv w:val="1"/>
      <w:marLeft w:val="0"/>
      <w:marRight w:val="0"/>
      <w:marTop w:val="0"/>
      <w:marBottom w:val="0"/>
      <w:divBdr>
        <w:top w:val="none" w:sz="0" w:space="0" w:color="auto"/>
        <w:left w:val="none" w:sz="0" w:space="0" w:color="auto"/>
        <w:bottom w:val="none" w:sz="0" w:space="0" w:color="auto"/>
        <w:right w:val="none" w:sz="0" w:space="0" w:color="auto"/>
      </w:divBdr>
    </w:div>
    <w:div w:id="726029997">
      <w:bodyDiv w:val="1"/>
      <w:marLeft w:val="0"/>
      <w:marRight w:val="0"/>
      <w:marTop w:val="0"/>
      <w:marBottom w:val="0"/>
      <w:divBdr>
        <w:top w:val="none" w:sz="0" w:space="0" w:color="auto"/>
        <w:left w:val="none" w:sz="0" w:space="0" w:color="auto"/>
        <w:bottom w:val="none" w:sz="0" w:space="0" w:color="auto"/>
        <w:right w:val="none" w:sz="0" w:space="0" w:color="auto"/>
      </w:divBdr>
    </w:div>
    <w:div w:id="731735644">
      <w:bodyDiv w:val="1"/>
      <w:marLeft w:val="0"/>
      <w:marRight w:val="0"/>
      <w:marTop w:val="0"/>
      <w:marBottom w:val="0"/>
      <w:divBdr>
        <w:top w:val="none" w:sz="0" w:space="0" w:color="auto"/>
        <w:left w:val="none" w:sz="0" w:space="0" w:color="auto"/>
        <w:bottom w:val="none" w:sz="0" w:space="0" w:color="auto"/>
        <w:right w:val="none" w:sz="0" w:space="0" w:color="auto"/>
      </w:divBdr>
    </w:div>
    <w:div w:id="747535981">
      <w:bodyDiv w:val="1"/>
      <w:marLeft w:val="0"/>
      <w:marRight w:val="0"/>
      <w:marTop w:val="0"/>
      <w:marBottom w:val="0"/>
      <w:divBdr>
        <w:top w:val="none" w:sz="0" w:space="0" w:color="auto"/>
        <w:left w:val="none" w:sz="0" w:space="0" w:color="auto"/>
        <w:bottom w:val="none" w:sz="0" w:space="0" w:color="auto"/>
        <w:right w:val="none" w:sz="0" w:space="0" w:color="auto"/>
      </w:divBdr>
    </w:div>
    <w:div w:id="763959229">
      <w:bodyDiv w:val="1"/>
      <w:marLeft w:val="0"/>
      <w:marRight w:val="0"/>
      <w:marTop w:val="0"/>
      <w:marBottom w:val="0"/>
      <w:divBdr>
        <w:top w:val="none" w:sz="0" w:space="0" w:color="auto"/>
        <w:left w:val="none" w:sz="0" w:space="0" w:color="auto"/>
        <w:bottom w:val="none" w:sz="0" w:space="0" w:color="auto"/>
        <w:right w:val="none" w:sz="0" w:space="0" w:color="auto"/>
      </w:divBdr>
    </w:div>
    <w:div w:id="767626135">
      <w:bodyDiv w:val="1"/>
      <w:marLeft w:val="0"/>
      <w:marRight w:val="0"/>
      <w:marTop w:val="0"/>
      <w:marBottom w:val="0"/>
      <w:divBdr>
        <w:top w:val="none" w:sz="0" w:space="0" w:color="auto"/>
        <w:left w:val="none" w:sz="0" w:space="0" w:color="auto"/>
        <w:bottom w:val="none" w:sz="0" w:space="0" w:color="auto"/>
        <w:right w:val="none" w:sz="0" w:space="0" w:color="auto"/>
      </w:divBdr>
    </w:div>
    <w:div w:id="770129568">
      <w:bodyDiv w:val="1"/>
      <w:marLeft w:val="0"/>
      <w:marRight w:val="0"/>
      <w:marTop w:val="0"/>
      <w:marBottom w:val="0"/>
      <w:divBdr>
        <w:top w:val="none" w:sz="0" w:space="0" w:color="auto"/>
        <w:left w:val="none" w:sz="0" w:space="0" w:color="auto"/>
        <w:bottom w:val="none" w:sz="0" w:space="0" w:color="auto"/>
        <w:right w:val="none" w:sz="0" w:space="0" w:color="auto"/>
      </w:divBdr>
    </w:div>
    <w:div w:id="771629247">
      <w:bodyDiv w:val="1"/>
      <w:marLeft w:val="0"/>
      <w:marRight w:val="0"/>
      <w:marTop w:val="0"/>
      <w:marBottom w:val="0"/>
      <w:divBdr>
        <w:top w:val="none" w:sz="0" w:space="0" w:color="auto"/>
        <w:left w:val="none" w:sz="0" w:space="0" w:color="auto"/>
        <w:bottom w:val="none" w:sz="0" w:space="0" w:color="auto"/>
        <w:right w:val="none" w:sz="0" w:space="0" w:color="auto"/>
      </w:divBdr>
    </w:div>
    <w:div w:id="788400553">
      <w:bodyDiv w:val="1"/>
      <w:marLeft w:val="0"/>
      <w:marRight w:val="0"/>
      <w:marTop w:val="0"/>
      <w:marBottom w:val="0"/>
      <w:divBdr>
        <w:top w:val="none" w:sz="0" w:space="0" w:color="auto"/>
        <w:left w:val="none" w:sz="0" w:space="0" w:color="auto"/>
        <w:bottom w:val="none" w:sz="0" w:space="0" w:color="auto"/>
        <w:right w:val="none" w:sz="0" w:space="0" w:color="auto"/>
      </w:divBdr>
    </w:div>
    <w:div w:id="807745411">
      <w:bodyDiv w:val="1"/>
      <w:marLeft w:val="0"/>
      <w:marRight w:val="0"/>
      <w:marTop w:val="0"/>
      <w:marBottom w:val="0"/>
      <w:divBdr>
        <w:top w:val="none" w:sz="0" w:space="0" w:color="auto"/>
        <w:left w:val="none" w:sz="0" w:space="0" w:color="auto"/>
        <w:bottom w:val="none" w:sz="0" w:space="0" w:color="auto"/>
        <w:right w:val="none" w:sz="0" w:space="0" w:color="auto"/>
      </w:divBdr>
    </w:div>
    <w:div w:id="820275356">
      <w:bodyDiv w:val="1"/>
      <w:marLeft w:val="0"/>
      <w:marRight w:val="0"/>
      <w:marTop w:val="0"/>
      <w:marBottom w:val="0"/>
      <w:divBdr>
        <w:top w:val="none" w:sz="0" w:space="0" w:color="auto"/>
        <w:left w:val="none" w:sz="0" w:space="0" w:color="auto"/>
        <w:bottom w:val="none" w:sz="0" w:space="0" w:color="auto"/>
        <w:right w:val="none" w:sz="0" w:space="0" w:color="auto"/>
      </w:divBdr>
    </w:div>
    <w:div w:id="824735059">
      <w:bodyDiv w:val="1"/>
      <w:marLeft w:val="0"/>
      <w:marRight w:val="0"/>
      <w:marTop w:val="0"/>
      <w:marBottom w:val="0"/>
      <w:divBdr>
        <w:top w:val="none" w:sz="0" w:space="0" w:color="auto"/>
        <w:left w:val="none" w:sz="0" w:space="0" w:color="auto"/>
        <w:bottom w:val="none" w:sz="0" w:space="0" w:color="auto"/>
        <w:right w:val="none" w:sz="0" w:space="0" w:color="auto"/>
      </w:divBdr>
    </w:div>
    <w:div w:id="836576770">
      <w:bodyDiv w:val="1"/>
      <w:marLeft w:val="0"/>
      <w:marRight w:val="0"/>
      <w:marTop w:val="0"/>
      <w:marBottom w:val="0"/>
      <w:divBdr>
        <w:top w:val="none" w:sz="0" w:space="0" w:color="auto"/>
        <w:left w:val="none" w:sz="0" w:space="0" w:color="auto"/>
        <w:bottom w:val="none" w:sz="0" w:space="0" w:color="auto"/>
        <w:right w:val="none" w:sz="0" w:space="0" w:color="auto"/>
      </w:divBdr>
    </w:div>
    <w:div w:id="848956794">
      <w:bodyDiv w:val="1"/>
      <w:marLeft w:val="0"/>
      <w:marRight w:val="0"/>
      <w:marTop w:val="0"/>
      <w:marBottom w:val="0"/>
      <w:divBdr>
        <w:top w:val="none" w:sz="0" w:space="0" w:color="auto"/>
        <w:left w:val="none" w:sz="0" w:space="0" w:color="auto"/>
        <w:bottom w:val="none" w:sz="0" w:space="0" w:color="auto"/>
        <w:right w:val="none" w:sz="0" w:space="0" w:color="auto"/>
      </w:divBdr>
    </w:div>
    <w:div w:id="853769429">
      <w:bodyDiv w:val="1"/>
      <w:marLeft w:val="0"/>
      <w:marRight w:val="0"/>
      <w:marTop w:val="0"/>
      <w:marBottom w:val="0"/>
      <w:divBdr>
        <w:top w:val="none" w:sz="0" w:space="0" w:color="auto"/>
        <w:left w:val="none" w:sz="0" w:space="0" w:color="auto"/>
        <w:bottom w:val="none" w:sz="0" w:space="0" w:color="auto"/>
        <w:right w:val="none" w:sz="0" w:space="0" w:color="auto"/>
      </w:divBdr>
    </w:div>
    <w:div w:id="866917261">
      <w:bodyDiv w:val="1"/>
      <w:marLeft w:val="0"/>
      <w:marRight w:val="0"/>
      <w:marTop w:val="0"/>
      <w:marBottom w:val="0"/>
      <w:divBdr>
        <w:top w:val="none" w:sz="0" w:space="0" w:color="auto"/>
        <w:left w:val="none" w:sz="0" w:space="0" w:color="auto"/>
        <w:bottom w:val="none" w:sz="0" w:space="0" w:color="auto"/>
        <w:right w:val="none" w:sz="0" w:space="0" w:color="auto"/>
      </w:divBdr>
    </w:div>
    <w:div w:id="869337904">
      <w:bodyDiv w:val="1"/>
      <w:marLeft w:val="0"/>
      <w:marRight w:val="0"/>
      <w:marTop w:val="0"/>
      <w:marBottom w:val="0"/>
      <w:divBdr>
        <w:top w:val="none" w:sz="0" w:space="0" w:color="auto"/>
        <w:left w:val="none" w:sz="0" w:space="0" w:color="auto"/>
        <w:bottom w:val="none" w:sz="0" w:space="0" w:color="auto"/>
        <w:right w:val="none" w:sz="0" w:space="0" w:color="auto"/>
      </w:divBdr>
    </w:div>
    <w:div w:id="872809249">
      <w:bodyDiv w:val="1"/>
      <w:marLeft w:val="0"/>
      <w:marRight w:val="0"/>
      <w:marTop w:val="0"/>
      <w:marBottom w:val="0"/>
      <w:divBdr>
        <w:top w:val="none" w:sz="0" w:space="0" w:color="auto"/>
        <w:left w:val="none" w:sz="0" w:space="0" w:color="auto"/>
        <w:bottom w:val="none" w:sz="0" w:space="0" w:color="auto"/>
        <w:right w:val="none" w:sz="0" w:space="0" w:color="auto"/>
      </w:divBdr>
    </w:div>
    <w:div w:id="884826568">
      <w:bodyDiv w:val="1"/>
      <w:marLeft w:val="0"/>
      <w:marRight w:val="0"/>
      <w:marTop w:val="0"/>
      <w:marBottom w:val="0"/>
      <w:divBdr>
        <w:top w:val="none" w:sz="0" w:space="0" w:color="auto"/>
        <w:left w:val="none" w:sz="0" w:space="0" w:color="auto"/>
        <w:bottom w:val="none" w:sz="0" w:space="0" w:color="auto"/>
        <w:right w:val="none" w:sz="0" w:space="0" w:color="auto"/>
      </w:divBdr>
    </w:div>
    <w:div w:id="899439781">
      <w:bodyDiv w:val="1"/>
      <w:marLeft w:val="0"/>
      <w:marRight w:val="0"/>
      <w:marTop w:val="0"/>
      <w:marBottom w:val="0"/>
      <w:divBdr>
        <w:top w:val="none" w:sz="0" w:space="0" w:color="auto"/>
        <w:left w:val="none" w:sz="0" w:space="0" w:color="auto"/>
        <w:bottom w:val="none" w:sz="0" w:space="0" w:color="auto"/>
        <w:right w:val="none" w:sz="0" w:space="0" w:color="auto"/>
      </w:divBdr>
    </w:div>
    <w:div w:id="909971440">
      <w:bodyDiv w:val="1"/>
      <w:marLeft w:val="0"/>
      <w:marRight w:val="0"/>
      <w:marTop w:val="0"/>
      <w:marBottom w:val="0"/>
      <w:divBdr>
        <w:top w:val="none" w:sz="0" w:space="0" w:color="auto"/>
        <w:left w:val="none" w:sz="0" w:space="0" w:color="auto"/>
        <w:bottom w:val="none" w:sz="0" w:space="0" w:color="auto"/>
        <w:right w:val="none" w:sz="0" w:space="0" w:color="auto"/>
      </w:divBdr>
    </w:div>
    <w:div w:id="911812543">
      <w:bodyDiv w:val="1"/>
      <w:marLeft w:val="0"/>
      <w:marRight w:val="0"/>
      <w:marTop w:val="0"/>
      <w:marBottom w:val="0"/>
      <w:divBdr>
        <w:top w:val="none" w:sz="0" w:space="0" w:color="auto"/>
        <w:left w:val="none" w:sz="0" w:space="0" w:color="auto"/>
        <w:bottom w:val="none" w:sz="0" w:space="0" w:color="auto"/>
        <w:right w:val="none" w:sz="0" w:space="0" w:color="auto"/>
      </w:divBdr>
    </w:div>
    <w:div w:id="923878065">
      <w:bodyDiv w:val="1"/>
      <w:marLeft w:val="0"/>
      <w:marRight w:val="0"/>
      <w:marTop w:val="0"/>
      <w:marBottom w:val="0"/>
      <w:divBdr>
        <w:top w:val="none" w:sz="0" w:space="0" w:color="auto"/>
        <w:left w:val="none" w:sz="0" w:space="0" w:color="auto"/>
        <w:bottom w:val="none" w:sz="0" w:space="0" w:color="auto"/>
        <w:right w:val="none" w:sz="0" w:space="0" w:color="auto"/>
      </w:divBdr>
    </w:div>
    <w:div w:id="932931681">
      <w:bodyDiv w:val="1"/>
      <w:marLeft w:val="0"/>
      <w:marRight w:val="0"/>
      <w:marTop w:val="0"/>
      <w:marBottom w:val="0"/>
      <w:divBdr>
        <w:top w:val="none" w:sz="0" w:space="0" w:color="auto"/>
        <w:left w:val="none" w:sz="0" w:space="0" w:color="auto"/>
        <w:bottom w:val="none" w:sz="0" w:space="0" w:color="auto"/>
        <w:right w:val="none" w:sz="0" w:space="0" w:color="auto"/>
      </w:divBdr>
    </w:div>
    <w:div w:id="938835705">
      <w:bodyDiv w:val="1"/>
      <w:marLeft w:val="0"/>
      <w:marRight w:val="0"/>
      <w:marTop w:val="0"/>
      <w:marBottom w:val="0"/>
      <w:divBdr>
        <w:top w:val="none" w:sz="0" w:space="0" w:color="auto"/>
        <w:left w:val="none" w:sz="0" w:space="0" w:color="auto"/>
        <w:bottom w:val="none" w:sz="0" w:space="0" w:color="auto"/>
        <w:right w:val="none" w:sz="0" w:space="0" w:color="auto"/>
      </w:divBdr>
      <w:divsChild>
        <w:div w:id="1425757652">
          <w:marLeft w:val="0"/>
          <w:marRight w:val="0"/>
          <w:marTop w:val="0"/>
          <w:marBottom w:val="0"/>
          <w:divBdr>
            <w:top w:val="none" w:sz="0" w:space="0" w:color="auto"/>
            <w:left w:val="none" w:sz="0" w:space="0" w:color="auto"/>
            <w:bottom w:val="none" w:sz="0" w:space="0" w:color="auto"/>
            <w:right w:val="none" w:sz="0" w:space="0" w:color="auto"/>
          </w:divBdr>
          <w:divsChild>
            <w:div w:id="1099764182">
              <w:marLeft w:val="0"/>
              <w:marRight w:val="0"/>
              <w:marTop w:val="0"/>
              <w:marBottom w:val="0"/>
              <w:divBdr>
                <w:top w:val="none" w:sz="0" w:space="0" w:color="auto"/>
                <w:left w:val="none" w:sz="0" w:space="0" w:color="auto"/>
                <w:bottom w:val="none" w:sz="0" w:space="0" w:color="auto"/>
                <w:right w:val="none" w:sz="0" w:space="0" w:color="auto"/>
              </w:divBdr>
              <w:divsChild>
                <w:div w:id="327371372">
                  <w:marLeft w:val="0"/>
                  <w:marRight w:val="0"/>
                  <w:marTop w:val="0"/>
                  <w:marBottom w:val="0"/>
                  <w:divBdr>
                    <w:top w:val="none" w:sz="0" w:space="0" w:color="auto"/>
                    <w:left w:val="none" w:sz="0" w:space="0" w:color="auto"/>
                    <w:bottom w:val="none" w:sz="0" w:space="0" w:color="auto"/>
                    <w:right w:val="none" w:sz="0" w:space="0" w:color="auto"/>
                  </w:divBdr>
                  <w:divsChild>
                    <w:div w:id="6353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23899">
      <w:bodyDiv w:val="1"/>
      <w:marLeft w:val="0"/>
      <w:marRight w:val="0"/>
      <w:marTop w:val="0"/>
      <w:marBottom w:val="0"/>
      <w:divBdr>
        <w:top w:val="none" w:sz="0" w:space="0" w:color="auto"/>
        <w:left w:val="none" w:sz="0" w:space="0" w:color="auto"/>
        <w:bottom w:val="none" w:sz="0" w:space="0" w:color="auto"/>
        <w:right w:val="none" w:sz="0" w:space="0" w:color="auto"/>
      </w:divBdr>
    </w:div>
    <w:div w:id="951402281">
      <w:bodyDiv w:val="1"/>
      <w:marLeft w:val="0"/>
      <w:marRight w:val="0"/>
      <w:marTop w:val="0"/>
      <w:marBottom w:val="0"/>
      <w:divBdr>
        <w:top w:val="none" w:sz="0" w:space="0" w:color="auto"/>
        <w:left w:val="none" w:sz="0" w:space="0" w:color="auto"/>
        <w:bottom w:val="none" w:sz="0" w:space="0" w:color="auto"/>
        <w:right w:val="none" w:sz="0" w:space="0" w:color="auto"/>
      </w:divBdr>
    </w:div>
    <w:div w:id="952245635">
      <w:bodyDiv w:val="1"/>
      <w:marLeft w:val="0"/>
      <w:marRight w:val="0"/>
      <w:marTop w:val="0"/>
      <w:marBottom w:val="0"/>
      <w:divBdr>
        <w:top w:val="none" w:sz="0" w:space="0" w:color="auto"/>
        <w:left w:val="none" w:sz="0" w:space="0" w:color="auto"/>
        <w:bottom w:val="none" w:sz="0" w:space="0" w:color="auto"/>
        <w:right w:val="none" w:sz="0" w:space="0" w:color="auto"/>
      </w:divBdr>
    </w:div>
    <w:div w:id="955672921">
      <w:bodyDiv w:val="1"/>
      <w:marLeft w:val="0"/>
      <w:marRight w:val="0"/>
      <w:marTop w:val="0"/>
      <w:marBottom w:val="0"/>
      <w:divBdr>
        <w:top w:val="none" w:sz="0" w:space="0" w:color="auto"/>
        <w:left w:val="none" w:sz="0" w:space="0" w:color="auto"/>
        <w:bottom w:val="none" w:sz="0" w:space="0" w:color="auto"/>
        <w:right w:val="none" w:sz="0" w:space="0" w:color="auto"/>
      </w:divBdr>
    </w:div>
    <w:div w:id="960842765">
      <w:bodyDiv w:val="1"/>
      <w:marLeft w:val="0"/>
      <w:marRight w:val="0"/>
      <w:marTop w:val="0"/>
      <w:marBottom w:val="0"/>
      <w:divBdr>
        <w:top w:val="none" w:sz="0" w:space="0" w:color="auto"/>
        <w:left w:val="none" w:sz="0" w:space="0" w:color="auto"/>
        <w:bottom w:val="none" w:sz="0" w:space="0" w:color="auto"/>
        <w:right w:val="none" w:sz="0" w:space="0" w:color="auto"/>
      </w:divBdr>
    </w:div>
    <w:div w:id="963075411">
      <w:bodyDiv w:val="1"/>
      <w:marLeft w:val="0"/>
      <w:marRight w:val="0"/>
      <w:marTop w:val="0"/>
      <w:marBottom w:val="0"/>
      <w:divBdr>
        <w:top w:val="none" w:sz="0" w:space="0" w:color="auto"/>
        <w:left w:val="none" w:sz="0" w:space="0" w:color="auto"/>
        <w:bottom w:val="none" w:sz="0" w:space="0" w:color="auto"/>
        <w:right w:val="none" w:sz="0" w:space="0" w:color="auto"/>
      </w:divBdr>
    </w:div>
    <w:div w:id="970943057">
      <w:bodyDiv w:val="1"/>
      <w:marLeft w:val="0"/>
      <w:marRight w:val="0"/>
      <w:marTop w:val="0"/>
      <w:marBottom w:val="0"/>
      <w:divBdr>
        <w:top w:val="none" w:sz="0" w:space="0" w:color="auto"/>
        <w:left w:val="none" w:sz="0" w:space="0" w:color="auto"/>
        <w:bottom w:val="none" w:sz="0" w:space="0" w:color="auto"/>
        <w:right w:val="none" w:sz="0" w:space="0" w:color="auto"/>
      </w:divBdr>
    </w:div>
    <w:div w:id="974023543">
      <w:bodyDiv w:val="1"/>
      <w:marLeft w:val="0"/>
      <w:marRight w:val="0"/>
      <w:marTop w:val="0"/>
      <w:marBottom w:val="0"/>
      <w:divBdr>
        <w:top w:val="none" w:sz="0" w:space="0" w:color="auto"/>
        <w:left w:val="none" w:sz="0" w:space="0" w:color="auto"/>
        <w:bottom w:val="none" w:sz="0" w:space="0" w:color="auto"/>
        <w:right w:val="none" w:sz="0" w:space="0" w:color="auto"/>
      </w:divBdr>
    </w:div>
    <w:div w:id="990717972">
      <w:bodyDiv w:val="1"/>
      <w:marLeft w:val="0"/>
      <w:marRight w:val="0"/>
      <w:marTop w:val="0"/>
      <w:marBottom w:val="0"/>
      <w:divBdr>
        <w:top w:val="none" w:sz="0" w:space="0" w:color="auto"/>
        <w:left w:val="none" w:sz="0" w:space="0" w:color="auto"/>
        <w:bottom w:val="none" w:sz="0" w:space="0" w:color="auto"/>
        <w:right w:val="none" w:sz="0" w:space="0" w:color="auto"/>
      </w:divBdr>
    </w:div>
    <w:div w:id="1000306995">
      <w:bodyDiv w:val="1"/>
      <w:marLeft w:val="0"/>
      <w:marRight w:val="0"/>
      <w:marTop w:val="0"/>
      <w:marBottom w:val="0"/>
      <w:divBdr>
        <w:top w:val="none" w:sz="0" w:space="0" w:color="auto"/>
        <w:left w:val="none" w:sz="0" w:space="0" w:color="auto"/>
        <w:bottom w:val="none" w:sz="0" w:space="0" w:color="auto"/>
        <w:right w:val="none" w:sz="0" w:space="0" w:color="auto"/>
      </w:divBdr>
    </w:div>
    <w:div w:id="1011687967">
      <w:bodyDiv w:val="1"/>
      <w:marLeft w:val="0"/>
      <w:marRight w:val="0"/>
      <w:marTop w:val="0"/>
      <w:marBottom w:val="0"/>
      <w:divBdr>
        <w:top w:val="none" w:sz="0" w:space="0" w:color="auto"/>
        <w:left w:val="none" w:sz="0" w:space="0" w:color="auto"/>
        <w:bottom w:val="none" w:sz="0" w:space="0" w:color="auto"/>
        <w:right w:val="none" w:sz="0" w:space="0" w:color="auto"/>
      </w:divBdr>
    </w:div>
    <w:div w:id="1020858597">
      <w:bodyDiv w:val="1"/>
      <w:marLeft w:val="0"/>
      <w:marRight w:val="0"/>
      <w:marTop w:val="0"/>
      <w:marBottom w:val="0"/>
      <w:divBdr>
        <w:top w:val="none" w:sz="0" w:space="0" w:color="auto"/>
        <w:left w:val="none" w:sz="0" w:space="0" w:color="auto"/>
        <w:bottom w:val="none" w:sz="0" w:space="0" w:color="auto"/>
        <w:right w:val="none" w:sz="0" w:space="0" w:color="auto"/>
      </w:divBdr>
    </w:div>
    <w:div w:id="1036933538">
      <w:bodyDiv w:val="1"/>
      <w:marLeft w:val="0"/>
      <w:marRight w:val="0"/>
      <w:marTop w:val="0"/>
      <w:marBottom w:val="0"/>
      <w:divBdr>
        <w:top w:val="none" w:sz="0" w:space="0" w:color="auto"/>
        <w:left w:val="none" w:sz="0" w:space="0" w:color="auto"/>
        <w:bottom w:val="none" w:sz="0" w:space="0" w:color="auto"/>
        <w:right w:val="none" w:sz="0" w:space="0" w:color="auto"/>
      </w:divBdr>
    </w:div>
    <w:div w:id="1038243802">
      <w:bodyDiv w:val="1"/>
      <w:marLeft w:val="0"/>
      <w:marRight w:val="0"/>
      <w:marTop w:val="0"/>
      <w:marBottom w:val="0"/>
      <w:divBdr>
        <w:top w:val="none" w:sz="0" w:space="0" w:color="auto"/>
        <w:left w:val="none" w:sz="0" w:space="0" w:color="auto"/>
        <w:bottom w:val="none" w:sz="0" w:space="0" w:color="auto"/>
        <w:right w:val="none" w:sz="0" w:space="0" w:color="auto"/>
      </w:divBdr>
    </w:div>
    <w:div w:id="1039357773">
      <w:bodyDiv w:val="1"/>
      <w:marLeft w:val="0"/>
      <w:marRight w:val="0"/>
      <w:marTop w:val="0"/>
      <w:marBottom w:val="0"/>
      <w:divBdr>
        <w:top w:val="none" w:sz="0" w:space="0" w:color="auto"/>
        <w:left w:val="none" w:sz="0" w:space="0" w:color="auto"/>
        <w:bottom w:val="none" w:sz="0" w:space="0" w:color="auto"/>
        <w:right w:val="none" w:sz="0" w:space="0" w:color="auto"/>
      </w:divBdr>
    </w:div>
    <w:div w:id="1041709524">
      <w:bodyDiv w:val="1"/>
      <w:marLeft w:val="0"/>
      <w:marRight w:val="0"/>
      <w:marTop w:val="0"/>
      <w:marBottom w:val="0"/>
      <w:divBdr>
        <w:top w:val="none" w:sz="0" w:space="0" w:color="auto"/>
        <w:left w:val="none" w:sz="0" w:space="0" w:color="auto"/>
        <w:bottom w:val="none" w:sz="0" w:space="0" w:color="auto"/>
        <w:right w:val="none" w:sz="0" w:space="0" w:color="auto"/>
      </w:divBdr>
    </w:div>
    <w:div w:id="1050153160">
      <w:bodyDiv w:val="1"/>
      <w:marLeft w:val="0"/>
      <w:marRight w:val="0"/>
      <w:marTop w:val="0"/>
      <w:marBottom w:val="0"/>
      <w:divBdr>
        <w:top w:val="none" w:sz="0" w:space="0" w:color="auto"/>
        <w:left w:val="none" w:sz="0" w:space="0" w:color="auto"/>
        <w:bottom w:val="none" w:sz="0" w:space="0" w:color="auto"/>
        <w:right w:val="none" w:sz="0" w:space="0" w:color="auto"/>
      </w:divBdr>
    </w:div>
    <w:div w:id="1067873151">
      <w:bodyDiv w:val="1"/>
      <w:marLeft w:val="0"/>
      <w:marRight w:val="0"/>
      <w:marTop w:val="0"/>
      <w:marBottom w:val="0"/>
      <w:divBdr>
        <w:top w:val="none" w:sz="0" w:space="0" w:color="auto"/>
        <w:left w:val="none" w:sz="0" w:space="0" w:color="auto"/>
        <w:bottom w:val="none" w:sz="0" w:space="0" w:color="auto"/>
        <w:right w:val="none" w:sz="0" w:space="0" w:color="auto"/>
      </w:divBdr>
    </w:div>
    <w:div w:id="1075323569">
      <w:bodyDiv w:val="1"/>
      <w:marLeft w:val="0"/>
      <w:marRight w:val="0"/>
      <w:marTop w:val="0"/>
      <w:marBottom w:val="0"/>
      <w:divBdr>
        <w:top w:val="none" w:sz="0" w:space="0" w:color="auto"/>
        <w:left w:val="none" w:sz="0" w:space="0" w:color="auto"/>
        <w:bottom w:val="none" w:sz="0" w:space="0" w:color="auto"/>
        <w:right w:val="none" w:sz="0" w:space="0" w:color="auto"/>
      </w:divBdr>
    </w:div>
    <w:div w:id="1087119866">
      <w:bodyDiv w:val="1"/>
      <w:marLeft w:val="0"/>
      <w:marRight w:val="0"/>
      <w:marTop w:val="0"/>
      <w:marBottom w:val="0"/>
      <w:divBdr>
        <w:top w:val="none" w:sz="0" w:space="0" w:color="auto"/>
        <w:left w:val="none" w:sz="0" w:space="0" w:color="auto"/>
        <w:bottom w:val="none" w:sz="0" w:space="0" w:color="auto"/>
        <w:right w:val="none" w:sz="0" w:space="0" w:color="auto"/>
      </w:divBdr>
    </w:div>
    <w:div w:id="1101030350">
      <w:bodyDiv w:val="1"/>
      <w:marLeft w:val="0"/>
      <w:marRight w:val="0"/>
      <w:marTop w:val="0"/>
      <w:marBottom w:val="0"/>
      <w:divBdr>
        <w:top w:val="none" w:sz="0" w:space="0" w:color="auto"/>
        <w:left w:val="none" w:sz="0" w:space="0" w:color="auto"/>
        <w:bottom w:val="none" w:sz="0" w:space="0" w:color="auto"/>
        <w:right w:val="none" w:sz="0" w:space="0" w:color="auto"/>
      </w:divBdr>
    </w:div>
    <w:div w:id="1106657362">
      <w:bodyDiv w:val="1"/>
      <w:marLeft w:val="0"/>
      <w:marRight w:val="0"/>
      <w:marTop w:val="0"/>
      <w:marBottom w:val="0"/>
      <w:divBdr>
        <w:top w:val="none" w:sz="0" w:space="0" w:color="auto"/>
        <w:left w:val="none" w:sz="0" w:space="0" w:color="auto"/>
        <w:bottom w:val="none" w:sz="0" w:space="0" w:color="auto"/>
        <w:right w:val="none" w:sz="0" w:space="0" w:color="auto"/>
      </w:divBdr>
    </w:div>
    <w:div w:id="1109819163">
      <w:bodyDiv w:val="1"/>
      <w:marLeft w:val="0"/>
      <w:marRight w:val="0"/>
      <w:marTop w:val="0"/>
      <w:marBottom w:val="0"/>
      <w:divBdr>
        <w:top w:val="none" w:sz="0" w:space="0" w:color="auto"/>
        <w:left w:val="none" w:sz="0" w:space="0" w:color="auto"/>
        <w:bottom w:val="none" w:sz="0" w:space="0" w:color="auto"/>
        <w:right w:val="none" w:sz="0" w:space="0" w:color="auto"/>
      </w:divBdr>
    </w:div>
    <w:div w:id="1113477133">
      <w:bodyDiv w:val="1"/>
      <w:marLeft w:val="0"/>
      <w:marRight w:val="0"/>
      <w:marTop w:val="0"/>
      <w:marBottom w:val="0"/>
      <w:divBdr>
        <w:top w:val="none" w:sz="0" w:space="0" w:color="auto"/>
        <w:left w:val="none" w:sz="0" w:space="0" w:color="auto"/>
        <w:bottom w:val="none" w:sz="0" w:space="0" w:color="auto"/>
        <w:right w:val="none" w:sz="0" w:space="0" w:color="auto"/>
      </w:divBdr>
    </w:div>
    <w:div w:id="1141775602">
      <w:bodyDiv w:val="1"/>
      <w:marLeft w:val="0"/>
      <w:marRight w:val="0"/>
      <w:marTop w:val="0"/>
      <w:marBottom w:val="0"/>
      <w:divBdr>
        <w:top w:val="none" w:sz="0" w:space="0" w:color="auto"/>
        <w:left w:val="none" w:sz="0" w:space="0" w:color="auto"/>
        <w:bottom w:val="none" w:sz="0" w:space="0" w:color="auto"/>
        <w:right w:val="none" w:sz="0" w:space="0" w:color="auto"/>
      </w:divBdr>
    </w:div>
    <w:div w:id="1149400621">
      <w:bodyDiv w:val="1"/>
      <w:marLeft w:val="0"/>
      <w:marRight w:val="0"/>
      <w:marTop w:val="0"/>
      <w:marBottom w:val="0"/>
      <w:divBdr>
        <w:top w:val="none" w:sz="0" w:space="0" w:color="auto"/>
        <w:left w:val="none" w:sz="0" w:space="0" w:color="auto"/>
        <w:bottom w:val="none" w:sz="0" w:space="0" w:color="auto"/>
        <w:right w:val="none" w:sz="0" w:space="0" w:color="auto"/>
      </w:divBdr>
    </w:div>
    <w:div w:id="1155339360">
      <w:bodyDiv w:val="1"/>
      <w:marLeft w:val="0"/>
      <w:marRight w:val="0"/>
      <w:marTop w:val="0"/>
      <w:marBottom w:val="0"/>
      <w:divBdr>
        <w:top w:val="none" w:sz="0" w:space="0" w:color="auto"/>
        <w:left w:val="none" w:sz="0" w:space="0" w:color="auto"/>
        <w:bottom w:val="none" w:sz="0" w:space="0" w:color="auto"/>
        <w:right w:val="none" w:sz="0" w:space="0" w:color="auto"/>
      </w:divBdr>
    </w:div>
    <w:div w:id="1159536808">
      <w:bodyDiv w:val="1"/>
      <w:marLeft w:val="0"/>
      <w:marRight w:val="0"/>
      <w:marTop w:val="0"/>
      <w:marBottom w:val="0"/>
      <w:divBdr>
        <w:top w:val="none" w:sz="0" w:space="0" w:color="auto"/>
        <w:left w:val="none" w:sz="0" w:space="0" w:color="auto"/>
        <w:bottom w:val="none" w:sz="0" w:space="0" w:color="auto"/>
        <w:right w:val="none" w:sz="0" w:space="0" w:color="auto"/>
      </w:divBdr>
    </w:div>
    <w:div w:id="1164273354">
      <w:bodyDiv w:val="1"/>
      <w:marLeft w:val="0"/>
      <w:marRight w:val="0"/>
      <w:marTop w:val="0"/>
      <w:marBottom w:val="0"/>
      <w:divBdr>
        <w:top w:val="none" w:sz="0" w:space="0" w:color="auto"/>
        <w:left w:val="none" w:sz="0" w:space="0" w:color="auto"/>
        <w:bottom w:val="none" w:sz="0" w:space="0" w:color="auto"/>
        <w:right w:val="none" w:sz="0" w:space="0" w:color="auto"/>
      </w:divBdr>
    </w:div>
    <w:div w:id="1168060320">
      <w:bodyDiv w:val="1"/>
      <w:marLeft w:val="0"/>
      <w:marRight w:val="0"/>
      <w:marTop w:val="0"/>
      <w:marBottom w:val="0"/>
      <w:divBdr>
        <w:top w:val="none" w:sz="0" w:space="0" w:color="auto"/>
        <w:left w:val="none" w:sz="0" w:space="0" w:color="auto"/>
        <w:bottom w:val="none" w:sz="0" w:space="0" w:color="auto"/>
        <w:right w:val="none" w:sz="0" w:space="0" w:color="auto"/>
      </w:divBdr>
    </w:div>
    <w:div w:id="1170675476">
      <w:bodyDiv w:val="1"/>
      <w:marLeft w:val="0"/>
      <w:marRight w:val="0"/>
      <w:marTop w:val="0"/>
      <w:marBottom w:val="0"/>
      <w:divBdr>
        <w:top w:val="none" w:sz="0" w:space="0" w:color="auto"/>
        <w:left w:val="none" w:sz="0" w:space="0" w:color="auto"/>
        <w:bottom w:val="none" w:sz="0" w:space="0" w:color="auto"/>
        <w:right w:val="none" w:sz="0" w:space="0" w:color="auto"/>
      </w:divBdr>
    </w:div>
    <w:div w:id="1175420806">
      <w:bodyDiv w:val="1"/>
      <w:marLeft w:val="0"/>
      <w:marRight w:val="0"/>
      <w:marTop w:val="0"/>
      <w:marBottom w:val="0"/>
      <w:divBdr>
        <w:top w:val="none" w:sz="0" w:space="0" w:color="auto"/>
        <w:left w:val="none" w:sz="0" w:space="0" w:color="auto"/>
        <w:bottom w:val="none" w:sz="0" w:space="0" w:color="auto"/>
        <w:right w:val="none" w:sz="0" w:space="0" w:color="auto"/>
      </w:divBdr>
    </w:div>
    <w:div w:id="1177689822">
      <w:bodyDiv w:val="1"/>
      <w:marLeft w:val="0"/>
      <w:marRight w:val="0"/>
      <w:marTop w:val="0"/>
      <w:marBottom w:val="0"/>
      <w:divBdr>
        <w:top w:val="none" w:sz="0" w:space="0" w:color="auto"/>
        <w:left w:val="none" w:sz="0" w:space="0" w:color="auto"/>
        <w:bottom w:val="none" w:sz="0" w:space="0" w:color="auto"/>
        <w:right w:val="none" w:sz="0" w:space="0" w:color="auto"/>
      </w:divBdr>
    </w:div>
    <w:div w:id="1180198680">
      <w:bodyDiv w:val="1"/>
      <w:marLeft w:val="0"/>
      <w:marRight w:val="0"/>
      <w:marTop w:val="0"/>
      <w:marBottom w:val="0"/>
      <w:divBdr>
        <w:top w:val="none" w:sz="0" w:space="0" w:color="auto"/>
        <w:left w:val="none" w:sz="0" w:space="0" w:color="auto"/>
        <w:bottom w:val="none" w:sz="0" w:space="0" w:color="auto"/>
        <w:right w:val="none" w:sz="0" w:space="0" w:color="auto"/>
      </w:divBdr>
    </w:div>
    <w:div w:id="1187253600">
      <w:bodyDiv w:val="1"/>
      <w:marLeft w:val="0"/>
      <w:marRight w:val="0"/>
      <w:marTop w:val="0"/>
      <w:marBottom w:val="0"/>
      <w:divBdr>
        <w:top w:val="none" w:sz="0" w:space="0" w:color="auto"/>
        <w:left w:val="none" w:sz="0" w:space="0" w:color="auto"/>
        <w:bottom w:val="none" w:sz="0" w:space="0" w:color="auto"/>
        <w:right w:val="none" w:sz="0" w:space="0" w:color="auto"/>
      </w:divBdr>
    </w:div>
    <w:div w:id="1189879484">
      <w:bodyDiv w:val="1"/>
      <w:marLeft w:val="0"/>
      <w:marRight w:val="0"/>
      <w:marTop w:val="0"/>
      <w:marBottom w:val="0"/>
      <w:divBdr>
        <w:top w:val="none" w:sz="0" w:space="0" w:color="auto"/>
        <w:left w:val="none" w:sz="0" w:space="0" w:color="auto"/>
        <w:bottom w:val="none" w:sz="0" w:space="0" w:color="auto"/>
        <w:right w:val="none" w:sz="0" w:space="0" w:color="auto"/>
      </w:divBdr>
    </w:div>
    <w:div w:id="1194925229">
      <w:bodyDiv w:val="1"/>
      <w:marLeft w:val="0"/>
      <w:marRight w:val="0"/>
      <w:marTop w:val="0"/>
      <w:marBottom w:val="0"/>
      <w:divBdr>
        <w:top w:val="none" w:sz="0" w:space="0" w:color="auto"/>
        <w:left w:val="none" w:sz="0" w:space="0" w:color="auto"/>
        <w:bottom w:val="none" w:sz="0" w:space="0" w:color="auto"/>
        <w:right w:val="none" w:sz="0" w:space="0" w:color="auto"/>
      </w:divBdr>
      <w:divsChild>
        <w:div w:id="246236240">
          <w:marLeft w:val="0"/>
          <w:marRight w:val="0"/>
          <w:marTop w:val="0"/>
          <w:marBottom w:val="0"/>
          <w:divBdr>
            <w:top w:val="none" w:sz="0" w:space="0" w:color="auto"/>
            <w:left w:val="none" w:sz="0" w:space="0" w:color="auto"/>
            <w:bottom w:val="none" w:sz="0" w:space="0" w:color="auto"/>
            <w:right w:val="none" w:sz="0" w:space="0" w:color="auto"/>
          </w:divBdr>
          <w:divsChild>
            <w:div w:id="798305273">
              <w:marLeft w:val="0"/>
              <w:marRight w:val="0"/>
              <w:marTop w:val="0"/>
              <w:marBottom w:val="0"/>
              <w:divBdr>
                <w:top w:val="none" w:sz="0" w:space="0" w:color="auto"/>
                <w:left w:val="none" w:sz="0" w:space="0" w:color="auto"/>
                <w:bottom w:val="none" w:sz="0" w:space="0" w:color="auto"/>
                <w:right w:val="none" w:sz="0" w:space="0" w:color="auto"/>
              </w:divBdr>
              <w:divsChild>
                <w:div w:id="10578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71301">
      <w:bodyDiv w:val="1"/>
      <w:marLeft w:val="0"/>
      <w:marRight w:val="0"/>
      <w:marTop w:val="0"/>
      <w:marBottom w:val="0"/>
      <w:divBdr>
        <w:top w:val="none" w:sz="0" w:space="0" w:color="auto"/>
        <w:left w:val="none" w:sz="0" w:space="0" w:color="auto"/>
        <w:bottom w:val="none" w:sz="0" w:space="0" w:color="auto"/>
        <w:right w:val="none" w:sz="0" w:space="0" w:color="auto"/>
      </w:divBdr>
    </w:div>
    <w:div w:id="1201210469">
      <w:bodyDiv w:val="1"/>
      <w:marLeft w:val="0"/>
      <w:marRight w:val="0"/>
      <w:marTop w:val="0"/>
      <w:marBottom w:val="0"/>
      <w:divBdr>
        <w:top w:val="none" w:sz="0" w:space="0" w:color="auto"/>
        <w:left w:val="none" w:sz="0" w:space="0" w:color="auto"/>
        <w:bottom w:val="none" w:sz="0" w:space="0" w:color="auto"/>
        <w:right w:val="none" w:sz="0" w:space="0" w:color="auto"/>
      </w:divBdr>
    </w:div>
    <w:div w:id="1206405107">
      <w:bodyDiv w:val="1"/>
      <w:marLeft w:val="0"/>
      <w:marRight w:val="0"/>
      <w:marTop w:val="0"/>
      <w:marBottom w:val="0"/>
      <w:divBdr>
        <w:top w:val="none" w:sz="0" w:space="0" w:color="auto"/>
        <w:left w:val="none" w:sz="0" w:space="0" w:color="auto"/>
        <w:bottom w:val="none" w:sz="0" w:space="0" w:color="auto"/>
        <w:right w:val="none" w:sz="0" w:space="0" w:color="auto"/>
      </w:divBdr>
    </w:div>
    <w:div w:id="1206983048">
      <w:bodyDiv w:val="1"/>
      <w:marLeft w:val="0"/>
      <w:marRight w:val="0"/>
      <w:marTop w:val="0"/>
      <w:marBottom w:val="0"/>
      <w:divBdr>
        <w:top w:val="none" w:sz="0" w:space="0" w:color="auto"/>
        <w:left w:val="none" w:sz="0" w:space="0" w:color="auto"/>
        <w:bottom w:val="none" w:sz="0" w:space="0" w:color="auto"/>
        <w:right w:val="none" w:sz="0" w:space="0" w:color="auto"/>
      </w:divBdr>
    </w:div>
    <w:div w:id="1208688013">
      <w:bodyDiv w:val="1"/>
      <w:marLeft w:val="0"/>
      <w:marRight w:val="0"/>
      <w:marTop w:val="0"/>
      <w:marBottom w:val="0"/>
      <w:divBdr>
        <w:top w:val="none" w:sz="0" w:space="0" w:color="auto"/>
        <w:left w:val="none" w:sz="0" w:space="0" w:color="auto"/>
        <w:bottom w:val="none" w:sz="0" w:space="0" w:color="auto"/>
        <w:right w:val="none" w:sz="0" w:space="0" w:color="auto"/>
      </w:divBdr>
    </w:div>
    <w:div w:id="1221751690">
      <w:bodyDiv w:val="1"/>
      <w:marLeft w:val="0"/>
      <w:marRight w:val="0"/>
      <w:marTop w:val="0"/>
      <w:marBottom w:val="0"/>
      <w:divBdr>
        <w:top w:val="none" w:sz="0" w:space="0" w:color="auto"/>
        <w:left w:val="none" w:sz="0" w:space="0" w:color="auto"/>
        <w:bottom w:val="none" w:sz="0" w:space="0" w:color="auto"/>
        <w:right w:val="none" w:sz="0" w:space="0" w:color="auto"/>
      </w:divBdr>
    </w:div>
    <w:div w:id="1226375911">
      <w:bodyDiv w:val="1"/>
      <w:marLeft w:val="0"/>
      <w:marRight w:val="0"/>
      <w:marTop w:val="0"/>
      <w:marBottom w:val="0"/>
      <w:divBdr>
        <w:top w:val="none" w:sz="0" w:space="0" w:color="auto"/>
        <w:left w:val="none" w:sz="0" w:space="0" w:color="auto"/>
        <w:bottom w:val="none" w:sz="0" w:space="0" w:color="auto"/>
        <w:right w:val="none" w:sz="0" w:space="0" w:color="auto"/>
      </w:divBdr>
    </w:div>
    <w:div w:id="1240019114">
      <w:bodyDiv w:val="1"/>
      <w:marLeft w:val="0"/>
      <w:marRight w:val="0"/>
      <w:marTop w:val="0"/>
      <w:marBottom w:val="0"/>
      <w:divBdr>
        <w:top w:val="none" w:sz="0" w:space="0" w:color="auto"/>
        <w:left w:val="none" w:sz="0" w:space="0" w:color="auto"/>
        <w:bottom w:val="none" w:sz="0" w:space="0" w:color="auto"/>
        <w:right w:val="none" w:sz="0" w:space="0" w:color="auto"/>
      </w:divBdr>
    </w:div>
    <w:div w:id="1240673088">
      <w:bodyDiv w:val="1"/>
      <w:marLeft w:val="0"/>
      <w:marRight w:val="0"/>
      <w:marTop w:val="0"/>
      <w:marBottom w:val="0"/>
      <w:divBdr>
        <w:top w:val="none" w:sz="0" w:space="0" w:color="auto"/>
        <w:left w:val="none" w:sz="0" w:space="0" w:color="auto"/>
        <w:bottom w:val="none" w:sz="0" w:space="0" w:color="auto"/>
        <w:right w:val="none" w:sz="0" w:space="0" w:color="auto"/>
      </w:divBdr>
    </w:div>
    <w:div w:id="1250777687">
      <w:bodyDiv w:val="1"/>
      <w:marLeft w:val="0"/>
      <w:marRight w:val="0"/>
      <w:marTop w:val="0"/>
      <w:marBottom w:val="0"/>
      <w:divBdr>
        <w:top w:val="none" w:sz="0" w:space="0" w:color="auto"/>
        <w:left w:val="none" w:sz="0" w:space="0" w:color="auto"/>
        <w:bottom w:val="none" w:sz="0" w:space="0" w:color="auto"/>
        <w:right w:val="none" w:sz="0" w:space="0" w:color="auto"/>
      </w:divBdr>
    </w:div>
    <w:div w:id="1254247266">
      <w:bodyDiv w:val="1"/>
      <w:marLeft w:val="0"/>
      <w:marRight w:val="0"/>
      <w:marTop w:val="0"/>
      <w:marBottom w:val="0"/>
      <w:divBdr>
        <w:top w:val="none" w:sz="0" w:space="0" w:color="auto"/>
        <w:left w:val="none" w:sz="0" w:space="0" w:color="auto"/>
        <w:bottom w:val="none" w:sz="0" w:space="0" w:color="auto"/>
        <w:right w:val="none" w:sz="0" w:space="0" w:color="auto"/>
      </w:divBdr>
    </w:div>
    <w:div w:id="1288051090">
      <w:bodyDiv w:val="1"/>
      <w:marLeft w:val="0"/>
      <w:marRight w:val="0"/>
      <w:marTop w:val="0"/>
      <w:marBottom w:val="0"/>
      <w:divBdr>
        <w:top w:val="none" w:sz="0" w:space="0" w:color="auto"/>
        <w:left w:val="none" w:sz="0" w:space="0" w:color="auto"/>
        <w:bottom w:val="none" w:sz="0" w:space="0" w:color="auto"/>
        <w:right w:val="none" w:sz="0" w:space="0" w:color="auto"/>
      </w:divBdr>
    </w:div>
    <w:div w:id="1288194353">
      <w:bodyDiv w:val="1"/>
      <w:marLeft w:val="0"/>
      <w:marRight w:val="0"/>
      <w:marTop w:val="0"/>
      <w:marBottom w:val="0"/>
      <w:divBdr>
        <w:top w:val="none" w:sz="0" w:space="0" w:color="auto"/>
        <w:left w:val="none" w:sz="0" w:space="0" w:color="auto"/>
        <w:bottom w:val="none" w:sz="0" w:space="0" w:color="auto"/>
        <w:right w:val="none" w:sz="0" w:space="0" w:color="auto"/>
      </w:divBdr>
    </w:div>
    <w:div w:id="1291088338">
      <w:bodyDiv w:val="1"/>
      <w:marLeft w:val="0"/>
      <w:marRight w:val="0"/>
      <w:marTop w:val="0"/>
      <w:marBottom w:val="0"/>
      <w:divBdr>
        <w:top w:val="none" w:sz="0" w:space="0" w:color="auto"/>
        <w:left w:val="none" w:sz="0" w:space="0" w:color="auto"/>
        <w:bottom w:val="none" w:sz="0" w:space="0" w:color="auto"/>
        <w:right w:val="none" w:sz="0" w:space="0" w:color="auto"/>
      </w:divBdr>
    </w:div>
    <w:div w:id="1293907063">
      <w:bodyDiv w:val="1"/>
      <w:marLeft w:val="0"/>
      <w:marRight w:val="0"/>
      <w:marTop w:val="0"/>
      <w:marBottom w:val="0"/>
      <w:divBdr>
        <w:top w:val="none" w:sz="0" w:space="0" w:color="auto"/>
        <w:left w:val="none" w:sz="0" w:space="0" w:color="auto"/>
        <w:bottom w:val="none" w:sz="0" w:space="0" w:color="auto"/>
        <w:right w:val="none" w:sz="0" w:space="0" w:color="auto"/>
      </w:divBdr>
    </w:div>
    <w:div w:id="1312251582">
      <w:bodyDiv w:val="1"/>
      <w:marLeft w:val="0"/>
      <w:marRight w:val="0"/>
      <w:marTop w:val="0"/>
      <w:marBottom w:val="0"/>
      <w:divBdr>
        <w:top w:val="none" w:sz="0" w:space="0" w:color="auto"/>
        <w:left w:val="none" w:sz="0" w:space="0" w:color="auto"/>
        <w:bottom w:val="none" w:sz="0" w:space="0" w:color="auto"/>
        <w:right w:val="none" w:sz="0" w:space="0" w:color="auto"/>
      </w:divBdr>
    </w:div>
    <w:div w:id="1315643351">
      <w:bodyDiv w:val="1"/>
      <w:marLeft w:val="0"/>
      <w:marRight w:val="0"/>
      <w:marTop w:val="0"/>
      <w:marBottom w:val="0"/>
      <w:divBdr>
        <w:top w:val="none" w:sz="0" w:space="0" w:color="auto"/>
        <w:left w:val="none" w:sz="0" w:space="0" w:color="auto"/>
        <w:bottom w:val="none" w:sz="0" w:space="0" w:color="auto"/>
        <w:right w:val="none" w:sz="0" w:space="0" w:color="auto"/>
      </w:divBdr>
    </w:div>
    <w:div w:id="1317612070">
      <w:bodyDiv w:val="1"/>
      <w:marLeft w:val="0"/>
      <w:marRight w:val="0"/>
      <w:marTop w:val="0"/>
      <w:marBottom w:val="0"/>
      <w:divBdr>
        <w:top w:val="none" w:sz="0" w:space="0" w:color="auto"/>
        <w:left w:val="none" w:sz="0" w:space="0" w:color="auto"/>
        <w:bottom w:val="none" w:sz="0" w:space="0" w:color="auto"/>
        <w:right w:val="none" w:sz="0" w:space="0" w:color="auto"/>
      </w:divBdr>
    </w:div>
    <w:div w:id="1327585480">
      <w:bodyDiv w:val="1"/>
      <w:marLeft w:val="0"/>
      <w:marRight w:val="0"/>
      <w:marTop w:val="0"/>
      <w:marBottom w:val="0"/>
      <w:divBdr>
        <w:top w:val="none" w:sz="0" w:space="0" w:color="auto"/>
        <w:left w:val="none" w:sz="0" w:space="0" w:color="auto"/>
        <w:bottom w:val="none" w:sz="0" w:space="0" w:color="auto"/>
        <w:right w:val="none" w:sz="0" w:space="0" w:color="auto"/>
      </w:divBdr>
    </w:div>
    <w:div w:id="1337610145">
      <w:bodyDiv w:val="1"/>
      <w:marLeft w:val="0"/>
      <w:marRight w:val="0"/>
      <w:marTop w:val="0"/>
      <w:marBottom w:val="0"/>
      <w:divBdr>
        <w:top w:val="none" w:sz="0" w:space="0" w:color="auto"/>
        <w:left w:val="none" w:sz="0" w:space="0" w:color="auto"/>
        <w:bottom w:val="none" w:sz="0" w:space="0" w:color="auto"/>
        <w:right w:val="none" w:sz="0" w:space="0" w:color="auto"/>
      </w:divBdr>
    </w:div>
    <w:div w:id="1366056567">
      <w:bodyDiv w:val="1"/>
      <w:marLeft w:val="0"/>
      <w:marRight w:val="0"/>
      <w:marTop w:val="0"/>
      <w:marBottom w:val="0"/>
      <w:divBdr>
        <w:top w:val="none" w:sz="0" w:space="0" w:color="auto"/>
        <w:left w:val="none" w:sz="0" w:space="0" w:color="auto"/>
        <w:bottom w:val="none" w:sz="0" w:space="0" w:color="auto"/>
        <w:right w:val="none" w:sz="0" w:space="0" w:color="auto"/>
      </w:divBdr>
    </w:div>
    <w:div w:id="1379008641">
      <w:bodyDiv w:val="1"/>
      <w:marLeft w:val="0"/>
      <w:marRight w:val="0"/>
      <w:marTop w:val="0"/>
      <w:marBottom w:val="0"/>
      <w:divBdr>
        <w:top w:val="none" w:sz="0" w:space="0" w:color="auto"/>
        <w:left w:val="none" w:sz="0" w:space="0" w:color="auto"/>
        <w:bottom w:val="none" w:sz="0" w:space="0" w:color="auto"/>
        <w:right w:val="none" w:sz="0" w:space="0" w:color="auto"/>
      </w:divBdr>
    </w:div>
    <w:div w:id="1392657717">
      <w:bodyDiv w:val="1"/>
      <w:marLeft w:val="0"/>
      <w:marRight w:val="0"/>
      <w:marTop w:val="0"/>
      <w:marBottom w:val="0"/>
      <w:divBdr>
        <w:top w:val="none" w:sz="0" w:space="0" w:color="auto"/>
        <w:left w:val="none" w:sz="0" w:space="0" w:color="auto"/>
        <w:bottom w:val="none" w:sz="0" w:space="0" w:color="auto"/>
        <w:right w:val="none" w:sz="0" w:space="0" w:color="auto"/>
      </w:divBdr>
    </w:div>
    <w:div w:id="1397775082">
      <w:bodyDiv w:val="1"/>
      <w:marLeft w:val="0"/>
      <w:marRight w:val="0"/>
      <w:marTop w:val="0"/>
      <w:marBottom w:val="0"/>
      <w:divBdr>
        <w:top w:val="none" w:sz="0" w:space="0" w:color="auto"/>
        <w:left w:val="none" w:sz="0" w:space="0" w:color="auto"/>
        <w:bottom w:val="none" w:sz="0" w:space="0" w:color="auto"/>
        <w:right w:val="none" w:sz="0" w:space="0" w:color="auto"/>
      </w:divBdr>
    </w:div>
    <w:div w:id="1402171370">
      <w:bodyDiv w:val="1"/>
      <w:marLeft w:val="0"/>
      <w:marRight w:val="0"/>
      <w:marTop w:val="0"/>
      <w:marBottom w:val="0"/>
      <w:divBdr>
        <w:top w:val="none" w:sz="0" w:space="0" w:color="auto"/>
        <w:left w:val="none" w:sz="0" w:space="0" w:color="auto"/>
        <w:bottom w:val="none" w:sz="0" w:space="0" w:color="auto"/>
        <w:right w:val="none" w:sz="0" w:space="0" w:color="auto"/>
      </w:divBdr>
    </w:div>
    <w:div w:id="1410730121">
      <w:bodyDiv w:val="1"/>
      <w:marLeft w:val="0"/>
      <w:marRight w:val="0"/>
      <w:marTop w:val="0"/>
      <w:marBottom w:val="0"/>
      <w:divBdr>
        <w:top w:val="none" w:sz="0" w:space="0" w:color="auto"/>
        <w:left w:val="none" w:sz="0" w:space="0" w:color="auto"/>
        <w:bottom w:val="none" w:sz="0" w:space="0" w:color="auto"/>
        <w:right w:val="none" w:sz="0" w:space="0" w:color="auto"/>
      </w:divBdr>
      <w:divsChild>
        <w:div w:id="747193191">
          <w:marLeft w:val="0"/>
          <w:marRight w:val="0"/>
          <w:marTop w:val="0"/>
          <w:marBottom w:val="0"/>
          <w:divBdr>
            <w:top w:val="none" w:sz="0" w:space="0" w:color="auto"/>
            <w:left w:val="none" w:sz="0" w:space="0" w:color="auto"/>
            <w:bottom w:val="none" w:sz="0" w:space="0" w:color="auto"/>
            <w:right w:val="none" w:sz="0" w:space="0" w:color="auto"/>
          </w:divBdr>
          <w:divsChild>
            <w:div w:id="1817608045">
              <w:marLeft w:val="0"/>
              <w:marRight w:val="0"/>
              <w:marTop w:val="0"/>
              <w:marBottom w:val="0"/>
              <w:divBdr>
                <w:top w:val="none" w:sz="0" w:space="0" w:color="auto"/>
                <w:left w:val="none" w:sz="0" w:space="0" w:color="auto"/>
                <w:bottom w:val="none" w:sz="0" w:space="0" w:color="auto"/>
                <w:right w:val="none" w:sz="0" w:space="0" w:color="auto"/>
              </w:divBdr>
              <w:divsChild>
                <w:div w:id="45449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51806">
      <w:bodyDiv w:val="1"/>
      <w:marLeft w:val="0"/>
      <w:marRight w:val="0"/>
      <w:marTop w:val="0"/>
      <w:marBottom w:val="0"/>
      <w:divBdr>
        <w:top w:val="none" w:sz="0" w:space="0" w:color="auto"/>
        <w:left w:val="none" w:sz="0" w:space="0" w:color="auto"/>
        <w:bottom w:val="none" w:sz="0" w:space="0" w:color="auto"/>
        <w:right w:val="none" w:sz="0" w:space="0" w:color="auto"/>
      </w:divBdr>
    </w:div>
    <w:div w:id="1425689526">
      <w:bodyDiv w:val="1"/>
      <w:marLeft w:val="0"/>
      <w:marRight w:val="0"/>
      <w:marTop w:val="0"/>
      <w:marBottom w:val="0"/>
      <w:divBdr>
        <w:top w:val="none" w:sz="0" w:space="0" w:color="auto"/>
        <w:left w:val="none" w:sz="0" w:space="0" w:color="auto"/>
        <w:bottom w:val="none" w:sz="0" w:space="0" w:color="auto"/>
        <w:right w:val="none" w:sz="0" w:space="0" w:color="auto"/>
      </w:divBdr>
    </w:div>
    <w:div w:id="1441797026">
      <w:bodyDiv w:val="1"/>
      <w:marLeft w:val="0"/>
      <w:marRight w:val="0"/>
      <w:marTop w:val="0"/>
      <w:marBottom w:val="0"/>
      <w:divBdr>
        <w:top w:val="none" w:sz="0" w:space="0" w:color="auto"/>
        <w:left w:val="none" w:sz="0" w:space="0" w:color="auto"/>
        <w:bottom w:val="none" w:sz="0" w:space="0" w:color="auto"/>
        <w:right w:val="none" w:sz="0" w:space="0" w:color="auto"/>
      </w:divBdr>
    </w:div>
    <w:div w:id="1450395154">
      <w:bodyDiv w:val="1"/>
      <w:marLeft w:val="0"/>
      <w:marRight w:val="0"/>
      <w:marTop w:val="0"/>
      <w:marBottom w:val="0"/>
      <w:divBdr>
        <w:top w:val="none" w:sz="0" w:space="0" w:color="auto"/>
        <w:left w:val="none" w:sz="0" w:space="0" w:color="auto"/>
        <w:bottom w:val="none" w:sz="0" w:space="0" w:color="auto"/>
        <w:right w:val="none" w:sz="0" w:space="0" w:color="auto"/>
      </w:divBdr>
    </w:div>
    <w:div w:id="1454402577">
      <w:bodyDiv w:val="1"/>
      <w:marLeft w:val="0"/>
      <w:marRight w:val="0"/>
      <w:marTop w:val="0"/>
      <w:marBottom w:val="0"/>
      <w:divBdr>
        <w:top w:val="none" w:sz="0" w:space="0" w:color="auto"/>
        <w:left w:val="none" w:sz="0" w:space="0" w:color="auto"/>
        <w:bottom w:val="none" w:sz="0" w:space="0" w:color="auto"/>
        <w:right w:val="none" w:sz="0" w:space="0" w:color="auto"/>
      </w:divBdr>
    </w:div>
    <w:div w:id="1466849558">
      <w:bodyDiv w:val="1"/>
      <w:marLeft w:val="0"/>
      <w:marRight w:val="0"/>
      <w:marTop w:val="0"/>
      <w:marBottom w:val="0"/>
      <w:divBdr>
        <w:top w:val="none" w:sz="0" w:space="0" w:color="auto"/>
        <w:left w:val="none" w:sz="0" w:space="0" w:color="auto"/>
        <w:bottom w:val="none" w:sz="0" w:space="0" w:color="auto"/>
        <w:right w:val="none" w:sz="0" w:space="0" w:color="auto"/>
      </w:divBdr>
    </w:div>
    <w:div w:id="1476333279">
      <w:bodyDiv w:val="1"/>
      <w:marLeft w:val="0"/>
      <w:marRight w:val="0"/>
      <w:marTop w:val="0"/>
      <w:marBottom w:val="0"/>
      <w:divBdr>
        <w:top w:val="none" w:sz="0" w:space="0" w:color="auto"/>
        <w:left w:val="none" w:sz="0" w:space="0" w:color="auto"/>
        <w:bottom w:val="none" w:sz="0" w:space="0" w:color="auto"/>
        <w:right w:val="none" w:sz="0" w:space="0" w:color="auto"/>
      </w:divBdr>
    </w:div>
    <w:div w:id="1478646421">
      <w:bodyDiv w:val="1"/>
      <w:marLeft w:val="0"/>
      <w:marRight w:val="0"/>
      <w:marTop w:val="0"/>
      <w:marBottom w:val="0"/>
      <w:divBdr>
        <w:top w:val="none" w:sz="0" w:space="0" w:color="auto"/>
        <w:left w:val="none" w:sz="0" w:space="0" w:color="auto"/>
        <w:bottom w:val="none" w:sz="0" w:space="0" w:color="auto"/>
        <w:right w:val="none" w:sz="0" w:space="0" w:color="auto"/>
      </w:divBdr>
    </w:div>
    <w:div w:id="1487160742">
      <w:bodyDiv w:val="1"/>
      <w:marLeft w:val="0"/>
      <w:marRight w:val="0"/>
      <w:marTop w:val="0"/>
      <w:marBottom w:val="0"/>
      <w:divBdr>
        <w:top w:val="none" w:sz="0" w:space="0" w:color="auto"/>
        <w:left w:val="none" w:sz="0" w:space="0" w:color="auto"/>
        <w:bottom w:val="none" w:sz="0" w:space="0" w:color="auto"/>
        <w:right w:val="none" w:sz="0" w:space="0" w:color="auto"/>
      </w:divBdr>
    </w:div>
    <w:div w:id="1508716274">
      <w:bodyDiv w:val="1"/>
      <w:marLeft w:val="0"/>
      <w:marRight w:val="0"/>
      <w:marTop w:val="0"/>
      <w:marBottom w:val="0"/>
      <w:divBdr>
        <w:top w:val="none" w:sz="0" w:space="0" w:color="auto"/>
        <w:left w:val="none" w:sz="0" w:space="0" w:color="auto"/>
        <w:bottom w:val="none" w:sz="0" w:space="0" w:color="auto"/>
        <w:right w:val="none" w:sz="0" w:space="0" w:color="auto"/>
      </w:divBdr>
    </w:div>
    <w:div w:id="1519613429">
      <w:bodyDiv w:val="1"/>
      <w:marLeft w:val="0"/>
      <w:marRight w:val="0"/>
      <w:marTop w:val="0"/>
      <w:marBottom w:val="0"/>
      <w:divBdr>
        <w:top w:val="none" w:sz="0" w:space="0" w:color="auto"/>
        <w:left w:val="none" w:sz="0" w:space="0" w:color="auto"/>
        <w:bottom w:val="none" w:sz="0" w:space="0" w:color="auto"/>
        <w:right w:val="none" w:sz="0" w:space="0" w:color="auto"/>
      </w:divBdr>
    </w:div>
    <w:div w:id="1524901817">
      <w:bodyDiv w:val="1"/>
      <w:marLeft w:val="0"/>
      <w:marRight w:val="0"/>
      <w:marTop w:val="0"/>
      <w:marBottom w:val="0"/>
      <w:divBdr>
        <w:top w:val="none" w:sz="0" w:space="0" w:color="auto"/>
        <w:left w:val="none" w:sz="0" w:space="0" w:color="auto"/>
        <w:bottom w:val="none" w:sz="0" w:space="0" w:color="auto"/>
        <w:right w:val="none" w:sz="0" w:space="0" w:color="auto"/>
      </w:divBdr>
    </w:div>
    <w:div w:id="1525709859">
      <w:bodyDiv w:val="1"/>
      <w:marLeft w:val="0"/>
      <w:marRight w:val="0"/>
      <w:marTop w:val="0"/>
      <w:marBottom w:val="0"/>
      <w:divBdr>
        <w:top w:val="none" w:sz="0" w:space="0" w:color="auto"/>
        <w:left w:val="none" w:sz="0" w:space="0" w:color="auto"/>
        <w:bottom w:val="none" w:sz="0" w:space="0" w:color="auto"/>
        <w:right w:val="none" w:sz="0" w:space="0" w:color="auto"/>
      </w:divBdr>
    </w:div>
    <w:div w:id="1543058884">
      <w:bodyDiv w:val="1"/>
      <w:marLeft w:val="0"/>
      <w:marRight w:val="0"/>
      <w:marTop w:val="0"/>
      <w:marBottom w:val="0"/>
      <w:divBdr>
        <w:top w:val="none" w:sz="0" w:space="0" w:color="auto"/>
        <w:left w:val="none" w:sz="0" w:space="0" w:color="auto"/>
        <w:bottom w:val="none" w:sz="0" w:space="0" w:color="auto"/>
        <w:right w:val="none" w:sz="0" w:space="0" w:color="auto"/>
      </w:divBdr>
    </w:div>
    <w:div w:id="1554736442">
      <w:bodyDiv w:val="1"/>
      <w:marLeft w:val="0"/>
      <w:marRight w:val="0"/>
      <w:marTop w:val="0"/>
      <w:marBottom w:val="0"/>
      <w:divBdr>
        <w:top w:val="none" w:sz="0" w:space="0" w:color="auto"/>
        <w:left w:val="none" w:sz="0" w:space="0" w:color="auto"/>
        <w:bottom w:val="none" w:sz="0" w:space="0" w:color="auto"/>
        <w:right w:val="none" w:sz="0" w:space="0" w:color="auto"/>
      </w:divBdr>
    </w:div>
    <w:div w:id="1564755774">
      <w:bodyDiv w:val="1"/>
      <w:marLeft w:val="0"/>
      <w:marRight w:val="0"/>
      <w:marTop w:val="0"/>
      <w:marBottom w:val="0"/>
      <w:divBdr>
        <w:top w:val="none" w:sz="0" w:space="0" w:color="auto"/>
        <w:left w:val="none" w:sz="0" w:space="0" w:color="auto"/>
        <w:bottom w:val="none" w:sz="0" w:space="0" w:color="auto"/>
        <w:right w:val="none" w:sz="0" w:space="0" w:color="auto"/>
      </w:divBdr>
    </w:div>
    <w:div w:id="1573269787">
      <w:bodyDiv w:val="1"/>
      <w:marLeft w:val="0"/>
      <w:marRight w:val="0"/>
      <w:marTop w:val="0"/>
      <w:marBottom w:val="0"/>
      <w:divBdr>
        <w:top w:val="none" w:sz="0" w:space="0" w:color="auto"/>
        <w:left w:val="none" w:sz="0" w:space="0" w:color="auto"/>
        <w:bottom w:val="none" w:sz="0" w:space="0" w:color="auto"/>
        <w:right w:val="none" w:sz="0" w:space="0" w:color="auto"/>
      </w:divBdr>
    </w:div>
    <w:div w:id="1577007376">
      <w:bodyDiv w:val="1"/>
      <w:marLeft w:val="0"/>
      <w:marRight w:val="0"/>
      <w:marTop w:val="0"/>
      <w:marBottom w:val="0"/>
      <w:divBdr>
        <w:top w:val="none" w:sz="0" w:space="0" w:color="auto"/>
        <w:left w:val="none" w:sz="0" w:space="0" w:color="auto"/>
        <w:bottom w:val="none" w:sz="0" w:space="0" w:color="auto"/>
        <w:right w:val="none" w:sz="0" w:space="0" w:color="auto"/>
      </w:divBdr>
    </w:div>
    <w:div w:id="1579973419">
      <w:bodyDiv w:val="1"/>
      <w:marLeft w:val="0"/>
      <w:marRight w:val="0"/>
      <w:marTop w:val="0"/>
      <w:marBottom w:val="0"/>
      <w:divBdr>
        <w:top w:val="none" w:sz="0" w:space="0" w:color="auto"/>
        <w:left w:val="none" w:sz="0" w:space="0" w:color="auto"/>
        <w:bottom w:val="none" w:sz="0" w:space="0" w:color="auto"/>
        <w:right w:val="none" w:sz="0" w:space="0" w:color="auto"/>
      </w:divBdr>
    </w:div>
    <w:div w:id="1584796649">
      <w:bodyDiv w:val="1"/>
      <w:marLeft w:val="0"/>
      <w:marRight w:val="0"/>
      <w:marTop w:val="0"/>
      <w:marBottom w:val="0"/>
      <w:divBdr>
        <w:top w:val="none" w:sz="0" w:space="0" w:color="auto"/>
        <w:left w:val="none" w:sz="0" w:space="0" w:color="auto"/>
        <w:bottom w:val="none" w:sz="0" w:space="0" w:color="auto"/>
        <w:right w:val="none" w:sz="0" w:space="0" w:color="auto"/>
      </w:divBdr>
    </w:div>
    <w:div w:id="1585383726">
      <w:bodyDiv w:val="1"/>
      <w:marLeft w:val="0"/>
      <w:marRight w:val="0"/>
      <w:marTop w:val="0"/>
      <w:marBottom w:val="0"/>
      <w:divBdr>
        <w:top w:val="none" w:sz="0" w:space="0" w:color="auto"/>
        <w:left w:val="none" w:sz="0" w:space="0" w:color="auto"/>
        <w:bottom w:val="none" w:sz="0" w:space="0" w:color="auto"/>
        <w:right w:val="none" w:sz="0" w:space="0" w:color="auto"/>
      </w:divBdr>
    </w:div>
    <w:div w:id="1605261124">
      <w:bodyDiv w:val="1"/>
      <w:marLeft w:val="0"/>
      <w:marRight w:val="0"/>
      <w:marTop w:val="0"/>
      <w:marBottom w:val="0"/>
      <w:divBdr>
        <w:top w:val="none" w:sz="0" w:space="0" w:color="auto"/>
        <w:left w:val="none" w:sz="0" w:space="0" w:color="auto"/>
        <w:bottom w:val="none" w:sz="0" w:space="0" w:color="auto"/>
        <w:right w:val="none" w:sz="0" w:space="0" w:color="auto"/>
      </w:divBdr>
    </w:div>
    <w:div w:id="1606956019">
      <w:bodyDiv w:val="1"/>
      <w:marLeft w:val="0"/>
      <w:marRight w:val="0"/>
      <w:marTop w:val="0"/>
      <w:marBottom w:val="0"/>
      <w:divBdr>
        <w:top w:val="none" w:sz="0" w:space="0" w:color="auto"/>
        <w:left w:val="none" w:sz="0" w:space="0" w:color="auto"/>
        <w:bottom w:val="none" w:sz="0" w:space="0" w:color="auto"/>
        <w:right w:val="none" w:sz="0" w:space="0" w:color="auto"/>
      </w:divBdr>
    </w:div>
    <w:div w:id="1613628554">
      <w:bodyDiv w:val="1"/>
      <w:marLeft w:val="0"/>
      <w:marRight w:val="0"/>
      <w:marTop w:val="0"/>
      <w:marBottom w:val="0"/>
      <w:divBdr>
        <w:top w:val="none" w:sz="0" w:space="0" w:color="auto"/>
        <w:left w:val="none" w:sz="0" w:space="0" w:color="auto"/>
        <w:bottom w:val="none" w:sz="0" w:space="0" w:color="auto"/>
        <w:right w:val="none" w:sz="0" w:space="0" w:color="auto"/>
      </w:divBdr>
    </w:div>
    <w:div w:id="1614482024">
      <w:bodyDiv w:val="1"/>
      <w:marLeft w:val="0"/>
      <w:marRight w:val="0"/>
      <w:marTop w:val="0"/>
      <w:marBottom w:val="0"/>
      <w:divBdr>
        <w:top w:val="none" w:sz="0" w:space="0" w:color="auto"/>
        <w:left w:val="none" w:sz="0" w:space="0" w:color="auto"/>
        <w:bottom w:val="none" w:sz="0" w:space="0" w:color="auto"/>
        <w:right w:val="none" w:sz="0" w:space="0" w:color="auto"/>
      </w:divBdr>
    </w:div>
    <w:div w:id="1629968354">
      <w:bodyDiv w:val="1"/>
      <w:marLeft w:val="0"/>
      <w:marRight w:val="0"/>
      <w:marTop w:val="0"/>
      <w:marBottom w:val="0"/>
      <w:divBdr>
        <w:top w:val="none" w:sz="0" w:space="0" w:color="auto"/>
        <w:left w:val="none" w:sz="0" w:space="0" w:color="auto"/>
        <w:bottom w:val="none" w:sz="0" w:space="0" w:color="auto"/>
        <w:right w:val="none" w:sz="0" w:space="0" w:color="auto"/>
      </w:divBdr>
    </w:div>
    <w:div w:id="1633093687">
      <w:bodyDiv w:val="1"/>
      <w:marLeft w:val="0"/>
      <w:marRight w:val="0"/>
      <w:marTop w:val="0"/>
      <w:marBottom w:val="0"/>
      <w:divBdr>
        <w:top w:val="none" w:sz="0" w:space="0" w:color="auto"/>
        <w:left w:val="none" w:sz="0" w:space="0" w:color="auto"/>
        <w:bottom w:val="none" w:sz="0" w:space="0" w:color="auto"/>
        <w:right w:val="none" w:sz="0" w:space="0" w:color="auto"/>
      </w:divBdr>
    </w:div>
    <w:div w:id="1633318422">
      <w:bodyDiv w:val="1"/>
      <w:marLeft w:val="0"/>
      <w:marRight w:val="0"/>
      <w:marTop w:val="0"/>
      <w:marBottom w:val="0"/>
      <w:divBdr>
        <w:top w:val="none" w:sz="0" w:space="0" w:color="auto"/>
        <w:left w:val="none" w:sz="0" w:space="0" w:color="auto"/>
        <w:bottom w:val="none" w:sz="0" w:space="0" w:color="auto"/>
        <w:right w:val="none" w:sz="0" w:space="0" w:color="auto"/>
      </w:divBdr>
    </w:div>
    <w:div w:id="1642272513">
      <w:bodyDiv w:val="1"/>
      <w:marLeft w:val="0"/>
      <w:marRight w:val="0"/>
      <w:marTop w:val="0"/>
      <w:marBottom w:val="0"/>
      <w:divBdr>
        <w:top w:val="none" w:sz="0" w:space="0" w:color="auto"/>
        <w:left w:val="none" w:sz="0" w:space="0" w:color="auto"/>
        <w:bottom w:val="none" w:sz="0" w:space="0" w:color="auto"/>
        <w:right w:val="none" w:sz="0" w:space="0" w:color="auto"/>
      </w:divBdr>
    </w:div>
    <w:div w:id="1643776347">
      <w:bodyDiv w:val="1"/>
      <w:marLeft w:val="0"/>
      <w:marRight w:val="0"/>
      <w:marTop w:val="0"/>
      <w:marBottom w:val="0"/>
      <w:divBdr>
        <w:top w:val="none" w:sz="0" w:space="0" w:color="auto"/>
        <w:left w:val="none" w:sz="0" w:space="0" w:color="auto"/>
        <w:bottom w:val="none" w:sz="0" w:space="0" w:color="auto"/>
        <w:right w:val="none" w:sz="0" w:space="0" w:color="auto"/>
      </w:divBdr>
    </w:div>
    <w:div w:id="1658000377">
      <w:bodyDiv w:val="1"/>
      <w:marLeft w:val="0"/>
      <w:marRight w:val="0"/>
      <w:marTop w:val="0"/>
      <w:marBottom w:val="0"/>
      <w:divBdr>
        <w:top w:val="none" w:sz="0" w:space="0" w:color="auto"/>
        <w:left w:val="none" w:sz="0" w:space="0" w:color="auto"/>
        <w:bottom w:val="none" w:sz="0" w:space="0" w:color="auto"/>
        <w:right w:val="none" w:sz="0" w:space="0" w:color="auto"/>
      </w:divBdr>
    </w:div>
    <w:div w:id="1670598544">
      <w:bodyDiv w:val="1"/>
      <w:marLeft w:val="0"/>
      <w:marRight w:val="0"/>
      <w:marTop w:val="0"/>
      <w:marBottom w:val="0"/>
      <w:divBdr>
        <w:top w:val="none" w:sz="0" w:space="0" w:color="auto"/>
        <w:left w:val="none" w:sz="0" w:space="0" w:color="auto"/>
        <w:bottom w:val="none" w:sz="0" w:space="0" w:color="auto"/>
        <w:right w:val="none" w:sz="0" w:space="0" w:color="auto"/>
      </w:divBdr>
    </w:div>
    <w:div w:id="1676833778">
      <w:bodyDiv w:val="1"/>
      <w:marLeft w:val="0"/>
      <w:marRight w:val="0"/>
      <w:marTop w:val="0"/>
      <w:marBottom w:val="0"/>
      <w:divBdr>
        <w:top w:val="none" w:sz="0" w:space="0" w:color="auto"/>
        <w:left w:val="none" w:sz="0" w:space="0" w:color="auto"/>
        <w:bottom w:val="none" w:sz="0" w:space="0" w:color="auto"/>
        <w:right w:val="none" w:sz="0" w:space="0" w:color="auto"/>
      </w:divBdr>
    </w:div>
    <w:div w:id="1681157167">
      <w:bodyDiv w:val="1"/>
      <w:marLeft w:val="0"/>
      <w:marRight w:val="0"/>
      <w:marTop w:val="0"/>
      <w:marBottom w:val="0"/>
      <w:divBdr>
        <w:top w:val="none" w:sz="0" w:space="0" w:color="auto"/>
        <w:left w:val="none" w:sz="0" w:space="0" w:color="auto"/>
        <w:bottom w:val="none" w:sz="0" w:space="0" w:color="auto"/>
        <w:right w:val="none" w:sz="0" w:space="0" w:color="auto"/>
      </w:divBdr>
    </w:div>
    <w:div w:id="1684085176">
      <w:bodyDiv w:val="1"/>
      <w:marLeft w:val="0"/>
      <w:marRight w:val="0"/>
      <w:marTop w:val="0"/>
      <w:marBottom w:val="0"/>
      <w:divBdr>
        <w:top w:val="none" w:sz="0" w:space="0" w:color="auto"/>
        <w:left w:val="none" w:sz="0" w:space="0" w:color="auto"/>
        <w:bottom w:val="none" w:sz="0" w:space="0" w:color="auto"/>
        <w:right w:val="none" w:sz="0" w:space="0" w:color="auto"/>
      </w:divBdr>
    </w:div>
    <w:div w:id="1686398110">
      <w:bodyDiv w:val="1"/>
      <w:marLeft w:val="0"/>
      <w:marRight w:val="0"/>
      <w:marTop w:val="0"/>
      <w:marBottom w:val="0"/>
      <w:divBdr>
        <w:top w:val="none" w:sz="0" w:space="0" w:color="auto"/>
        <w:left w:val="none" w:sz="0" w:space="0" w:color="auto"/>
        <w:bottom w:val="none" w:sz="0" w:space="0" w:color="auto"/>
        <w:right w:val="none" w:sz="0" w:space="0" w:color="auto"/>
      </w:divBdr>
    </w:div>
    <w:div w:id="1693804514">
      <w:bodyDiv w:val="1"/>
      <w:marLeft w:val="0"/>
      <w:marRight w:val="0"/>
      <w:marTop w:val="0"/>
      <w:marBottom w:val="0"/>
      <w:divBdr>
        <w:top w:val="none" w:sz="0" w:space="0" w:color="auto"/>
        <w:left w:val="none" w:sz="0" w:space="0" w:color="auto"/>
        <w:bottom w:val="none" w:sz="0" w:space="0" w:color="auto"/>
        <w:right w:val="none" w:sz="0" w:space="0" w:color="auto"/>
      </w:divBdr>
    </w:div>
    <w:div w:id="1699620118">
      <w:bodyDiv w:val="1"/>
      <w:marLeft w:val="0"/>
      <w:marRight w:val="0"/>
      <w:marTop w:val="0"/>
      <w:marBottom w:val="0"/>
      <w:divBdr>
        <w:top w:val="none" w:sz="0" w:space="0" w:color="auto"/>
        <w:left w:val="none" w:sz="0" w:space="0" w:color="auto"/>
        <w:bottom w:val="none" w:sz="0" w:space="0" w:color="auto"/>
        <w:right w:val="none" w:sz="0" w:space="0" w:color="auto"/>
      </w:divBdr>
    </w:div>
    <w:div w:id="1715154971">
      <w:bodyDiv w:val="1"/>
      <w:marLeft w:val="0"/>
      <w:marRight w:val="0"/>
      <w:marTop w:val="0"/>
      <w:marBottom w:val="0"/>
      <w:divBdr>
        <w:top w:val="none" w:sz="0" w:space="0" w:color="auto"/>
        <w:left w:val="none" w:sz="0" w:space="0" w:color="auto"/>
        <w:bottom w:val="none" w:sz="0" w:space="0" w:color="auto"/>
        <w:right w:val="none" w:sz="0" w:space="0" w:color="auto"/>
      </w:divBdr>
    </w:div>
    <w:div w:id="1739279403">
      <w:bodyDiv w:val="1"/>
      <w:marLeft w:val="0"/>
      <w:marRight w:val="0"/>
      <w:marTop w:val="0"/>
      <w:marBottom w:val="0"/>
      <w:divBdr>
        <w:top w:val="none" w:sz="0" w:space="0" w:color="auto"/>
        <w:left w:val="none" w:sz="0" w:space="0" w:color="auto"/>
        <w:bottom w:val="none" w:sz="0" w:space="0" w:color="auto"/>
        <w:right w:val="none" w:sz="0" w:space="0" w:color="auto"/>
      </w:divBdr>
    </w:div>
    <w:div w:id="1745569919">
      <w:bodyDiv w:val="1"/>
      <w:marLeft w:val="0"/>
      <w:marRight w:val="0"/>
      <w:marTop w:val="0"/>
      <w:marBottom w:val="0"/>
      <w:divBdr>
        <w:top w:val="none" w:sz="0" w:space="0" w:color="auto"/>
        <w:left w:val="none" w:sz="0" w:space="0" w:color="auto"/>
        <w:bottom w:val="none" w:sz="0" w:space="0" w:color="auto"/>
        <w:right w:val="none" w:sz="0" w:space="0" w:color="auto"/>
      </w:divBdr>
    </w:div>
    <w:div w:id="1752047053">
      <w:bodyDiv w:val="1"/>
      <w:marLeft w:val="0"/>
      <w:marRight w:val="0"/>
      <w:marTop w:val="0"/>
      <w:marBottom w:val="0"/>
      <w:divBdr>
        <w:top w:val="none" w:sz="0" w:space="0" w:color="auto"/>
        <w:left w:val="none" w:sz="0" w:space="0" w:color="auto"/>
        <w:bottom w:val="none" w:sz="0" w:space="0" w:color="auto"/>
        <w:right w:val="none" w:sz="0" w:space="0" w:color="auto"/>
      </w:divBdr>
    </w:div>
    <w:div w:id="1754203716">
      <w:bodyDiv w:val="1"/>
      <w:marLeft w:val="0"/>
      <w:marRight w:val="0"/>
      <w:marTop w:val="0"/>
      <w:marBottom w:val="0"/>
      <w:divBdr>
        <w:top w:val="none" w:sz="0" w:space="0" w:color="auto"/>
        <w:left w:val="none" w:sz="0" w:space="0" w:color="auto"/>
        <w:bottom w:val="none" w:sz="0" w:space="0" w:color="auto"/>
        <w:right w:val="none" w:sz="0" w:space="0" w:color="auto"/>
      </w:divBdr>
    </w:div>
    <w:div w:id="1756780270">
      <w:bodyDiv w:val="1"/>
      <w:marLeft w:val="0"/>
      <w:marRight w:val="0"/>
      <w:marTop w:val="0"/>
      <w:marBottom w:val="0"/>
      <w:divBdr>
        <w:top w:val="none" w:sz="0" w:space="0" w:color="auto"/>
        <w:left w:val="none" w:sz="0" w:space="0" w:color="auto"/>
        <w:bottom w:val="none" w:sz="0" w:space="0" w:color="auto"/>
        <w:right w:val="none" w:sz="0" w:space="0" w:color="auto"/>
      </w:divBdr>
    </w:div>
    <w:div w:id="1762026331">
      <w:bodyDiv w:val="1"/>
      <w:marLeft w:val="0"/>
      <w:marRight w:val="0"/>
      <w:marTop w:val="0"/>
      <w:marBottom w:val="0"/>
      <w:divBdr>
        <w:top w:val="none" w:sz="0" w:space="0" w:color="auto"/>
        <w:left w:val="none" w:sz="0" w:space="0" w:color="auto"/>
        <w:bottom w:val="none" w:sz="0" w:space="0" w:color="auto"/>
        <w:right w:val="none" w:sz="0" w:space="0" w:color="auto"/>
      </w:divBdr>
    </w:div>
    <w:div w:id="1762066721">
      <w:bodyDiv w:val="1"/>
      <w:marLeft w:val="0"/>
      <w:marRight w:val="0"/>
      <w:marTop w:val="0"/>
      <w:marBottom w:val="0"/>
      <w:divBdr>
        <w:top w:val="none" w:sz="0" w:space="0" w:color="auto"/>
        <w:left w:val="none" w:sz="0" w:space="0" w:color="auto"/>
        <w:bottom w:val="none" w:sz="0" w:space="0" w:color="auto"/>
        <w:right w:val="none" w:sz="0" w:space="0" w:color="auto"/>
      </w:divBdr>
    </w:div>
    <w:div w:id="1771661624">
      <w:bodyDiv w:val="1"/>
      <w:marLeft w:val="0"/>
      <w:marRight w:val="0"/>
      <w:marTop w:val="0"/>
      <w:marBottom w:val="0"/>
      <w:divBdr>
        <w:top w:val="none" w:sz="0" w:space="0" w:color="auto"/>
        <w:left w:val="none" w:sz="0" w:space="0" w:color="auto"/>
        <w:bottom w:val="none" w:sz="0" w:space="0" w:color="auto"/>
        <w:right w:val="none" w:sz="0" w:space="0" w:color="auto"/>
      </w:divBdr>
    </w:div>
    <w:div w:id="1790389818">
      <w:bodyDiv w:val="1"/>
      <w:marLeft w:val="0"/>
      <w:marRight w:val="0"/>
      <w:marTop w:val="0"/>
      <w:marBottom w:val="0"/>
      <w:divBdr>
        <w:top w:val="none" w:sz="0" w:space="0" w:color="auto"/>
        <w:left w:val="none" w:sz="0" w:space="0" w:color="auto"/>
        <w:bottom w:val="none" w:sz="0" w:space="0" w:color="auto"/>
        <w:right w:val="none" w:sz="0" w:space="0" w:color="auto"/>
      </w:divBdr>
    </w:div>
    <w:div w:id="1792430258">
      <w:bodyDiv w:val="1"/>
      <w:marLeft w:val="0"/>
      <w:marRight w:val="0"/>
      <w:marTop w:val="0"/>
      <w:marBottom w:val="0"/>
      <w:divBdr>
        <w:top w:val="none" w:sz="0" w:space="0" w:color="auto"/>
        <w:left w:val="none" w:sz="0" w:space="0" w:color="auto"/>
        <w:bottom w:val="none" w:sz="0" w:space="0" w:color="auto"/>
        <w:right w:val="none" w:sz="0" w:space="0" w:color="auto"/>
      </w:divBdr>
    </w:div>
    <w:div w:id="1795294251">
      <w:bodyDiv w:val="1"/>
      <w:marLeft w:val="0"/>
      <w:marRight w:val="0"/>
      <w:marTop w:val="0"/>
      <w:marBottom w:val="0"/>
      <w:divBdr>
        <w:top w:val="none" w:sz="0" w:space="0" w:color="auto"/>
        <w:left w:val="none" w:sz="0" w:space="0" w:color="auto"/>
        <w:bottom w:val="none" w:sz="0" w:space="0" w:color="auto"/>
        <w:right w:val="none" w:sz="0" w:space="0" w:color="auto"/>
      </w:divBdr>
    </w:div>
    <w:div w:id="1808233560">
      <w:bodyDiv w:val="1"/>
      <w:marLeft w:val="0"/>
      <w:marRight w:val="0"/>
      <w:marTop w:val="0"/>
      <w:marBottom w:val="0"/>
      <w:divBdr>
        <w:top w:val="none" w:sz="0" w:space="0" w:color="auto"/>
        <w:left w:val="none" w:sz="0" w:space="0" w:color="auto"/>
        <w:bottom w:val="none" w:sz="0" w:space="0" w:color="auto"/>
        <w:right w:val="none" w:sz="0" w:space="0" w:color="auto"/>
      </w:divBdr>
    </w:div>
    <w:div w:id="1809084760">
      <w:bodyDiv w:val="1"/>
      <w:marLeft w:val="0"/>
      <w:marRight w:val="0"/>
      <w:marTop w:val="0"/>
      <w:marBottom w:val="0"/>
      <w:divBdr>
        <w:top w:val="none" w:sz="0" w:space="0" w:color="auto"/>
        <w:left w:val="none" w:sz="0" w:space="0" w:color="auto"/>
        <w:bottom w:val="none" w:sz="0" w:space="0" w:color="auto"/>
        <w:right w:val="none" w:sz="0" w:space="0" w:color="auto"/>
      </w:divBdr>
    </w:div>
    <w:div w:id="1810588269">
      <w:bodyDiv w:val="1"/>
      <w:marLeft w:val="0"/>
      <w:marRight w:val="0"/>
      <w:marTop w:val="0"/>
      <w:marBottom w:val="0"/>
      <w:divBdr>
        <w:top w:val="none" w:sz="0" w:space="0" w:color="auto"/>
        <w:left w:val="none" w:sz="0" w:space="0" w:color="auto"/>
        <w:bottom w:val="none" w:sz="0" w:space="0" w:color="auto"/>
        <w:right w:val="none" w:sz="0" w:space="0" w:color="auto"/>
      </w:divBdr>
    </w:div>
    <w:div w:id="1819960065">
      <w:bodyDiv w:val="1"/>
      <w:marLeft w:val="0"/>
      <w:marRight w:val="0"/>
      <w:marTop w:val="0"/>
      <w:marBottom w:val="0"/>
      <w:divBdr>
        <w:top w:val="none" w:sz="0" w:space="0" w:color="auto"/>
        <w:left w:val="none" w:sz="0" w:space="0" w:color="auto"/>
        <w:bottom w:val="none" w:sz="0" w:space="0" w:color="auto"/>
        <w:right w:val="none" w:sz="0" w:space="0" w:color="auto"/>
      </w:divBdr>
    </w:div>
    <w:div w:id="1854806955">
      <w:bodyDiv w:val="1"/>
      <w:marLeft w:val="0"/>
      <w:marRight w:val="0"/>
      <w:marTop w:val="0"/>
      <w:marBottom w:val="0"/>
      <w:divBdr>
        <w:top w:val="none" w:sz="0" w:space="0" w:color="auto"/>
        <w:left w:val="none" w:sz="0" w:space="0" w:color="auto"/>
        <w:bottom w:val="none" w:sz="0" w:space="0" w:color="auto"/>
        <w:right w:val="none" w:sz="0" w:space="0" w:color="auto"/>
      </w:divBdr>
    </w:div>
    <w:div w:id="1863592902">
      <w:bodyDiv w:val="1"/>
      <w:marLeft w:val="0"/>
      <w:marRight w:val="0"/>
      <w:marTop w:val="0"/>
      <w:marBottom w:val="0"/>
      <w:divBdr>
        <w:top w:val="none" w:sz="0" w:space="0" w:color="auto"/>
        <w:left w:val="none" w:sz="0" w:space="0" w:color="auto"/>
        <w:bottom w:val="none" w:sz="0" w:space="0" w:color="auto"/>
        <w:right w:val="none" w:sz="0" w:space="0" w:color="auto"/>
      </w:divBdr>
    </w:div>
    <w:div w:id="1878008838">
      <w:bodyDiv w:val="1"/>
      <w:marLeft w:val="0"/>
      <w:marRight w:val="0"/>
      <w:marTop w:val="0"/>
      <w:marBottom w:val="0"/>
      <w:divBdr>
        <w:top w:val="none" w:sz="0" w:space="0" w:color="auto"/>
        <w:left w:val="none" w:sz="0" w:space="0" w:color="auto"/>
        <w:bottom w:val="none" w:sz="0" w:space="0" w:color="auto"/>
        <w:right w:val="none" w:sz="0" w:space="0" w:color="auto"/>
      </w:divBdr>
    </w:div>
    <w:div w:id="1881475715">
      <w:bodyDiv w:val="1"/>
      <w:marLeft w:val="0"/>
      <w:marRight w:val="0"/>
      <w:marTop w:val="0"/>
      <w:marBottom w:val="0"/>
      <w:divBdr>
        <w:top w:val="none" w:sz="0" w:space="0" w:color="auto"/>
        <w:left w:val="none" w:sz="0" w:space="0" w:color="auto"/>
        <w:bottom w:val="none" w:sz="0" w:space="0" w:color="auto"/>
        <w:right w:val="none" w:sz="0" w:space="0" w:color="auto"/>
      </w:divBdr>
    </w:div>
    <w:div w:id="1881747206">
      <w:bodyDiv w:val="1"/>
      <w:marLeft w:val="0"/>
      <w:marRight w:val="0"/>
      <w:marTop w:val="0"/>
      <w:marBottom w:val="0"/>
      <w:divBdr>
        <w:top w:val="none" w:sz="0" w:space="0" w:color="auto"/>
        <w:left w:val="none" w:sz="0" w:space="0" w:color="auto"/>
        <w:bottom w:val="none" w:sz="0" w:space="0" w:color="auto"/>
        <w:right w:val="none" w:sz="0" w:space="0" w:color="auto"/>
      </w:divBdr>
    </w:div>
    <w:div w:id="1882546646">
      <w:bodyDiv w:val="1"/>
      <w:marLeft w:val="0"/>
      <w:marRight w:val="0"/>
      <w:marTop w:val="0"/>
      <w:marBottom w:val="0"/>
      <w:divBdr>
        <w:top w:val="none" w:sz="0" w:space="0" w:color="auto"/>
        <w:left w:val="none" w:sz="0" w:space="0" w:color="auto"/>
        <w:bottom w:val="none" w:sz="0" w:space="0" w:color="auto"/>
        <w:right w:val="none" w:sz="0" w:space="0" w:color="auto"/>
      </w:divBdr>
    </w:div>
    <w:div w:id="1892032840">
      <w:bodyDiv w:val="1"/>
      <w:marLeft w:val="0"/>
      <w:marRight w:val="0"/>
      <w:marTop w:val="0"/>
      <w:marBottom w:val="0"/>
      <w:divBdr>
        <w:top w:val="none" w:sz="0" w:space="0" w:color="auto"/>
        <w:left w:val="none" w:sz="0" w:space="0" w:color="auto"/>
        <w:bottom w:val="none" w:sz="0" w:space="0" w:color="auto"/>
        <w:right w:val="none" w:sz="0" w:space="0" w:color="auto"/>
      </w:divBdr>
    </w:div>
    <w:div w:id="1924296837">
      <w:bodyDiv w:val="1"/>
      <w:marLeft w:val="0"/>
      <w:marRight w:val="0"/>
      <w:marTop w:val="0"/>
      <w:marBottom w:val="0"/>
      <w:divBdr>
        <w:top w:val="none" w:sz="0" w:space="0" w:color="auto"/>
        <w:left w:val="none" w:sz="0" w:space="0" w:color="auto"/>
        <w:bottom w:val="none" w:sz="0" w:space="0" w:color="auto"/>
        <w:right w:val="none" w:sz="0" w:space="0" w:color="auto"/>
      </w:divBdr>
    </w:div>
    <w:div w:id="1927955117">
      <w:bodyDiv w:val="1"/>
      <w:marLeft w:val="0"/>
      <w:marRight w:val="0"/>
      <w:marTop w:val="0"/>
      <w:marBottom w:val="0"/>
      <w:divBdr>
        <w:top w:val="none" w:sz="0" w:space="0" w:color="auto"/>
        <w:left w:val="none" w:sz="0" w:space="0" w:color="auto"/>
        <w:bottom w:val="none" w:sz="0" w:space="0" w:color="auto"/>
        <w:right w:val="none" w:sz="0" w:space="0" w:color="auto"/>
      </w:divBdr>
    </w:div>
    <w:div w:id="1931966439">
      <w:bodyDiv w:val="1"/>
      <w:marLeft w:val="0"/>
      <w:marRight w:val="0"/>
      <w:marTop w:val="0"/>
      <w:marBottom w:val="0"/>
      <w:divBdr>
        <w:top w:val="none" w:sz="0" w:space="0" w:color="auto"/>
        <w:left w:val="none" w:sz="0" w:space="0" w:color="auto"/>
        <w:bottom w:val="none" w:sz="0" w:space="0" w:color="auto"/>
        <w:right w:val="none" w:sz="0" w:space="0" w:color="auto"/>
      </w:divBdr>
    </w:div>
    <w:div w:id="1937666091">
      <w:bodyDiv w:val="1"/>
      <w:marLeft w:val="0"/>
      <w:marRight w:val="0"/>
      <w:marTop w:val="0"/>
      <w:marBottom w:val="0"/>
      <w:divBdr>
        <w:top w:val="none" w:sz="0" w:space="0" w:color="auto"/>
        <w:left w:val="none" w:sz="0" w:space="0" w:color="auto"/>
        <w:bottom w:val="none" w:sz="0" w:space="0" w:color="auto"/>
        <w:right w:val="none" w:sz="0" w:space="0" w:color="auto"/>
      </w:divBdr>
    </w:div>
    <w:div w:id="1943026016">
      <w:bodyDiv w:val="1"/>
      <w:marLeft w:val="0"/>
      <w:marRight w:val="0"/>
      <w:marTop w:val="0"/>
      <w:marBottom w:val="0"/>
      <w:divBdr>
        <w:top w:val="none" w:sz="0" w:space="0" w:color="auto"/>
        <w:left w:val="none" w:sz="0" w:space="0" w:color="auto"/>
        <w:bottom w:val="none" w:sz="0" w:space="0" w:color="auto"/>
        <w:right w:val="none" w:sz="0" w:space="0" w:color="auto"/>
      </w:divBdr>
    </w:div>
    <w:div w:id="1952084345">
      <w:bodyDiv w:val="1"/>
      <w:marLeft w:val="0"/>
      <w:marRight w:val="0"/>
      <w:marTop w:val="0"/>
      <w:marBottom w:val="0"/>
      <w:divBdr>
        <w:top w:val="none" w:sz="0" w:space="0" w:color="auto"/>
        <w:left w:val="none" w:sz="0" w:space="0" w:color="auto"/>
        <w:bottom w:val="none" w:sz="0" w:space="0" w:color="auto"/>
        <w:right w:val="none" w:sz="0" w:space="0" w:color="auto"/>
      </w:divBdr>
    </w:div>
    <w:div w:id="1957103826">
      <w:bodyDiv w:val="1"/>
      <w:marLeft w:val="0"/>
      <w:marRight w:val="0"/>
      <w:marTop w:val="0"/>
      <w:marBottom w:val="0"/>
      <w:divBdr>
        <w:top w:val="none" w:sz="0" w:space="0" w:color="auto"/>
        <w:left w:val="none" w:sz="0" w:space="0" w:color="auto"/>
        <w:bottom w:val="none" w:sz="0" w:space="0" w:color="auto"/>
        <w:right w:val="none" w:sz="0" w:space="0" w:color="auto"/>
      </w:divBdr>
    </w:div>
    <w:div w:id="1960992109">
      <w:bodyDiv w:val="1"/>
      <w:marLeft w:val="0"/>
      <w:marRight w:val="0"/>
      <w:marTop w:val="0"/>
      <w:marBottom w:val="0"/>
      <w:divBdr>
        <w:top w:val="none" w:sz="0" w:space="0" w:color="auto"/>
        <w:left w:val="none" w:sz="0" w:space="0" w:color="auto"/>
        <w:bottom w:val="none" w:sz="0" w:space="0" w:color="auto"/>
        <w:right w:val="none" w:sz="0" w:space="0" w:color="auto"/>
      </w:divBdr>
    </w:div>
    <w:div w:id="1984001037">
      <w:bodyDiv w:val="1"/>
      <w:marLeft w:val="0"/>
      <w:marRight w:val="0"/>
      <w:marTop w:val="0"/>
      <w:marBottom w:val="0"/>
      <w:divBdr>
        <w:top w:val="none" w:sz="0" w:space="0" w:color="auto"/>
        <w:left w:val="none" w:sz="0" w:space="0" w:color="auto"/>
        <w:bottom w:val="none" w:sz="0" w:space="0" w:color="auto"/>
        <w:right w:val="none" w:sz="0" w:space="0" w:color="auto"/>
      </w:divBdr>
    </w:div>
    <w:div w:id="1999654596">
      <w:bodyDiv w:val="1"/>
      <w:marLeft w:val="0"/>
      <w:marRight w:val="0"/>
      <w:marTop w:val="0"/>
      <w:marBottom w:val="0"/>
      <w:divBdr>
        <w:top w:val="none" w:sz="0" w:space="0" w:color="auto"/>
        <w:left w:val="none" w:sz="0" w:space="0" w:color="auto"/>
        <w:bottom w:val="none" w:sz="0" w:space="0" w:color="auto"/>
        <w:right w:val="none" w:sz="0" w:space="0" w:color="auto"/>
      </w:divBdr>
    </w:div>
    <w:div w:id="2007516267">
      <w:bodyDiv w:val="1"/>
      <w:marLeft w:val="0"/>
      <w:marRight w:val="0"/>
      <w:marTop w:val="0"/>
      <w:marBottom w:val="0"/>
      <w:divBdr>
        <w:top w:val="none" w:sz="0" w:space="0" w:color="auto"/>
        <w:left w:val="none" w:sz="0" w:space="0" w:color="auto"/>
        <w:bottom w:val="none" w:sz="0" w:space="0" w:color="auto"/>
        <w:right w:val="none" w:sz="0" w:space="0" w:color="auto"/>
      </w:divBdr>
    </w:div>
    <w:div w:id="2022079807">
      <w:bodyDiv w:val="1"/>
      <w:marLeft w:val="0"/>
      <w:marRight w:val="0"/>
      <w:marTop w:val="0"/>
      <w:marBottom w:val="0"/>
      <w:divBdr>
        <w:top w:val="none" w:sz="0" w:space="0" w:color="auto"/>
        <w:left w:val="none" w:sz="0" w:space="0" w:color="auto"/>
        <w:bottom w:val="none" w:sz="0" w:space="0" w:color="auto"/>
        <w:right w:val="none" w:sz="0" w:space="0" w:color="auto"/>
      </w:divBdr>
    </w:div>
    <w:div w:id="2027169102">
      <w:bodyDiv w:val="1"/>
      <w:marLeft w:val="0"/>
      <w:marRight w:val="0"/>
      <w:marTop w:val="0"/>
      <w:marBottom w:val="0"/>
      <w:divBdr>
        <w:top w:val="none" w:sz="0" w:space="0" w:color="auto"/>
        <w:left w:val="none" w:sz="0" w:space="0" w:color="auto"/>
        <w:bottom w:val="none" w:sz="0" w:space="0" w:color="auto"/>
        <w:right w:val="none" w:sz="0" w:space="0" w:color="auto"/>
      </w:divBdr>
    </w:div>
    <w:div w:id="2033023466">
      <w:bodyDiv w:val="1"/>
      <w:marLeft w:val="0"/>
      <w:marRight w:val="0"/>
      <w:marTop w:val="0"/>
      <w:marBottom w:val="0"/>
      <w:divBdr>
        <w:top w:val="none" w:sz="0" w:space="0" w:color="auto"/>
        <w:left w:val="none" w:sz="0" w:space="0" w:color="auto"/>
        <w:bottom w:val="none" w:sz="0" w:space="0" w:color="auto"/>
        <w:right w:val="none" w:sz="0" w:space="0" w:color="auto"/>
      </w:divBdr>
    </w:div>
    <w:div w:id="2037658446">
      <w:bodyDiv w:val="1"/>
      <w:marLeft w:val="0"/>
      <w:marRight w:val="0"/>
      <w:marTop w:val="0"/>
      <w:marBottom w:val="0"/>
      <w:divBdr>
        <w:top w:val="none" w:sz="0" w:space="0" w:color="auto"/>
        <w:left w:val="none" w:sz="0" w:space="0" w:color="auto"/>
        <w:bottom w:val="none" w:sz="0" w:space="0" w:color="auto"/>
        <w:right w:val="none" w:sz="0" w:space="0" w:color="auto"/>
      </w:divBdr>
    </w:div>
    <w:div w:id="2059697473">
      <w:bodyDiv w:val="1"/>
      <w:marLeft w:val="0"/>
      <w:marRight w:val="0"/>
      <w:marTop w:val="0"/>
      <w:marBottom w:val="0"/>
      <w:divBdr>
        <w:top w:val="none" w:sz="0" w:space="0" w:color="auto"/>
        <w:left w:val="none" w:sz="0" w:space="0" w:color="auto"/>
        <w:bottom w:val="none" w:sz="0" w:space="0" w:color="auto"/>
        <w:right w:val="none" w:sz="0" w:space="0" w:color="auto"/>
      </w:divBdr>
    </w:div>
    <w:div w:id="2072851765">
      <w:bodyDiv w:val="1"/>
      <w:marLeft w:val="0"/>
      <w:marRight w:val="0"/>
      <w:marTop w:val="0"/>
      <w:marBottom w:val="0"/>
      <w:divBdr>
        <w:top w:val="none" w:sz="0" w:space="0" w:color="auto"/>
        <w:left w:val="none" w:sz="0" w:space="0" w:color="auto"/>
        <w:bottom w:val="none" w:sz="0" w:space="0" w:color="auto"/>
        <w:right w:val="none" w:sz="0" w:space="0" w:color="auto"/>
      </w:divBdr>
    </w:div>
    <w:div w:id="2073505228">
      <w:bodyDiv w:val="1"/>
      <w:marLeft w:val="0"/>
      <w:marRight w:val="0"/>
      <w:marTop w:val="0"/>
      <w:marBottom w:val="0"/>
      <w:divBdr>
        <w:top w:val="none" w:sz="0" w:space="0" w:color="auto"/>
        <w:left w:val="none" w:sz="0" w:space="0" w:color="auto"/>
        <w:bottom w:val="none" w:sz="0" w:space="0" w:color="auto"/>
        <w:right w:val="none" w:sz="0" w:space="0" w:color="auto"/>
      </w:divBdr>
    </w:div>
    <w:div w:id="2092389907">
      <w:bodyDiv w:val="1"/>
      <w:marLeft w:val="0"/>
      <w:marRight w:val="0"/>
      <w:marTop w:val="0"/>
      <w:marBottom w:val="0"/>
      <w:divBdr>
        <w:top w:val="none" w:sz="0" w:space="0" w:color="auto"/>
        <w:left w:val="none" w:sz="0" w:space="0" w:color="auto"/>
        <w:bottom w:val="none" w:sz="0" w:space="0" w:color="auto"/>
        <w:right w:val="none" w:sz="0" w:space="0" w:color="auto"/>
      </w:divBdr>
    </w:div>
    <w:div w:id="2094620880">
      <w:bodyDiv w:val="1"/>
      <w:marLeft w:val="0"/>
      <w:marRight w:val="0"/>
      <w:marTop w:val="0"/>
      <w:marBottom w:val="0"/>
      <w:divBdr>
        <w:top w:val="none" w:sz="0" w:space="0" w:color="auto"/>
        <w:left w:val="none" w:sz="0" w:space="0" w:color="auto"/>
        <w:bottom w:val="none" w:sz="0" w:space="0" w:color="auto"/>
        <w:right w:val="none" w:sz="0" w:space="0" w:color="auto"/>
      </w:divBdr>
    </w:div>
    <w:div w:id="2099398813">
      <w:bodyDiv w:val="1"/>
      <w:marLeft w:val="0"/>
      <w:marRight w:val="0"/>
      <w:marTop w:val="0"/>
      <w:marBottom w:val="0"/>
      <w:divBdr>
        <w:top w:val="none" w:sz="0" w:space="0" w:color="auto"/>
        <w:left w:val="none" w:sz="0" w:space="0" w:color="auto"/>
        <w:bottom w:val="none" w:sz="0" w:space="0" w:color="auto"/>
        <w:right w:val="none" w:sz="0" w:space="0" w:color="auto"/>
      </w:divBdr>
    </w:div>
    <w:div w:id="2105220322">
      <w:bodyDiv w:val="1"/>
      <w:marLeft w:val="0"/>
      <w:marRight w:val="0"/>
      <w:marTop w:val="0"/>
      <w:marBottom w:val="0"/>
      <w:divBdr>
        <w:top w:val="none" w:sz="0" w:space="0" w:color="auto"/>
        <w:left w:val="none" w:sz="0" w:space="0" w:color="auto"/>
        <w:bottom w:val="none" w:sz="0" w:space="0" w:color="auto"/>
        <w:right w:val="none" w:sz="0" w:space="0" w:color="auto"/>
      </w:divBdr>
    </w:div>
    <w:div w:id="2117141315">
      <w:bodyDiv w:val="1"/>
      <w:marLeft w:val="0"/>
      <w:marRight w:val="0"/>
      <w:marTop w:val="0"/>
      <w:marBottom w:val="0"/>
      <w:divBdr>
        <w:top w:val="none" w:sz="0" w:space="0" w:color="auto"/>
        <w:left w:val="none" w:sz="0" w:space="0" w:color="auto"/>
        <w:bottom w:val="none" w:sz="0" w:space="0" w:color="auto"/>
        <w:right w:val="none" w:sz="0" w:space="0" w:color="auto"/>
      </w:divBdr>
    </w:div>
    <w:div w:id="2119829321">
      <w:bodyDiv w:val="1"/>
      <w:marLeft w:val="0"/>
      <w:marRight w:val="0"/>
      <w:marTop w:val="0"/>
      <w:marBottom w:val="0"/>
      <w:divBdr>
        <w:top w:val="none" w:sz="0" w:space="0" w:color="auto"/>
        <w:left w:val="none" w:sz="0" w:space="0" w:color="auto"/>
        <w:bottom w:val="none" w:sz="0" w:space="0" w:color="auto"/>
        <w:right w:val="none" w:sz="0" w:space="0" w:color="auto"/>
      </w:divBdr>
    </w:div>
    <w:div w:id="2121754004">
      <w:bodyDiv w:val="1"/>
      <w:marLeft w:val="0"/>
      <w:marRight w:val="0"/>
      <w:marTop w:val="0"/>
      <w:marBottom w:val="0"/>
      <w:divBdr>
        <w:top w:val="none" w:sz="0" w:space="0" w:color="auto"/>
        <w:left w:val="none" w:sz="0" w:space="0" w:color="auto"/>
        <w:bottom w:val="none" w:sz="0" w:space="0" w:color="auto"/>
        <w:right w:val="none" w:sz="0" w:space="0" w:color="auto"/>
      </w:divBdr>
    </w:div>
    <w:div w:id="2127650248">
      <w:bodyDiv w:val="1"/>
      <w:marLeft w:val="0"/>
      <w:marRight w:val="0"/>
      <w:marTop w:val="0"/>
      <w:marBottom w:val="0"/>
      <w:divBdr>
        <w:top w:val="none" w:sz="0" w:space="0" w:color="auto"/>
        <w:left w:val="none" w:sz="0" w:space="0" w:color="auto"/>
        <w:bottom w:val="none" w:sz="0" w:space="0" w:color="auto"/>
        <w:right w:val="none" w:sz="0" w:space="0" w:color="auto"/>
      </w:divBdr>
    </w:div>
    <w:div w:id="2131588091">
      <w:bodyDiv w:val="1"/>
      <w:marLeft w:val="0"/>
      <w:marRight w:val="0"/>
      <w:marTop w:val="0"/>
      <w:marBottom w:val="0"/>
      <w:divBdr>
        <w:top w:val="none" w:sz="0" w:space="0" w:color="auto"/>
        <w:left w:val="none" w:sz="0" w:space="0" w:color="auto"/>
        <w:bottom w:val="none" w:sz="0" w:space="0" w:color="auto"/>
        <w:right w:val="none" w:sz="0" w:space="0" w:color="auto"/>
      </w:divBdr>
    </w:div>
    <w:div w:id="2134514512">
      <w:bodyDiv w:val="1"/>
      <w:marLeft w:val="0"/>
      <w:marRight w:val="0"/>
      <w:marTop w:val="0"/>
      <w:marBottom w:val="0"/>
      <w:divBdr>
        <w:top w:val="none" w:sz="0" w:space="0" w:color="auto"/>
        <w:left w:val="none" w:sz="0" w:space="0" w:color="auto"/>
        <w:bottom w:val="none" w:sz="0" w:space="0" w:color="auto"/>
        <w:right w:val="none" w:sz="0" w:space="0" w:color="auto"/>
      </w:divBdr>
    </w:div>
    <w:div w:id="214250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AF99-5690-48CD-B8CE-B7C6606F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10119</Words>
  <Characters>54341</Characters>
  <Application>Microsoft Office Word</Application>
  <DocSecurity>4</DocSecurity>
  <Lines>2717</Lines>
  <Paragraphs>1953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Ruan, Rujin</dc:creator>
  <cp:lastModifiedBy>Liang, Yan</cp:lastModifiedBy>
  <cp:revision>2</cp:revision>
  <cp:lastPrinted>2023-05-09T13:08:00Z</cp:lastPrinted>
  <dcterms:created xsi:type="dcterms:W3CDTF">2026-05-27T16:54:00Z</dcterms:created>
  <dcterms:modified xsi:type="dcterms:W3CDTF">2026-05-27T16:54:00Z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